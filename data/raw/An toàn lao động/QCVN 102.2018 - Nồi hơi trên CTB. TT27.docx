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emf" ContentType="image/x-emf"/>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BFF" w:rsidRPr="008E7A3B" w:rsidRDefault="00F83108" w:rsidP="00C04ED0">
      <w:pPr>
        <w:jc w:val="center"/>
        <w:rPr>
          <w:color w:val="000000"/>
        </w:rPr>
      </w:pPr>
      <w:bookmarkStart w:id="0" w:name="_GoBack"/>
      <w:bookmarkEnd w:id="0"/>
      <w:r>
        <w:rPr>
          <w:noProof/>
          <w:color w:val="0000FF"/>
        </w:rPr>
        <w:drawing>
          <wp:inline distT="0" distB="0" distL="0" distR="0">
            <wp:extent cx="1209675" cy="1190625"/>
            <wp:effectExtent l="0" t="0" r="9525" b="9525"/>
            <wp:docPr id="1" name="Picture 1" descr="http://blog.360.yahoo.com/blog-Qm_tTRwzcqN987GWF6AomMha?p=87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360.yahoo.com/blog-Qm_tTRwzcqN987GWF6AomMha?p=8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9675" cy="1190625"/>
                    </a:xfrm>
                    <a:prstGeom prst="rect">
                      <a:avLst/>
                    </a:prstGeom>
                    <a:noFill/>
                    <a:ln>
                      <a:noFill/>
                    </a:ln>
                  </pic:spPr>
                </pic:pic>
              </a:graphicData>
            </a:graphic>
          </wp:inline>
        </w:drawing>
      </w:r>
    </w:p>
    <w:p w:rsidR="00771BFF" w:rsidRPr="008E7A3B" w:rsidRDefault="00771BFF" w:rsidP="00C04ED0">
      <w:pPr>
        <w:spacing w:before="120" w:after="120" w:line="340" w:lineRule="atLeast"/>
        <w:jc w:val="center"/>
        <w:rPr>
          <w:sz w:val="28"/>
          <w:szCs w:val="28"/>
        </w:rPr>
      </w:pPr>
      <w:r w:rsidRPr="008E7A3B">
        <w:rPr>
          <w:sz w:val="28"/>
          <w:szCs w:val="28"/>
        </w:rPr>
        <w:t>CỘNG HÒA XÃ HỘI CHỦ NGHĨA VIỆT NAM</w:t>
      </w:r>
    </w:p>
    <w:p w:rsidR="00771BFF" w:rsidRDefault="00771BFF" w:rsidP="00C04ED0">
      <w:pPr>
        <w:spacing w:before="120" w:after="120" w:line="340" w:lineRule="atLeast"/>
        <w:jc w:val="center"/>
        <w:rPr>
          <w:b/>
          <w:sz w:val="32"/>
          <w:szCs w:val="32"/>
        </w:rPr>
      </w:pPr>
    </w:p>
    <w:p w:rsidR="00771BFF" w:rsidRPr="008E7A3B" w:rsidRDefault="00771BFF" w:rsidP="00C04ED0">
      <w:pPr>
        <w:spacing w:before="120" w:after="120" w:line="340" w:lineRule="atLeast"/>
        <w:jc w:val="center"/>
        <w:rPr>
          <w:b/>
          <w:sz w:val="32"/>
          <w:szCs w:val="32"/>
        </w:rPr>
      </w:pPr>
      <w:r w:rsidRPr="008E7A3B">
        <w:rPr>
          <w:b/>
          <w:sz w:val="32"/>
          <w:szCs w:val="32"/>
        </w:rPr>
        <w:t>QCVN</w:t>
      </w:r>
      <w:r w:rsidR="00CD0087">
        <w:rPr>
          <w:b/>
          <w:sz w:val="32"/>
          <w:szCs w:val="32"/>
        </w:rPr>
        <w:t xml:space="preserve"> 102</w:t>
      </w:r>
      <w:r w:rsidRPr="008E7A3B">
        <w:rPr>
          <w:b/>
          <w:sz w:val="32"/>
          <w:szCs w:val="32"/>
        </w:rPr>
        <w:t>:</w:t>
      </w:r>
      <w:r w:rsidR="00CD0087">
        <w:rPr>
          <w:b/>
          <w:sz w:val="32"/>
          <w:szCs w:val="32"/>
        </w:rPr>
        <w:t xml:space="preserve"> </w:t>
      </w:r>
      <w:r w:rsidRPr="008E7A3B">
        <w:rPr>
          <w:b/>
          <w:sz w:val="32"/>
          <w:szCs w:val="32"/>
        </w:rPr>
        <w:t>20</w:t>
      </w:r>
      <w:r w:rsidR="007C516B">
        <w:rPr>
          <w:b/>
          <w:sz w:val="32"/>
          <w:szCs w:val="32"/>
        </w:rPr>
        <w:t>1</w:t>
      </w:r>
      <w:r w:rsidRPr="008E7A3B">
        <w:rPr>
          <w:b/>
          <w:sz w:val="32"/>
          <w:szCs w:val="32"/>
        </w:rPr>
        <w:t>8/BGTVT</w:t>
      </w:r>
    </w:p>
    <w:p w:rsidR="00771BFF" w:rsidRPr="008E7A3B" w:rsidRDefault="00771BFF" w:rsidP="00C04ED0">
      <w:pPr>
        <w:jc w:val="center"/>
        <w:rPr>
          <w:sz w:val="28"/>
          <w:szCs w:val="28"/>
        </w:rPr>
      </w:pPr>
    </w:p>
    <w:p w:rsidR="00771BFF" w:rsidRDefault="00771BFF" w:rsidP="00C04ED0">
      <w:pPr>
        <w:jc w:val="center"/>
        <w:rPr>
          <w:sz w:val="28"/>
          <w:szCs w:val="28"/>
        </w:rPr>
      </w:pPr>
    </w:p>
    <w:p w:rsidR="00771BFF" w:rsidRDefault="00771BFF" w:rsidP="00C04ED0">
      <w:pPr>
        <w:jc w:val="center"/>
        <w:rPr>
          <w:sz w:val="28"/>
          <w:szCs w:val="28"/>
        </w:rPr>
      </w:pPr>
    </w:p>
    <w:p w:rsidR="00771BFF" w:rsidRPr="008E7A3B" w:rsidRDefault="00771BFF" w:rsidP="00C04ED0">
      <w:pPr>
        <w:jc w:val="center"/>
        <w:rPr>
          <w:sz w:val="28"/>
          <w:szCs w:val="28"/>
        </w:rPr>
      </w:pPr>
    </w:p>
    <w:p w:rsidR="00771BFF" w:rsidRPr="008E7A3B" w:rsidRDefault="00771BFF" w:rsidP="00C04ED0">
      <w:pPr>
        <w:spacing w:after="120" w:line="340" w:lineRule="atLeast"/>
        <w:jc w:val="center"/>
        <w:rPr>
          <w:b/>
          <w:sz w:val="32"/>
          <w:szCs w:val="32"/>
        </w:rPr>
      </w:pPr>
      <w:r w:rsidRPr="008E7A3B">
        <w:rPr>
          <w:b/>
          <w:sz w:val="32"/>
          <w:szCs w:val="32"/>
        </w:rPr>
        <w:t>QUY CHUẨN K</w:t>
      </w:r>
      <w:r w:rsidR="0075538E">
        <w:rPr>
          <w:b/>
          <w:sz w:val="32"/>
          <w:szCs w:val="32"/>
        </w:rPr>
        <w:t>Ỹ</w:t>
      </w:r>
      <w:r w:rsidRPr="008E7A3B">
        <w:rPr>
          <w:b/>
          <w:sz w:val="32"/>
          <w:szCs w:val="32"/>
        </w:rPr>
        <w:t xml:space="preserve"> THUẬT QUỐC GIA</w:t>
      </w:r>
    </w:p>
    <w:p w:rsidR="00771BFF" w:rsidRPr="00B41D2E" w:rsidRDefault="00771BFF" w:rsidP="00C04ED0">
      <w:pPr>
        <w:spacing w:after="240" w:line="340" w:lineRule="atLeast"/>
        <w:jc w:val="center"/>
        <w:rPr>
          <w:b/>
          <w:sz w:val="32"/>
          <w:szCs w:val="32"/>
        </w:rPr>
      </w:pPr>
      <w:r w:rsidRPr="008E7A3B">
        <w:rPr>
          <w:b/>
          <w:sz w:val="32"/>
          <w:szCs w:val="32"/>
        </w:rPr>
        <w:t xml:space="preserve">VỀ </w:t>
      </w:r>
      <w:r w:rsidR="007C516B" w:rsidRPr="00583FD2">
        <w:rPr>
          <w:b/>
          <w:sz w:val="32"/>
          <w:szCs w:val="32"/>
        </w:rPr>
        <w:t>AN TOÀN LAO ĐỘNG</w:t>
      </w:r>
      <w:r w:rsidR="00583FD2" w:rsidRPr="00583FD2">
        <w:rPr>
          <w:b/>
          <w:sz w:val="32"/>
          <w:szCs w:val="32"/>
        </w:rPr>
        <w:t xml:space="preserve"> VÀ KỸ THUẬT</w:t>
      </w:r>
      <w:r w:rsidR="007C516B" w:rsidRPr="00583FD2">
        <w:rPr>
          <w:b/>
          <w:sz w:val="32"/>
          <w:szCs w:val="32"/>
        </w:rPr>
        <w:t xml:space="preserve"> </w:t>
      </w:r>
      <w:r w:rsidR="007C516B">
        <w:rPr>
          <w:b/>
          <w:sz w:val="32"/>
          <w:szCs w:val="32"/>
        </w:rPr>
        <w:t>NỒI HƠI LẮP ĐẶT TRÊN PHƯƠNG TIỆN, THIẾT BỊ THĂM DÒ VÀ KHAI THÁC TRÊN BIỂN</w:t>
      </w:r>
    </w:p>
    <w:p w:rsidR="00771BFF" w:rsidRPr="008E7A3B" w:rsidRDefault="00771BFF" w:rsidP="00C04ED0">
      <w:pPr>
        <w:spacing w:after="120" w:line="340" w:lineRule="atLeast"/>
        <w:jc w:val="center"/>
        <w:rPr>
          <w:b/>
          <w:i/>
          <w:sz w:val="28"/>
          <w:szCs w:val="28"/>
        </w:rPr>
      </w:pPr>
      <w:r w:rsidRPr="008E7A3B">
        <w:rPr>
          <w:b/>
          <w:i/>
          <w:sz w:val="28"/>
          <w:szCs w:val="28"/>
        </w:rPr>
        <w:t xml:space="preserve">National </w:t>
      </w:r>
      <w:r w:rsidR="0075538E">
        <w:rPr>
          <w:b/>
          <w:i/>
          <w:sz w:val="28"/>
          <w:szCs w:val="28"/>
        </w:rPr>
        <w:t>T</w:t>
      </w:r>
      <w:r w:rsidRPr="008E7A3B">
        <w:rPr>
          <w:b/>
          <w:i/>
          <w:sz w:val="28"/>
          <w:szCs w:val="28"/>
        </w:rPr>
        <w:t xml:space="preserve">echnical </w:t>
      </w:r>
      <w:r w:rsidR="0075538E">
        <w:rPr>
          <w:b/>
          <w:i/>
          <w:sz w:val="28"/>
          <w:szCs w:val="28"/>
        </w:rPr>
        <w:t>R</w:t>
      </w:r>
      <w:r w:rsidRPr="008E7A3B">
        <w:rPr>
          <w:b/>
          <w:i/>
          <w:sz w:val="28"/>
          <w:szCs w:val="28"/>
        </w:rPr>
        <w:t xml:space="preserve">egulation </w:t>
      </w:r>
      <w:r w:rsidRPr="00583FD2">
        <w:rPr>
          <w:b/>
          <w:i/>
          <w:sz w:val="28"/>
          <w:szCs w:val="28"/>
        </w:rPr>
        <w:t xml:space="preserve">on </w:t>
      </w:r>
      <w:r w:rsidR="0075538E" w:rsidRPr="00583FD2">
        <w:rPr>
          <w:b/>
          <w:i/>
          <w:sz w:val="28"/>
          <w:szCs w:val="28"/>
        </w:rPr>
        <w:t xml:space="preserve">Safe Work </w:t>
      </w:r>
      <w:r w:rsidR="00FB157D">
        <w:rPr>
          <w:b/>
          <w:i/>
          <w:sz w:val="28"/>
          <w:szCs w:val="28"/>
        </w:rPr>
        <w:t xml:space="preserve">and Technic </w:t>
      </w:r>
      <w:r w:rsidR="0075538E" w:rsidRPr="00583FD2">
        <w:rPr>
          <w:b/>
          <w:i/>
          <w:sz w:val="28"/>
          <w:szCs w:val="28"/>
        </w:rPr>
        <w:t xml:space="preserve">of </w:t>
      </w:r>
      <w:r w:rsidR="0075538E">
        <w:rPr>
          <w:b/>
          <w:i/>
          <w:sz w:val="28"/>
          <w:szCs w:val="28"/>
        </w:rPr>
        <w:t>Boiler on O</w:t>
      </w:r>
      <w:r w:rsidRPr="008E7A3B">
        <w:rPr>
          <w:b/>
          <w:i/>
          <w:sz w:val="28"/>
          <w:szCs w:val="28"/>
        </w:rPr>
        <w:t xml:space="preserve">ffshore </w:t>
      </w:r>
      <w:r w:rsidR="0075538E">
        <w:rPr>
          <w:b/>
          <w:i/>
          <w:sz w:val="28"/>
          <w:szCs w:val="28"/>
        </w:rPr>
        <w:t>installation</w:t>
      </w: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Pr="008E7A3B"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Default="00771BFF" w:rsidP="00C04ED0">
      <w:pPr>
        <w:spacing w:line="340" w:lineRule="atLeast"/>
        <w:jc w:val="center"/>
        <w:rPr>
          <w:b/>
          <w:i/>
          <w:sz w:val="28"/>
          <w:szCs w:val="28"/>
        </w:rPr>
      </w:pPr>
    </w:p>
    <w:p w:rsidR="00771BFF" w:rsidRPr="006606D6" w:rsidRDefault="00771BFF" w:rsidP="00C04ED0">
      <w:pPr>
        <w:spacing w:line="340" w:lineRule="atLeast"/>
        <w:jc w:val="center"/>
        <w:rPr>
          <w:b/>
          <w:sz w:val="28"/>
          <w:szCs w:val="28"/>
        </w:rPr>
      </w:pPr>
    </w:p>
    <w:p w:rsidR="00CD0087" w:rsidRDefault="00CD0087" w:rsidP="00C04ED0">
      <w:pPr>
        <w:spacing w:line="340" w:lineRule="atLeast"/>
        <w:jc w:val="center"/>
        <w:rPr>
          <w:b/>
        </w:rPr>
      </w:pPr>
    </w:p>
    <w:p w:rsidR="00771BFF" w:rsidRDefault="00771BFF" w:rsidP="00C04ED0">
      <w:pPr>
        <w:spacing w:line="340" w:lineRule="atLeast"/>
        <w:jc w:val="center"/>
        <w:rPr>
          <w:b/>
        </w:rPr>
      </w:pPr>
      <w:r w:rsidRPr="00D86CA5">
        <w:rPr>
          <w:b/>
        </w:rPr>
        <w:t>HÀ NỘI – 20</w:t>
      </w:r>
      <w:r w:rsidR="0075538E">
        <w:rPr>
          <w:b/>
        </w:rPr>
        <w:t>1</w:t>
      </w:r>
      <w:r w:rsidRPr="00D86CA5">
        <w:rPr>
          <w:b/>
        </w:rPr>
        <w:t>8</w:t>
      </w:r>
    </w:p>
    <w:p w:rsidR="0070562F" w:rsidRDefault="0070562F" w:rsidP="002C5B3D">
      <w:pPr>
        <w:spacing w:line="340" w:lineRule="atLeast"/>
        <w:jc w:val="both"/>
        <w:rPr>
          <w:b/>
          <w:sz w:val="28"/>
          <w:szCs w:val="28"/>
        </w:rPr>
      </w:pPr>
    </w:p>
    <w:p w:rsidR="00771BFF" w:rsidRPr="008E7A3B" w:rsidRDefault="00771BFF" w:rsidP="002C5B3D">
      <w:pPr>
        <w:spacing w:line="340" w:lineRule="atLeast"/>
        <w:jc w:val="both"/>
        <w:rPr>
          <w:b/>
          <w:sz w:val="28"/>
          <w:szCs w:val="28"/>
        </w:rPr>
      </w:pPr>
      <w:r w:rsidRPr="008E7A3B">
        <w:rPr>
          <w:b/>
          <w:sz w:val="28"/>
          <w:szCs w:val="28"/>
        </w:rPr>
        <w:lastRenderedPageBreak/>
        <w:t>Lời nói đầu</w:t>
      </w:r>
    </w:p>
    <w:p w:rsidR="00771BFF" w:rsidRPr="008E7A3B" w:rsidRDefault="00771BFF" w:rsidP="002C5B3D">
      <w:pPr>
        <w:spacing w:after="120" w:line="340" w:lineRule="atLeast"/>
        <w:jc w:val="both"/>
        <w:rPr>
          <w:b/>
        </w:rPr>
      </w:pPr>
    </w:p>
    <w:p w:rsidR="00771BFF" w:rsidRDefault="00771BFF" w:rsidP="002C5B3D">
      <w:pPr>
        <w:spacing w:after="120" w:line="340" w:lineRule="atLeast"/>
        <w:jc w:val="both"/>
        <w:rPr>
          <w:sz w:val="26"/>
          <w:szCs w:val="26"/>
        </w:rPr>
      </w:pPr>
      <w:r w:rsidRPr="00771BFF">
        <w:rPr>
          <w:sz w:val="26"/>
          <w:szCs w:val="26"/>
        </w:rPr>
        <w:t>Quy chuẩn k</w:t>
      </w:r>
      <w:r w:rsidR="0075538E">
        <w:rPr>
          <w:sz w:val="26"/>
          <w:szCs w:val="26"/>
        </w:rPr>
        <w:t>ỹ</w:t>
      </w:r>
      <w:r w:rsidRPr="00771BFF">
        <w:rPr>
          <w:sz w:val="26"/>
          <w:szCs w:val="26"/>
        </w:rPr>
        <w:t xml:space="preserve"> thuật quốc gia về </w:t>
      </w:r>
      <w:r w:rsidR="0075538E" w:rsidRPr="00583FD2">
        <w:rPr>
          <w:sz w:val="26"/>
          <w:szCs w:val="26"/>
        </w:rPr>
        <w:t>an toàn lao động</w:t>
      </w:r>
      <w:r w:rsidR="00583FD2">
        <w:rPr>
          <w:sz w:val="26"/>
          <w:szCs w:val="26"/>
        </w:rPr>
        <w:t xml:space="preserve"> và kỹ thuật</w:t>
      </w:r>
      <w:r w:rsidR="0075538E">
        <w:rPr>
          <w:sz w:val="26"/>
          <w:szCs w:val="26"/>
        </w:rPr>
        <w:t xml:space="preserve"> nồi hơi lắp đặt trên phương tiện, thiết bị thăm dò và khai thác trên biển</w:t>
      </w:r>
      <w:r>
        <w:rPr>
          <w:sz w:val="26"/>
          <w:szCs w:val="26"/>
        </w:rPr>
        <w:t>,</w:t>
      </w:r>
      <w:r w:rsidRPr="00771BFF">
        <w:rPr>
          <w:sz w:val="26"/>
          <w:szCs w:val="26"/>
        </w:rPr>
        <w:t xml:space="preserve"> QCVN </w:t>
      </w:r>
      <w:r w:rsidR="00CD0087">
        <w:rPr>
          <w:sz w:val="26"/>
          <w:szCs w:val="26"/>
        </w:rPr>
        <w:t>102</w:t>
      </w:r>
      <w:r w:rsidRPr="00771BFF">
        <w:rPr>
          <w:sz w:val="26"/>
          <w:szCs w:val="26"/>
        </w:rPr>
        <w:t>: 20</w:t>
      </w:r>
      <w:r w:rsidR="0075538E">
        <w:rPr>
          <w:sz w:val="26"/>
          <w:szCs w:val="26"/>
        </w:rPr>
        <w:t>1</w:t>
      </w:r>
      <w:r w:rsidRPr="00771BFF">
        <w:rPr>
          <w:sz w:val="26"/>
          <w:szCs w:val="26"/>
        </w:rPr>
        <w:t xml:space="preserve">8/BGTVT do Cục Đăng kiểm Việt Nam biên soạn, Bộ Khoa học và Công nghệ thẩm định và Bộ Giao thông vận tải ban hành theo </w:t>
      </w:r>
      <w:r w:rsidR="0075538E">
        <w:rPr>
          <w:sz w:val="26"/>
          <w:szCs w:val="26"/>
        </w:rPr>
        <w:t>Thông tư</w:t>
      </w:r>
      <w:r w:rsidRPr="00771BFF">
        <w:rPr>
          <w:sz w:val="26"/>
          <w:szCs w:val="26"/>
        </w:rPr>
        <w:t xml:space="preserve"> số</w:t>
      </w:r>
      <w:r w:rsidR="005A2DAD">
        <w:rPr>
          <w:sz w:val="26"/>
          <w:szCs w:val="26"/>
        </w:rPr>
        <w:t xml:space="preserve"> 27/2019/TT-BGTVT, ngày 07 </w:t>
      </w:r>
      <w:r w:rsidR="005268FE">
        <w:rPr>
          <w:sz w:val="26"/>
          <w:szCs w:val="26"/>
        </w:rPr>
        <w:t>tháng</w:t>
      </w:r>
      <w:r w:rsidR="005A2DAD">
        <w:rPr>
          <w:sz w:val="26"/>
          <w:szCs w:val="26"/>
        </w:rPr>
        <w:t xml:space="preserve"> 8 </w:t>
      </w:r>
      <w:r w:rsidRPr="00771BFF">
        <w:rPr>
          <w:sz w:val="26"/>
          <w:szCs w:val="26"/>
        </w:rPr>
        <w:t>năm 20</w:t>
      </w:r>
      <w:r w:rsidR="0075538E">
        <w:rPr>
          <w:sz w:val="26"/>
          <w:szCs w:val="26"/>
        </w:rPr>
        <w:t>1</w:t>
      </w:r>
      <w:r w:rsidR="00CD0087">
        <w:rPr>
          <w:sz w:val="26"/>
          <w:szCs w:val="26"/>
        </w:rPr>
        <w:t>9</w:t>
      </w:r>
      <w:r w:rsidRPr="00771BFF">
        <w:rPr>
          <w:sz w:val="26"/>
          <w:szCs w:val="26"/>
        </w:rPr>
        <w:t xml:space="preserve">. </w:t>
      </w:r>
    </w:p>
    <w:p w:rsidR="00771BFF" w:rsidRDefault="00771BFF"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75538E" w:rsidRDefault="0075538E" w:rsidP="002C5B3D">
      <w:pPr>
        <w:spacing w:line="340" w:lineRule="atLeast"/>
        <w:jc w:val="both"/>
        <w:rPr>
          <w:b/>
          <w:sz w:val="26"/>
          <w:szCs w:val="26"/>
        </w:rPr>
      </w:pPr>
    </w:p>
    <w:p w:rsidR="00613E41" w:rsidRDefault="00613E41">
      <w:pPr>
        <w:rPr>
          <w:b/>
          <w:sz w:val="26"/>
          <w:szCs w:val="26"/>
        </w:rPr>
      </w:pPr>
      <w:r>
        <w:rPr>
          <w:b/>
          <w:sz w:val="26"/>
          <w:szCs w:val="26"/>
        </w:rPr>
        <w:br w:type="page"/>
      </w:r>
    </w:p>
    <w:p w:rsidR="009F3346" w:rsidRDefault="009F3346" w:rsidP="00C32621">
      <w:pPr>
        <w:spacing w:line="340" w:lineRule="atLeast"/>
        <w:jc w:val="center"/>
        <w:rPr>
          <w:b/>
          <w:sz w:val="28"/>
        </w:rPr>
      </w:pPr>
      <w:r>
        <w:rPr>
          <w:b/>
          <w:noProof/>
          <w:sz w:val="28"/>
        </w:rPr>
        <w:lastRenderedPageBreak/>
        <w:drawing>
          <wp:inline distT="0" distB="0" distL="0" distR="0">
            <wp:extent cx="6300470" cy="8928985"/>
            <wp:effectExtent l="0" t="0" r="5080" b="5715"/>
            <wp:docPr id="1222" name="Picture 1222" descr="Z:\Scan folder\trinh\tt qc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Z:\Scan folder\trinh\tt qc_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0470" cy="8928985"/>
                    </a:xfrm>
                    <a:prstGeom prst="rect">
                      <a:avLst/>
                    </a:prstGeom>
                    <a:noFill/>
                    <a:ln>
                      <a:noFill/>
                    </a:ln>
                  </pic:spPr>
                </pic:pic>
              </a:graphicData>
            </a:graphic>
          </wp:inline>
        </w:drawing>
      </w:r>
      <w:r>
        <w:rPr>
          <w:b/>
          <w:noProof/>
          <w:sz w:val="28"/>
        </w:rPr>
        <w:lastRenderedPageBreak/>
        <w:drawing>
          <wp:inline distT="0" distB="0" distL="0" distR="0">
            <wp:extent cx="6300470" cy="8952880"/>
            <wp:effectExtent l="0" t="0" r="5080" b="635"/>
            <wp:docPr id="1223" name="Picture 1223" descr="Z:\Scan folder\trinh\tt q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Z:\Scan folder\trinh\tt qc_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0470" cy="8952880"/>
                    </a:xfrm>
                    <a:prstGeom prst="rect">
                      <a:avLst/>
                    </a:prstGeom>
                    <a:noFill/>
                    <a:ln>
                      <a:noFill/>
                    </a:ln>
                  </pic:spPr>
                </pic:pic>
              </a:graphicData>
            </a:graphic>
          </wp:inline>
        </w:drawing>
      </w:r>
    </w:p>
    <w:p w:rsidR="009F3346" w:rsidRDefault="009F3346" w:rsidP="00C32621">
      <w:pPr>
        <w:spacing w:line="340" w:lineRule="atLeast"/>
        <w:jc w:val="center"/>
        <w:rPr>
          <w:b/>
          <w:sz w:val="28"/>
        </w:rPr>
      </w:pPr>
    </w:p>
    <w:p w:rsidR="0070562F" w:rsidRDefault="0070562F" w:rsidP="00C32621">
      <w:pPr>
        <w:spacing w:line="340" w:lineRule="atLeast"/>
        <w:jc w:val="center"/>
        <w:rPr>
          <w:b/>
          <w:sz w:val="28"/>
        </w:rPr>
      </w:pPr>
      <w:r w:rsidRPr="00237795">
        <w:rPr>
          <w:b/>
          <w:sz w:val="28"/>
        </w:rPr>
        <w:lastRenderedPageBreak/>
        <w:t>Mục lục</w:t>
      </w:r>
    </w:p>
    <w:p w:rsidR="0070562F" w:rsidRDefault="0070562F" w:rsidP="002C5B3D">
      <w:pPr>
        <w:spacing w:line="340" w:lineRule="atLeast"/>
        <w:jc w:val="both"/>
        <w:rPr>
          <w:sz w:val="26"/>
          <w:szCs w:val="26"/>
        </w:rPr>
      </w:pPr>
    </w:p>
    <w:p w:rsidR="00A60CC7" w:rsidRPr="00A60CC7" w:rsidRDefault="0070562F" w:rsidP="002C5B3D">
      <w:pPr>
        <w:spacing w:line="340" w:lineRule="atLeast"/>
        <w:jc w:val="both"/>
        <w:rPr>
          <w:sz w:val="26"/>
          <w:szCs w:val="26"/>
        </w:rPr>
      </w:pPr>
      <w:r>
        <w:rPr>
          <w:sz w:val="26"/>
          <w:szCs w:val="26"/>
        </w:rPr>
        <w:t xml:space="preserve">      </w:t>
      </w:r>
    </w:p>
    <w:p w:rsidR="006A6561" w:rsidRPr="00753E3F" w:rsidRDefault="0043395D" w:rsidP="00753E3F">
      <w:pPr>
        <w:pStyle w:val="TOC1"/>
        <w:tabs>
          <w:tab w:val="left" w:pos="1320"/>
          <w:tab w:val="right" w:leader="dot" w:pos="9969"/>
        </w:tabs>
        <w:spacing w:before="0" w:line="276" w:lineRule="auto"/>
        <w:rPr>
          <w:rFonts w:ascii="Calibri" w:hAnsi="Calibri" w:cs="Times New Roman"/>
          <w:b w:val="0"/>
          <w:noProof/>
          <w:sz w:val="22"/>
          <w:szCs w:val="22"/>
        </w:rPr>
      </w:pPr>
      <w:r w:rsidRPr="00753E3F">
        <w:rPr>
          <w:b w:val="0"/>
          <w:sz w:val="22"/>
          <w:szCs w:val="22"/>
        </w:rPr>
        <w:fldChar w:fldCharType="begin"/>
      </w:r>
      <w:r w:rsidRPr="00753E3F">
        <w:rPr>
          <w:b w:val="0"/>
          <w:sz w:val="22"/>
          <w:szCs w:val="22"/>
        </w:rPr>
        <w:instrText xml:space="preserve"> TOC \o "1-4" \h \z \u </w:instrText>
      </w:r>
      <w:r w:rsidRPr="00753E3F">
        <w:rPr>
          <w:b w:val="0"/>
          <w:sz w:val="22"/>
          <w:szCs w:val="22"/>
        </w:rPr>
        <w:fldChar w:fldCharType="separate"/>
      </w:r>
      <w:hyperlink w:anchor="_Toc527124193" w:history="1">
        <w:r w:rsidR="006A6561" w:rsidRPr="00753E3F">
          <w:rPr>
            <w:rStyle w:val="Hyperlink"/>
            <w:noProof/>
            <w:sz w:val="22"/>
            <w:szCs w:val="22"/>
          </w:rPr>
          <w:t>Phần 1</w:t>
        </w:r>
        <w:r w:rsidR="006A6561" w:rsidRPr="00753E3F">
          <w:rPr>
            <w:rFonts w:ascii="Calibri" w:hAnsi="Calibri" w:cs="Times New Roman"/>
            <w:b w:val="0"/>
            <w:noProof/>
            <w:sz w:val="22"/>
            <w:szCs w:val="22"/>
          </w:rPr>
          <w:tab/>
        </w:r>
        <w:r w:rsidR="006A6561" w:rsidRPr="00753E3F">
          <w:rPr>
            <w:rStyle w:val="Hyperlink"/>
            <w:noProof/>
            <w:sz w:val="22"/>
            <w:szCs w:val="22"/>
          </w:rPr>
          <w:t>QUY ĐỊNH CHUNG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_Toc527124193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7</w:t>
        </w:r>
        <w:r w:rsidR="006A6561" w:rsidRPr="00753E3F">
          <w:rPr>
            <w:noProof/>
            <w:webHidden/>
            <w:sz w:val="22"/>
            <w:szCs w:val="22"/>
          </w:rPr>
          <w:fldChar w:fldCharType="end"/>
        </w:r>
      </w:hyperlink>
    </w:p>
    <w:p w:rsidR="006A6561" w:rsidRPr="00753E3F" w:rsidRDefault="00AE2D86" w:rsidP="00753E3F">
      <w:pPr>
        <w:pStyle w:val="TOC2"/>
        <w:tabs>
          <w:tab w:val="left" w:pos="880"/>
          <w:tab w:val="right" w:leader="dot" w:pos="9969"/>
        </w:tabs>
        <w:spacing w:before="0" w:line="276" w:lineRule="auto"/>
        <w:rPr>
          <w:rFonts w:ascii="Calibri" w:hAnsi="Calibri" w:cs="Times New Roman"/>
          <w:b w:val="0"/>
          <w:noProof/>
          <w:sz w:val="22"/>
          <w:szCs w:val="22"/>
        </w:rPr>
      </w:pPr>
      <w:hyperlink w:anchor="_Toc527124194" w:history="1">
        <w:r w:rsidR="006A6561" w:rsidRPr="00753E3F">
          <w:rPr>
            <w:rStyle w:val="Hyperlink"/>
            <w:b w:val="0"/>
            <w:noProof/>
            <w:sz w:val="22"/>
            <w:szCs w:val="22"/>
          </w:rPr>
          <w:t>1.1.</w:t>
        </w:r>
        <w:r w:rsidR="006A6561" w:rsidRPr="00753E3F">
          <w:rPr>
            <w:rFonts w:ascii="Calibri" w:hAnsi="Calibri" w:cs="Times New Roman"/>
            <w:b w:val="0"/>
            <w:noProof/>
            <w:sz w:val="22"/>
            <w:szCs w:val="22"/>
          </w:rPr>
          <w:tab/>
        </w:r>
        <w:r w:rsidR="006A6561" w:rsidRPr="00753E3F">
          <w:rPr>
            <w:rStyle w:val="Hyperlink"/>
            <w:b w:val="0"/>
            <w:noProof/>
            <w:sz w:val="22"/>
            <w:szCs w:val="22"/>
          </w:rPr>
          <w:t>Phạm vi điều chỉnh</w:t>
        </w:r>
        <w:r w:rsidR="006A6561" w:rsidRPr="00753E3F">
          <w:rPr>
            <w:b w:val="0"/>
            <w:noProof/>
            <w:webHidden/>
            <w:sz w:val="22"/>
            <w:szCs w:val="22"/>
          </w:rPr>
          <w:tab/>
        </w:r>
        <w:r w:rsidR="006A6561" w:rsidRPr="00753E3F">
          <w:rPr>
            <w:b w:val="0"/>
            <w:noProof/>
            <w:webHidden/>
            <w:sz w:val="22"/>
            <w:szCs w:val="22"/>
          </w:rPr>
          <w:fldChar w:fldCharType="begin"/>
        </w:r>
        <w:r w:rsidR="006A6561" w:rsidRPr="00753E3F">
          <w:rPr>
            <w:b w:val="0"/>
            <w:noProof/>
            <w:webHidden/>
            <w:sz w:val="22"/>
            <w:szCs w:val="22"/>
          </w:rPr>
          <w:instrText xml:space="preserve"> PAGEREF _Toc527124194 \h </w:instrText>
        </w:r>
        <w:r w:rsidR="006A6561" w:rsidRPr="00753E3F">
          <w:rPr>
            <w:b w:val="0"/>
            <w:noProof/>
            <w:webHidden/>
            <w:sz w:val="22"/>
            <w:szCs w:val="22"/>
          </w:rPr>
        </w:r>
        <w:r w:rsidR="006A6561" w:rsidRPr="00753E3F">
          <w:rPr>
            <w:b w:val="0"/>
            <w:noProof/>
            <w:webHidden/>
            <w:sz w:val="22"/>
            <w:szCs w:val="22"/>
          </w:rPr>
          <w:fldChar w:fldCharType="separate"/>
        </w:r>
        <w:r w:rsidR="00C870B2">
          <w:rPr>
            <w:b w:val="0"/>
            <w:noProof/>
            <w:webHidden/>
            <w:sz w:val="22"/>
            <w:szCs w:val="22"/>
          </w:rPr>
          <w:t>7</w:t>
        </w:r>
        <w:r w:rsidR="006A6561" w:rsidRPr="00753E3F">
          <w:rPr>
            <w:b w:val="0"/>
            <w:noProof/>
            <w:webHidden/>
            <w:sz w:val="22"/>
            <w:szCs w:val="22"/>
          </w:rPr>
          <w:fldChar w:fldCharType="end"/>
        </w:r>
      </w:hyperlink>
    </w:p>
    <w:p w:rsidR="006A6561" w:rsidRPr="00753E3F" w:rsidRDefault="00AE2D86" w:rsidP="00753E3F">
      <w:pPr>
        <w:pStyle w:val="TOC2"/>
        <w:tabs>
          <w:tab w:val="left" w:pos="880"/>
          <w:tab w:val="right" w:leader="dot" w:pos="9969"/>
        </w:tabs>
        <w:spacing w:before="0" w:line="276" w:lineRule="auto"/>
        <w:rPr>
          <w:rFonts w:ascii="Calibri" w:hAnsi="Calibri" w:cs="Times New Roman"/>
          <w:b w:val="0"/>
          <w:noProof/>
          <w:sz w:val="22"/>
          <w:szCs w:val="22"/>
        </w:rPr>
      </w:pPr>
      <w:hyperlink w:anchor="_Toc527124195" w:history="1">
        <w:r w:rsidR="006A6561" w:rsidRPr="00753E3F">
          <w:rPr>
            <w:rStyle w:val="Hyperlink"/>
            <w:b w:val="0"/>
            <w:noProof/>
            <w:sz w:val="22"/>
            <w:szCs w:val="22"/>
          </w:rPr>
          <w:t>1.2.</w:t>
        </w:r>
        <w:r w:rsidR="006A6561" w:rsidRPr="00753E3F">
          <w:rPr>
            <w:rFonts w:ascii="Calibri" w:hAnsi="Calibri" w:cs="Times New Roman"/>
            <w:b w:val="0"/>
            <w:noProof/>
            <w:sz w:val="22"/>
            <w:szCs w:val="22"/>
          </w:rPr>
          <w:tab/>
        </w:r>
        <w:r w:rsidR="006A6561" w:rsidRPr="00753E3F">
          <w:rPr>
            <w:rStyle w:val="Hyperlink"/>
            <w:b w:val="0"/>
            <w:noProof/>
            <w:sz w:val="22"/>
            <w:szCs w:val="22"/>
          </w:rPr>
          <w:t>Đối tượng áp dụng</w:t>
        </w:r>
        <w:r w:rsidR="006A6561" w:rsidRPr="00753E3F">
          <w:rPr>
            <w:b w:val="0"/>
            <w:noProof/>
            <w:webHidden/>
            <w:sz w:val="22"/>
            <w:szCs w:val="22"/>
          </w:rPr>
          <w:tab/>
        </w:r>
        <w:r w:rsidR="006A6561" w:rsidRPr="00753E3F">
          <w:rPr>
            <w:b w:val="0"/>
            <w:noProof/>
            <w:webHidden/>
            <w:sz w:val="22"/>
            <w:szCs w:val="22"/>
          </w:rPr>
          <w:fldChar w:fldCharType="begin"/>
        </w:r>
        <w:r w:rsidR="006A6561" w:rsidRPr="00753E3F">
          <w:rPr>
            <w:b w:val="0"/>
            <w:noProof/>
            <w:webHidden/>
            <w:sz w:val="22"/>
            <w:szCs w:val="22"/>
          </w:rPr>
          <w:instrText xml:space="preserve"> PAGEREF _Toc527124195 \h </w:instrText>
        </w:r>
        <w:r w:rsidR="006A6561" w:rsidRPr="00753E3F">
          <w:rPr>
            <w:b w:val="0"/>
            <w:noProof/>
            <w:webHidden/>
            <w:sz w:val="22"/>
            <w:szCs w:val="22"/>
          </w:rPr>
        </w:r>
        <w:r w:rsidR="006A6561" w:rsidRPr="00753E3F">
          <w:rPr>
            <w:b w:val="0"/>
            <w:noProof/>
            <w:webHidden/>
            <w:sz w:val="22"/>
            <w:szCs w:val="22"/>
          </w:rPr>
          <w:fldChar w:fldCharType="separate"/>
        </w:r>
        <w:r w:rsidR="00C870B2">
          <w:rPr>
            <w:b w:val="0"/>
            <w:noProof/>
            <w:webHidden/>
            <w:sz w:val="22"/>
            <w:szCs w:val="22"/>
          </w:rPr>
          <w:t>7</w:t>
        </w:r>
        <w:r w:rsidR="006A6561" w:rsidRPr="00753E3F">
          <w:rPr>
            <w:b w:val="0"/>
            <w:noProof/>
            <w:webHidden/>
            <w:sz w:val="22"/>
            <w:szCs w:val="22"/>
          </w:rPr>
          <w:fldChar w:fldCharType="end"/>
        </w:r>
      </w:hyperlink>
    </w:p>
    <w:p w:rsidR="006A6561" w:rsidRPr="00753E3F" w:rsidRDefault="00AE2D86" w:rsidP="00753E3F">
      <w:pPr>
        <w:pStyle w:val="TOC2"/>
        <w:tabs>
          <w:tab w:val="left" w:pos="880"/>
          <w:tab w:val="right" w:leader="dot" w:pos="9969"/>
        </w:tabs>
        <w:spacing w:before="0" w:line="276" w:lineRule="auto"/>
        <w:rPr>
          <w:rFonts w:ascii="Calibri" w:hAnsi="Calibri" w:cs="Times New Roman"/>
          <w:b w:val="0"/>
          <w:noProof/>
          <w:sz w:val="22"/>
          <w:szCs w:val="22"/>
        </w:rPr>
      </w:pPr>
      <w:hyperlink w:anchor="_Toc527124196" w:history="1">
        <w:r w:rsidR="006A6561" w:rsidRPr="00753E3F">
          <w:rPr>
            <w:rStyle w:val="Hyperlink"/>
            <w:b w:val="0"/>
            <w:noProof/>
            <w:sz w:val="22"/>
            <w:szCs w:val="22"/>
          </w:rPr>
          <w:t>1.3.</w:t>
        </w:r>
        <w:r w:rsidR="006A6561" w:rsidRPr="00753E3F">
          <w:rPr>
            <w:rFonts w:ascii="Calibri" w:hAnsi="Calibri" w:cs="Times New Roman"/>
            <w:b w:val="0"/>
            <w:noProof/>
            <w:sz w:val="22"/>
            <w:szCs w:val="22"/>
          </w:rPr>
          <w:tab/>
        </w:r>
        <w:r w:rsidR="006A6561" w:rsidRPr="00753E3F">
          <w:rPr>
            <w:rStyle w:val="Hyperlink"/>
            <w:b w:val="0"/>
            <w:noProof/>
            <w:sz w:val="22"/>
            <w:szCs w:val="22"/>
          </w:rPr>
          <w:t>Tài liệu viện dẫn và giải thích từ ngữ</w:t>
        </w:r>
        <w:r w:rsidR="006A6561" w:rsidRPr="00753E3F">
          <w:rPr>
            <w:b w:val="0"/>
            <w:noProof/>
            <w:webHidden/>
            <w:sz w:val="22"/>
            <w:szCs w:val="22"/>
          </w:rPr>
          <w:tab/>
        </w:r>
        <w:r w:rsidR="006A6561" w:rsidRPr="00753E3F">
          <w:rPr>
            <w:b w:val="0"/>
            <w:noProof/>
            <w:webHidden/>
            <w:sz w:val="22"/>
            <w:szCs w:val="22"/>
          </w:rPr>
          <w:fldChar w:fldCharType="begin"/>
        </w:r>
        <w:r w:rsidR="006A6561" w:rsidRPr="00753E3F">
          <w:rPr>
            <w:b w:val="0"/>
            <w:noProof/>
            <w:webHidden/>
            <w:sz w:val="22"/>
            <w:szCs w:val="22"/>
          </w:rPr>
          <w:instrText xml:space="preserve"> PAGEREF _Toc527124196 \h </w:instrText>
        </w:r>
        <w:r w:rsidR="006A6561" w:rsidRPr="00753E3F">
          <w:rPr>
            <w:b w:val="0"/>
            <w:noProof/>
            <w:webHidden/>
            <w:sz w:val="22"/>
            <w:szCs w:val="22"/>
          </w:rPr>
        </w:r>
        <w:r w:rsidR="006A6561" w:rsidRPr="00753E3F">
          <w:rPr>
            <w:b w:val="0"/>
            <w:noProof/>
            <w:webHidden/>
            <w:sz w:val="22"/>
            <w:szCs w:val="22"/>
          </w:rPr>
          <w:fldChar w:fldCharType="separate"/>
        </w:r>
        <w:r w:rsidR="00C870B2">
          <w:rPr>
            <w:b w:val="0"/>
            <w:noProof/>
            <w:webHidden/>
            <w:sz w:val="22"/>
            <w:szCs w:val="22"/>
          </w:rPr>
          <w:t>7</w:t>
        </w:r>
        <w:r w:rsidR="006A6561" w:rsidRPr="00753E3F">
          <w:rPr>
            <w:b w:val="0"/>
            <w:noProof/>
            <w:webHidden/>
            <w:sz w:val="22"/>
            <w:szCs w:val="22"/>
          </w:rPr>
          <w:fldChar w:fldCharType="end"/>
        </w:r>
      </w:hyperlink>
    </w:p>
    <w:p w:rsidR="006A6561" w:rsidRPr="00753E3F" w:rsidRDefault="00AE2D86" w:rsidP="00753E3F">
      <w:pPr>
        <w:pStyle w:val="TOC2"/>
        <w:tabs>
          <w:tab w:val="right" w:leader="dot" w:pos="9969"/>
        </w:tabs>
        <w:spacing w:before="0" w:line="276" w:lineRule="auto"/>
        <w:rPr>
          <w:rFonts w:ascii="Calibri" w:hAnsi="Calibri" w:cs="Times New Roman"/>
          <w:b w:val="0"/>
          <w:noProof/>
          <w:sz w:val="22"/>
          <w:szCs w:val="22"/>
        </w:rPr>
      </w:pPr>
      <w:hyperlink w:anchor="_Toc527124201" w:history="1">
        <w:r w:rsidR="006A6561" w:rsidRPr="00753E3F">
          <w:rPr>
            <w:rStyle w:val="Hyperlink"/>
            <w:noProof/>
            <w:sz w:val="22"/>
            <w:szCs w:val="22"/>
          </w:rPr>
          <w:t>Chương 1 - Vật liệu và hàn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_Toc527124201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16</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02" w:history="1">
        <w:r w:rsidR="006A6561" w:rsidRPr="00753E3F">
          <w:rPr>
            <w:rStyle w:val="Hyperlink"/>
            <w:noProof/>
            <w:sz w:val="22"/>
            <w:szCs w:val="22"/>
          </w:rPr>
          <w:t>1.</w:t>
        </w:r>
        <w:r w:rsidR="006A6561" w:rsidRPr="00753E3F">
          <w:rPr>
            <w:rFonts w:ascii="Calibri" w:hAnsi="Calibri" w:cs="Times New Roman"/>
            <w:noProof/>
            <w:sz w:val="22"/>
            <w:szCs w:val="22"/>
          </w:rPr>
          <w:tab/>
        </w:r>
        <w:r w:rsidR="006A6561" w:rsidRPr="00753E3F">
          <w:rPr>
            <w:rStyle w:val="Hyperlink"/>
            <w:noProof/>
            <w:sz w:val="22"/>
            <w:szCs w:val="22"/>
          </w:rPr>
          <w:t>Quy định chung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_Toc527124202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16</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03" w:history="1">
        <w:r w:rsidR="006A6561" w:rsidRPr="00753E3F">
          <w:rPr>
            <w:rStyle w:val="Hyperlink"/>
            <w:noProof/>
            <w:sz w:val="22"/>
            <w:szCs w:val="22"/>
          </w:rPr>
          <w:t>2.</w:t>
        </w:r>
        <w:r w:rsidR="006A6561" w:rsidRPr="00753E3F">
          <w:rPr>
            <w:rFonts w:ascii="Calibri" w:hAnsi="Calibri" w:cs="Times New Roman"/>
            <w:noProof/>
            <w:sz w:val="22"/>
            <w:szCs w:val="22"/>
          </w:rPr>
          <w:tab/>
        </w:r>
        <w:r w:rsidR="006A6561" w:rsidRPr="00753E3F">
          <w:rPr>
            <w:rStyle w:val="Hyperlink"/>
            <w:noProof/>
            <w:sz w:val="22"/>
            <w:szCs w:val="22"/>
          </w:rPr>
          <w:t>Vật liệu</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_Toc527124203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16</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04" w:history="1">
        <w:r w:rsidR="006A6561" w:rsidRPr="00753E3F">
          <w:rPr>
            <w:rStyle w:val="Hyperlink"/>
            <w:bCs/>
            <w:noProof/>
            <w:sz w:val="22"/>
            <w:szCs w:val="22"/>
          </w:rPr>
          <w:t>3.</w:t>
        </w:r>
        <w:r w:rsidR="006A6561" w:rsidRPr="00753E3F">
          <w:rPr>
            <w:rFonts w:ascii="Calibri" w:hAnsi="Calibri" w:cs="Times New Roman"/>
            <w:noProof/>
            <w:sz w:val="22"/>
            <w:szCs w:val="22"/>
          </w:rPr>
          <w:tab/>
        </w:r>
        <w:r w:rsidR="006A6561" w:rsidRPr="00753E3F">
          <w:rPr>
            <w:rStyle w:val="Hyperlink"/>
            <w:noProof/>
            <w:sz w:val="22"/>
            <w:szCs w:val="22"/>
          </w:rPr>
          <w:t>Hàn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_Toc527124204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17</w:t>
        </w:r>
        <w:r w:rsidR="006A6561" w:rsidRPr="00753E3F">
          <w:rPr>
            <w:noProof/>
            <w:webHidden/>
            <w:sz w:val="22"/>
            <w:szCs w:val="22"/>
          </w:rPr>
          <w:fldChar w:fldCharType="end"/>
        </w:r>
      </w:hyperlink>
    </w:p>
    <w:p w:rsidR="006A6561" w:rsidRPr="00753E3F" w:rsidRDefault="00AE2D86" w:rsidP="00753E3F">
      <w:pPr>
        <w:pStyle w:val="TOC2"/>
        <w:tabs>
          <w:tab w:val="right" w:leader="dot" w:pos="9969"/>
        </w:tabs>
        <w:spacing w:before="0" w:line="276" w:lineRule="auto"/>
        <w:rPr>
          <w:rFonts w:ascii="Calibri" w:hAnsi="Calibri" w:cs="Times New Roman"/>
          <w:b w:val="0"/>
          <w:noProof/>
          <w:sz w:val="22"/>
          <w:szCs w:val="22"/>
        </w:rPr>
      </w:pPr>
      <w:hyperlink w:anchor="_Toc527124205" w:history="1">
        <w:r w:rsidR="006A6561" w:rsidRPr="00753E3F">
          <w:rPr>
            <w:rStyle w:val="Hyperlink"/>
            <w:noProof/>
            <w:sz w:val="22"/>
            <w:szCs w:val="22"/>
          </w:rPr>
          <w:t>Chương 2 - Yêu cầu về thiết kế</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_Toc527124205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18</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06" w:history="1">
        <w:r w:rsidR="006A6561" w:rsidRPr="00753E3F">
          <w:rPr>
            <w:rStyle w:val="Hyperlink"/>
            <w:noProof/>
            <w:sz w:val="22"/>
            <w:szCs w:val="22"/>
          </w:rPr>
          <w:t>1.</w:t>
        </w:r>
        <w:r w:rsidR="006A6561" w:rsidRPr="00753E3F">
          <w:rPr>
            <w:rFonts w:ascii="Calibri" w:hAnsi="Calibri" w:cs="Times New Roman"/>
            <w:noProof/>
            <w:sz w:val="22"/>
            <w:szCs w:val="22"/>
          </w:rPr>
          <w:tab/>
        </w:r>
        <w:r w:rsidR="006A6561" w:rsidRPr="00753E3F">
          <w:rPr>
            <w:rStyle w:val="Hyperlink"/>
            <w:noProof/>
            <w:sz w:val="22"/>
            <w:szCs w:val="22"/>
          </w:rPr>
          <w:t>Quy định chung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_Toc527124206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18</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07" w:history="1">
        <w:r w:rsidR="006A6561" w:rsidRPr="00753E3F">
          <w:rPr>
            <w:rStyle w:val="Hyperlink"/>
            <w:noProof/>
            <w:sz w:val="22"/>
            <w:szCs w:val="22"/>
          </w:rPr>
          <w:t>2.</w:t>
        </w:r>
        <w:r w:rsidR="006A6561" w:rsidRPr="00753E3F">
          <w:rPr>
            <w:rFonts w:ascii="Calibri" w:hAnsi="Calibri" w:cs="Times New Roman"/>
            <w:noProof/>
            <w:sz w:val="22"/>
            <w:szCs w:val="22"/>
          </w:rPr>
          <w:tab/>
        </w:r>
        <w:r w:rsidR="006A6561" w:rsidRPr="00753E3F">
          <w:rPr>
            <w:rStyle w:val="Hyperlink"/>
            <w:noProof/>
            <w:sz w:val="22"/>
            <w:szCs w:val="22"/>
          </w:rPr>
          <w:t>Các bản vẽ và tài liệu trình thẩm định</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_Toc527124207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19</w:t>
        </w:r>
        <w:r w:rsidR="006A6561" w:rsidRPr="00753E3F">
          <w:rPr>
            <w:noProof/>
            <w:webHidden/>
            <w:sz w:val="22"/>
            <w:szCs w:val="22"/>
          </w:rPr>
          <w:fldChar w:fldCharType="end"/>
        </w:r>
      </w:hyperlink>
    </w:p>
    <w:p w:rsidR="006A6561" w:rsidRPr="00753E3F" w:rsidRDefault="00AE2D86" w:rsidP="00753E3F">
      <w:pPr>
        <w:pStyle w:val="TOC2"/>
        <w:tabs>
          <w:tab w:val="right" w:leader="dot" w:pos="9969"/>
        </w:tabs>
        <w:spacing w:before="0" w:line="276" w:lineRule="auto"/>
        <w:rPr>
          <w:rFonts w:ascii="Calibri" w:hAnsi="Calibri" w:cs="Times New Roman"/>
          <w:b w:val="0"/>
          <w:noProof/>
          <w:sz w:val="22"/>
          <w:szCs w:val="22"/>
        </w:rPr>
      </w:pPr>
      <w:hyperlink w:anchor="_Toc527124208" w:history="1">
        <w:r w:rsidR="006A6561" w:rsidRPr="00753E3F">
          <w:rPr>
            <w:rStyle w:val="Hyperlink"/>
            <w:noProof/>
            <w:sz w:val="22"/>
            <w:szCs w:val="22"/>
          </w:rPr>
          <w:t>Chương 3</w:t>
        </w:r>
        <w:r w:rsidR="006A6561" w:rsidRPr="00753E3F">
          <w:rPr>
            <w:rStyle w:val="Hyperlink"/>
            <w:noProof/>
            <w:sz w:val="22"/>
            <w:szCs w:val="22"/>
            <w:lang w:val="fr-FR"/>
          </w:rPr>
          <w:t xml:space="preserve"> Yêu </w:t>
        </w:r>
        <w:r w:rsidR="006A6561" w:rsidRPr="00753E3F">
          <w:rPr>
            <w:rStyle w:val="Hyperlink"/>
            <w:noProof/>
            <w:sz w:val="22"/>
            <w:szCs w:val="22"/>
          </w:rPr>
          <w:t>cầu</w:t>
        </w:r>
        <w:r w:rsidR="006A6561" w:rsidRPr="00753E3F">
          <w:rPr>
            <w:rStyle w:val="Hyperlink"/>
            <w:noProof/>
            <w:sz w:val="22"/>
            <w:szCs w:val="22"/>
            <w:lang w:val="fr-FR"/>
          </w:rPr>
          <w:t xml:space="preserve"> về </w:t>
        </w:r>
        <w:r w:rsidR="006A6561" w:rsidRPr="00753E3F">
          <w:rPr>
            <w:rStyle w:val="Hyperlink"/>
            <w:noProof/>
            <w:sz w:val="22"/>
            <w:szCs w:val="22"/>
          </w:rPr>
          <w:t>kết</w:t>
        </w:r>
        <w:r w:rsidR="006A6561" w:rsidRPr="00753E3F">
          <w:rPr>
            <w:rStyle w:val="Hyperlink"/>
            <w:noProof/>
            <w:sz w:val="22"/>
            <w:szCs w:val="22"/>
            <w:lang w:val="fr-FR"/>
          </w:rPr>
          <w:t xml:space="preserve"> cấu</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20</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09" w:history="1">
        <w:r w:rsidR="006A6561" w:rsidRPr="00753E3F">
          <w:rPr>
            <w:rStyle w:val="Hyperlink"/>
            <w:noProof/>
            <w:sz w:val="22"/>
            <w:szCs w:val="22"/>
          </w:rPr>
          <w:t>1.</w:t>
        </w:r>
        <w:r w:rsidR="006A6561" w:rsidRPr="00753E3F">
          <w:rPr>
            <w:rFonts w:ascii="Calibri" w:hAnsi="Calibri" w:cs="Times New Roman"/>
            <w:noProof/>
            <w:sz w:val="22"/>
            <w:szCs w:val="22"/>
          </w:rPr>
          <w:tab/>
        </w:r>
        <w:r w:rsidR="006A6561" w:rsidRPr="00753E3F">
          <w:rPr>
            <w:rStyle w:val="Hyperlink"/>
            <w:noProof/>
            <w:sz w:val="22"/>
            <w:szCs w:val="22"/>
          </w:rPr>
          <w:t>Quy định chung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_Toc527124209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20</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11" w:history="1">
        <w:r w:rsidR="006A6561" w:rsidRPr="00753E3F">
          <w:rPr>
            <w:rStyle w:val="Hyperlink"/>
            <w:bCs/>
            <w:noProof/>
            <w:sz w:val="22"/>
            <w:szCs w:val="22"/>
          </w:rPr>
          <w:t>2.</w:t>
        </w:r>
        <w:r w:rsidR="006A6561" w:rsidRPr="00753E3F">
          <w:rPr>
            <w:rFonts w:ascii="Calibri" w:hAnsi="Calibri" w:cs="Times New Roman"/>
            <w:noProof/>
            <w:sz w:val="22"/>
            <w:szCs w:val="22"/>
          </w:rPr>
          <w:tab/>
        </w:r>
        <w:r w:rsidR="006A6561" w:rsidRPr="00753E3F">
          <w:rPr>
            <w:rStyle w:val="Hyperlink"/>
            <w:noProof/>
            <w:sz w:val="22"/>
            <w:szCs w:val="22"/>
          </w:rPr>
          <w:t>Thân</w:t>
        </w:r>
        <w:r w:rsidR="006A6561" w:rsidRPr="00753E3F">
          <w:rPr>
            <w:rStyle w:val="Hyperlink"/>
            <w:bCs/>
            <w:noProof/>
            <w:sz w:val="22"/>
            <w:szCs w:val="22"/>
          </w:rPr>
          <w:t xml:space="preserve"> hình trụ </w:t>
        </w:r>
        <w:r w:rsidR="006A6561" w:rsidRPr="00753E3F">
          <w:rPr>
            <w:rStyle w:val="Hyperlink"/>
            <w:noProof/>
            <w:sz w:val="22"/>
            <w:szCs w:val="22"/>
            <w:lang w:val="fr-FR"/>
          </w:rPr>
          <w:t>bao</w:t>
        </w:r>
        <w:r w:rsidR="006A6561" w:rsidRPr="00753E3F">
          <w:rPr>
            <w:rStyle w:val="Hyperlink"/>
            <w:bCs/>
            <w:noProof/>
            <w:sz w:val="22"/>
            <w:szCs w:val="22"/>
          </w:rPr>
          <w:t xml:space="preserve"> hơi, bao nước, ống góp, nồi hơi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_Toc527124211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20</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22" w:history="1">
        <w:r w:rsidR="006A6561" w:rsidRPr="00753E3F">
          <w:rPr>
            <w:rStyle w:val="Hyperlink"/>
            <w:bCs/>
            <w:noProof/>
            <w:sz w:val="22"/>
            <w:szCs w:val="22"/>
          </w:rPr>
          <w:t>3.</w:t>
        </w:r>
        <w:r w:rsidR="006A6561" w:rsidRPr="00753E3F">
          <w:rPr>
            <w:rFonts w:ascii="Calibri" w:hAnsi="Calibri" w:cs="Times New Roman"/>
            <w:noProof/>
            <w:sz w:val="22"/>
            <w:szCs w:val="22"/>
          </w:rPr>
          <w:tab/>
        </w:r>
        <w:r w:rsidR="006A6561" w:rsidRPr="00753E3F">
          <w:rPr>
            <w:rStyle w:val="Hyperlink"/>
            <w:bCs/>
            <w:noProof/>
            <w:sz w:val="22"/>
            <w:szCs w:val="22"/>
          </w:rPr>
          <w:t>Đáy</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_Toc527124222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21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41" w:history="1">
        <w:r w:rsidR="006A6561" w:rsidRPr="00753E3F">
          <w:rPr>
            <w:rStyle w:val="Hyperlink"/>
            <w:bCs/>
            <w:noProof/>
            <w:sz w:val="22"/>
            <w:szCs w:val="22"/>
          </w:rPr>
          <w:t>4.</w:t>
        </w:r>
        <w:r w:rsidR="006A6561" w:rsidRPr="00753E3F">
          <w:rPr>
            <w:rFonts w:ascii="Calibri" w:hAnsi="Calibri" w:cs="Times New Roman"/>
            <w:noProof/>
            <w:sz w:val="22"/>
            <w:szCs w:val="22"/>
          </w:rPr>
          <w:tab/>
        </w:r>
        <w:r w:rsidR="006A6561" w:rsidRPr="00753E3F">
          <w:rPr>
            <w:rStyle w:val="Hyperlink"/>
            <w:bCs/>
            <w:noProof/>
            <w:sz w:val="22"/>
            <w:szCs w:val="22"/>
          </w:rPr>
          <w:t>Mặt sàng ống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_Toc527124241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44" w:history="1">
        <w:r w:rsidR="006A6561" w:rsidRPr="00753E3F">
          <w:rPr>
            <w:rStyle w:val="Hyperlink"/>
            <w:bCs/>
            <w:noProof/>
            <w:sz w:val="22"/>
            <w:szCs w:val="22"/>
          </w:rPr>
          <w:t>5.</w:t>
        </w:r>
        <w:r w:rsidR="006A6561" w:rsidRPr="00753E3F">
          <w:rPr>
            <w:rFonts w:ascii="Calibri" w:hAnsi="Calibri" w:cs="Times New Roman"/>
            <w:noProof/>
            <w:sz w:val="22"/>
            <w:szCs w:val="22"/>
          </w:rPr>
          <w:tab/>
        </w:r>
        <w:r w:rsidR="006A6561" w:rsidRPr="00753E3F">
          <w:rPr>
            <w:rStyle w:val="Hyperlink"/>
            <w:bCs/>
            <w:noProof/>
            <w:sz w:val="22"/>
            <w:szCs w:val="22"/>
          </w:rPr>
          <w:t>Hàn ống với thân hình trụ, với đáy</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_Toc527124244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47" w:history="1">
        <w:r w:rsidR="006A6561" w:rsidRPr="00753E3F">
          <w:rPr>
            <w:rStyle w:val="Hyperlink"/>
            <w:bCs/>
            <w:noProof/>
            <w:sz w:val="22"/>
            <w:szCs w:val="22"/>
          </w:rPr>
          <w:t>6.</w:t>
        </w:r>
        <w:r w:rsidR="006A6561" w:rsidRPr="00753E3F">
          <w:rPr>
            <w:rFonts w:ascii="Calibri" w:hAnsi="Calibri" w:cs="Times New Roman"/>
            <w:noProof/>
            <w:sz w:val="22"/>
            <w:szCs w:val="22"/>
          </w:rPr>
          <w:tab/>
        </w:r>
        <w:r w:rsidR="006A6561" w:rsidRPr="00753E3F">
          <w:rPr>
            <w:rStyle w:val="Hyperlink"/>
            <w:bCs/>
            <w:noProof/>
            <w:sz w:val="22"/>
            <w:szCs w:val="22"/>
          </w:rPr>
          <w:t>Ống lò ống lửa</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_Toc527124247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48" w:history="1">
        <w:r w:rsidR="006A6561" w:rsidRPr="00753E3F">
          <w:rPr>
            <w:rStyle w:val="Hyperlink"/>
            <w:bCs/>
            <w:noProof/>
            <w:sz w:val="22"/>
            <w:szCs w:val="22"/>
          </w:rPr>
          <w:t>7.</w:t>
        </w:r>
        <w:r w:rsidR="006A6561" w:rsidRPr="00753E3F">
          <w:rPr>
            <w:rFonts w:ascii="Calibri" w:hAnsi="Calibri" w:cs="Times New Roman"/>
            <w:noProof/>
            <w:sz w:val="22"/>
            <w:szCs w:val="22"/>
          </w:rPr>
          <w:tab/>
        </w:r>
        <w:r w:rsidR="006A6561" w:rsidRPr="00753E3F">
          <w:rPr>
            <w:rStyle w:val="Hyperlink"/>
            <w:bCs/>
            <w:noProof/>
            <w:sz w:val="22"/>
            <w:szCs w:val="22"/>
          </w:rPr>
          <w:t>Các lỗ chui người, lỗ chui đầu và lỗ thò tay</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_Toc527124248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58" w:history="1">
        <w:r w:rsidR="006A6561" w:rsidRPr="00753E3F">
          <w:rPr>
            <w:rStyle w:val="Hyperlink"/>
            <w:bCs/>
            <w:noProof/>
            <w:sz w:val="22"/>
            <w:szCs w:val="22"/>
          </w:rPr>
          <w:t>8.</w:t>
        </w:r>
        <w:r w:rsidR="006A6561" w:rsidRPr="00753E3F">
          <w:rPr>
            <w:rFonts w:ascii="Calibri" w:hAnsi="Calibri" w:cs="Times New Roman"/>
            <w:noProof/>
            <w:sz w:val="22"/>
            <w:szCs w:val="22"/>
          </w:rPr>
          <w:tab/>
        </w:r>
        <w:r w:rsidR="006A6561" w:rsidRPr="00753E3F">
          <w:rPr>
            <w:rStyle w:val="Hyperlink"/>
            <w:bCs/>
            <w:noProof/>
            <w:sz w:val="22"/>
            <w:szCs w:val="22"/>
          </w:rPr>
          <w:t>Mức nước</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_Toc527124258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32</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67" w:history="1">
        <w:r w:rsidR="006A6561" w:rsidRPr="00753E3F">
          <w:rPr>
            <w:rStyle w:val="Hyperlink"/>
            <w:noProof/>
            <w:sz w:val="22"/>
            <w:szCs w:val="22"/>
          </w:rPr>
          <w:t>9.</w:t>
        </w:r>
        <w:r w:rsidR="006A6561" w:rsidRPr="00753E3F">
          <w:rPr>
            <w:rFonts w:ascii="Calibri" w:hAnsi="Calibri" w:cs="Times New Roman"/>
            <w:noProof/>
            <w:sz w:val="22"/>
            <w:szCs w:val="22"/>
          </w:rPr>
          <w:tab/>
        </w:r>
        <w:r w:rsidR="006A6561" w:rsidRPr="00753E3F">
          <w:rPr>
            <w:rStyle w:val="Hyperlink"/>
            <w:noProof/>
            <w:sz w:val="22"/>
            <w:szCs w:val="22"/>
          </w:rPr>
          <w:t>Nắp phòng nổ</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_Toc527124267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32</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72" w:history="1">
        <w:r w:rsidR="006A6561" w:rsidRPr="00753E3F">
          <w:rPr>
            <w:rStyle w:val="Hyperlink"/>
            <w:noProof/>
            <w:sz w:val="22"/>
            <w:szCs w:val="22"/>
          </w:rPr>
          <w:t>10.</w:t>
        </w:r>
        <w:r w:rsidR="006A6561" w:rsidRPr="00753E3F">
          <w:rPr>
            <w:rFonts w:ascii="Calibri" w:hAnsi="Calibri" w:cs="Times New Roman"/>
            <w:noProof/>
            <w:sz w:val="22"/>
            <w:szCs w:val="22"/>
          </w:rPr>
          <w:tab/>
        </w:r>
        <w:r w:rsidR="006A6561" w:rsidRPr="00753E3F">
          <w:rPr>
            <w:rStyle w:val="Hyperlink"/>
            <w:noProof/>
            <w:sz w:val="22"/>
            <w:szCs w:val="22"/>
          </w:rPr>
          <w:t>Bộ hâm nước</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_Toc527124272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33</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84" w:history="1">
        <w:r w:rsidR="006A6561" w:rsidRPr="00753E3F">
          <w:rPr>
            <w:rStyle w:val="Hyperlink"/>
            <w:noProof/>
            <w:sz w:val="22"/>
            <w:szCs w:val="22"/>
          </w:rPr>
          <w:t>11.</w:t>
        </w:r>
        <w:r w:rsidR="006A6561" w:rsidRPr="00753E3F">
          <w:rPr>
            <w:rFonts w:ascii="Calibri" w:hAnsi="Calibri" w:cs="Times New Roman"/>
            <w:noProof/>
            <w:sz w:val="22"/>
            <w:szCs w:val="22"/>
          </w:rPr>
          <w:tab/>
        </w:r>
        <w:r w:rsidR="006A6561" w:rsidRPr="00753E3F">
          <w:rPr>
            <w:rStyle w:val="Hyperlink"/>
            <w:noProof/>
            <w:sz w:val="22"/>
            <w:szCs w:val="22"/>
          </w:rPr>
          <w:t>Bộ quá nhiệt, tái quá nhiệt</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_Toc527124284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33</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88" w:history="1">
        <w:r w:rsidR="006A6561" w:rsidRPr="00753E3F">
          <w:rPr>
            <w:rStyle w:val="Hyperlink"/>
            <w:noProof/>
            <w:sz w:val="22"/>
            <w:szCs w:val="22"/>
          </w:rPr>
          <w:t>12.</w:t>
        </w:r>
        <w:r w:rsidR="006A6561" w:rsidRPr="00753E3F">
          <w:rPr>
            <w:rFonts w:ascii="Calibri" w:hAnsi="Calibri" w:cs="Times New Roman"/>
            <w:noProof/>
            <w:sz w:val="22"/>
            <w:szCs w:val="22"/>
          </w:rPr>
          <w:tab/>
        </w:r>
        <w:r w:rsidR="006A6561" w:rsidRPr="00753E3F">
          <w:rPr>
            <w:rStyle w:val="Hyperlink"/>
            <w:noProof/>
            <w:sz w:val="22"/>
            <w:szCs w:val="22"/>
          </w:rPr>
          <w:t>Dàn ống sinh hơi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_Toc527124288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34</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292" w:history="1">
        <w:r w:rsidR="006A6561" w:rsidRPr="00753E3F">
          <w:rPr>
            <w:rStyle w:val="Hyperlink"/>
            <w:noProof/>
            <w:sz w:val="22"/>
            <w:szCs w:val="22"/>
          </w:rPr>
          <w:t>13.</w:t>
        </w:r>
        <w:r w:rsidR="006A6561" w:rsidRPr="00753E3F">
          <w:rPr>
            <w:rFonts w:ascii="Calibri" w:hAnsi="Calibri" w:cs="Times New Roman"/>
            <w:noProof/>
            <w:sz w:val="22"/>
            <w:szCs w:val="22"/>
          </w:rPr>
          <w:tab/>
        </w:r>
        <w:r w:rsidR="006A6561" w:rsidRPr="00753E3F">
          <w:rPr>
            <w:rStyle w:val="Hyperlink"/>
            <w:noProof/>
            <w:sz w:val="22"/>
            <w:szCs w:val="22"/>
          </w:rPr>
          <w:t>Thiết bị đo kiểm và an toàn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_Toc527124292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34</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40" w:history="1">
        <w:r w:rsidR="006A6561" w:rsidRPr="00753E3F">
          <w:rPr>
            <w:rStyle w:val="Hyperlink"/>
            <w:noProof/>
            <w:sz w:val="22"/>
            <w:szCs w:val="22"/>
          </w:rPr>
          <w:t>14.</w:t>
        </w:r>
        <w:r w:rsidR="006A6561" w:rsidRPr="00753E3F">
          <w:rPr>
            <w:rFonts w:ascii="Calibri" w:hAnsi="Calibri" w:cs="Times New Roman"/>
            <w:noProof/>
            <w:sz w:val="22"/>
            <w:szCs w:val="22"/>
          </w:rPr>
          <w:tab/>
        </w:r>
        <w:r w:rsidR="006A6561" w:rsidRPr="00753E3F">
          <w:rPr>
            <w:rStyle w:val="Hyperlink"/>
            <w:noProof/>
            <w:sz w:val="22"/>
            <w:szCs w:val="22"/>
          </w:rPr>
          <w:t>Thiết bị cấp nước cho nồi hơi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_Toc527124340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38</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45" w:history="1">
        <w:r w:rsidR="006A6561" w:rsidRPr="00753E3F">
          <w:rPr>
            <w:rStyle w:val="Hyperlink"/>
            <w:noProof/>
            <w:sz w:val="22"/>
            <w:szCs w:val="22"/>
          </w:rPr>
          <w:t>15.</w:t>
        </w:r>
        <w:r w:rsidR="006A6561" w:rsidRPr="00753E3F">
          <w:rPr>
            <w:rFonts w:ascii="Calibri" w:hAnsi="Calibri" w:cs="Times New Roman"/>
            <w:noProof/>
            <w:sz w:val="22"/>
            <w:szCs w:val="22"/>
          </w:rPr>
          <w:tab/>
        </w:r>
        <w:r w:rsidR="006A6561" w:rsidRPr="00753E3F">
          <w:rPr>
            <w:rStyle w:val="Hyperlink"/>
            <w:noProof/>
            <w:sz w:val="22"/>
            <w:szCs w:val="22"/>
          </w:rPr>
          <w:t>Yêu cầu về chất lượng nước cấp – nước ở bên trong nồi hơi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_Toc527124345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39</w:t>
        </w:r>
        <w:r w:rsidR="006A6561" w:rsidRPr="00753E3F">
          <w:rPr>
            <w:noProof/>
            <w:webHidden/>
            <w:sz w:val="22"/>
            <w:szCs w:val="22"/>
          </w:rPr>
          <w:fldChar w:fldCharType="end"/>
        </w:r>
      </w:hyperlink>
    </w:p>
    <w:p w:rsidR="006A6561" w:rsidRPr="00753E3F" w:rsidRDefault="00AE2D86" w:rsidP="00753E3F">
      <w:pPr>
        <w:pStyle w:val="TOC2"/>
        <w:tabs>
          <w:tab w:val="right" w:leader="dot" w:pos="9969"/>
        </w:tabs>
        <w:spacing w:before="0" w:line="276" w:lineRule="auto"/>
        <w:rPr>
          <w:rFonts w:ascii="Calibri" w:hAnsi="Calibri" w:cs="Times New Roman"/>
          <w:b w:val="0"/>
          <w:noProof/>
          <w:sz w:val="22"/>
          <w:szCs w:val="22"/>
        </w:rPr>
      </w:pPr>
      <w:hyperlink w:anchor="_Toc527124368" w:history="1">
        <w:r w:rsidR="006A6561" w:rsidRPr="00753E3F">
          <w:rPr>
            <w:rStyle w:val="Hyperlink"/>
            <w:noProof/>
            <w:sz w:val="22"/>
            <w:szCs w:val="22"/>
            <w:lang w:val="fr-FR"/>
          </w:rPr>
          <w:t xml:space="preserve">Chương 4 – Tính độ </w:t>
        </w:r>
        <w:r w:rsidR="006A6561" w:rsidRPr="00753E3F">
          <w:rPr>
            <w:rStyle w:val="Hyperlink"/>
            <w:noProof/>
            <w:sz w:val="22"/>
            <w:szCs w:val="22"/>
          </w:rPr>
          <w:t>bền</w:t>
        </w:r>
        <w:r w:rsidR="006A6561" w:rsidRPr="00753E3F">
          <w:rPr>
            <w:rStyle w:val="Hyperlink"/>
            <w:noProof/>
            <w:sz w:val="22"/>
            <w:szCs w:val="22"/>
            <w:lang w:val="fr-FR"/>
          </w:rPr>
          <w:t xml:space="preserve"> các bộ phận chịu áp lực</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_Toc527124368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43</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69" w:history="1">
        <w:r w:rsidR="006A6561" w:rsidRPr="00753E3F">
          <w:rPr>
            <w:rStyle w:val="Hyperlink"/>
            <w:bCs/>
            <w:noProof/>
            <w:sz w:val="22"/>
            <w:szCs w:val="22"/>
          </w:rPr>
          <w:t>1.</w:t>
        </w:r>
        <w:r w:rsidR="006A6561" w:rsidRPr="00753E3F">
          <w:rPr>
            <w:rFonts w:ascii="Calibri" w:hAnsi="Calibri" w:cs="Times New Roman"/>
            <w:noProof/>
            <w:sz w:val="22"/>
            <w:szCs w:val="22"/>
          </w:rPr>
          <w:tab/>
        </w:r>
        <w:r w:rsidR="006A6561" w:rsidRPr="00753E3F">
          <w:rPr>
            <w:rStyle w:val="Hyperlink"/>
            <w:noProof/>
            <w:sz w:val="22"/>
            <w:szCs w:val="22"/>
          </w:rPr>
          <w:t>Xác định nhiệt độ tính toán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_Toc527124369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43</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77" w:history="1">
        <w:r w:rsidR="006A6561" w:rsidRPr="00753E3F">
          <w:rPr>
            <w:rStyle w:val="Hyperlink"/>
            <w:noProof/>
            <w:sz w:val="22"/>
            <w:szCs w:val="22"/>
          </w:rPr>
          <w:t>2.</w:t>
        </w:r>
        <w:r w:rsidR="006A6561" w:rsidRPr="00753E3F">
          <w:rPr>
            <w:rFonts w:ascii="Calibri" w:hAnsi="Calibri" w:cs="Times New Roman"/>
            <w:noProof/>
            <w:sz w:val="22"/>
            <w:szCs w:val="22"/>
          </w:rPr>
          <w:tab/>
        </w:r>
        <w:r w:rsidR="006A6561" w:rsidRPr="00753E3F">
          <w:rPr>
            <w:rStyle w:val="Hyperlink"/>
            <w:noProof/>
            <w:sz w:val="22"/>
            <w:szCs w:val="22"/>
          </w:rPr>
          <w:t>Xác định ứng suất cho phép</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_Toc527124377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45</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78" w:history="1">
        <w:r w:rsidR="006A6561" w:rsidRPr="00753E3F">
          <w:rPr>
            <w:rStyle w:val="Hyperlink"/>
            <w:noProof/>
            <w:sz w:val="22"/>
            <w:szCs w:val="22"/>
          </w:rPr>
          <w:t>3.</w:t>
        </w:r>
        <w:r w:rsidR="006A6561" w:rsidRPr="00753E3F">
          <w:rPr>
            <w:rFonts w:ascii="Calibri" w:hAnsi="Calibri" w:cs="Times New Roman"/>
            <w:noProof/>
            <w:sz w:val="22"/>
            <w:szCs w:val="22"/>
          </w:rPr>
          <w:tab/>
        </w:r>
        <w:r w:rsidR="006A6561" w:rsidRPr="00753E3F">
          <w:rPr>
            <w:rStyle w:val="Hyperlink"/>
            <w:noProof/>
            <w:sz w:val="22"/>
            <w:szCs w:val="22"/>
          </w:rPr>
          <w:t>Tính độ bền thân hình trụ, bao hơi, bao nước, ống góp, thân nồi hơi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_Toc527124378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45</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79" w:history="1">
        <w:r w:rsidR="006A6561" w:rsidRPr="00753E3F">
          <w:rPr>
            <w:rStyle w:val="Hyperlink"/>
            <w:noProof/>
            <w:sz w:val="22"/>
            <w:szCs w:val="22"/>
          </w:rPr>
          <w:t>4.</w:t>
        </w:r>
        <w:r w:rsidR="006A6561" w:rsidRPr="00753E3F">
          <w:rPr>
            <w:rFonts w:ascii="Calibri" w:hAnsi="Calibri" w:cs="Times New Roman"/>
            <w:noProof/>
            <w:sz w:val="22"/>
            <w:szCs w:val="22"/>
          </w:rPr>
          <w:tab/>
        </w:r>
        <w:r w:rsidR="006A6561" w:rsidRPr="00753E3F">
          <w:rPr>
            <w:rStyle w:val="Hyperlink"/>
            <w:noProof/>
            <w:sz w:val="22"/>
            <w:szCs w:val="22"/>
          </w:rPr>
          <w:t>Tính độ bền đáy</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_Toc527124379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47</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80" w:history="1">
        <w:r w:rsidR="006A6561" w:rsidRPr="00753E3F">
          <w:rPr>
            <w:rStyle w:val="Hyperlink"/>
            <w:noProof/>
            <w:sz w:val="22"/>
            <w:szCs w:val="22"/>
          </w:rPr>
          <w:t>5.</w:t>
        </w:r>
        <w:r w:rsidR="006A6561" w:rsidRPr="00753E3F">
          <w:rPr>
            <w:rFonts w:ascii="Calibri" w:hAnsi="Calibri" w:cs="Times New Roman"/>
            <w:noProof/>
            <w:sz w:val="22"/>
            <w:szCs w:val="22"/>
          </w:rPr>
          <w:tab/>
        </w:r>
        <w:r w:rsidR="006A6561" w:rsidRPr="00753E3F">
          <w:rPr>
            <w:rStyle w:val="Hyperlink"/>
            <w:noProof/>
            <w:sz w:val="22"/>
            <w:szCs w:val="22"/>
          </w:rPr>
          <w:t>Tính độ bền các bộ phận chịu áp lực của nồi hơi ống lò ống lửa như hợp lửa.</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_Toc527124380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49</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81" w:history="1">
        <w:r w:rsidR="006A6561" w:rsidRPr="00753E3F">
          <w:rPr>
            <w:rStyle w:val="Hyperlink"/>
            <w:noProof/>
            <w:sz w:val="22"/>
            <w:szCs w:val="22"/>
          </w:rPr>
          <w:t>6.</w:t>
        </w:r>
        <w:r w:rsidR="006A6561" w:rsidRPr="00753E3F">
          <w:rPr>
            <w:rFonts w:ascii="Calibri" w:hAnsi="Calibri" w:cs="Times New Roman"/>
            <w:noProof/>
            <w:sz w:val="22"/>
            <w:szCs w:val="22"/>
          </w:rPr>
          <w:tab/>
        </w:r>
        <w:r w:rsidR="006A6561" w:rsidRPr="00753E3F">
          <w:rPr>
            <w:rStyle w:val="Hyperlink"/>
            <w:noProof/>
            <w:sz w:val="22"/>
            <w:szCs w:val="22"/>
          </w:rPr>
          <w:t>Tính độ bền của ống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_Toc527124381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49</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82" w:history="1">
        <w:r w:rsidR="006A6561" w:rsidRPr="00753E3F">
          <w:rPr>
            <w:rStyle w:val="Hyperlink"/>
            <w:noProof/>
            <w:sz w:val="22"/>
            <w:szCs w:val="22"/>
          </w:rPr>
          <w:t>7.</w:t>
        </w:r>
        <w:r w:rsidR="006A6561" w:rsidRPr="00753E3F">
          <w:rPr>
            <w:rFonts w:ascii="Calibri" w:hAnsi="Calibri" w:cs="Times New Roman"/>
            <w:noProof/>
            <w:sz w:val="22"/>
            <w:szCs w:val="22"/>
          </w:rPr>
          <w:tab/>
        </w:r>
        <w:r w:rsidR="006A6561" w:rsidRPr="00753E3F">
          <w:rPr>
            <w:rStyle w:val="Hyperlink"/>
            <w:noProof/>
            <w:sz w:val="22"/>
            <w:szCs w:val="22"/>
          </w:rPr>
          <w:t>Tính gia cường lỗ khoét trên thân hình trụ, đáy</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_Toc527124382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50</w:t>
        </w:r>
        <w:r w:rsidR="006A6561" w:rsidRPr="00753E3F">
          <w:rPr>
            <w:noProof/>
            <w:webHidden/>
            <w:sz w:val="22"/>
            <w:szCs w:val="22"/>
          </w:rPr>
          <w:fldChar w:fldCharType="end"/>
        </w:r>
      </w:hyperlink>
    </w:p>
    <w:p w:rsidR="006A6561" w:rsidRPr="00753E3F" w:rsidRDefault="00AE2D86" w:rsidP="00753E3F">
      <w:pPr>
        <w:pStyle w:val="TOC2"/>
        <w:tabs>
          <w:tab w:val="right" w:leader="dot" w:pos="9969"/>
        </w:tabs>
        <w:spacing w:before="0" w:line="276" w:lineRule="auto"/>
        <w:rPr>
          <w:rFonts w:ascii="Calibri" w:hAnsi="Calibri" w:cs="Times New Roman"/>
          <w:b w:val="0"/>
          <w:noProof/>
          <w:sz w:val="22"/>
          <w:szCs w:val="22"/>
        </w:rPr>
      </w:pPr>
      <w:hyperlink w:anchor="_Toc527124383" w:history="1">
        <w:r w:rsidR="006A6561" w:rsidRPr="00753E3F">
          <w:rPr>
            <w:rStyle w:val="Hyperlink"/>
            <w:noProof/>
            <w:sz w:val="22"/>
            <w:szCs w:val="22"/>
          </w:rPr>
          <w:t xml:space="preserve">Chương 5 – </w:t>
        </w:r>
        <w:r w:rsidR="006A6561" w:rsidRPr="00753E3F">
          <w:rPr>
            <w:rStyle w:val="Hyperlink"/>
            <w:noProof/>
            <w:sz w:val="22"/>
            <w:szCs w:val="22"/>
            <w:lang w:val="fr-FR"/>
          </w:rPr>
          <w:t>Các</w:t>
        </w:r>
        <w:r w:rsidR="006A6561" w:rsidRPr="00753E3F">
          <w:rPr>
            <w:rStyle w:val="Hyperlink"/>
            <w:noProof/>
            <w:sz w:val="22"/>
            <w:szCs w:val="22"/>
          </w:rPr>
          <w:t xml:space="preserve"> yêu cầu về chế tạo, thử nghiệm và lắp đặt</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_Toc527124383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84" w:history="1">
        <w:r w:rsidR="006A6561" w:rsidRPr="00753E3F">
          <w:rPr>
            <w:rStyle w:val="Hyperlink"/>
            <w:noProof/>
            <w:sz w:val="22"/>
            <w:szCs w:val="22"/>
          </w:rPr>
          <w:t>1.</w:t>
        </w:r>
        <w:r w:rsidR="006A6561" w:rsidRPr="00753E3F">
          <w:rPr>
            <w:rFonts w:ascii="Calibri" w:hAnsi="Calibri" w:cs="Times New Roman"/>
            <w:noProof/>
            <w:sz w:val="22"/>
            <w:szCs w:val="22"/>
          </w:rPr>
          <w:tab/>
        </w:r>
        <w:r w:rsidR="006A6561" w:rsidRPr="00753E3F">
          <w:rPr>
            <w:rStyle w:val="Hyperlink"/>
            <w:noProof/>
            <w:sz w:val="22"/>
            <w:szCs w:val="22"/>
          </w:rPr>
          <w:t>Quy trình công nghệ chế tạo</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_Toc527124384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91" w:history="1">
        <w:r w:rsidR="006A6561" w:rsidRPr="00753E3F">
          <w:rPr>
            <w:rStyle w:val="Hyperlink"/>
            <w:noProof/>
            <w:sz w:val="22"/>
            <w:szCs w:val="22"/>
          </w:rPr>
          <w:t>2.</w:t>
        </w:r>
        <w:r w:rsidR="006A6561" w:rsidRPr="00753E3F">
          <w:rPr>
            <w:rFonts w:ascii="Calibri" w:hAnsi="Calibri" w:cs="Times New Roman"/>
            <w:noProof/>
            <w:sz w:val="22"/>
            <w:szCs w:val="22"/>
          </w:rPr>
          <w:tab/>
        </w:r>
        <w:r w:rsidR="006A6561" w:rsidRPr="00753E3F">
          <w:rPr>
            <w:rStyle w:val="Hyperlink"/>
            <w:noProof/>
            <w:sz w:val="22"/>
            <w:szCs w:val="22"/>
          </w:rPr>
          <w:t>Giám sát chế tạo và thử nghiệm</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_Toc527124391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52</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396" w:history="1">
        <w:r w:rsidR="006A6561" w:rsidRPr="00753E3F">
          <w:rPr>
            <w:rStyle w:val="Hyperlink"/>
            <w:noProof/>
            <w:sz w:val="22"/>
            <w:szCs w:val="22"/>
          </w:rPr>
          <w:t>3.</w:t>
        </w:r>
        <w:r w:rsidR="006A6561" w:rsidRPr="00753E3F">
          <w:rPr>
            <w:rFonts w:ascii="Calibri" w:hAnsi="Calibri" w:cs="Times New Roman"/>
            <w:noProof/>
            <w:sz w:val="22"/>
            <w:szCs w:val="22"/>
          </w:rPr>
          <w:tab/>
        </w:r>
        <w:r w:rsidR="006A6561" w:rsidRPr="00753E3F">
          <w:rPr>
            <w:rStyle w:val="Hyperlink"/>
            <w:noProof/>
            <w:sz w:val="22"/>
            <w:szCs w:val="22"/>
          </w:rPr>
          <w:t>Yêu cầu về lắp đặt</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_Toc527124396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54</w:t>
        </w:r>
        <w:r w:rsidR="006A6561" w:rsidRPr="00753E3F">
          <w:rPr>
            <w:noProof/>
            <w:webHidden/>
            <w:sz w:val="22"/>
            <w:szCs w:val="22"/>
          </w:rPr>
          <w:fldChar w:fldCharType="end"/>
        </w:r>
      </w:hyperlink>
    </w:p>
    <w:p w:rsidR="006A6561" w:rsidRPr="00753E3F" w:rsidRDefault="00AE2D86" w:rsidP="00753E3F">
      <w:pPr>
        <w:pStyle w:val="TOC2"/>
        <w:tabs>
          <w:tab w:val="right" w:leader="dot" w:pos="9969"/>
        </w:tabs>
        <w:spacing w:before="0" w:line="276" w:lineRule="auto"/>
        <w:rPr>
          <w:rFonts w:ascii="Calibri" w:hAnsi="Calibri" w:cs="Times New Roman"/>
          <w:b w:val="0"/>
          <w:noProof/>
          <w:sz w:val="22"/>
          <w:szCs w:val="22"/>
        </w:rPr>
      </w:pPr>
      <w:hyperlink w:anchor="_Toc527124402" w:history="1">
        <w:r w:rsidR="006A6561" w:rsidRPr="00753E3F">
          <w:rPr>
            <w:rStyle w:val="Hyperlink"/>
            <w:noProof/>
            <w:sz w:val="22"/>
            <w:szCs w:val="22"/>
            <w:lang w:val="fr-FR"/>
          </w:rPr>
          <w:t>Chương 6 – Yêu cầu về kiểm định, kiểm tra trong khai thác, sửa chữa và hoán cải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_Toc527124402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59</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403" w:history="1">
        <w:r w:rsidR="006A6561" w:rsidRPr="00753E3F">
          <w:rPr>
            <w:rStyle w:val="Hyperlink"/>
            <w:noProof/>
            <w:spacing w:val="-3"/>
            <w:sz w:val="22"/>
            <w:szCs w:val="22"/>
            <w:lang w:val="pl-PL"/>
          </w:rPr>
          <w:t>1.</w:t>
        </w:r>
        <w:r w:rsidR="006A6561" w:rsidRPr="00753E3F">
          <w:rPr>
            <w:rFonts w:ascii="Calibri" w:hAnsi="Calibri" w:cs="Times New Roman"/>
            <w:noProof/>
            <w:sz w:val="22"/>
            <w:szCs w:val="22"/>
          </w:rPr>
          <w:tab/>
        </w:r>
        <w:r w:rsidR="006A6561" w:rsidRPr="00753E3F">
          <w:rPr>
            <w:rStyle w:val="Hyperlink"/>
            <w:noProof/>
            <w:spacing w:val="-3"/>
            <w:sz w:val="22"/>
            <w:szCs w:val="22"/>
            <w:lang w:val="pl-PL"/>
          </w:rPr>
          <w:t>Quy định chung</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_Toc527124403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59</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404" w:history="1">
        <w:r w:rsidR="006A6561" w:rsidRPr="00753E3F">
          <w:rPr>
            <w:rStyle w:val="Hyperlink"/>
            <w:noProof/>
            <w:spacing w:val="-3"/>
            <w:sz w:val="22"/>
            <w:szCs w:val="22"/>
            <w:lang w:val="pl-PL"/>
          </w:rPr>
          <w:t>2.</w:t>
        </w:r>
        <w:r w:rsidR="006A6561" w:rsidRPr="00753E3F">
          <w:rPr>
            <w:rFonts w:ascii="Calibri" w:hAnsi="Calibri" w:cs="Times New Roman"/>
            <w:noProof/>
            <w:sz w:val="22"/>
            <w:szCs w:val="22"/>
          </w:rPr>
          <w:tab/>
        </w:r>
        <w:r w:rsidR="006A6561" w:rsidRPr="00753E3F">
          <w:rPr>
            <w:rStyle w:val="Hyperlink"/>
            <w:noProof/>
            <w:spacing w:val="-3"/>
            <w:sz w:val="22"/>
            <w:szCs w:val="22"/>
            <w:lang w:val="pl-PL"/>
          </w:rPr>
          <w:t>Kiểm tra nhập khẩu</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_Toc527124404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60</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405" w:history="1">
        <w:r w:rsidR="006A6561" w:rsidRPr="00753E3F">
          <w:rPr>
            <w:rStyle w:val="Hyperlink"/>
            <w:noProof/>
            <w:spacing w:val="-3"/>
            <w:sz w:val="22"/>
            <w:szCs w:val="22"/>
            <w:lang w:val="pl-PL"/>
          </w:rPr>
          <w:t>3.</w:t>
        </w:r>
        <w:r w:rsidR="006A6561" w:rsidRPr="00753E3F">
          <w:rPr>
            <w:rFonts w:ascii="Calibri" w:hAnsi="Calibri" w:cs="Times New Roman"/>
            <w:noProof/>
            <w:sz w:val="22"/>
            <w:szCs w:val="22"/>
          </w:rPr>
          <w:tab/>
        </w:r>
        <w:r w:rsidR="006A6561" w:rsidRPr="00753E3F">
          <w:rPr>
            <w:rStyle w:val="Hyperlink"/>
            <w:noProof/>
            <w:spacing w:val="-3"/>
            <w:sz w:val="22"/>
            <w:szCs w:val="22"/>
            <w:lang w:val="pl-PL"/>
          </w:rPr>
          <w:t>Kiểm tra trên cơ sở đánh giá rủi ro (RBI)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_Toc527124405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60</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406" w:history="1">
        <w:r w:rsidR="006A6561" w:rsidRPr="00753E3F">
          <w:rPr>
            <w:rStyle w:val="Hyperlink"/>
            <w:noProof/>
            <w:spacing w:val="-3"/>
            <w:sz w:val="22"/>
            <w:szCs w:val="22"/>
            <w:lang w:val="pl-PL"/>
          </w:rPr>
          <w:t>4.</w:t>
        </w:r>
        <w:r w:rsidR="006A6561" w:rsidRPr="00753E3F">
          <w:rPr>
            <w:rFonts w:ascii="Calibri" w:hAnsi="Calibri" w:cs="Times New Roman"/>
            <w:noProof/>
            <w:sz w:val="22"/>
            <w:szCs w:val="22"/>
          </w:rPr>
          <w:tab/>
        </w:r>
        <w:r w:rsidR="006A6561" w:rsidRPr="00753E3F">
          <w:rPr>
            <w:rStyle w:val="Hyperlink"/>
            <w:noProof/>
            <w:spacing w:val="-3"/>
            <w:sz w:val="22"/>
            <w:szCs w:val="22"/>
            <w:lang w:val="pl-PL"/>
          </w:rPr>
          <w:t>Kiểm tra trên cơ sở thời gian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_Toc527124406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61</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407" w:history="1">
        <w:r w:rsidR="006A6561" w:rsidRPr="00753E3F">
          <w:rPr>
            <w:rStyle w:val="Hyperlink"/>
            <w:noProof/>
            <w:spacing w:val="-3"/>
            <w:sz w:val="22"/>
            <w:szCs w:val="22"/>
            <w:lang w:val="pl-PL"/>
          </w:rPr>
          <w:t>5.</w:t>
        </w:r>
        <w:r w:rsidR="006A6561" w:rsidRPr="00753E3F">
          <w:rPr>
            <w:rFonts w:ascii="Calibri" w:hAnsi="Calibri" w:cs="Times New Roman"/>
            <w:noProof/>
            <w:sz w:val="22"/>
            <w:szCs w:val="22"/>
          </w:rPr>
          <w:tab/>
        </w:r>
        <w:r w:rsidR="006A6561" w:rsidRPr="00753E3F">
          <w:rPr>
            <w:rStyle w:val="Hyperlink"/>
            <w:noProof/>
            <w:spacing w:val="-3"/>
            <w:sz w:val="22"/>
            <w:szCs w:val="22"/>
            <w:lang w:val="pl-PL"/>
          </w:rPr>
          <w:t>Ghi, phân tích và đánh giá dữ liệu kiểm tra</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_Toc527124407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64</w:t>
        </w:r>
        <w:r w:rsidR="006A6561" w:rsidRPr="00753E3F">
          <w:rPr>
            <w:noProof/>
            <w:webHidden/>
            <w:sz w:val="22"/>
            <w:szCs w:val="22"/>
          </w:rPr>
          <w:fldChar w:fldCharType="end"/>
        </w:r>
      </w:hyperlink>
    </w:p>
    <w:p w:rsidR="006A6561" w:rsidRPr="00753E3F" w:rsidRDefault="00AE2D86" w:rsidP="00753E3F">
      <w:pPr>
        <w:pStyle w:val="TOC3"/>
        <w:tabs>
          <w:tab w:val="left" w:pos="1100"/>
          <w:tab w:val="right" w:leader="dot" w:pos="9969"/>
        </w:tabs>
        <w:spacing w:before="0" w:line="276" w:lineRule="auto"/>
        <w:rPr>
          <w:rFonts w:ascii="Calibri" w:hAnsi="Calibri" w:cs="Times New Roman"/>
          <w:noProof/>
          <w:sz w:val="22"/>
          <w:szCs w:val="22"/>
        </w:rPr>
      </w:pPr>
      <w:hyperlink w:anchor="_Toc527124408" w:history="1">
        <w:r w:rsidR="006A6561" w:rsidRPr="00753E3F">
          <w:rPr>
            <w:rStyle w:val="Hyperlink"/>
            <w:noProof/>
            <w:spacing w:val="-3"/>
            <w:sz w:val="22"/>
            <w:szCs w:val="22"/>
            <w:lang w:val="pl-PL"/>
          </w:rPr>
          <w:t>6.</w:t>
        </w:r>
        <w:r w:rsidR="006A6561" w:rsidRPr="00753E3F">
          <w:rPr>
            <w:rFonts w:ascii="Calibri" w:hAnsi="Calibri" w:cs="Times New Roman"/>
            <w:noProof/>
            <w:sz w:val="22"/>
            <w:szCs w:val="22"/>
          </w:rPr>
          <w:tab/>
        </w:r>
        <w:r w:rsidR="006A6561" w:rsidRPr="00753E3F">
          <w:rPr>
            <w:rStyle w:val="Hyperlink"/>
            <w:noProof/>
            <w:spacing w:val="-3"/>
            <w:sz w:val="22"/>
            <w:szCs w:val="22"/>
            <w:lang w:val="pl-PL"/>
          </w:rPr>
          <w:t>Sửa chữa, hoán cải và đánh giá lại nồi hơi</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_Toc527124408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67</w:t>
        </w:r>
        <w:r w:rsidR="006A6561" w:rsidRPr="00753E3F">
          <w:rPr>
            <w:noProof/>
            <w:webHidden/>
            <w:sz w:val="22"/>
            <w:szCs w:val="22"/>
          </w:rPr>
          <w:fldChar w:fldCharType="end"/>
        </w:r>
      </w:hyperlink>
    </w:p>
    <w:p w:rsidR="006A6561" w:rsidRPr="00753E3F" w:rsidRDefault="00AE2D86" w:rsidP="00753E3F">
      <w:pPr>
        <w:pStyle w:val="TOC1"/>
        <w:tabs>
          <w:tab w:val="left" w:pos="1320"/>
          <w:tab w:val="right" w:leader="dot" w:pos="9969"/>
        </w:tabs>
        <w:spacing w:before="0" w:line="276" w:lineRule="auto"/>
        <w:rPr>
          <w:rFonts w:ascii="Calibri" w:hAnsi="Calibri" w:cs="Times New Roman"/>
          <w:b w:val="0"/>
          <w:noProof/>
          <w:sz w:val="22"/>
          <w:szCs w:val="22"/>
        </w:rPr>
      </w:pPr>
      <w:hyperlink w:anchor="_Toc527124409" w:history="1">
        <w:r w:rsidR="006A6561" w:rsidRPr="00753E3F">
          <w:rPr>
            <w:rStyle w:val="Hyperlink"/>
            <w:noProof/>
            <w:sz w:val="22"/>
            <w:szCs w:val="22"/>
          </w:rPr>
          <w:t>Phần 3</w:t>
        </w:r>
        <w:r w:rsidR="006A6561" w:rsidRPr="00753E3F">
          <w:rPr>
            <w:rFonts w:ascii="Calibri" w:hAnsi="Calibri" w:cs="Times New Roman"/>
            <w:b w:val="0"/>
            <w:noProof/>
            <w:sz w:val="22"/>
            <w:szCs w:val="22"/>
          </w:rPr>
          <w:tab/>
        </w:r>
        <w:r w:rsidR="006A6561" w:rsidRPr="00753E3F">
          <w:rPr>
            <w:rStyle w:val="Hyperlink"/>
            <w:noProof/>
            <w:sz w:val="22"/>
            <w:szCs w:val="22"/>
          </w:rPr>
          <w:t>QUY ĐỊNH VỀ QUẢN LÝ</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_Toc527124409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75</w:t>
        </w:r>
        <w:r w:rsidR="006A6561" w:rsidRPr="00753E3F">
          <w:rPr>
            <w:noProof/>
            <w:webHidden/>
            <w:sz w:val="22"/>
            <w:szCs w:val="22"/>
          </w:rPr>
          <w:fldChar w:fldCharType="end"/>
        </w:r>
      </w:hyperlink>
    </w:p>
    <w:p w:rsidR="006A6561" w:rsidRPr="00753E3F" w:rsidRDefault="00AE2D86" w:rsidP="00753E3F">
      <w:pPr>
        <w:pStyle w:val="TOC1"/>
        <w:tabs>
          <w:tab w:val="left" w:pos="1320"/>
          <w:tab w:val="right" w:leader="dot" w:pos="9969"/>
        </w:tabs>
        <w:spacing w:before="0" w:line="276" w:lineRule="auto"/>
        <w:rPr>
          <w:rFonts w:ascii="Calibri" w:hAnsi="Calibri" w:cs="Times New Roman"/>
          <w:b w:val="0"/>
          <w:noProof/>
          <w:sz w:val="22"/>
          <w:szCs w:val="22"/>
        </w:rPr>
      </w:pPr>
      <w:hyperlink w:anchor="_Toc527124410" w:history="1">
        <w:r w:rsidR="006A6561" w:rsidRPr="00753E3F">
          <w:rPr>
            <w:rStyle w:val="Hyperlink"/>
            <w:noProof/>
            <w:sz w:val="22"/>
            <w:szCs w:val="22"/>
          </w:rPr>
          <w:t>Phần 4</w:t>
        </w:r>
        <w:r w:rsidR="006A6561" w:rsidRPr="00753E3F">
          <w:rPr>
            <w:rFonts w:ascii="Calibri" w:hAnsi="Calibri" w:cs="Times New Roman"/>
            <w:b w:val="0"/>
            <w:noProof/>
            <w:sz w:val="22"/>
            <w:szCs w:val="22"/>
          </w:rPr>
          <w:tab/>
        </w:r>
        <w:r w:rsidR="006A6561" w:rsidRPr="00753E3F">
          <w:rPr>
            <w:rStyle w:val="Hyperlink"/>
            <w:noProof/>
            <w:sz w:val="22"/>
            <w:szCs w:val="22"/>
          </w:rPr>
          <w:t>TRÁCH NHIỆM CỦA CÁC TỔ CHỨC, CÁ NHÂN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_Toc527124410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76</w:t>
        </w:r>
        <w:r w:rsidR="006A6561" w:rsidRPr="00753E3F">
          <w:rPr>
            <w:noProof/>
            <w:webHidden/>
            <w:sz w:val="22"/>
            <w:szCs w:val="22"/>
          </w:rPr>
          <w:fldChar w:fldCharType="end"/>
        </w:r>
      </w:hyperlink>
    </w:p>
    <w:p w:rsidR="006A6561" w:rsidRPr="00753E3F" w:rsidRDefault="00AE2D86" w:rsidP="00753E3F">
      <w:pPr>
        <w:pStyle w:val="TOC1"/>
        <w:tabs>
          <w:tab w:val="left" w:pos="1320"/>
          <w:tab w:val="right" w:leader="dot" w:pos="9969"/>
        </w:tabs>
        <w:spacing w:before="0" w:line="276" w:lineRule="auto"/>
        <w:rPr>
          <w:rFonts w:ascii="Calibri" w:hAnsi="Calibri" w:cs="Times New Roman"/>
          <w:b w:val="0"/>
          <w:noProof/>
          <w:sz w:val="22"/>
          <w:szCs w:val="22"/>
        </w:rPr>
      </w:pPr>
      <w:hyperlink w:anchor="_Toc527124411" w:history="1">
        <w:r w:rsidR="006A6561" w:rsidRPr="00753E3F">
          <w:rPr>
            <w:rStyle w:val="Hyperlink"/>
            <w:noProof/>
            <w:sz w:val="22"/>
            <w:szCs w:val="22"/>
          </w:rPr>
          <w:t>Phần 5</w:t>
        </w:r>
        <w:r w:rsidR="006A6561" w:rsidRPr="00753E3F">
          <w:rPr>
            <w:rFonts w:ascii="Calibri" w:hAnsi="Calibri" w:cs="Times New Roman"/>
            <w:b w:val="0"/>
            <w:noProof/>
            <w:sz w:val="22"/>
            <w:szCs w:val="22"/>
          </w:rPr>
          <w:tab/>
        </w:r>
        <w:r w:rsidR="006A6561" w:rsidRPr="00753E3F">
          <w:rPr>
            <w:rStyle w:val="Hyperlink"/>
            <w:noProof/>
            <w:sz w:val="22"/>
            <w:szCs w:val="22"/>
          </w:rPr>
          <w:t>TỔ CHỨC THỰC HIỆN</w:t>
        </w:r>
        <w:r w:rsidR="006A6561" w:rsidRPr="00753E3F">
          <w:rPr>
            <w:noProof/>
            <w:webHidden/>
            <w:sz w:val="22"/>
            <w:szCs w:val="22"/>
          </w:rPr>
          <w:tab/>
        </w:r>
        <w:r w:rsidR="006A6561" w:rsidRPr="00753E3F">
          <w:rPr>
            <w:noProof/>
            <w:webHidden/>
            <w:sz w:val="22"/>
            <w:szCs w:val="22"/>
          </w:rPr>
          <w:fldChar w:fldCharType="begin"/>
        </w:r>
        <w:r w:rsidR="006A6561" w:rsidRPr="00753E3F">
          <w:rPr>
            <w:noProof/>
            <w:webHidden/>
            <w:sz w:val="22"/>
            <w:szCs w:val="22"/>
          </w:rPr>
          <w:instrText xml:space="preserve"> PAGEREF _Toc527124411 \h </w:instrText>
        </w:r>
        <w:r w:rsidR="006A6561" w:rsidRPr="00753E3F">
          <w:rPr>
            <w:noProof/>
            <w:webHidden/>
            <w:sz w:val="22"/>
            <w:szCs w:val="22"/>
          </w:rPr>
        </w:r>
        <w:r w:rsidR="006A6561" w:rsidRPr="00753E3F">
          <w:rPr>
            <w:noProof/>
            <w:webHidden/>
            <w:sz w:val="22"/>
            <w:szCs w:val="22"/>
          </w:rPr>
          <w:fldChar w:fldCharType="separate"/>
        </w:r>
        <w:r w:rsidR="00C870B2">
          <w:rPr>
            <w:noProof/>
            <w:webHidden/>
            <w:sz w:val="22"/>
            <w:szCs w:val="22"/>
          </w:rPr>
          <w:t>77</w:t>
        </w:r>
        <w:r w:rsidR="006A6561" w:rsidRPr="00753E3F">
          <w:rPr>
            <w:noProof/>
            <w:webHidden/>
            <w:sz w:val="22"/>
            <w:szCs w:val="22"/>
          </w:rPr>
          <w:fldChar w:fldCharType="end"/>
        </w:r>
      </w:hyperlink>
    </w:p>
    <w:p w:rsidR="004A2E3C" w:rsidRPr="004A2E3C" w:rsidRDefault="0043395D" w:rsidP="00753E3F">
      <w:pPr>
        <w:spacing w:line="276" w:lineRule="auto"/>
        <w:jc w:val="center"/>
        <w:rPr>
          <w:b/>
          <w:sz w:val="28"/>
          <w:szCs w:val="28"/>
        </w:rPr>
      </w:pPr>
      <w:r w:rsidRPr="00753E3F">
        <w:rPr>
          <w:rFonts w:cs="Arial"/>
          <w:sz w:val="22"/>
          <w:szCs w:val="22"/>
        </w:rPr>
        <w:fldChar w:fldCharType="end"/>
      </w:r>
      <w:r w:rsidR="004A2E3C">
        <w:rPr>
          <w:b/>
          <w:sz w:val="28"/>
          <w:szCs w:val="28"/>
        </w:rPr>
        <w:br w:type="page"/>
      </w:r>
      <w:r w:rsidR="004A2E3C" w:rsidRPr="004A2E3C">
        <w:rPr>
          <w:b/>
          <w:sz w:val="28"/>
          <w:szCs w:val="28"/>
        </w:rPr>
        <w:lastRenderedPageBreak/>
        <w:t>QUY CHUẨN KỸ THUẬT QUỐC GIA</w:t>
      </w:r>
    </w:p>
    <w:p w:rsidR="004A2E3C" w:rsidRPr="004A2E3C" w:rsidRDefault="004A2E3C" w:rsidP="00C04ED0">
      <w:pPr>
        <w:spacing w:line="360" w:lineRule="auto"/>
        <w:jc w:val="center"/>
        <w:rPr>
          <w:b/>
          <w:sz w:val="28"/>
          <w:szCs w:val="28"/>
        </w:rPr>
      </w:pPr>
      <w:r w:rsidRPr="004A2E3C">
        <w:rPr>
          <w:b/>
          <w:sz w:val="28"/>
          <w:szCs w:val="28"/>
        </w:rPr>
        <w:t xml:space="preserve">VỀ </w:t>
      </w:r>
      <w:r w:rsidRPr="00583FD2">
        <w:rPr>
          <w:b/>
          <w:sz w:val="28"/>
          <w:szCs w:val="28"/>
        </w:rPr>
        <w:t xml:space="preserve">AN TOÀN LAO ĐỘNG </w:t>
      </w:r>
      <w:r w:rsidR="00583FD2" w:rsidRPr="00583FD2">
        <w:rPr>
          <w:b/>
          <w:sz w:val="28"/>
          <w:szCs w:val="28"/>
        </w:rPr>
        <w:t xml:space="preserve">VÀ KỸ THUẬT </w:t>
      </w:r>
      <w:r w:rsidRPr="004A2E3C">
        <w:rPr>
          <w:b/>
          <w:sz w:val="28"/>
          <w:szCs w:val="28"/>
        </w:rPr>
        <w:t xml:space="preserve">NỒI HƠI LẮP ĐẶT TRÊN PHƯƠNG TIỆN, THIẾT BỊ THĂM DÒ VÀ KHAI THÁC </w:t>
      </w:r>
      <w:r w:rsidR="000A39B1">
        <w:rPr>
          <w:b/>
          <w:sz w:val="28"/>
          <w:szCs w:val="28"/>
        </w:rPr>
        <w:t xml:space="preserve">DẦU KHÍ </w:t>
      </w:r>
      <w:r w:rsidRPr="004A2E3C">
        <w:rPr>
          <w:b/>
          <w:sz w:val="28"/>
          <w:szCs w:val="28"/>
        </w:rPr>
        <w:t>TRÊN BIỂN</w:t>
      </w:r>
    </w:p>
    <w:p w:rsidR="004A2E3C" w:rsidRDefault="004A2E3C" w:rsidP="00C04ED0">
      <w:pPr>
        <w:spacing w:before="240" w:after="120" w:line="360" w:lineRule="atLeast"/>
        <w:ind w:left="426" w:hanging="426"/>
        <w:jc w:val="center"/>
        <w:rPr>
          <w:b/>
          <w:i/>
          <w:sz w:val="28"/>
          <w:szCs w:val="28"/>
        </w:rPr>
      </w:pPr>
      <w:r w:rsidRPr="004A2E3C">
        <w:rPr>
          <w:b/>
          <w:i/>
          <w:sz w:val="28"/>
          <w:szCs w:val="28"/>
        </w:rPr>
        <w:t xml:space="preserve">National Technical Regulation </w:t>
      </w:r>
      <w:r w:rsidRPr="00583FD2">
        <w:rPr>
          <w:b/>
          <w:i/>
          <w:sz w:val="28"/>
          <w:szCs w:val="28"/>
        </w:rPr>
        <w:t xml:space="preserve">on Safe Work </w:t>
      </w:r>
      <w:r w:rsidR="00FB157D">
        <w:rPr>
          <w:b/>
          <w:i/>
          <w:sz w:val="28"/>
          <w:szCs w:val="28"/>
        </w:rPr>
        <w:t xml:space="preserve">and Technic </w:t>
      </w:r>
      <w:r w:rsidRPr="00583FD2">
        <w:rPr>
          <w:b/>
          <w:i/>
          <w:sz w:val="28"/>
          <w:szCs w:val="28"/>
        </w:rPr>
        <w:t>of</w:t>
      </w:r>
      <w:r w:rsidR="005A6F87" w:rsidRPr="00583FD2">
        <w:rPr>
          <w:b/>
          <w:i/>
          <w:sz w:val="28"/>
          <w:szCs w:val="28"/>
        </w:rPr>
        <w:t xml:space="preserve"> </w:t>
      </w:r>
      <w:r w:rsidRPr="004A2E3C">
        <w:rPr>
          <w:b/>
          <w:i/>
          <w:sz w:val="28"/>
          <w:szCs w:val="28"/>
        </w:rPr>
        <w:t>Boiler</w:t>
      </w:r>
    </w:p>
    <w:p w:rsidR="004846D3" w:rsidRPr="004A2E3C" w:rsidRDefault="004A2E3C" w:rsidP="00C04ED0">
      <w:pPr>
        <w:spacing w:before="240" w:after="120" w:line="360" w:lineRule="atLeast"/>
        <w:ind w:left="426" w:hanging="426"/>
        <w:jc w:val="center"/>
        <w:rPr>
          <w:b/>
          <w:sz w:val="28"/>
          <w:szCs w:val="28"/>
        </w:rPr>
      </w:pPr>
      <w:proofErr w:type="gramStart"/>
      <w:r w:rsidRPr="004A2E3C">
        <w:rPr>
          <w:b/>
          <w:i/>
          <w:sz w:val="28"/>
          <w:szCs w:val="28"/>
        </w:rPr>
        <w:t>on</w:t>
      </w:r>
      <w:proofErr w:type="gramEnd"/>
      <w:r w:rsidRPr="004A2E3C">
        <w:rPr>
          <w:b/>
          <w:i/>
          <w:sz w:val="28"/>
          <w:szCs w:val="28"/>
        </w:rPr>
        <w:t xml:space="preserve"> Offshore </w:t>
      </w:r>
      <w:r w:rsidR="00105F65">
        <w:rPr>
          <w:b/>
          <w:i/>
          <w:sz w:val="28"/>
          <w:szCs w:val="28"/>
        </w:rPr>
        <w:t>I</w:t>
      </w:r>
      <w:r w:rsidRPr="004A2E3C">
        <w:rPr>
          <w:b/>
          <w:i/>
          <w:sz w:val="28"/>
          <w:szCs w:val="28"/>
        </w:rPr>
        <w:t>nstallation</w:t>
      </w:r>
    </w:p>
    <w:p w:rsidR="004A2E3C" w:rsidRDefault="004A2E3C" w:rsidP="00C04ED0">
      <w:pPr>
        <w:spacing w:line="340" w:lineRule="atLeast"/>
        <w:jc w:val="center"/>
        <w:rPr>
          <w:b/>
        </w:rPr>
      </w:pPr>
    </w:p>
    <w:p w:rsidR="004A2E3C" w:rsidRDefault="004A2E3C" w:rsidP="00C04ED0">
      <w:pPr>
        <w:spacing w:line="340" w:lineRule="atLeast"/>
        <w:jc w:val="center"/>
        <w:rPr>
          <w:b/>
        </w:rPr>
      </w:pPr>
    </w:p>
    <w:p w:rsidR="00CD3505" w:rsidRDefault="004A2E3C" w:rsidP="00C04ED0">
      <w:pPr>
        <w:pStyle w:val="Heading1"/>
        <w:numPr>
          <w:ilvl w:val="0"/>
          <w:numId w:val="7"/>
        </w:numPr>
        <w:jc w:val="center"/>
        <w:rPr>
          <w:szCs w:val="24"/>
        </w:rPr>
      </w:pPr>
      <w:bookmarkStart w:id="1" w:name="_Toc527124193"/>
      <w:r w:rsidRPr="008F36FE">
        <w:rPr>
          <w:szCs w:val="24"/>
        </w:rPr>
        <w:t xml:space="preserve">QUY </w:t>
      </w:r>
      <w:r w:rsidRPr="008F36FE">
        <w:rPr>
          <w:rFonts w:hint="eastAsia"/>
          <w:szCs w:val="24"/>
        </w:rPr>
        <w:t>Đ</w:t>
      </w:r>
      <w:r w:rsidRPr="008F36FE">
        <w:rPr>
          <w:szCs w:val="24"/>
        </w:rPr>
        <w:t>ỊNH CHUNG</w:t>
      </w:r>
      <w:bookmarkEnd w:id="1"/>
    </w:p>
    <w:p w:rsidR="00552549" w:rsidRDefault="00552549" w:rsidP="002C5B3D">
      <w:pPr>
        <w:pStyle w:val="Heading2"/>
        <w:numPr>
          <w:ilvl w:val="1"/>
          <w:numId w:val="15"/>
        </w:numPr>
        <w:rPr>
          <w:sz w:val="24"/>
          <w:szCs w:val="24"/>
        </w:rPr>
      </w:pPr>
      <w:bookmarkStart w:id="2" w:name="_Toc527124194"/>
      <w:r w:rsidRPr="001E3C03">
        <w:rPr>
          <w:sz w:val="24"/>
          <w:szCs w:val="24"/>
        </w:rPr>
        <w:t>Phạm vi điều chỉnh</w:t>
      </w:r>
      <w:bookmarkEnd w:id="2"/>
    </w:p>
    <w:p w:rsidR="00A661CF" w:rsidRDefault="00A661CF" w:rsidP="002C5B3D">
      <w:pPr>
        <w:spacing w:line="360" w:lineRule="auto"/>
        <w:ind w:firstLine="851"/>
        <w:jc w:val="both"/>
        <w:rPr>
          <w:rFonts w:cs="Arial"/>
          <w:lang w:val="nl-NL"/>
        </w:rPr>
      </w:pPr>
      <w:r w:rsidRPr="00A661CF">
        <w:rPr>
          <w:rFonts w:cs="Arial"/>
          <w:lang w:val="nl-NL"/>
        </w:rPr>
        <w:t xml:space="preserve">Quy chuẩn này quy định về an toàn lao động và các yêu cầu kỹ thuật tối thiểu trong thiết kế, chế tạo, xuất nhập khẩu, lắp đặt, sửa chữa, sử dụng, quản lý, kiểm tra, chứng nhận đối với các </w:t>
      </w:r>
      <w:r>
        <w:rPr>
          <w:rFonts w:cs="Arial"/>
          <w:lang w:val="nl-NL"/>
        </w:rPr>
        <w:t>nồi hơi</w:t>
      </w:r>
      <w:r w:rsidRPr="00A661CF">
        <w:rPr>
          <w:rFonts w:cs="Arial"/>
          <w:lang w:val="nl-NL"/>
        </w:rPr>
        <w:t xml:space="preserve"> có áp suất làm việc </w:t>
      </w:r>
      <w:r w:rsidR="00A16B4F">
        <w:rPr>
          <w:rFonts w:cs="Arial"/>
          <w:lang w:val="nl-NL"/>
        </w:rPr>
        <w:t xml:space="preserve">định mức của hơi </w:t>
      </w:r>
      <w:r w:rsidRPr="00A661CF">
        <w:rPr>
          <w:rFonts w:cs="Arial"/>
          <w:lang w:val="nl-NL"/>
        </w:rPr>
        <w:t>cao hơn 0,7 bar</w:t>
      </w:r>
      <w:r w:rsidR="00A16B4F">
        <w:rPr>
          <w:rFonts w:cs="Arial"/>
          <w:lang w:val="nl-NL"/>
        </w:rPr>
        <w:t xml:space="preserve">; nồi đun nước nóng có nhiệt độ môi chất trên 115 </w:t>
      </w:r>
      <w:r w:rsidRPr="00A661CF">
        <w:rPr>
          <w:rFonts w:cs="Arial"/>
          <w:lang w:val="nl-NL"/>
        </w:rPr>
        <w:t xml:space="preserve"> </w:t>
      </w:r>
      <w:r w:rsidR="00A16B4F">
        <w:rPr>
          <w:rFonts w:cs="Arial"/>
          <w:vertAlign w:val="superscript"/>
          <w:lang w:val="nl-NL"/>
        </w:rPr>
        <w:t>o</w:t>
      </w:r>
      <w:r w:rsidR="00A16B4F">
        <w:rPr>
          <w:rFonts w:cs="Arial"/>
          <w:lang w:val="nl-NL"/>
        </w:rPr>
        <w:t>C được lắp đặt trên phương tiện, thiết bị thăm dò và khai thác dầu khí trên biển.</w:t>
      </w:r>
    </w:p>
    <w:p w:rsidR="00DF5C64" w:rsidRPr="005B675D" w:rsidRDefault="00DF5C64" w:rsidP="002C5B3D">
      <w:pPr>
        <w:spacing w:line="360" w:lineRule="auto"/>
        <w:ind w:firstLine="851"/>
        <w:jc w:val="both"/>
        <w:rPr>
          <w:lang w:val="nl-NL"/>
        </w:rPr>
      </w:pPr>
      <w:r w:rsidRPr="005B675D">
        <w:rPr>
          <w:lang w:val="nl-NL"/>
        </w:rPr>
        <w:t>Quy chuẩn này không áp dụng đối với các nồi hơi có áp suất lớn hơn 0,7 bar nhưng dung tích không lớn hơn 25 lít, và tích số giữa dung tích (l) với áp suất (bar) không lớn hơn 200.</w:t>
      </w:r>
    </w:p>
    <w:p w:rsidR="00552549" w:rsidRDefault="00552549" w:rsidP="002C5B3D">
      <w:pPr>
        <w:pStyle w:val="Heading2"/>
        <w:numPr>
          <w:ilvl w:val="1"/>
          <w:numId w:val="15"/>
        </w:numPr>
        <w:rPr>
          <w:sz w:val="24"/>
          <w:szCs w:val="24"/>
        </w:rPr>
      </w:pPr>
      <w:bookmarkStart w:id="3" w:name="_Toc527124195"/>
      <w:r w:rsidRPr="001E3C03">
        <w:rPr>
          <w:sz w:val="24"/>
          <w:szCs w:val="24"/>
        </w:rPr>
        <w:t>Đối tượng áp dụng</w:t>
      </w:r>
      <w:bookmarkEnd w:id="3"/>
    </w:p>
    <w:p w:rsidR="0061180B" w:rsidRPr="0061180B" w:rsidRDefault="0061180B" w:rsidP="002C5B3D">
      <w:pPr>
        <w:spacing w:line="360" w:lineRule="auto"/>
        <w:ind w:firstLine="851"/>
        <w:jc w:val="both"/>
      </w:pPr>
      <w:r w:rsidRPr="00CE7A59">
        <w:rPr>
          <w:rFonts w:cs="Arial"/>
          <w:lang w:val="nl-NL"/>
        </w:rPr>
        <w:t xml:space="preserve">Quy chuẩn này áp dụng </w:t>
      </w:r>
      <w:r w:rsidRPr="00CE7A59">
        <w:rPr>
          <w:rFonts w:cs="Arial" w:hint="eastAsia"/>
          <w:lang w:val="nl-NL"/>
        </w:rPr>
        <w:t>đ</w:t>
      </w:r>
      <w:r w:rsidRPr="00CE7A59">
        <w:rPr>
          <w:rFonts w:cs="Arial"/>
          <w:lang w:val="nl-NL"/>
        </w:rPr>
        <w:t xml:space="preserve">ối với các tổ chức, cá nhân có liên quan </w:t>
      </w:r>
      <w:r w:rsidRPr="00CE7A59">
        <w:rPr>
          <w:rFonts w:cs="Arial" w:hint="eastAsia"/>
          <w:lang w:val="nl-NL"/>
        </w:rPr>
        <w:t>đ</w:t>
      </w:r>
      <w:r w:rsidRPr="00CE7A59">
        <w:rPr>
          <w:rFonts w:cs="Arial"/>
          <w:lang w:val="nl-NL"/>
        </w:rPr>
        <w:t xml:space="preserve">ến </w:t>
      </w:r>
      <w:r w:rsidRPr="0060092B">
        <w:rPr>
          <w:rFonts w:cs="Arial"/>
          <w:lang w:val="nl-NL"/>
        </w:rPr>
        <w:t>thi</w:t>
      </w:r>
      <w:r>
        <w:rPr>
          <w:rFonts w:cs="Arial"/>
          <w:lang w:val="nl-NL"/>
        </w:rPr>
        <w:t>ết kế, chế tạo, xuất nhập khẩu</w:t>
      </w:r>
      <w:r w:rsidRPr="0060092B">
        <w:rPr>
          <w:rFonts w:cs="Arial"/>
          <w:lang w:val="nl-NL"/>
        </w:rPr>
        <w:t>, lắp đặt, sửa chữa, sử dụng</w:t>
      </w:r>
      <w:r>
        <w:rPr>
          <w:rFonts w:cs="Arial"/>
          <w:lang w:val="nl-NL"/>
        </w:rPr>
        <w:t xml:space="preserve">, </w:t>
      </w:r>
      <w:r w:rsidRPr="00CE7A59">
        <w:rPr>
          <w:rFonts w:cs="Arial"/>
          <w:lang w:val="nl-NL"/>
        </w:rPr>
        <w:t>quản lý, kiểm tra, chứng nhận thử nghiệm các</w:t>
      </w:r>
      <w:r w:rsidRPr="0061180B">
        <w:rPr>
          <w:rFonts w:cs="Arial"/>
          <w:lang w:val="nl-NL"/>
        </w:rPr>
        <w:t xml:space="preserve"> </w:t>
      </w:r>
      <w:r>
        <w:rPr>
          <w:rFonts w:cs="Arial"/>
          <w:lang w:val="nl-NL"/>
        </w:rPr>
        <w:t>nồi hơi</w:t>
      </w:r>
      <w:r w:rsidRPr="00A661CF">
        <w:rPr>
          <w:rFonts w:cs="Arial"/>
          <w:lang w:val="nl-NL"/>
        </w:rPr>
        <w:t xml:space="preserve"> </w:t>
      </w:r>
      <w:r w:rsidR="00D44A06">
        <w:rPr>
          <w:rFonts w:cs="Arial"/>
          <w:lang w:val="nl-NL"/>
        </w:rPr>
        <w:t>nêu tại 1</w:t>
      </w:r>
      <w:r w:rsidR="000A39B1">
        <w:rPr>
          <w:rFonts w:cs="Arial"/>
          <w:lang w:val="nl-NL"/>
        </w:rPr>
        <w:t>.1</w:t>
      </w:r>
      <w:r w:rsidR="00D44A06">
        <w:rPr>
          <w:rFonts w:cs="Arial"/>
          <w:lang w:val="nl-NL"/>
        </w:rPr>
        <w:t xml:space="preserve"> </w:t>
      </w:r>
      <w:r>
        <w:rPr>
          <w:rFonts w:cs="Arial"/>
          <w:lang w:val="nl-NL"/>
        </w:rPr>
        <w:t>được lắp đặt trên phương tiện, thiết bị thăm dò và khai thác dầu khí trên biển.</w:t>
      </w:r>
    </w:p>
    <w:p w:rsidR="00552549" w:rsidRDefault="00552549" w:rsidP="002C5B3D">
      <w:pPr>
        <w:pStyle w:val="Heading2"/>
        <w:numPr>
          <w:ilvl w:val="1"/>
          <w:numId w:val="15"/>
        </w:numPr>
        <w:rPr>
          <w:sz w:val="24"/>
          <w:szCs w:val="24"/>
        </w:rPr>
      </w:pPr>
      <w:bookmarkStart w:id="4" w:name="_Toc527124196"/>
      <w:r w:rsidRPr="001E3C03">
        <w:rPr>
          <w:sz w:val="24"/>
          <w:szCs w:val="24"/>
        </w:rPr>
        <w:t>Tài liệu viện dẫn và giải thích từ ngữ</w:t>
      </w:r>
      <w:bookmarkEnd w:id="4"/>
    </w:p>
    <w:p w:rsidR="00E6221C" w:rsidRPr="00150BA7" w:rsidRDefault="00E6221C" w:rsidP="002C5B3D">
      <w:pPr>
        <w:pStyle w:val="Heading2"/>
        <w:numPr>
          <w:ilvl w:val="2"/>
          <w:numId w:val="15"/>
        </w:numPr>
        <w:tabs>
          <w:tab w:val="clear" w:pos="1134"/>
          <w:tab w:val="num" w:pos="851"/>
        </w:tabs>
        <w:spacing w:before="120"/>
        <w:rPr>
          <w:b w:val="0"/>
          <w:sz w:val="24"/>
          <w:szCs w:val="24"/>
        </w:rPr>
      </w:pPr>
      <w:bookmarkStart w:id="5" w:name="_Toc527124197"/>
      <w:r w:rsidRPr="00150BA7">
        <w:rPr>
          <w:b w:val="0"/>
          <w:sz w:val="24"/>
          <w:szCs w:val="24"/>
        </w:rPr>
        <w:t>Tài liệu viện dẫn</w:t>
      </w:r>
      <w:bookmarkEnd w:id="5"/>
    </w:p>
    <w:p w:rsidR="00C04ED0" w:rsidRDefault="00C04ED0" w:rsidP="002C5B3D">
      <w:pPr>
        <w:numPr>
          <w:ilvl w:val="0"/>
          <w:numId w:val="16"/>
        </w:numPr>
        <w:tabs>
          <w:tab w:val="left" w:pos="993"/>
        </w:tabs>
        <w:spacing w:line="360" w:lineRule="auto"/>
        <w:ind w:left="0" w:firstLine="0"/>
        <w:jc w:val="both"/>
      </w:pPr>
      <w:r w:rsidRPr="00C04ED0">
        <w:t xml:space="preserve">Nghị định số 44/2016/NĐ-CP </w:t>
      </w:r>
      <w:r w:rsidRPr="00C04ED0">
        <w:rPr>
          <w:lang w:val="vi-VN"/>
        </w:rPr>
        <w:t>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r>
        <w:t>.</w:t>
      </w:r>
    </w:p>
    <w:p w:rsidR="00C04ED0" w:rsidRPr="00F26B59" w:rsidRDefault="00C04ED0" w:rsidP="002C5B3D">
      <w:pPr>
        <w:numPr>
          <w:ilvl w:val="0"/>
          <w:numId w:val="16"/>
        </w:numPr>
        <w:tabs>
          <w:tab w:val="left" w:pos="993"/>
        </w:tabs>
        <w:spacing w:line="360" w:lineRule="auto"/>
        <w:ind w:left="0" w:firstLine="0"/>
        <w:jc w:val="both"/>
      </w:pPr>
      <w:r w:rsidRPr="00F26B59">
        <w:rPr>
          <w:lang w:val="vi-VN"/>
        </w:rPr>
        <w:lastRenderedPageBreak/>
        <w:t>Thông tư số 3</w:t>
      </w:r>
      <w:r w:rsidRPr="00F26B59">
        <w:t>3</w:t>
      </w:r>
      <w:r w:rsidRPr="00F26B59">
        <w:rPr>
          <w:lang w:val="vi-VN"/>
        </w:rPr>
        <w:t xml:space="preserve">/2011/TT-BGTVTngày </w:t>
      </w:r>
      <w:r w:rsidRPr="00F26B59">
        <w:t>19</w:t>
      </w:r>
      <w:r w:rsidRPr="00F26B59">
        <w:rPr>
          <w:lang w:val="vi-VN"/>
        </w:rPr>
        <w:t>/</w:t>
      </w:r>
      <w:r w:rsidRPr="00F26B59">
        <w:t>4</w:t>
      </w:r>
      <w:r w:rsidRPr="00F26B59">
        <w:rPr>
          <w:lang w:val="vi-VN"/>
        </w:rPr>
        <w:t>/2011 của Bộ trưởng Bộ Giao thông vận tải quy định về thủ tục cấp giấy chứng nhận chất l</w:t>
      </w:r>
      <w:r w:rsidRPr="00F26B59">
        <w:rPr>
          <w:rFonts w:hint="eastAsia"/>
          <w:lang w:val="vi-VN"/>
        </w:rPr>
        <w:t>ư</w:t>
      </w:r>
      <w:r w:rsidRPr="00F26B59">
        <w:rPr>
          <w:lang w:val="vi-VN"/>
        </w:rPr>
        <w:t xml:space="preserve">ợng an toàn kỹ thuật </w:t>
      </w:r>
      <w:r w:rsidR="00F26B59" w:rsidRPr="00F26B59">
        <w:t>và bảo vệ môi trường phương tiện, thiết bị thăm dò, khai thác và vận chuyển dầu khí trên biển.</w:t>
      </w:r>
    </w:p>
    <w:p w:rsidR="009542F0" w:rsidRDefault="009542F0" w:rsidP="002C5B3D">
      <w:pPr>
        <w:numPr>
          <w:ilvl w:val="0"/>
          <w:numId w:val="16"/>
        </w:numPr>
        <w:tabs>
          <w:tab w:val="left" w:pos="993"/>
        </w:tabs>
        <w:spacing w:line="360" w:lineRule="auto"/>
        <w:ind w:left="0" w:firstLine="0"/>
        <w:jc w:val="both"/>
      </w:pPr>
      <w:r>
        <w:t xml:space="preserve">ASME </w:t>
      </w:r>
      <w:r w:rsidR="0030578F">
        <w:t xml:space="preserve">boiler and pressure vessel code (ASME BPVC ) </w:t>
      </w:r>
      <w:r>
        <w:t xml:space="preserve">– Bộ luật về </w:t>
      </w:r>
      <w:r w:rsidR="0030578F">
        <w:t>nồi hơi và và bình chịu áp lực của Hiệp hội Kỹ sư cơ khí Hoa Kỳ</w:t>
      </w:r>
      <w:r w:rsidR="00391AE3">
        <w:t xml:space="preserve"> (sau đây gọi tắt là bộ luật)</w:t>
      </w:r>
      <w:r w:rsidR="0030578F">
        <w:t>, các phần chính:</w:t>
      </w:r>
    </w:p>
    <w:p w:rsidR="0030578F" w:rsidRDefault="0030578F" w:rsidP="0030578F">
      <w:pPr>
        <w:numPr>
          <w:ilvl w:val="0"/>
          <w:numId w:val="159"/>
        </w:numPr>
        <w:tabs>
          <w:tab w:val="left" w:pos="993"/>
        </w:tabs>
        <w:spacing w:line="360" w:lineRule="auto"/>
        <w:ind w:left="993" w:hanging="633"/>
        <w:jc w:val="both"/>
      </w:pPr>
      <w:r>
        <w:t>ASME BPVC Section I: Các nguyên tắc chế tạo nồi hơi điện (Rules for construction of power boilers);</w:t>
      </w:r>
    </w:p>
    <w:p w:rsidR="0030578F" w:rsidRDefault="0030578F" w:rsidP="0030578F">
      <w:pPr>
        <w:numPr>
          <w:ilvl w:val="0"/>
          <w:numId w:val="159"/>
        </w:numPr>
        <w:tabs>
          <w:tab w:val="left" w:pos="993"/>
        </w:tabs>
        <w:spacing w:line="360" w:lineRule="auto"/>
        <w:ind w:left="993" w:hanging="633"/>
        <w:jc w:val="both"/>
      </w:pPr>
      <w:r>
        <w:t>ASME BPVC Section II: Vật liệu (Materials);</w:t>
      </w:r>
    </w:p>
    <w:p w:rsidR="0030578F" w:rsidRDefault="0030578F" w:rsidP="0030578F">
      <w:pPr>
        <w:numPr>
          <w:ilvl w:val="0"/>
          <w:numId w:val="159"/>
        </w:numPr>
        <w:tabs>
          <w:tab w:val="left" w:pos="993"/>
        </w:tabs>
        <w:spacing w:line="360" w:lineRule="auto"/>
        <w:ind w:left="993" w:hanging="633"/>
        <w:jc w:val="both"/>
      </w:pPr>
      <w:r>
        <w:t>ASME BPVC Section IV: Các nguyên tắc chế tạo nồi hơi nhiệt (Rules for construction of heating boilers);</w:t>
      </w:r>
    </w:p>
    <w:p w:rsidR="0030578F" w:rsidRDefault="0030578F" w:rsidP="0030578F">
      <w:pPr>
        <w:numPr>
          <w:ilvl w:val="0"/>
          <w:numId w:val="159"/>
        </w:numPr>
        <w:tabs>
          <w:tab w:val="left" w:pos="993"/>
        </w:tabs>
        <w:spacing w:line="360" w:lineRule="auto"/>
        <w:ind w:left="993" w:hanging="633"/>
        <w:jc w:val="both"/>
      </w:pPr>
      <w:r>
        <w:t>ASME BPVC Section V:</w:t>
      </w:r>
      <w:r w:rsidR="000005CA">
        <w:t xml:space="preserve"> Kiểm tra không phá hủy (Nondestructive examination);</w:t>
      </w:r>
    </w:p>
    <w:p w:rsidR="000005CA" w:rsidRDefault="000005CA" w:rsidP="0030578F">
      <w:pPr>
        <w:numPr>
          <w:ilvl w:val="0"/>
          <w:numId w:val="159"/>
        </w:numPr>
        <w:tabs>
          <w:tab w:val="left" w:pos="993"/>
        </w:tabs>
        <w:spacing w:line="360" w:lineRule="auto"/>
        <w:ind w:left="993" w:hanging="633"/>
        <w:jc w:val="both"/>
      </w:pPr>
      <w:r>
        <w:t>ASME BPVC Section VI: Các nguyên tắc khuyến nghị áp dụng cho việc bảo dưỡng, vận hành nồi hơi nhiệt (Recommended rules for the care and operation of heating boilers);</w:t>
      </w:r>
    </w:p>
    <w:p w:rsidR="0030578F" w:rsidRDefault="000005CA" w:rsidP="000005CA">
      <w:pPr>
        <w:numPr>
          <w:ilvl w:val="0"/>
          <w:numId w:val="159"/>
        </w:numPr>
        <w:tabs>
          <w:tab w:val="left" w:pos="993"/>
        </w:tabs>
        <w:spacing w:line="360" w:lineRule="auto"/>
        <w:ind w:left="993" w:hanging="633"/>
        <w:jc w:val="both"/>
      </w:pPr>
      <w:r>
        <w:t>ASME BPVC Section VII: Các hướng dẫn khuyến nghị áp dụng cho việc bảo dưỡng nồi hơi điện (Recommended guidelines for the care of power boilers).</w:t>
      </w:r>
    </w:p>
    <w:p w:rsidR="006B0E6C" w:rsidRDefault="009542F0" w:rsidP="002C5B3D">
      <w:pPr>
        <w:numPr>
          <w:ilvl w:val="0"/>
          <w:numId w:val="16"/>
        </w:numPr>
        <w:tabs>
          <w:tab w:val="left" w:pos="993"/>
        </w:tabs>
        <w:spacing w:line="360" w:lineRule="auto"/>
        <w:ind w:left="0" w:firstLine="0"/>
        <w:jc w:val="both"/>
      </w:pPr>
      <w:r>
        <w:t>API 510</w:t>
      </w:r>
      <w:r w:rsidR="00894C15">
        <w:t xml:space="preserve"> </w:t>
      </w:r>
      <w:r>
        <w:t>– Bộ luật về kiểm tra nồi hơi trong khai thác, đánh giá, sửa chữa và hoán cải</w:t>
      </w:r>
      <w:r w:rsidR="00894C15">
        <w:t xml:space="preserve"> (Pressure vessel inspection code: in-service inspection, rating, repair and alteration)</w:t>
      </w:r>
    </w:p>
    <w:p w:rsidR="009542F0" w:rsidRDefault="006B0E6C" w:rsidP="002C5B3D">
      <w:pPr>
        <w:numPr>
          <w:ilvl w:val="0"/>
          <w:numId w:val="16"/>
        </w:numPr>
        <w:tabs>
          <w:tab w:val="left" w:pos="993"/>
        </w:tabs>
        <w:spacing w:line="360" w:lineRule="auto"/>
        <w:ind w:left="0" w:firstLine="0"/>
        <w:jc w:val="both"/>
      </w:pPr>
      <w:r>
        <w:t>API 581 - Ấn phẩm API 581 tài liệu cơ bản cho kiểm tra trên cơ sở rủi ro (Publication for base resource document – risk-based inspection)</w:t>
      </w:r>
      <w:r w:rsidR="009542F0">
        <w:t>.</w:t>
      </w:r>
    </w:p>
    <w:p w:rsidR="00581275" w:rsidRDefault="00051DB3" w:rsidP="002C5B3D">
      <w:pPr>
        <w:numPr>
          <w:ilvl w:val="0"/>
          <w:numId w:val="16"/>
        </w:numPr>
        <w:tabs>
          <w:tab w:val="left" w:pos="993"/>
        </w:tabs>
        <w:spacing w:line="360" w:lineRule="auto"/>
        <w:ind w:left="0" w:firstLine="0"/>
        <w:jc w:val="both"/>
      </w:pPr>
      <w:r>
        <w:t>TCVN 7704:2007 – Nồi hơi – Yêu cầu kỹ thuật về thiết kế, kết cấu, chế tạo, lắp đặt, sử dụng và sửa chữa.</w:t>
      </w:r>
    </w:p>
    <w:p w:rsidR="00051DB3" w:rsidRDefault="00051DB3" w:rsidP="002C5B3D">
      <w:pPr>
        <w:numPr>
          <w:ilvl w:val="0"/>
          <w:numId w:val="16"/>
        </w:numPr>
        <w:tabs>
          <w:tab w:val="left" w:pos="993"/>
        </w:tabs>
        <w:spacing w:line="360" w:lineRule="auto"/>
        <w:ind w:left="0" w:firstLine="0"/>
        <w:jc w:val="both"/>
      </w:pPr>
      <w:r>
        <w:t>QCVN 48:2012/BGTVT – Quy chuẩn kỹ thuật quốc gia về phân cấp và giám sát kỹ thuật giàn di động trên biển.</w:t>
      </w:r>
    </w:p>
    <w:p w:rsidR="00051DB3" w:rsidRDefault="00051DB3" w:rsidP="002C5B3D">
      <w:pPr>
        <w:numPr>
          <w:ilvl w:val="0"/>
          <w:numId w:val="16"/>
        </w:numPr>
        <w:tabs>
          <w:tab w:val="left" w:pos="993"/>
        </w:tabs>
        <w:spacing w:line="360" w:lineRule="auto"/>
        <w:ind w:left="0" w:firstLine="0"/>
        <w:jc w:val="both"/>
      </w:pPr>
      <w:r>
        <w:t>QCVN 49:2017/BGTVT – Quy chuẩn kỹ thuật quốc gia về phân cấp và giám sát kỹ thuật giàn cố định trên biển.</w:t>
      </w:r>
    </w:p>
    <w:p w:rsidR="00051DB3" w:rsidRDefault="00051DB3" w:rsidP="002C5B3D">
      <w:pPr>
        <w:numPr>
          <w:ilvl w:val="0"/>
          <w:numId w:val="16"/>
        </w:numPr>
        <w:tabs>
          <w:tab w:val="left" w:pos="993"/>
        </w:tabs>
        <w:spacing w:line="360" w:lineRule="auto"/>
        <w:ind w:left="0" w:firstLine="0"/>
        <w:jc w:val="both"/>
      </w:pPr>
      <w:r>
        <w:t>QCVN 70:2014/BGTVT – Quy chuẩn kỹ thuật quốc gia về phân cấp và giám sát kỹ thuật kho chứa nổi.</w:t>
      </w:r>
    </w:p>
    <w:p w:rsidR="00777257" w:rsidRDefault="00777257" w:rsidP="002C5B3D">
      <w:pPr>
        <w:numPr>
          <w:ilvl w:val="0"/>
          <w:numId w:val="16"/>
        </w:numPr>
        <w:tabs>
          <w:tab w:val="left" w:pos="993"/>
        </w:tabs>
        <w:spacing w:line="360" w:lineRule="auto"/>
        <w:ind w:left="0" w:firstLine="0"/>
        <w:jc w:val="both"/>
      </w:pPr>
      <w:r>
        <w:t>QCVN 21:2015/BGTVT - Quy chuẩn kỹ thuật quốc gia về phân cấp và đóng tàu biển vỏ thép.</w:t>
      </w:r>
    </w:p>
    <w:p w:rsidR="00777257" w:rsidRPr="00777257" w:rsidRDefault="00777257" w:rsidP="002C5B3D">
      <w:pPr>
        <w:numPr>
          <w:ilvl w:val="0"/>
          <w:numId w:val="16"/>
        </w:numPr>
        <w:tabs>
          <w:tab w:val="left" w:pos="993"/>
        </w:tabs>
        <w:spacing w:line="360" w:lineRule="auto"/>
        <w:ind w:left="0" w:firstLine="0"/>
        <w:jc w:val="both"/>
      </w:pPr>
      <w:r>
        <w:rPr>
          <w:rFonts w:cs="Arial"/>
        </w:rPr>
        <w:t>TCVN 7229:2003 – Công trình biển cố định – quy phạm phân cấp và chế tạo – Hàn.</w:t>
      </w:r>
    </w:p>
    <w:p w:rsidR="00777257" w:rsidRPr="007615EC" w:rsidRDefault="00777257" w:rsidP="002C5B3D">
      <w:pPr>
        <w:numPr>
          <w:ilvl w:val="0"/>
          <w:numId w:val="16"/>
        </w:numPr>
        <w:tabs>
          <w:tab w:val="left" w:pos="993"/>
        </w:tabs>
        <w:spacing w:line="360" w:lineRule="auto"/>
        <w:ind w:left="0" w:firstLine="0"/>
        <w:jc w:val="both"/>
      </w:pPr>
      <w:r>
        <w:rPr>
          <w:rFonts w:cs="Arial"/>
        </w:rPr>
        <w:t xml:space="preserve"> TCVN 6008:2010</w:t>
      </w:r>
      <w:r w:rsidRPr="006946F5">
        <w:rPr>
          <w:rFonts w:cs="Arial"/>
        </w:rPr>
        <w:t xml:space="preserve"> - </w:t>
      </w:r>
      <w:r>
        <w:rPr>
          <w:rFonts w:cs="Arial"/>
        </w:rPr>
        <w:t>T</w:t>
      </w:r>
      <w:r w:rsidRPr="006946F5">
        <w:rPr>
          <w:rFonts w:cs="Arial"/>
        </w:rPr>
        <w:t xml:space="preserve">hiết bị áp lực - Mối hàn - </w:t>
      </w:r>
      <w:r>
        <w:rPr>
          <w:rFonts w:cs="Arial"/>
        </w:rPr>
        <w:t>Y</w:t>
      </w:r>
      <w:r w:rsidRPr="006946F5">
        <w:rPr>
          <w:rFonts w:cs="Arial"/>
        </w:rPr>
        <w:t>êu cầu kỹ thuật và phương pháp thử</w:t>
      </w:r>
      <w:r>
        <w:rPr>
          <w:rFonts w:cs="Arial"/>
        </w:rPr>
        <w:t>.</w:t>
      </w:r>
    </w:p>
    <w:p w:rsidR="007615EC" w:rsidRDefault="007615EC" w:rsidP="007615EC">
      <w:pPr>
        <w:tabs>
          <w:tab w:val="left" w:pos="993"/>
        </w:tabs>
        <w:spacing w:line="360" w:lineRule="auto"/>
        <w:jc w:val="both"/>
      </w:pPr>
    </w:p>
    <w:p w:rsidR="00E6221C" w:rsidRPr="00150BA7" w:rsidRDefault="00E6221C" w:rsidP="002C5B3D">
      <w:pPr>
        <w:pStyle w:val="Heading2"/>
        <w:numPr>
          <w:ilvl w:val="2"/>
          <w:numId w:val="15"/>
        </w:numPr>
        <w:tabs>
          <w:tab w:val="clear" w:pos="1134"/>
          <w:tab w:val="num" w:pos="851"/>
        </w:tabs>
        <w:spacing w:before="120"/>
        <w:rPr>
          <w:b w:val="0"/>
          <w:sz w:val="24"/>
          <w:szCs w:val="24"/>
        </w:rPr>
      </w:pPr>
      <w:bookmarkStart w:id="6" w:name="_Toc527124198"/>
      <w:r w:rsidRPr="00150BA7">
        <w:rPr>
          <w:b w:val="0"/>
          <w:sz w:val="24"/>
          <w:szCs w:val="24"/>
        </w:rPr>
        <w:lastRenderedPageBreak/>
        <w:t>Giải thích từ ngữ</w:t>
      </w:r>
      <w:bookmarkEnd w:id="6"/>
    </w:p>
    <w:p w:rsidR="000301FE" w:rsidRPr="00664AFD" w:rsidRDefault="00664AFD" w:rsidP="002C5B3D">
      <w:pPr>
        <w:numPr>
          <w:ilvl w:val="0"/>
          <w:numId w:val="17"/>
        </w:numPr>
        <w:tabs>
          <w:tab w:val="left" w:pos="993"/>
        </w:tabs>
        <w:spacing w:line="360" w:lineRule="auto"/>
        <w:ind w:left="0" w:firstLine="0"/>
        <w:jc w:val="both"/>
      </w:pPr>
      <w:r w:rsidRPr="00664AFD">
        <w:t>Nồi hơi (boiler) là thiết bị dùng để sản xuất hơi từ nước bằng nguồn nhiệt do đốt cháy nhiên liệu hữu cơ</w:t>
      </w:r>
      <w:r w:rsidR="009A368C">
        <w:t xml:space="preserve"> hoặc </w:t>
      </w:r>
      <w:r w:rsidRPr="00664AFD">
        <w:t xml:space="preserve">do nhiệt của các </w:t>
      </w:r>
      <w:r w:rsidR="00E806BA">
        <w:t>khí xả</w:t>
      </w:r>
      <w:r w:rsidRPr="00664AFD">
        <w:t>.  Nồi hơi gồm nhiều bộ phận chịu áp lực khác nhau theo trạng thái vật lý của nước hay của hơi nước  nhưng có liên hệ với nhau để  tạo ra hơi nước, chúng bao gồm gồm phần sinh hơi, bầu hâm</w:t>
      </w:r>
      <w:r w:rsidR="00133F34">
        <w:t xml:space="preserve"> nóng</w:t>
      </w:r>
      <w:r w:rsidRPr="00664AFD">
        <w:t xml:space="preserve">, bộ quá nhiệt bộ tiết kiệm </w:t>
      </w:r>
      <w:r w:rsidR="00E806BA">
        <w:t>khí xả</w:t>
      </w:r>
      <w:r w:rsidRPr="00664AFD">
        <w:t xml:space="preserve"> và các thiết bị tương đương khác. </w:t>
      </w:r>
    </w:p>
    <w:p w:rsidR="00E6221C" w:rsidRPr="00795F80" w:rsidRDefault="009828BF" w:rsidP="002C5B3D">
      <w:pPr>
        <w:numPr>
          <w:ilvl w:val="0"/>
          <w:numId w:val="17"/>
        </w:numPr>
        <w:tabs>
          <w:tab w:val="left" w:pos="993"/>
        </w:tabs>
        <w:spacing w:line="360" w:lineRule="auto"/>
        <w:ind w:left="0" w:firstLine="0"/>
        <w:jc w:val="both"/>
      </w:pPr>
      <w:r w:rsidRPr="009828BF">
        <w:rPr>
          <w:bCs/>
        </w:rPr>
        <w:t xml:space="preserve">Phần sinh hơi </w:t>
      </w:r>
      <w:r>
        <w:rPr>
          <w:bCs/>
        </w:rPr>
        <w:t>là các bộ phận của nồi hơi mà ở đây n</w:t>
      </w:r>
      <w:r w:rsidRPr="00630521">
        <w:rPr>
          <w:bCs/>
        </w:rPr>
        <w:t>ước</w:t>
      </w:r>
      <w:r>
        <w:rPr>
          <w:bCs/>
        </w:rPr>
        <w:t xml:space="preserve"> được bốc hơi. Sự chuyển động của hỗn hợp hơi nước trong phần sinh hơi có thể là sự chuyển động tuần hoàn tự nhiên hay có trợ lực hoặc là sự chuyển động cưỡng bước.</w:t>
      </w:r>
    </w:p>
    <w:p w:rsidR="00795F80" w:rsidRPr="009828BF" w:rsidRDefault="00795F80" w:rsidP="00795F80">
      <w:pPr>
        <w:numPr>
          <w:ilvl w:val="0"/>
          <w:numId w:val="17"/>
        </w:numPr>
        <w:tabs>
          <w:tab w:val="left" w:pos="993"/>
        </w:tabs>
        <w:spacing w:line="360" w:lineRule="auto"/>
        <w:ind w:left="0" w:firstLine="0"/>
        <w:jc w:val="both"/>
      </w:pPr>
      <w:r>
        <w:rPr>
          <w:rStyle w:val="fontstyle01"/>
        </w:rPr>
        <w:t>Bộ tiết kiệm khí thải (Exhaust gas economizer) là thiết bị tạo ra hơi nước hay nước nóng chỉ nhờ dùng nhiệt của khí thải của động cơ điêzen, không có buồng chứa hơi nước hoặc bình ngưng.</w:t>
      </w:r>
    </w:p>
    <w:p w:rsidR="009828BF" w:rsidRPr="009828BF" w:rsidRDefault="00514197" w:rsidP="002C5B3D">
      <w:pPr>
        <w:numPr>
          <w:ilvl w:val="0"/>
          <w:numId w:val="17"/>
        </w:numPr>
        <w:tabs>
          <w:tab w:val="left" w:pos="993"/>
        </w:tabs>
        <w:spacing w:line="360" w:lineRule="auto"/>
        <w:ind w:left="0" w:firstLine="0"/>
        <w:jc w:val="both"/>
      </w:pPr>
      <w:r>
        <w:rPr>
          <w:bCs/>
        </w:rPr>
        <w:t>Bộ tiết kiệm</w:t>
      </w:r>
      <w:r w:rsidR="009828BF">
        <w:rPr>
          <w:b/>
          <w:bCs/>
        </w:rPr>
        <w:t xml:space="preserve"> </w:t>
      </w:r>
      <w:r w:rsidR="009828BF">
        <w:rPr>
          <w:bCs/>
        </w:rPr>
        <w:t>(Economizer) là một bộ phận của nồi hơi sử dụng nhiệt của khói nồi hơi, để gia nhiệt cho nước cấp vào nồi hơi. Bộ hâm nước có thể làm việc ở trạng thái sôi (đã có sinh hơi), hoặc chưa sôi. Bộ hâm nước gọi là "không ngắt được" khi nó được nối với phần sinh h</w:t>
      </w:r>
      <w:r w:rsidR="009828BF" w:rsidRPr="00630521">
        <w:rPr>
          <w:bCs/>
        </w:rPr>
        <w:t>ơ</w:t>
      </w:r>
      <w:r w:rsidR="009828BF">
        <w:rPr>
          <w:bCs/>
        </w:rPr>
        <w:t>i không qua van khóa và gọi là "ngắt được" khi có van khóa trên đường nối này.</w:t>
      </w:r>
    </w:p>
    <w:p w:rsidR="009828BF" w:rsidRPr="009828BF" w:rsidRDefault="009828BF" w:rsidP="002C5B3D">
      <w:pPr>
        <w:numPr>
          <w:ilvl w:val="0"/>
          <w:numId w:val="17"/>
        </w:numPr>
        <w:tabs>
          <w:tab w:val="left" w:pos="993"/>
        </w:tabs>
        <w:spacing w:line="360" w:lineRule="auto"/>
        <w:ind w:left="0" w:firstLine="0"/>
        <w:jc w:val="both"/>
      </w:pPr>
      <w:r w:rsidRPr="00AD5A51">
        <w:rPr>
          <w:bCs/>
        </w:rPr>
        <w:t xml:space="preserve">Bộ quá </w:t>
      </w:r>
      <w:r w:rsidRPr="000A39B1">
        <w:t>nhiệt</w:t>
      </w:r>
      <w:r>
        <w:rPr>
          <w:b/>
          <w:bCs/>
        </w:rPr>
        <w:t xml:space="preserve"> </w:t>
      </w:r>
      <w:r>
        <w:rPr>
          <w:bCs/>
        </w:rPr>
        <w:t>(Superheater)</w:t>
      </w:r>
      <w:r w:rsidRPr="009828BF">
        <w:rPr>
          <w:bCs/>
        </w:rPr>
        <w:t xml:space="preserve"> </w:t>
      </w:r>
      <w:r w:rsidR="00AD5A51">
        <w:rPr>
          <w:bCs/>
        </w:rPr>
        <w:t>là m</w:t>
      </w:r>
      <w:r>
        <w:rPr>
          <w:bCs/>
        </w:rPr>
        <w:t xml:space="preserve">ột bộ phận của nồi hơi để quá nhiệt hơi bão hòa. Bộ quá nhiệt có thể có nhiều cấp tùy </w:t>
      </w:r>
      <w:proofErr w:type="gramStart"/>
      <w:r>
        <w:rPr>
          <w:bCs/>
        </w:rPr>
        <w:t>theo</w:t>
      </w:r>
      <w:proofErr w:type="gramEnd"/>
      <w:r>
        <w:rPr>
          <w:bCs/>
        </w:rPr>
        <w:t xml:space="preserve"> yêu cầu sử dụng nhiệt độ của hơi.</w:t>
      </w:r>
    </w:p>
    <w:p w:rsidR="009828BF" w:rsidRPr="009828BF" w:rsidRDefault="009828BF" w:rsidP="002C5B3D">
      <w:pPr>
        <w:numPr>
          <w:ilvl w:val="0"/>
          <w:numId w:val="17"/>
        </w:numPr>
        <w:tabs>
          <w:tab w:val="left" w:pos="993"/>
        </w:tabs>
        <w:spacing w:line="360" w:lineRule="auto"/>
        <w:ind w:left="0" w:firstLine="0"/>
        <w:jc w:val="both"/>
      </w:pPr>
      <w:r w:rsidRPr="00AD5A51">
        <w:rPr>
          <w:bCs/>
        </w:rPr>
        <w:t xml:space="preserve">Bộ tái </w:t>
      </w:r>
      <w:r w:rsidRPr="000A39B1">
        <w:t>quá</w:t>
      </w:r>
      <w:r w:rsidRPr="00AD5A51">
        <w:rPr>
          <w:bCs/>
        </w:rPr>
        <w:t xml:space="preserve"> nhiệt </w:t>
      </w:r>
      <w:r>
        <w:rPr>
          <w:bCs/>
        </w:rPr>
        <w:t>(Re - Superheater)</w:t>
      </w:r>
      <w:r w:rsidRPr="009828BF">
        <w:rPr>
          <w:bCs/>
        </w:rPr>
        <w:t xml:space="preserve"> </w:t>
      </w:r>
      <w:r w:rsidR="00AD5A51">
        <w:rPr>
          <w:bCs/>
        </w:rPr>
        <w:t>là m</w:t>
      </w:r>
      <w:r>
        <w:rPr>
          <w:bCs/>
        </w:rPr>
        <w:t>ột bộ phận của nồi hơi để gia nhiệt hơi quá nhiệt đã qua sử dụng.</w:t>
      </w:r>
    </w:p>
    <w:p w:rsidR="009828BF" w:rsidRPr="000F67FB" w:rsidRDefault="009828BF" w:rsidP="002C5B3D">
      <w:pPr>
        <w:numPr>
          <w:ilvl w:val="0"/>
          <w:numId w:val="17"/>
        </w:numPr>
        <w:tabs>
          <w:tab w:val="left" w:pos="993"/>
        </w:tabs>
        <w:spacing w:line="360" w:lineRule="auto"/>
        <w:ind w:left="0" w:firstLine="0"/>
        <w:jc w:val="both"/>
      </w:pPr>
      <w:r w:rsidRPr="000F67FB">
        <w:rPr>
          <w:bCs/>
        </w:rPr>
        <w:t>Một bộ phận của nồi hơi</w:t>
      </w:r>
      <w:r>
        <w:rPr>
          <w:b/>
          <w:bCs/>
        </w:rPr>
        <w:t xml:space="preserve"> </w:t>
      </w:r>
      <w:r w:rsidRPr="000F67FB">
        <w:rPr>
          <w:bCs/>
        </w:rPr>
        <w:t xml:space="preserve">(A part of boiler) </w:t>
      </w:r>
      <w:r w:rsidR="00AD5A51" w:rsidRPr="000F67FB">
        <w:rPr>
          <w:bCs/>
        </w:rPr>
        <w:t>là</w:t>
      </w:r>
      <w:r w:rsidRPr="000F67FB">
        <w:rPr>
          <w:bCs/>
        </w:rPr>
        <w:t xml:space="preserve"> bộ phận của nồi hơi có thể gồm nhiều phần tử chịu áp lực: ống góp, bao hơi, bao nước, ống tiếp nhiệt, ống dẫn trong phạm </w:t>
      </w:r>
      <w:proofErr w:type="gramStart"/>
      <w:r w:rsidRPr="000F67FB">
        <w:rPr>
          <w:bCs/>
        </w:rPr>
        <w:t>vi</w:t>
      </w:r>
      <w:proofErr w:type="gramEnd"/>
      <w:r w:rsidRPr="000F67FB">
        <w:rPr>
          <w:bCs/>
        </w:rPr>
        <w:t xml:space="preserve"> nồi hơi.</w:t>
      </w:r>
    </w:p>
    <w:p w:rsidR="009828BF" w:rsidRPr="000F67FB" w:rsidRDefault="009828BF" w:rsidP="002C5B3D">
      <w:pPr>
        <w:numPr>
          <w:ilvl w:val="0"/>
          <w:numId w:val="17"/>
        </w:numPr>
        <w:tabs>
          <w:tab w:val="left" w:pos="993"/>
        </w:tabs>
        <w:spacing w:line="360" w:lineRule="auto"/>
        <w:ind w:left="0" w:firstLine="0"/>
        <w:jc w:val="both"/>
      </w:pPr>
      <w:r w:rsidRPr="000F67FB">
        <w:rPr>
          <w:bCs/>
        </w:rPr>
        <w:t xml:space="preserve">Nồi hơi ống nước (Water - tube boiler) </w:t>
      </w:r>
      <w:r w:rsidR="00AD5A51" w:rsidRPr="000F67FB">
        <w:rPr>
          <w:bCs/>
        </w:rPr>
        <w:t>là n</w:t>
      </w:r>
      <w:r w:rsidRPr="000F67FB">
        <w:rPr>
          <w:bCs/>
        </w:rPr>
        <w:t>ồi hơi trong đó nước và hơi đi trong ống còn nguồn đốt nóng ở ngoài ống</w:t>
      </w:r>
      <w:r w:rsidR="00AD5A51" w:rsidRPr="000F67FB">
        <w:rPr>
          <w:bCs/>
        </w:rPr>
        <w:t>.</w:t>
      </w:r>
    </w:p>
    <w:p w:rsidR="009828BF" w:rsidRPr="009828BF" w:rsidRDefault="009828BF" w:rsidP="002C5B3D">
      <w:pPr>
        <w:numPr>
          <w:ilvl w:val="0"/>
          <w:numId w:val="17"/>
        </w:numPr>
        <w:tabs>
          <w:tab w:val="left" w:pos="993"/>
        </w:tabs>
        <w:spacing w:line="360" w:lineRule="auto"/>
        <w:ind w:left="0" w:firstLine="0"/>
        <w:jc w:val="both"/>
      </w:pPr>
      <w:r w:rsidRPr="000F67FB">
        <w:rPr>
          <w:bCs/>
        </w:rPr>
        <w:t xml:space="preserve">Nồi hơi ống </w:t>
      </w:r>
      <w:r w:rsidRPr="000F67FB">
        <w:t>lò</w:t>
      </w:r>
      <w:r w:rsidRPr="000F67FB">
        <w:rPr>
          <w:bCs/>
        </w:rPr>
        <w:t xml:space="preserve"> - ống lửa</w:t>
      </w:r>
      <w:r>
        <w:rPr>
          <w:b/>
          <w:bCs/>
        </w:rPr>
        <w:t xml:space="preserve"> </w:t>
      </w:r>
      <w:r>
        <w:rPr>
          <w:bCs/>
        </w:rPr>
        <w:t>(Fire - tube boilers)</w:t>
      </w:r>
      <w:r w:rsidRPr="009828BF">
        <w:rPr>
          <w:bCs/>
        </w:rPr>
        <w:t xml:space="preserve"> </w:t>
      </w:r>
      <w:r w:rsidR="00AD5A51">
        <w:rPr>
          <w:bCs/>
        </w:rPr>
        <w:t>là n</w:t>
      </w:r>
      <w:r>
        <w:rPr>
          <w:bCs/>
        </w:rPr>
        <w:t>ồi hơi trong đó nước và hơi bao quanh bên ngoài ống còn nguồn đốt nóng ở bên trong ống. Ống làm nhiệm vụ buồng đốt nhiên liệu gọi là ống lò; ống dẫn khói để đốt nóng gọi là ống lửa. Buồng đốt có thể có dạng là hộp lửa</w:t>
      </w:r>
    </w:p>
    <w:p w:rsidR="009828BF" w:rsidRPr="009828BF" w:rsidRDefault="009828BF" w:rsidP="002C5B3D">
      <w:pPr>
        <w:numPr>
          <w:ilvl w:val="0"/>
          <w:numId w:val="17"/>
        </w:numPr>
        <w:tabs>
          <w:tab w:val="left" w:pos="993"/>
        </w:tabs>
        <w:spacing w:line="360" w:lineRule="auto"/>
        <w:ind w:left="0" w:firstLine="0"/>
        <w:jc w:val="both"/>
      </w:pPr>
      <w:r w:rsidRPr="000F67FB">
        <w:rPr>
          <w:bCs/>
        </w:rPr>
        <w:t>Nồi hơi tuần hoàn tự nhiên</w:t>
      </w:r>
      <w:r>
        <w:rPr>
          <w:b/>
          <w:bCs/>
        </w:rPr>
        <w:t xml:space="preserve"> </w:t>
      </w:r>
      <w:r>
        <w:rPr>
          <w:bCs/>
        </w:rPr>
        <w:t>(Natural circulation boiler)</w:t>
      </w:r>
      <w:r w:rsidRPr="009828BF">
        <w:rPr>
          <w:bCs/>
        </w:rPr>
        <w:t xml:space="preserve"> </w:t>
      </w:r>
      <w:r w:rsidR="00AD5A51">
        <w:rPr>
          <w:bCs/>
        </w:rPr>
        <w:t>là n</w:t>
      </w:r>
      <w:r>
        <w:rPr>
          <w:bCs/>
        </w:rPr>
        <w:t xml:space="preserve">ồi hơi trong đó sự chuyển động tuần hoàn </w:t>
      </w:r>
      <w:r w:rsidRPr="000A39B1">
        <w:t>của</w:t>
      </w:r>
      <w:r>
        <w:rPr>
          <w:bCs/>
        </w:rPr>
        <w:t xml:space="preserve"> nước và hỗn hợp hơi nước được tạo nên bởi sự chênh lệch trọng lượng cột nước giữa phần đi lên và phần đi xuống của vòng tuần hoàn</w:t>
      </w:r>
    </w:p>
    <w:p w:rsidR="009828BF" w:rsidRPr="009828BF" w:rsidRDefault="009828BF" w:rsidP="002C5B3D">
      <w:pPr>
        <w:numPr>
          <w:ilvl w:val="0"/>
          <w:numId w:val="17"/>
        </w:numPr>
        <w:tabs>
          <w:tab w:val="left" w:pos="1276"/>
        </w:tabs>
        <w:spacing w:line="360" w:lineRule="auto"/>
        <w:ind w:left="0" w:firstLine="0"/>
        <w:jc w:val="both"/>
      </w:pPr>
      <w:r w:rsidRPr="000F67FB">
        <w:rPr>
          <w:bCs/>
        </w:rPr>
        <w:t>Nồi hơi tuần hoàn cưỡng bức hoặc có trợ lực</w:t>
      </w:r>
      <w:r>
        <w:rPr>
          <w:b/>
          <w:bCs/>
        </w:rPr>
        <w:t xml:space="preserve"> </w:t>
      </w:r>
      <w:r>
        <w:rPr>
          <w:bCs/>
        </w:rPr>
        <w:t>(Forced or assisted circulation boiler)</w:t>
      </w:r>
      <w:r w:rsidRPr="009828BF">
        <w:rPr>
          <w:bCs/>
        </w:rPr>
        <w:t xml:space="preserve"> </w:t>
      </w:r>
      <w:r w:rsidR="00AD5A51">
        <w:rPr>
          <w:bCs/>
        </w:rPr>
        <w:t>là n</w:t>
      </w:r>
      <w:r>
        <w:rPr>
          <w:bCs/>
        </w:rPr>
        <w:t xml:space="preserve">ồi hơi ống </w:t>
      </w:r>
      <w:r w:rsidRPr="000A39B1">
        <w:t>nước</w:t>
      </w:r>
      <w:r>
        <w:rPr>
          <w:bCs/>
        </w:rPr>
        <w:t xml:space="preserve"> trong đó sự chuyển động tuần hoàn của nước và hỗn hợp hơi nước được thực hiện nhờ tác động hoàn toàn hoặc một phần của bơm đẩy</w:t>
      </w:r>
    </w:p>
    <w:p w:rsidR="009828BF" w:rsidRPr="009828BF" w:rsidRDefault="009828BF" w:rsidP="002C5B3D">
      <w:pPr>
        <w:numPr>
          <w:ilvl w:val="0"/>
          <w:numId w:val="17"/>
        </w:numPr>
        <w:tabs>
          <w:tab w:val="left" w:pos="1276"/>
        </w:tabs>
        <w:spacing w:line="360" w:lineRule="auto"/>
        <w:ind w:left="0" w:firstLine="0"/>
        <w:jc w:val="both"/>
      </w:pPr>
      <w:r w:rsidRPr="000F67FB">
        <w:rPr>
          <w:bCs/>
        </w:rPr>
        <w:lastRenderedPageBreak/>
        <w:t xml:space="preserve">Nồi hơi </w:t>
      </w:r>
      <w:r w:rsidRPr="000F67FB">
        <w:t>trực</w:t>
      </w:r>
      <w:r w:rsidRPr="000F67FB">
        <w:rPr>
          <w:bCs/>
        </w:rPr>
        <w:t xml:space="preserve"> lưu</w:t>
      </w:r>
      <w:r w:rsidRPr="009828BF">
        <w:rPr>
          <w:bCs/>
        </w:rPr>
        <w:t xml:space="preserve"> </w:t>
      </w:r>
      <w:r w:rsidR="00AD5A51">
        <w:rPr>
          <w:bCs/>
        </w:rPr>
        <w:t>là n</w:t>
      </w:r>
      <w:r>
        <w:rPr>
          <w:bCs/>
        </w:rPr>
        <w:t>ồi hơi ống nước mà sự chuyển động của nước và hơi nước là chuyển động một chiều, được tạo ra bởi giáng áp giữa đầu vào nồi hơi là nước cấp và đầu ra nồi hơi l</w:t>
      </w:r>
      <w:r w:rsidRPr="00166148">
        <w:rPr>
          <w:bCs/>
        </w:rPr>
        <w:t>à</w:t>
      </w:r>
      <w:r>
        <w:rPr>
          <w:bCs/>
        </w:rPr>
        <w:t xml:space="preserve"> h</w:t>
      </w:r>
      <w:r w:rsidRPr="00166148">
        <w:rPr>
          <w:bCs/>
        </w:rPr>
        <w:t>ơ</w:t>
      </w:r>
      <w:r>
        <w:rPr>
          <w:bCs/>
        </w:rPr>
        <w:t>i. Giáng áp tạo ra bởi bơm</w:t>
      </w:r>
      <w:r w:rsidR="00C935BA">
        <w:rPr>
          <w:bCs/>
        </w:rPr>
        <w:t>.</w:t>
      </w:r>
    </w:p>
    <w:p w:rsidR="009828BF" w:rsidRDefault="009828BF" w:rsidP="002C5B3D">
      <w:pPr>
        <w:numPr>
          <w:ilvl w:val="0"/>
          <w:numId w:val="17"/>
        </w:numPr>
        <w:tabs>
          <w:tab w:val="left" w:pos="1276"/>
        </w:tabs>
        <w:spacing w:line="360" w:lineRule="auto"/>
        <w:ind w:left="0" w:firstLine="0"/>
        <w:jc w:val="both"/>
        <w:rPr>
          <w:bCs/>
        </w:rPr>
      </w:pPr>
      <w:r w:rsidRPr="000F67FB">
        <w:rPr>
          <w:bCs/>
        </w:rPr>
        <w:t xml:space="preserve">Áp suất </w:t>
      </w:r>
      <w:r w:rsidRPr="000F67FB">
        <w:t>làm</w:t>
      </w:r>
      <w:r w:rsidRPr="000F67FB">
        <w:rPr>
          <w:bCs/>
        </w:rPr>
        <w:t xml:space="preserve"> </w:t>
      </w:r>
      <w:r w:rsidRPr="000F67FB">
        <w:t>việc</w:t>
      </w:r>
      <w:r w:rsidRPr="000F67FB">
        <w:rPr>
          <w:bCs/>
        </w:rPr>
        <w:t xml:space="preserve"> định mức</w:t>
      </w:r>
      <w:r>
        <w:rPr>
          <w:b/>
          <w:bCs/>
        </w:rPr>
        <w:t xml:space="preserve"> </w:t>
      </w:r>
      <w:r>
        <w:rPr>
          <w:bCs/>
        </w:rPr>
        <w:t>(Norminal working perssure)</w:t>
      </w:r>
      <w:r w:rsidRPr="009828BF">
        <w:rPr>
          <w:bCs/>
        </w:rPr>
        <w:t xml:space="preserve"> </w:t>
      </w:r>
      <w:r w:rsidR="00AD5A51">
        <w:rPr>
          <w:bCs/>
        </w:rPr>
        <w:t>là á</w:t>
      </w:r>
      <w:r>
        <w:rPr>
          <w:bCs/>
        </w:rPr>
        <w:t>p suất lớn nhất mà nồi hơi được phép làm việc lâu dài:</w:t>
      </w:r>
    </w:p>
    <w:p w:rsidR="009828BF" w:rsidRDefault="009828BF" w:rsidP="00533963">
      <w:pPr>
        <w:spacing w:before="120" w:line="360" w:lineRule="auto"/>
        <w:jc w:val="both"/>
        <w:rPr>
          <w:bCs/>
        </w:rPr>
      </w:pPr>
      <w:r>
        <w:rPr>
          <w:bCs/>
        </w:rPr>
        <w:t>- Đối với nồi hơi chỉ sản xuất hơi bão hòa là áp suất hơi ra khỏi nồi hơi;</w:t>
      </w:r>
    </w:p>
    <w:p w:rsidR="009828BF" w:rsidRPr="009828BF" w:rsidRDefault="009828BF" w:rsidP="00533963">
      <w:pPr>
        <w:tabs>
          <w:tab w:val="left" w:pos="851"/>
        </w:tabs>
        <w:spacing w:line="360" w:lineRule="auto"/>
        <w:jc w:val="both"/>
      </w:pPr>
      <w:r>
        <w:rPr>
          <w:bCs/>
        </w:rPr>
        <w:t>- Đối với nồi hơi sản xuất hơi quá nhiệt là áp suất hơi ra khỏi bộ quá nhiệt</w:t>
      </w:r>
    </w:p>
    <w:p w:rsidR="009828BF" w:rsidRPr="007D37ED" w:rsidRDefault="009828BF" w:rsidP="002C5B3D">
      <w:pPr>
        <w:numPr>
          <w:ilvl w:val="0"/>
          <w:numId w:val="17"/>
        </w:numPr>
        <w:tabs>
          <w:tab w:val="left" w:pos="1276"/>
        </w:tabs>
        <w:spacing w:before="120" w:line="360" w:lineRule="auto"/>
        <w:ind w:left="0" w:firstLine="0"/>
        <w:jc w:val="both"/>
        <w:rPr>
          <w:bCs/>
        </w:rPr>
      </w:pPr>
      <w:r w:rsidRPr="000F67FB">
        <w:rPr>
          <w:bCs/>
        </w:rPr>
        <w:t xml:space="preserve">Áp suất </w:t>
      </w:r>
      <w:r w:rsidRPr="000F67FB">
        <w:t>thiết</w:t>
      </w:r>
      <w:r w:rsidRPr="000F67FB">
        <w:rPr>
          <w:bCs/>
        </w:rPr>
        <w:t xml:space="preserve"> kế</w:t>
      </w:r>
      <w:r w:rsidRPr="007D37ED">
        <w:rPr>
          <w:bCs/>
        </w:rPr>
        <w:t xml:space="preserve"> (Design pressure)</w:t>
      </w:r>
      <w:r w:rsidR="007D37ED" w:rsidRPr="007D37ED">
        <w:rPr>
          <w:bCs/>
        </w:rPr>
        <w:t xml:space="preserve"> là</w:t>
      </w:r>
      <w:r w:rsidR="007D37ED">
        <w:rPr>
          <w:bCs/>
        </w:rPr>
        <w:t xml:space="preserve"> á</w:t>
      </w:r>
      <w:r w:rsidRPr="007D37ED">
        <w:rPr>
          <w:bCs/>
        </w:rPr>
        <w:t>p suất làm việc lớn nhất cho phép:</w:t>
      </w:r>
    </w:p>
    <w:p w:rsidR="009828BF" w:rsidRDefault="00A00C5C" w:rsidP="002C5B3D">
      <w:pPr>
        <w:spacing w:before="120"/>
        <w:jc w:val="both"/>
        <w:rPr>
          <w:bCs/>
        </w:rPr>
      </w:pPr>
      <w:r>
        <w:rPr>
          <w:bCs/>
        </w:rPr>
        <w:t>1</w:t>
      </w:r>
      <w:r w:rsidR="009828BF">
        <w:rPr>
          <w:bCs/>
        </w:rPr>
        <w:t>) Tại bao hơi đối với nồi hơi tuần hoàn tự nhiên hoặc có trợ lực;</w:t>
      </w:r>
    </w:p>
    <w:p w:rsidR="009828BF" w:rsidRDefault="00A00C5C" w:rsidP="00533963">
      <w:pPr>
        <w:spacing w:before="120" w:line="360" w:lineRule="auto"/>
        <w:ind w:left="284" w:hanging="284"/>
        <w:jc w:val="both"/>
        <w:rPr>
          <w:bCs/>
        </w:rPr>
      </w:pPr>
      <w:r>
        <w:rPr>
          <w:bCs/>
        </w:rPr>
        <w:t>2</w:t>
      </w:r>
      <w:r w:rsidR="009828BF">
        <w:rPr>
          <w:bCs/>
        </w:rPr>
        <w:t>) Tại đầu ra cuối cùng của bộ quá nhiệt đối với nồi hơi trực lưu (trừ khi ở đây có đặt van kh</w:t>
      </w:r>
      <w:r w:rsidR="009828BF" w:rsidRPr="006B5EDC">
        <w:rPr>
          <w:bCs/>
        </w:rPr>
        <w:t>ó</w:t>
      </w:r>
      <w:r w:rsidR="009828BF">
        <w:rPr>
          <w:bCs/>
        </w:rPr>
        <w:t>a trung gian);</w:t>
      </w:r>
    </w:p>
    <w:p w:rsidR="009828BF" w:rsidRDefault="00A00C5C" w:rsidP="002C5B3D">
      <w:pPr>
        <w:tabs>
          <w:tab w:val="left" w:pos="851"/>
        </w:tabs>
        <w:spacing w:line="360" w:lineRule="auto"/>
        <w:jc w:val="both"/>
        <w:rPr>
          <w:bCs/>
        </w:rPr>
      </w:pPr>
      <w:r>
        <w:rPr>
          <w:bCs/>
        </w:rPr>
        <w:t>3</w:t>
      </w:r>
      <w:r w:rsidR="009828BF">
        <w:rPr>
          <w:bCs/>
        </w:rPr>
        <w:t>) Tại đầu ra bộ tái quá nhiệt, bộ quá nhiệt được đốt độc lập, bộ hâm nước "ngắt được"</w:t>
      </w:r>
      <w:r w:rsidR="007D37ED">
        <w:rPr>
          <w:bCs/>
        </w:rPr>
        <w:t>.</w:t>
      </w:r>
    </w:p>
    <w:p w:rsidR="009828BF" w:rsidRPr="007D37ED" w:rsidRDefault="009828BF" w:rsidP="002C5B3D">
      <w:pPr>
        <w:numPr>
          <w:ilvl w:val="0"/>
          <w:numId w:val="17"/>
        </w:numPr>
        <w:tabs>
          <w:tab w:val="left" w:pos="1276"/>
        </w:tabs>
        <w:spacing w:before="120" w:line="360" w:lineRule="auto"/>
        <w:ind w:left="0" w:firstLine="0"/>
        <w:jc w:val="both"/>
        <w:rPr>
          <w:bCs/>
        </w:rPr>
      </w:pPr>
      <w:r w:rsidRPr="000F67FB">
        <w:rPr>
          <w:bCs/>
        </w:rPr>
        <w:t>Áp suất tính toán</w:t>
      </w:r>
      <w:r w:rsidRPr="007D37ED">
        <w:rPr>
          <w:b/>
          <w:bCs/>
        </w:rPr>
        <w:t xml:space="preserve"> </w:t>
      </w:r>
      <w:r w:rsidRPr="007D37ED">
        <w:rPr>
          <w:bCs/>
        </w:rPr>
        <w:t>(Calculation pressure)</w:t>
      </w:r>
      <w:r w:rsidR="007D37ED" w:rsidRPr="007D37ED">
        <w:rPr>
          <w:bCs/>
        </w:rPr>
        <w:t xml:space="preserve"> là áp suất thiết kế có tính đến chênh lệch áp suất và áp suất thủy tĩnh ứng với chế độ làm việc khắc nghiệt nhất; hoặc là </w:t>
      </w:r>
      <w:r w:rsidR="007D37ED">
        <w:rPr>
          <w:bCs/>
        </w:rPr>
        <w:t>á</w:t>
      </w:r>
      <w:r w:rsidRPr="007D37ED">
        <w:rPr>
          <w:bCs/>
        </w:rPr>
        <w:t>p suất mở của van an toàn đặt ở giá trị cao nhất trên bộ quá nhiệt hoặc trên đường ra của bộ tái quá nhiệt để bù cho sự giảm áp suất tương ứng với điều kiện làm việc khắc nghiệt nhất.</w:t>
      </w:r>
    </w:p>
    <w:p w:rsidR="009828BF" w:rsidRPr="00AD5A51" w:rsidRDefault="009828BF" w:rsidP="002C5B3D">
      <w:pPr>
        <w:numPr>
          <w:ilvl w:val="0"/>
          <w:numId w:val="17"/>
        </w:numPr>
        <w:tabs>
          <w:tab w:val="left" w:pos="1276"/>
        </w:tabs>
        <w:spacing w:line="360" w:lineRule="auto"/>
        <w:ind w:left="0" w:firstLine="0"/>
        <w:jc w:val="both"/>
        <w:rPr>
          <w:bCs/>
        </w:rPr>
      </w:pPr>
      <w:r w:rsidRPr="000F67FB">
        <w:rPr>
          <w:bCs/>
        </w:rPr>
        <w:t>Nhiệt độ thiết kế</w:t>
      </w:r>
      <w:r w:rsidRPr="00AD5A51">
        <w:rPr>
          <w:b/>
          <w:bCs/>
        </w:rPr>
        <w:t xml:space="preserve"> </w:t>
      </w:r>
      <w:r w:rsidRPr="00AD5A51">
        <w:rPr>
          <w:bCs/>
        </w:rPr>
        <w:t>(Design temperature)</w:t>
      </w:r>
      <w:r w:rsidR="00AD5A51">
        <w:rPr>
          <w:bCs/>
        </w:rPr>
        <w:t xml:space="preserve"> là n</w:t>
      </w:r>
      <w:r w:rsidRPr="00AD5A51">
        <w:rPr>
          <w:bCs/>
        </w:rPr>
        <w:t xml:space="preserve">hiệt độ thành </w:t>
      </w:r>
      <w:proofErr w:type="gramStart"/>
      <w:r w:rsidRPr="00AD5A51">
        <w:rPr>
          <w:bCs/>
        </w:rPr>
        <w:t>kim</w:t>
      </w:r>
      <w:proofErr w:type="gramEnd"/>
      <w:r w:rsidRPr="00AD5A51">
        <w:rPr>
          <w:bCs/>
        </w:rPr>
        <w:t xml:space="preserve"> loại là</w:t>
      </w:r>
      <w:r w:rsidR="00AD5A51">
        <w:rPr>
          <w:bCs/>
        </w:rPr>
        <w:t>m</w:t>
      </w:r>
      <w:r w:rsidRPr="00AD5A51">
        <w:rPr>
          <w:bCs/>
        </w:rPr>
        <w:t xml:space="preserve"> căn cứ để lựa chọn độ bền thiết kế và xác định các kích thước của các bộ phận nồi </w:t>
      </w:r>
      <w:r w:rsidRPr="00D37300">
        <w:rPr>
          <w:bCs/>
        </w:rPr>
        <w:t xml:space="preserve">hơi (xem Phụ lục </w:t>
      </w:r>
      <w:r w:rsidR="00C06571">
        <w:rPr>
          <w:bCs/>
        </w:rPr>
        <w:t>B</w:t>
      </w:r>
      <w:r w:rsidRPr="00D37300">
        <w:rPr>
          <w:bCs/>
        </w:rPr>
        <w:t>).</w:t>
      </w:r>
    </w:p>
    <w:p w:rsidR="009828BF" w:rsidRPr="00AD5A51" w:rsidRDefault="009828BF" w:rsidP="002C5B3D">
      <w:pPr>
        <w:numPr>
          <w:ilvl w:val="0"/>
          <w:numId w:val="17"/>
        </w:numPr>
        <w:tabs>
          <w:tab w:val="left" w:pos="1276"/>
        </w:tabs>
        <w:spacing w:line="360" w:lineRule="auto"/>
        <w:ind w:left="0" w:firstLine="0"/>
        <w:jc w:val="both"/>
        <w:rPr>
          <w:bCs/>
        </w:rPr>
      </w:pPr>
      <w:r w:rsidRPr="000F67FB">
        <w:rPr>
          <w:bCs/>
        </w:rPr>
        <w:t xml:space="preserve">Chiều dày </w:t>
      </w:r>
      <w:r w:rsidRPr="000F67FB">
        <w:t>định</w:t>
      </w:r>
      <w:r w:rsidRPr="000F67FB">
        <w:rPr>
          <w:bCs/>
        </w:rPr>
        <w:t xml:space="preserve"> mức của vật liệu</w:t>
      </w:r>
      <w:r w:rsidR="00034D1F">
        <w:rPr>
          <w:bCs/>
        </w:rPr>
        <w:t xml:space="preserve"> (Nominal thickness)</w:t>
      </w:r>
      <w:r w:rsidRPr="000F67FB">
        <w:rPr>
          <w:bCs/>
        </w:rPr>
        <w:t xml:space="preserve"> </w:t>
      </w:r>
      <w:r w:rsidR="00AD5A51" w:rsidRPr="000F67FB">
        <w:rPr>
          <w:bCs/>
        </w:rPr>
        <w:t>là</w:t>
      </w:r>
      <w:r w:rsidR="00AD5A51">
        <w:rPr>
          <w:b/>
          <w:bCs/>
        </w:rPr>
        <w:t xml:space="preserve"> </w:t>
      </w:r>
      <w:r w:rsidR="00AD5A51" w:rsidRPr="00034D1F">
        <w:rPr>
          <w:bCs/>
        </w:rPr>
        <w:t>c</w:t>
      </w:r>
      <w:r w:rsidRPr="00AD5A51">
        <w:rPr>
          <w:bCs/>
        </w:rPr>
        <w:t>hiều dày danh định của vật liệu.</w:t>
      </w:r>
    </w:p>
    <w:p w:rsidR="009828BF" w:rsidRPr="00AD5A51" w:rsidRDefault="009828BF" w:rsidP="002C5B3D">
      <w:pPr>
        <w:numPr>
          <w:ilvl w:val="0"/>
          <w:numId w:val="17"/>
        </w:numPr>
        <w:tabs>
          <w:tab w:val="left" w:pos="1276"/>
        </w:tabs>
        <w:spacing w:line="360" w:lineRule="auto"/>
        <w:ind w:left="0" w:firstLine="0"/>
        <w:jc w:val="both"/>
        <w:rPr>
          <w:bCs/>
        </w:rPr>
      </w:pPr>
      <w:r w:rsidRPr="000F67FB">
        <w:rPr>
          <w:bCs/>
        </w:rPr>
        <w:t>Chiều dày</w:t>
      </w:r>
      <w:r w:rsidRPr="00AD5A51">
        <w:rPr>
          <w:b/>
          <w:bCs/>
        </w:rPr>
        <w:t xml:space="preserve"> </w:t>
      </w:r>
      <w:r w:rsidRPr="000A39B1">
        <w:t>thực</w:t>
      </w:r>
      <w:r w:rsidRPr="00AD5A51">
        <w:rPr>
          <w:b/>
          <w:bCs/>
        </w:rPr>
        <w:t xml:space="preserve"> </w:t>
      </w:r>
      <w:r w:rsidRPr="00AD5A51">
        <w:rPr>
          <w:bCs/>
        </w:rPr>
        <w:t>(Actual thickness)</w:t>
      </w:r>
      <w:r w:rsidR="00AD5A51" w:rsidRPr="00AD5A51">
        <w:rPr>
          <w:bCs/>
        </w:rPr>
        <w:t xml:space="preserve"> là </w:t>
      </w:r>
      <w:r w:rsidR="00AD5A51">
        <w:rPr>
          <w:bCs/>
        </w:rPr>
        <w:t>c</w:t>
      </w:r>
      <w:r w:rsidRPr="00AD5A51">
        <w:rPr>
          <w:bCs/>
        </w:rPr>
        <w:t xml:space="preserve">hiều dày </w:t>
      </w:r>
      <w:r w:rsidR="004959AF">
        <w:rPr>
          <w:bCs/>
        </w:rPr>
        <w:t xml:space="preserve">của vật liệu chế tạo bộ phận chịu áp lực, được tính bằng chiều dầy định mức </w:t>
      </w:r>
      <w:r w:rsidRPr="00AD5A51">
        <w:rPr>
          <w:bCs/>
        </w:rPr>
        <w:t>trừ (hoặc cộng) dung sai chế tạo.</w:t>
      </w:r>
    </w:p>
    <w:p w:rsidR="009828BF" w:rsidRPr="00AD5A51" w:rsidRDefault="009828BF" w:rsidP="002C5B3D">
      <w:pPr>
        <w:numPr>
          <w:ilvl w:val="0"/>
          <w:numId w:val="17"/>
        </w:numPr>
        <w:tabs>
          <w:tab w:val="left" w:pos="1276"/>
        </w:tabs>
        <w:spacing w:line="360" w:lineRule="auto"/>
        <w:ind w:left="0" w:firstLine="0"/>
        <w:jc w:val="both"/>
        <w:rPr>
          <w:bCs/>
        </w:rPr>
      </w:pPr>
      <w:r w:rsidRPr="000F67FB">
        <w:rPr>
          <w:bCs/>
        </w:rPr>
        <w:t xml:space="preserve">Tuổi thọ </w:t>
      </w:r>
      <w:r w:rsidRPr="000F67FB">
        <w:t>thiết</w:t>
      </w:r>
      <w:r w:rsidRPr="000F67FB">
        <w:rPr>
          <w:bCs/>
        </w:rPr>
        <w:t xml:space="preserve"> kế</w:t>
      </w:r>
      <w:r w:rsidRPr="00AD5A51">
        <w:rPr>
          <w:b/>
          <w:bCs/>
        </w:rPr>
        <w:t xml:space="preserve"> </w:t>
      </w:r>
      <w:r w:rsidRPr="00AD5A51">
        <w:rPr>
          <w:bCs/>
        </w:rPr>
        <w:t>(design lifetime)</w:t>
      </w:r>
      <w:r w:rsidR="00AD5A51" w:rsidRPr="00AD5A51">
        <w:rPr>
          <w:bCs/>
        </w:rPr>
        <w:t xml:space="preserve"> là </w:t>
      </w:r>
      <w:r w:rsidR="00AD5A51">
        <w:rPr>
          <w:bCs/>
        </w:rPr>
        <w:t>t</w:t>
      </w:r>
      <w:r w:rsidRPr="00AD5A51">
        <w:rPr>
          <w:bCs/>
        </w:rPr>
        <w:t>uổi thọ được biểu thị bằng số giờ vận hành cho phép đối với các bộ phận chịu áp lực của nồi hơi trong điều kiện làm việc của nồi hơi.</w:t>
      </w:r>
    </w:p>
    <w:p w:rsidR="009828BF" w:rsidRPr="00AD5A51" w:rsidRDefault="009828BF" w:rsidP="002C5B3D">
      <w:pPr>
        <w:numPr>
          <w:ilvl w:val="0"/>
          <w:numId w:val="17"/>
        </w:numPr>
        <w:tabs>
          <w:tab w:val="left" w:pos="1276"/>
        </w:tabs>
        <w:spacing w:line="360" w:lineRule="auto"/>
        <w:ind w:left="0" w:firstLine="0"/>
        <w:jc w:val="both"/>
        <w:rPr>
          <w:bCs/>
        </w:rPr>
      </w:pPr>
      <w:r w:rsidRPr="000F67FB">
        <w:rPr>
          <w:bCs/>
        </w:rPr>
        <w:t xml:space="preserve">Công suất của </w:t>
      </w:r>
      <w:r w:rsidRPr="000F67FB">
        <w:t>nồi</w:t>
      </w:r>
      <w:r w:rsidRPr="000F67FB">
        <w:rPr>
          <w:bCs/>
        </w:rPr>
        <w:t xml:space="preserve"> hơi</w:t>
      </w:r>
      <w:r w:rsidRPr="00AD5A51">
        <w:rPr>
          <w:b/>
          <w:bCs/>
        </w:rPr>
        <w:t xml:space="preserve"> </w:t>
      </w:r>
      <w:r w:rsidRPr="00AD5A51">
        <w:rPr>
          <w:bCs/>
        </w:rPr>
        <w:t>(Boiler rate)</w:t>
      </w:r>
      <w:r w:rsidR="00AD5A51">
        <w:rPr>
          <w:bCs/>
        </w:rPr>
        <w:t xml:space="preserve"> là s</w:t>
      </w:r>
      <w:r w:rsidRPr="00AD5A51">
        <w:rPr>
          <w:bCs/>
        </w:rPr>
        <w:t>ản lượng hơi sinh ra trong một đơn vị thời gian, được đo bằng kg/h, tấn/h, kg/s hoặc tính theo đơn vị năng lượng (Watt, kW, MW), tương ứng với thông số hơi của nồi hơi.</w:t>
      </w:r>
    </w:p>
    <w:p w:rsidR="009828BF" w:rsidRPr="000F67FB" w:rsidRDefault="009828BF" w:rsidP="002C5B3D">
      <w:pPr>
        <w:numPr>
          <w:ilvl w:val="0"/>
          <w:numId w:val="17"/>
        </w:numPr>
        <w:tabs>
          <w:tab w:val="left" w:pos="1276"/>
        </w:tabs>
        <w:spacing w:line="360" w:lineRule="auto"/>
        <w:ind w:left="0" w:firstLine="0"/>
        <w:jc w:val="both"/>
        <w:rPr>
          <w:bCs/>
        </w:rPr>
      </w:pPr>
      <w:r w:rsidRPr="000F67FB">
        <w:rPr>
          <w:bCs/>
        </w:rPr>
        <w:t xml:space="preserve">Các ký hiệu </w:t>
      </w:r>
      <w:r w:rsidRPr="000F67FB">
        <w:t>và</w:t>
      </w:r>
      <w:r w:rsidRPr="000F67FB">
        <w:rPr>
          <w:bCs/>
        </w:rPr>
        <w:t xml:space="preserve"> đơn vị </w:t>
      </w:r>
    </w:p>
    <w:p w:rsidR="009828BF" w:rsidRDefault="009828BF" w:rsidP="00533963">
      <w:pPr>
        <w:spacing w:before="120" w:line="360" w:lineRule="auto"/>
        <w:jc w:val="both"/>
        <w:rPr>
          <w:bCs/>
        </w:rPr>
      </w:pPr>
      <w:proofErr w:type="gramStart"/>
      <w:r>
        <w:rPr>
          <w:bCs/>
        </w:rPr>
        <w:t>p</w:t>
      </w:r>
      <w:proofErr w:type="gramEnd"/>
      <w:r>
        <w:rPr>
          <w:bCs/>
        </w:rPr>
        <w:t xml:space="preserve"> - áp suất tác dụng, MPa;</w:t>
      </w:r>
    </w:p>
    <w:p w:rsidR="009828BF" w:rsidRDefault="009828BF" w:rsidP="00533963">
      <w:pPr>
        <w:spacing w:before="120" w:line="360" w:lineRule="auto"/>
        <w:jc w:val="both"/>
        <w:rPr>
          <w:bCs/>
        </w:rPr>
      </w:pPr>
      <w:r>
        <w:rPr>
          <w:bCs/>
        </w:rPr>
        <w:t>σ</w:t>
      </w:r>
      <w:r>
        <w:rPr>
          <w:bCs/>
          <w:vertAlign w:val="subscript"/>
        </w:rPr>
        <w:t>cp</w:t>
      </w:r>
      <w:r>
        <w:rPr>
          <w:bCs/>
        </w:rPr>
        <w:t xml:space="preserve"> - ứng suất cho phép của </w:t>
      </w:r>
      <w:proofErr w:type="gramStart"/>
      <w:r>
        <w:rPr>
          <w:bCs/>
        </w:rPr>
        <w:t>kim</w:t>
      </w:r>
      <w:proofErr w:type="gramEnd"/>
      <w:r>
        <w:rPr>
          <w:bCs/>
        </w:rPr>
        <w:t xml:space="preserve"> loại, MPa;</w:t>
      </w:r>
    </w:p>
    <w:p w:rsidR="009828BF" w:rsidRDefault="009828BF" w:rsidP="00533963">
      <w:pPr>
        <w:spacing w:before="120" w:line="360" w:lineRule="auto"/>
        <w:jc w:val="both"/>
        <w:rPr>
          <w:bCs/>
        </w:rPr>
      </w:pPr>
      <w:r>
        <w:rPr>
          <w:bCs/>
        </w:rPr>
        <w:t>σ</w:t>
      </w:r>
      <w:r>
        <w:rPr>
          <w:bCs/>
          <w:vertAlign w:val="subscript"/>
        </w:rPr>
        <w:t>B</w:t>
      </w:r>
      <w:r>
        <w:rPr>
          <w:bCs/>
          <w:vertAlign w:val="superscript"/>
        </w:rPr>
        <w:t>20</w:t>
      </w:r>
      <w:r>
        <w:rPr>
          <w:bCs/>
        </w:rPr>
        <w:t>, σ</w:t>
      </w:r>
      <w:r>
        <w:rPr>
          <w:bCs/>
          <w:vertAlign w:val="subscript"/>
        </w:rPr>
        <w:t>C</w:t>
      </w:r>
      <w:r>
        <w:rPr>
          <w:bCs/>
          <w:vertAlign w:val="superscript"/>
        </w:rPr>
        <w:t>20</w:t>
      </w:r>
      <w:r>
        <w:rPr>
          <w:bCs/>
        </w:rPr>
        <w:t xml:space="preserve"> - giới hạn bền kéo và giới hạn chảy ở nhiệt độ thí nghiệm trong phòng, MPa;</w:t>
      </w:r>
    </w:p>
    <w:p w:rsidR="009828BF" w:rsidRDefault="009828BF" w:rsidP="00533963">
      <w:pPr>
        <w:spacing w:before="120" w:line="360" w:lineRule="auto"/>
        <w:jc w:val="both"/>
        <w:rPr>
          <w:bCs/>
        </w:rPr>
      </w:pPr>
      <w:r>
        <w:rPr>
          <w:bCs/>
        </w:rPr>
        <w:t>D</w:t>
      </w:r>
      <w:r>
        <w:rPr>
          <w:bCs/>
          <w:vertAlign w:val="subscript"/>
        </w:rPr>
        <w:t>t</w:t>
      </w:r>
      <w:r>
        <w:rPr>
          <w:bCs/>
        </w:rPr>
        <w:t>, D</w:t>
      </w:r>
      <w:r>
        <w:rPr>
          <w:bCs/>
          <w:vertAlign w:val="subscript"/>
        </w:rPr>
        <w:t>n</w:t>
      </w:r>
      <w:r>
        <w:rPr>
          <w:bCs/>
        </w:rPr>
        <w:t xml:space="preserve"> - đường kính trong, ngoài của thân hình trụ, mm;</w:t>
      </w:r>
    </w:p>
    <w:p w:rsidR="009828BF" w:rsidRDefault="009828BF" w:rsidP="00533963">
      <w:pPr>
        <w:spacing w:before="120" w:line="360" w:lineRule="auto"/>
        <w:jc w:val="both"/>
        <w:rPr>
          <w:bCs/>
        </w:rPr>
      </w:pPr>
      <w:proofErr w:type="gramStart"/>
      <w:r>
        <w:rPr>
          <w:bCs/>
        </w:rPr>
        <w:lastRenderedPageBreak/>
        <w:t>d</w:t>
      </w:r>
      <w:proofErr w:type="gramEnd"/>
      <w:r>
        <w:rPr>
          <w:bCs/>
        </w:rPr>
        <w:t>, d</w:t>
      </w:r>
      <w:r>
        <w:rPr>
          <w:bCs/>
          <w:vertAlign w:val="subscript"/>
        </w:rPr>
        <w:t>max</w:t>
      </w:r>
      <w:r>
        <w:rPr>
          <w:bCs/>
        </w:rPr>
        <w:t>, d</w:t>
      </w:r>
      <w:r>
        <w:rPr>
          <w:bCs/>
          <w:vertAlign w:val="subscript"/>
        </w:rPr>
        <w:t>min</w:t>
      </w:r>
      <w:r>
        <w:rPr>
          <w:bCs/>
        </w:rPr>
        <w:t xml:space="preserve"> - đường kính lỗ khoét (hình tròn), đường kính lớn, đường kính bé của lỗ hình elíp, mm;</w:t>
      </w:r>
    </w:p>
    <w:p w:rsidR="009828BF" w:rsidRDefault="009828BF" w:rsidP="00533963">
      <w:pPr>
        <w:spacing w:before="120" w:line="360" w:lineRule="auto"/>
        <w:jc w:val="both"/>
        <w:rPr>
          <w:bCs/>
        </w:rPr>
      </w:pPr>
      <w:r>
        <w:rPr>
          <w:bCs/>
        </w:rPr>
        <w:t>S - chiều dày, mm;</w:t>
      </w:r>
    </w:p>
    <w:p w:rsidR="009828BF" w:rsidRDefault="009828BF" w:rsidP="00533963">
      <w:pPr>
        <w:spacing w:before="120" w:line="360" w:lineRule="auto"/>
        <w:jc w:val="both"/>
        <w:rPr>
          <w:bCs/>
        </w:rPr>
      </w:pPr>
      <w:r>
        <w:rPr>
          <w:bCs/>
        </w:rPr>
        <w:sym w:font="Symbol" w:char="F06A"/>
      </w:r>
      <w:proofErr w:type="gramStart"/>
      <w:r>
        <w:rPr>
          <w:bCs/>
          <w:vertAlign w:val="subscript"/>
        </w:rPr>
        <w:t>h</w:t>
      </w:r>
      <w:proofErr w:type="gramEnd"/>
      <w:r>
        <w:rPr>
          <w:bCs/>
        </w:rPr>
        <w:t xml:space="preserve">, </w:t>
      </w:r>
      <w:r>
        <w:rPr>
          <w:bCs/>
        </w:rPr>
        <w:sym w:font="Symbol" w:char="F06A"/>
      </w:r>
      <w:r>
        <w:rPr>
          <w:bCs/>
          <w:vertAlign w:val="subscript"/>
        </w:rPr>
        <w:t>l</w:t>
      </w:r>
      <w:r>
        <w:rPr>
          <w:bCs/>
        </w:rPr>
        <w:t xml:space="preserve"> - hệ số làm yếu do hàn, do khoan lỗ;</w:t>
      </w:r>
    </w:p>
    <w:p w:rsidR="009828BF" w:rsidRDefault="009828BF" w:rsidP="00533963">
      <w:pPr>
        <w:spacing w:before="120" w:line="360" w:lineRule="auto"/>
        <w:jc w:val="both"/>
        <w:rPr>
          <w:bCs/>
        </w:rPr>
      </w:pPr>
      <w:proofErr w:type="gramStart"/>
      <w:r w:rsidRPr="00F03B0F">
        <w:rPr>
          <w:bCs/>
        </w:rPr>
        <w:t>t</w:t>
      </w:r>
      <w:r>
        <w:rPr>
          <w:bCs/>
          <w:vertAlign w:val="subscript"/>
        </w:rPr>
        <w:t>d</w:t>
      </w:r>
      <w:proofErr w:type="gramEnd"/>
      <w:r>
        <w:rPr>
          <w:bCs/>
        </w:rPr>
        <w:t>, t</w:t>
      </w:r>
      <w:r>
        <w:rPr>
          <w:bCs/>
          <w:vertAlign w:val="subscript"/>
        </w:rPr>
        <w:t>ng</w:t>
      </w:r>
      <w:r>
        <w:rPr>
          <w:bCs/>
        </w:rPr>
        <w:t>, t</w:t>
      </w:r>
      <w:r>
        <w:rPr>
          <w:bCs/>
          <w:vertAlign w:val="subscript"/>
        </w:rPr>
        <w:t>ch</w:t>
      </w:r>
      <w:r>
        <w:rPr>
          <w:bCs/>
        </w:rPr>
        <w:t xml:space="preserve"> - bước dọc, ngang, chéo các dẫy lỗ khoan;</w:t>
      </w:r>
    </w:p>
    <w:p w:rsidR="009828BF" w:rsidRDefault="009828BF" w:rsidP="00533963">
      <w:pPr>
        <w:spacing w:before="120" w:line="360" w:lineRule="auto"/>
        <w:jc w:val="both"/>
        <w:rPr>
          <w:bCs/>
        </w:rPr>
      </w:pPr>
      <w:proofErr w:type="gramStart"/>
      <w:r>
        <w:rPr>
          <w:bCs/>
        </w:rPr>
        <w:t>t</w:t>
      </w:r>
      <w:r>
        <w:rPr>
          <w:bCs/>
          <w:vertAlign w:val="subscript"/>
        </w:rPr>
        <w:t>tt</w:t>
      </w:r>
      <w:proofErr w:type="gramEnd"/>
      <w:r>
        <w:rPr>
          <w:bCs/>
        </w:rPr>
        <w:t>, t</w:t>
      </w:r>
      <w:r>
        <w:rPr>
          <w:bCs/>
          <w:vertAlign w:val="subscript"/>
        </w:rPr>
        <w:t>mc</w:t>
      </w:r>
      <w:r>
        <w:rPr>
          <w:bCs/>
        </w:rPr>
        <w:t xml:space="preserve"> - nhiệt độ tính toán, nhiệt độ môi chất, </w:t>
      </w:r>
      <w:r>
        <w:rPr>
          <w:bCs/>
          <w:vertAlign w:val="superscript"/>
        </w:rPr>
        <w:t>0</w:t>
      </w:r>
      <w:r>
        <w:rPr>
          <w:bCs/>
        </w:rPr>
        <w:t>C;</w:t>
      </w:r>
    </w:p>
    <w:p w:rsidR="009828BF" w:rsidRDefault="009828BF" w:rsidP="00533963">
      <w:pPr>
        <w:tabs>
          <w:tab w:val="left" w:pos="851"/>
        </w:tabs>
        <w:spacing w:line="360" w:lineRule="auto"/>
        <w:jc w:val="both"/>
        <w:rPr>
          <w:bCs/>
        </w:rPr>
      </w:pPr>
      <w:r>
        <w:rPr>
          <w:bCs/>
        </w:rPr>
        <w:t>C - hệ số hiệu chỉnh về chiều dày tấm thép do sai số chế tạo tấm</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Hoán cải </w:t>
      </w:r>
      <w:r w:rsidR="00863EAA">
        <w:rPr>
          <w:rFonts w:cs="Arial"/>
          <w:color w:val="000000"/>
          <w:lang w:val="pl-PL"/>
        </w:rPr>
        <w:t xml:space="preserve">(Alteration) </w:t>
      </w:r>
      <w:r w:rsidRPr="009542F0">
        <w:rPr>
          <w:rFonts w:cs="Arial"/>
          <w:color w:val="000000"/>
          <w:lang w:val="pl-PL"/>
        </w:rPr>
        <w:t xml:space="preserve">là thay đổi ở bất kỳ bộ phận nào làm cho thiết kế bị ảnh hưởng tới khả năng chịu áp lực của </w:t>
      </w:r>
      <w:r w:rsidR="00221AF9" w:rsidRPr="009542F0">
        <w:rPr>
          <w:rFonts w:cs="Arial"/>
          <w:color w:val="000000"/>
          <w:lang w:val="pl-PL"/>
        </w:rPr>
        <w:t>nồi hơi</w:t>
      </w:r>
      <w:r w:rsidRPr="009542F0">
        <w:rPr>
          <w:rFonts w:cs="Arial"/>
          <w:color w:val="000000"/>
          <w:lang w:val="pl-PL"/>
        </w:rPr>
        <w:t xml:space="preserve"> nằm ngoài khoảng giá trị được mô tả trong các báo cáo thông số hiện có.</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Các vị trí </w:t>
      </w:r>
      <w:r w:rsidRPr="005B675D">
        <w:rPr>
          <w:lang w:val="pl-PL"/>
        </w:rPr>
        <w:t>kiểm</w:t>
      </w:r>
      <w:r w:rsidRPr="009542F0">
        <w:rPr>
          <w:rFonts w:cs="Arial"/>
          <w:color w:val="000000"/>
          <w:lang w:val="pl-PL"/>
        </w:rPr>
        <w:t xml:space="preserve"> soát trạng thái (</w:t>
      </w:r>
      <w:r w:rsidR="00863EAA">
        <w:rPr>
          <w:rFonts w:cs="Arial"/>
          <w:color w:val="000000"/>
          <w:lang w:val="pl-PL"/>
        </w:rPr>
        <w:t xml:space="preserve">Condition monitoring locations - </w:t>
      </w:r>
      <w:r w:rsidRPr="009542F0">
        <w:rPr>
          <w:rFonts w:cs="Arial"/>
          <w:color w:val="000000"/>
          <w:lang w:val="pl-PL"/>
        </w:rPr>
        <w:t xml:space="preserve">CMLs) là các vị trí chỉ định trên </w:t>
      </w:r>
      <w:r w:rsidR="00221AF9" w:rsidRPr="009542F0">
        <w:rPr>
          <w:rFonts w:cs="Arial"/>
          <w:color w:val="000000"/>
          <w:lang w:val="pl-PL"/>
        </w:rPr>
        <w:t>nồi hơi</w:t>
      </w:r>
      <w:r w:rsidRPr="009542F0">
        <w:rPr>
          <w:rFonts w:cs="Arial"/>
          <w:color w:val="000000"/>
          <w:lang w:val="pl-PL"/>
        </w:rPr>
        <w:t xml:space="preserve">, nơi mà các cuộc kiểm tra chu kỳ được thực hiện để đánh giá trực tiếp trạng thái của </w:t>
      </w:r>
      <w:r w:rsidR="00A93682" w:rsidRPr="009542F0">
        <w:rPr>
          <w:rFonts w:cs="Arial"/>
          <w:color w:val="000000"/>
          <w:lang w:val="pl-PL"/>
        </w:rPr>
        <w:t>nồi hơi</w:t>
      </w:r>
      <w:r w:rsidRPr="009542F0">
        <w:rPr>
          <w:rFonts w:cs="Arial"/>
          <w:color w:val="000000"/>
          <w:lang w:val="pl-PL"/>
        </w:rPr>
        <w:t>. CMLs có thể có một hoặc nhiều điểm kiểm tra và sử dụng nhiều phương pháp kiểm tra căn cứ vào việc hư hỏng bộ phận được dự đoán trước để phát hiện ra hư hỏng ở xác suất cao nhất.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Hàn đắp có </w:t>
      </w:r>
      <w:r w:rsidRPr="005B675D">
        <w:rPr>
          <w:lang w:val="pl-PL"/>
        </w:rPr>
        <w:t>kiểm</w:t>
      </w:r>
      <w:r w:rsidRPr="009542F0">
        <w:rPr>
          <w:rFonts w:cs="Arial"/>
          <w:color w:val="000000"/>
          <w:lang w:val="pl-PL"/>
        </w:rPr>
        <w:t xml:space="preserve"> soát (</w:t>
      </w:r>
      <w:r w:rsidR="00863EAA">
        <w:rPr>
          <w:rFonts w:cs="Arial"/>
          <w:color w:val="000000"/>
          <w:lang w:val="pl-PL"/>
        </w:rPr>
        <w:t xml:space="preserve">Controlled-deposition welding - </w:t>
      </w:r>
      <w:r w:rsidRPr="009542F0">
        <w:rPr>
          <w:rFonts w:cs="Arial"/>
          <w:color w:val="000000"/>
          <w:lang w:val="pl-PL"/>
        </w:rPr>
        <w:t xml:space="preserve">CDW): bất kỳ phương pháp hàn nào được sử dụng để đạt việc làm mịn hạt được kiểm soát và gia nhiệt bên dưới vùng ảnh hưởng nhiệt ở vật liệu cơ bản. Có nhiều phương pháp, ví dụ như gia nhiệt đường hàn (gia nhiệt lớp bên dưới đường hàn hiện tại sẽ ngưng đọng) và bao gồm nửa đường hàn (yêu cầu loại bỏ ½ lớp đầu). Xem </w:t>
      </w:r>
      <w:r w:rsidRPr="00753E3F">
        <w:rPr>
          <w:rFonts w:cs="Arial"/>
          <w:color w:val="000000"/>
          <w:lang w:val="pl-PL"/>
        </w:rPr>
        <w:t>6.1.6-4(3).</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Ăn mòn</w:t>
      </w:r>
      <w:r w:rsidRPr="009542F0">
        <w:rPr>
          <w:rFonts w:cs="Arial"/>
          <w:i/>
          <w:color w:val="000000"/>
          <w:lang w:val="pl-PL"/>
        </w:rPr>
        <w:t xml:space="preserve"> </w:t>
      </w:r>
      <w:r w:rsidRPr="005B675D">
        <w:rPr>
          <w:lang w:val="pl-PL"/>
        </w:rPr>
        <w:t>cho</w:t>
      </w:r>
      <w:r w:rsidRPr="009542F0">
        <w:rPr>
          <w:rFonts w:cs="Arial"/>
          <w:i/>
          <w:color w:val="000000"/>
          <w:lang w:val="pl-PL"/>
        </w:rPr>
        <w:t xml:space="preserve"> </w:t>
      </w:r>
      <w:r w:rsidRPr="005B675D">
        <w:rPr>
          <w:bCs/>
          <w:lang w:val="pl-PL"/>
        </w:rPr>
        <w:t>phép</w:t>
      </w:r>
      <w:r w:rsidRPr="009542F0">
        <w:rPr>
          <w:rFonts w:cs="Arial"/>
          <w:color w:val="000000"/>
          <w:lang w:val="pl-PL"/>
        </w:rPr>
        <w:t xml:space="preserve"> </w:t>
      </w:r>
      <w:r w:rsidR="00863EAA">
        <w:rPr>
          <w:rFonts w:cs="Arial"/>
          <w:color w:val="000000"/>
          <w:lang w:val="pl-PL"/>
        </w:rPr>
        <w:t xml:space="preserve">(Corrosion allowance) </w:t>
      </w:r>
      <w:r w:rsidRPr="009542F0">
        <w:rPr>
          <w:rFonts w:cs="Arial"/>
          <w:color w:val="000000"/>
          <w:lang w:val="pl-PL"/>
        </w:rPr>
        <w:t xml:space="preserve">là chiều dày vật liệu bổ sung để cho phép kim loại hao hụt do thời gian khai thác của </w:t>
      </w:r>
      <w:r w:rsidR="00A93682" w:rsidRPr="009542F0">
        <w:rPr>
          <w:rFonts w:cs="Arial"/>
          <w:color w:val="000000"/>
          <w:lang w:val="pl-PL"/>
        </w:rPr>
        <w:t>nồi hơi</w:t>
      </w:r>
      <w:r w:rsidRPr="009542F0">
        <w:rPr>
          <w:rFonts w:cs="Arial"/>
          <w:color w:val="000000"/>
          <w:lang w:val="pl-PL"/>
        </w:rPr>
        <w: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Tốc độ</w:t>
      </w:r>
      <w:r w:rsidRPr="009542F0">
        <w:rPr>
          <w:rFonts w:cs="Arial"/>
          <w:i/>
          <w:color w:val="000000"/>
          <w:lang w:val="pl-PL"/>
        </w:rPr>
        <w:t xml:space="preserve"> </w:t>
      </w:r>
      <w:r w:rsidRPr="005B675D">
        <w:rPr>
          <w:lang w:val="pl-PL"/>
        </w:rPr>
        <w:t>ăn</w:t>
      </w:r>
      <w:r w:rsidRPr="009542F0">
        <w:rPr>
          <w:rFonts w:cs="Arial"/>
          <w:i/>
          <w:color w:val="000000"/>
          <w:lang w:val="pl-PL"/>
        </w:rPr>
        <w:t xml:space="preserve"> </w:t>
      </w:r>
      <w:r w:rsidRPr="005B675D">
        <w:rPr>
          <w:bCs/>
          <w:lang w:val="pl-PL"/>
        </w:rPr>
        <w:t>mòn</w:t>
      </w:r>
      <w:r w:rsidR="00863EAA">
        <w:rPr>
          <w:bCs/>
          <w:lang w:val="pl-PL"/>
        </w:rPr>
        <w:t xml:space="preserve"> (Corrosion rate)</w:t>
      </w:r>
      <w:r w:rsidRPr="009542F0">
        <w:rPr>
          <w:rFonts w:cs="Arial"/>
          <w:color w:val="000000"/>
          <w:lang w:val="pl-PL"/>
        </w:rPr>
        <w:t xml:space="preserve"> là tốc độ hao hụt kim loại do xâm thực, xâm thực/ăn mòn, hoặc do phản ứng hóa học với môi trường bên trong và/hoặc bên ngoài </w:t>
      </w:r>
      <w:r w:rsidR="00A93682" w:rsidRPr="009542F0">
        <w:rPr>
          <w:rFonts w:cs="Arial"/>
          <w:color w:val="000000"/>
          <w:lang w:val="pl-PL"/>
        </w:rPr>
        <w:t>nồi hơi</w:t>
      </w:r>
      <w:r w:rsidRPr="009542F0">
        <w:rPr>
          <w:rFonts w:cs="Arial"/>
          <w:color w:val="000000"/>
          <w:lang w:val="pl-PL"/>
        </w:rPr>
        <w: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Chuyên gia về ăn mòn</w:t>
      </w:r>
      <w:r w:rsidR="00863EAA">
        <w:rPr>
          <w:rFonts w:cs="Arial"/>
          <w:color w:val="000000"/>
          <w:lang w:val="pl-PL"/>
        </w:rPr>
        <w:t xml:space="preserve"> (Corrosion specialist)</w:t>
      </w:r>
      <w:r w:rsidR="00CA37F6">
        <w:rPr>
          <w:rFonts w:cs="Arial"/>
          <w:color w:val="000000"/>
          <w:lang w:val="pl-PL"/>
        </w:rPr>
        <w:t xml:space="preserve"> là người của chủ thiết bị hoặc </w:t>
      </w:r>
      <w:r w:rsidRPr="009542F0">
        <w:rPr>
          <w:rFonts w:cs="Arial"/>
          <w:color w:val="000000"/>
          <w:lang w:val="pl-PL"/>
        </w:rPr>
        <w:t xml:space="preserve">được chủ thiết bị </w:t>
      </w:r>
      <w:r w:rsidR="00CA37F6">
        <w:rPr>
          <w:rFonts w:cs="Arial"/>
          <w:color w:val="000000"/>
          <w:lang w:val="pl-PL"/>
        </w:rPr>
        <w:t>thuê</w:t>
      </w:r>
      <w:r w:rsidRPr="009542F0">
        <w:rPr>
          <w:rFonts w:cs="Arial"/>
          <w:color w:val="000000"/>
          <w:lang w:val="pl-PL"/>
        </w:rPr>
        <w:t>, có hiểu biết và kinh nghiệm trong ăn mòn hư hỏng cơ học, luyện kim, lựa chọn vật liệu và các phương pháp kiểm soát ăn mòn.</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Ăn mòn </w:t>
      </w:r>
      <w:r w:rsidRPr="005B675D">
        <w:rPr>
          <w:bCs/>
          <w:lang w:val="pl-PL"/>
        </w:rPr>
        <w:t>dưới</w:t>
      </w:r>
      <w:r w:rsidRPr="009542F0">
        <w:rPr>
          <w:rFonts w:cs="Arial"/>
          <w:color w:val="000000"/>
          <w:lang w:val="pl-PL"/>
        </w:rPr>
        <w:t xml:space="preserve"> lớp bọc (</w:t>
      </w:r>
      <w:r w:rsidR="00863EAA">
        <w:rPr>
          <w:rFonts w:cs="Arial"/>
          <w:color w:val="000000"/>
          <w:lang w:val="pl-PL"/>
        </w:rPr>
        <w:t xml:space="preserve">Corrosion under insulation - </w:t>
      </w:r>
      <w:r w:rsidRPr="009542F0">
        <w:rPr>
          <w:rFonts w:cs="Arial"/>
          <w:color w:val="000000"/>
          <w:lang w:val="pl-PL"/>
        </w:rPr>
        <w:t xml:space="preserve">CUI) là tất cả các dạng CUI bao gồm ăn mòn ứng suất nứt và ăn mòn bên dưới lớp </w:t>
      </w:r>
      <w:r w:rsidR="00E91B5C">
        <w:rPr>
          <w:rFonts w:cs="Arial"/>
          <w:color w:val="000000"/>
          <w:lang w:val="pl-PL"/>
        </w:rPr>
        <w:t>cách nhiệt</w:t>
      </w:r>
      <w:r w:rsidRPr="009542F0">
        <w:rPr>
          <w:rFonts w:cs="Arial"/>
          <w:color w:val="000000"/>
          <w:lang w:val="pl-PL"/>
        </w:rPr>
        <w: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 Hư hỏng cơ học </w:t>
      </w:r>
      <w:r w:rsidR="00863EAA">
        <w:rPr>
          <w:rFonts w:cs="Arial"/>
          <w:color w:val="000000"/>
          <w:lang w:val="pl-PL"/>
        </w:rPr>
        <w:t xml:space="preserve">(Damage mechanism) </w:t>
      </w:r>
      <w:r w:rsidRPr="009542F0">
        <w:rPr>
          <w:rFonts w:cs="Arial"/>
          <w:color w:val="000000"/>
          <w:lang w:val="pl-PL"/>
        </w:rPr>
        <w:t xml:space="preserve">là bất kỳ loại hư hỏng nào bắt gặp trong công nghiệp hóa học và tinh chế mà </w:t>
      </w:r>
      <w:r w:rsidRPr="005B675D">
        <w:rPr>
          <w:bCs/>
          <w:lang w:val="pl-PL"/>
        </w:rPr>
        <w:t>có</w:t>
      </w:r>
      <w:r w:rsidRPr="009542F0">
        <w:rPr>
          <w:rFonts w:cs="Arial"/>
          <w:color w:val="000000"/>
          <w:lang w:val="pl-PL"/>
        </w:rPr>
        <w:t xml:space="preserve"> </w:t>
      </w:r>
      <w:r w:rsidRPr="005B675D">
        <w:rPr>
          <w:lang w:val="pl-PL"/>
        </w:rPr>
        <w:t>khẳ</w:t>
      </w:r>
      <w:r w:rsidRPr="009542F0">
        <w:rPr>
          <w:rFonts w:cs="Arial"/>
          <w:color w:val="000000"/>
          <w:lang w:val="pl-PL"/>
        </w:rPr>
        <w:t xml:space="preserve"> năng gây ra nứt/khuyết tật ảnh hưởng tới tính </w:t>
      </w:r>
      <w:r w:rsidRPr="009542F0">
        <w:rPr>
          <w:rFonts w:cs="Arial"/>
          <w:color w:val="000000"/>
          <w:lang w:val="pl-PL"/>
        </w:rPr>
        <w:lastRenderedPageBreak/>
        <w:t xml:space="preserve">toàn vẹn của </w:t>
      </w:r>
      <w:r w:rsidR="00A93682" w:rsidRPr="009542F0">
        <w:rPr>
          <w:rFonts w:cs="Arial"/>
          <w:color w:val="000000"/>
          <w:lang w:val="pl-PL"/>
        </w:rPr>
        <w:t>nồi hơi</w:t>
      </w:r>
      <w:r w:rsidRPr="009542F0">
        <w:rPr>
          <w:rFonts w:cs="Arial"/>
          <w:color w:val="000000"/>
          <w:lang w:val="pl-PL"/>
        </w:rPr>
        <w:t xml:space="preserve"> (ví dụ như ăn mòn, nứt, xâm thực, lõm, và các hư hỏng cơ học, vật lý khác, hoặc các tác động hóa học).</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5B675D">
        <w:rPr>
          <w:bCs/>
          <w:lang w:val="pl-PL"/>
        </w:rPr>
        <w:t>Khuyết</w:t>
      </w:r>
      <w:r w:rsidRPr="009542F0">
        <w:rPr>
          <w:rFonts w:cs="Arial"/>
          <w:i/>
          <w:color w:val="000000"/>
          <w:lang w:val="pl-PL"/>
        </w:rPr>
        <w:t xml:space="preserve"> </w:t>
      </w:r>
      <w:r w:rsidRPr="005B675D">
        <w:rPr>
          <w:lang w:val="pl-PL"/>
        </w:rPr>
        <w:t>tật</w:t>
      </w:r>
      <w:r w:rsidRPr="009542F0">
        <w:rPr>
          <w:rFonts w:cs="Arial"/>
          <w:color w:val="000000"/>
          <w:lang w:val="pl-PL"/>
        </w:rPr>
        <w:t xml:space="preserve"> </w:t>
      </w:r>
      <w:r w:rsidR="00863EAA">
        <w:rPr>
          <w:rFonts w:cs="Arial"/>
          <w:color w:val="000000"/>
          <w:lang w:val="pl-PL"/>
        </w:rPr>
        <w:t xml:space="preserve">(Defect) </w:t>
      </w:r>
      <w:r w:rsidRPr="009542F0">
        <w:rPr>
          <w:rFonts w:cs="Arial"/>
          <w:color w:val="000000"/>
          <w:lang w:val="pl-PL"/>
        </w:rPr>
        <w:t xml:space="preserve">là hư hỏng về hình dáng kích thước vượt quá tiêu chuẩn cho phép và do đó có thể loại bỏ. </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Hồ sơ</w:t>
      </w:r>
      <w:r w:rsidR="007C3041">
        <w:rPr>
          <w:rFonts w:cs="Arial"/>
          <w:color w:val="000000"/>
          <w:lang w:val="pl-PL"/>
        </w:rPr>
        <w:t xml:space="preserve"> nồi hơi (Profile of boiler)</w:t>
      </w:r>
      <w:r w:rsidRPr="009542F0">
        <w:rPr>
          <w:rFonts w:cs="Arial"/>
          <w:color w:val="000000"/>
          <w:lang w:val="pl-PL"/>
        </w:rPr>
        <w:t xml:space="preserve"> là </w:t>
      </w:r>
      <w:r w:rsidRPr="005B675D">
        <w:rPr>
          <w:lang w:val="pl-PL"/>
        </w:rPr>
        <w:t>cá</w:t>
      </w:r>
      <w:r w:rsidR="008C50C5" w:rsidRPr="005B675D">
        <w:rPr>
          <w:lang w:val="pl-PL"/>
        </w:rPr>
        <w:t>c</w:t>
      </w:r>
      <w:r w:rsidRPr="009542F0">
        <w:rPr>
          <w:rFonts w:cs="Arial"/>
          <w:color w:val="000000"/>
          <w:lang w:val="pl-PL"/>
        </w:rPr>
        <w:t xml:space="preserve"> </w:t>
      </w:r>
      <w:r w:rsidR="007C3041">
        <w:rPr>
          <w:rFonts w:cs="Arial"/>
          <w:color w:val="000000"/>
          <w:lang w:val="pl-PL"/>
        </w:rPr>
        <w:t>tài liệu</w:t>
      </w:r>
      <w:r w:rsidRPr="009542F0">
        <w:rPr>
          <w:rFonts w:cs="Arial"/>
          <w:color w:val="000000"/>
          <w:lang w:val="pl-PL"/>
        </w:rPr>
        <w:t xml:space="preserve"> bao gồm</w:t>
      </w:r>
      <w:r w:rsidR="007C3041">
        <w:rPr>
          <w:rFonts w:cs="Arial"/>
          <w:color w:val="000000"/>
          <w:lang w:val="pl-PL"/>
        </w:rPr>
        <w:t>:</w:t>
      </w:r>
      <w:r w:rsidRPr="009542F0">
        <w:rPr>
          <w:rFonts w:cs="Arial"/>
          <w:color w:val="000000"/>
          <w:lang w:val="pl-PL"/>
        </w:rPr>
        <w:t xml:space="preserve"> </w:t>
      </w:r>
      <w:r w:rsidR="007C3041">
        <w:rPr>
          <w:rFonts w:cs="Arial"/>
          <w:color w:val="000000"/>
          <w:lang w:val="pl-PL"/>
        </w:rPr>
        <w:t xml:space="preserve">kiểu nồi hơi; </w:t>
      </w:r>
      <w:r w:rsidR="00A5495F">
        <w:rPr>
          <w:rFonts w:cs="Arial"/>
          <w:color w:val="000000"/>
          <w:lang w:val="pl-PL"/>
        </w:rPr>
        <w:t>M</w:t>
      </w:r>
      <w:r w:rsidRPr="009542F0">
        <w:rPr>
          <w:rFonts w:cs="Arial"/>
          <w:color w:val="000000"/>
          <w:lang w:val="pl-PL"/>
        </w:rPr>
        <w:t xml:space="preserve">ô tả thiết kế </w:t>
      </w:r>
      <w:r w:rsidR="00A93682" w:rsidRPr="009542F0">
        <w:rPr>
          <w:rFonts w:cs="Arial"/>
          <w:color w:val="000000"/>
          <w:lang w:val="pl-PL"/>
        </w:rPr>
        <w:t>nồi hơi</w:t>
      </w:r>
      <w:r w:rsidR="007C3041">
        <w:rPr>
          <w:rFonts w:cs="Arial"/>
          <w:color w:val="000000"/>
          <w:lang w:val="pl-PL"/>
        </w:rPr>
        <w:t xml:space="preserve">; </w:t>
      </w:r>
      <w:r w:rsidR="00A5495F">
        <w:rPr>
          <w:rFonts w:cs="Arial"/>
          <w:color w:val="000000"/>
          <w:lang w:val="pl-PL"/>
        </w:rPr>
        <w:t>P</w:t>
      </w:r>
      <w:r w:rsidR="007C3041">
        <w:rPr>
          <w:rFonts w:cs="Arial"/>
          <w:color w:val="000000"/>
          <w:lang w:val="pl-PL"/>
        </w:rPr>
        <w:t xml:space="preserve">hụ kiện và lắp đặt nồi hơi; nhiên liệu dùng cho nồi hơi; </w:t>
      </w:r>
      <w:r w:rsidR="00A5495F">
        <w:rPr>
          <w:rFonts w:cs="Arial"/>
          <w:color w:val="000000"/>
          <w:lang w:val="pl-PL"/>
        </w:rPr>
        <w:t>V</w:t>
      </w:r>
      <w:r w:rsidR="007C3041">
        <w:rPr>
          <w:rFonts w:cs="Arial"/>
          <w:color w:val="000000"/>
          <w:lang w:val="pl-PL"/>
        </w:rPr>
        <w:t xml:space="preserve">ận hành, bảo dưỡng, hoán cải, đánh giá lại và các hoạt </w:t>
      </w:r>
      <w:r w:rsidRPr="009542F0">
        <w:rPr>
          <w:rFonts w:cs="Arial"/>
          <w:color w:val="000000"/>
          <w:lang w:val="pl-PL"/>
        </w:rPr>
        <w:t>động thử áp lực, đánh giá phù hợp (FFS)</w:t>
      </w:r>
      <w:r w:rsidR="007C3041">
        <w:rPr>
          <w:rFonts w:cs="Arial"/>
          <w:color w:val="000000"/>
          <w:lang w:val="pl-PL"/>
        </w:rPr>
        <w:t xml:space="preserve">; </w:t>
      </w:r>
      <w:r w:rsidR="00A5495F">
        <w:rPr>
          <w:rFonts w:cs="Arial"/>
          <w:color w:val="000000"/>
          <w:lang w:val="pl-PL"/>
        </w:rPr>
        <w:t>Đ</w:t>
      </w:r>
      <w:r w:rsidR="007C3041">
        <w:rPr>
          <w:rFonts w:cs="Arial"/>
          <w:color w:val="000000"/>
          <w:lang w:val="pl-PL"/>
        </w:rPr>
        <w:t>ào tạo nhân lực; Kế hoạch kiểm tra, kết quả kiểm tra; NDT;</w:t>
      </w:r>
      <w:r w:rsidRPr="009542F0">
        <w:rPr>
          <w:rFonts w:cs="Arial"/>
          <w:color w:val="000000"/>
          <w:lang w:val="pl-PL"/>
        </w:rPr>
        <w:t xml:space="preserve"> </w:t>
      </w:r>
      <w:r w:rsidR="00A5495F">
        <w:rPr>
          <w:rFonts w:cs="Arial"/>
          <w:color w:val="000000"/>
          <w:lang w:val="pl-PL"/>
        </w:rPr>
        <w:t>C</w:t>
      </w:r>
      <w:r w:rsidRPr="009542F0">
        <w:rPr>
          <w:rFonts w:cs="Arial"/>
          <w:color w:val="000000"/>
          <w:lang w:val="pl-PL"/>
        </w:rPr>
        <w:t xml:space="preserve">ác quy trình để thực hiện các hoạt động đó, hoặc bất kỳ thông tin thích hợp khác để duy trì tính toàn vẹn và đảm bảo của </w:t>
      </w:r>
      <w:r w:rsidR="00A93682" w:rsidRPr="009542F0">
        <w:rPr>
          <w:rFonts w:cs="Arial"/>
          <w:color w:val="000000"/>
          <w:lang w:val="pl-PL"/>
        </w:rPr>
        <w:t>nồi hơi</w:t>
      </w:r>
      <w:r w:rsidRPr="009542F0">
        <w:rPr>
          <w:rFonts w:cs="Arial"/>
          <w:color w:val="000000"/>
          <w:lang w:val="pl-PL"/>
        </w:rPr>
        <w: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Điểm kiểm </w:t>
      </w:r>
      <w:r w:rsidRPr="005B675D">
        <w:rPr>
          <w:lang w:val="pl-PL"/>
        </w:rPr>
        <w:t>tra</w:t>
      </w:r>
      <w:r w:rsidRPr="009542F0">
        <w:rPr>
          <w:rFonts w:cs="Arial"/>
          <w:color w:val="000000"/>
          <w:lang w:val="pl-PL"/>
        </w:rPr>
        <w:t xml:space="preserve"> </w:t>
      </w:r>
      <w:r w:rsidR="00863EAA">
        <w:rPr>
          <w:rFonts w:cs="Arial"/>
          <w:color w:val="000000"/>
          <w:lang w:val="pl-PL"/>
        </w:rPr>
        <w:t xml:space="preserve">(Examination point) </w:t>
      </w:r>
      <w:r w:rsidRPr="009542F0">
        <w:rPr>
          <w:rFonts w:cs="Arial"/>
          <w:color w:val="000000"/>
          <w:lang w:val="pl-PL"/>
        </w:rPr>
        <w:t>là điểm ghi, điểm đo đạc hoặc điểm thử nghiệm (điểm thử nghiệm là thuật ngữ không sử dụng thay thế cho thử nghiệm cơ học hoặc vật lý. Ví dụ như thử độ bền kéo hoặc thử áp lực).</w:t>
      </w:r>
    </w:p>
    <w:p w:rsidR="00D25CFA" w:rsidRPr="009542F0" w:rsidRDefault="00D25CFA" w:rsidP="008C50C5">
      <w:pPr>
        <w:shd w:val="clear" w:color="auto" w:fill="FFFFFF"/>
        <w:tabs>
          <w:tab w:val="left" w:pos="1800"/>
        </w:tabs>
        <w:spacing w:before="60" w:line="360" w:lineRule="auto"/>
        <w:ind w:firstLine="567"/>
        <w:jc w:val="both"/>
        <w:rPr>
          <w:rFonts w:cs="Arial"/>
          <w:color w:val="000000"/>
          <w:lang w:val="pl-PL"/>
        </w:rPr>
      </w:pPr>
      <w:r w:rsidRPr="009542F0">
        <w:rPr>
          <w:rFonts w:cs="Arial"/>
          <w:color w:val="000000"/>
          <w:lang w:val="pl-PL"/>
        </w:rPr>
        <w:t xml:space="preserve">Một vùng trong phạm vi CML được xác định bởi vòng tròn có đường kính không lớn hơn 75 mm đối với các </w:t>
      </w:r>
      <w:r w:rsidR="00A93682" w:rsidRPr="009542F0">
        <w:rPr>
          <w:rFonts w:cs="Arial"/>
          <w:color w:val="000000"/>
          <w:lang w:val="pl-PL"/>
        </w:rPr>
        <w:t>nồi hơi</w:t>
      </w:r>
      <w:r w:rsidRPr="009542F0">
        <w:rPr>
          <w:rFonts w:cs="Arial"/>
          <w:color w:val="000000"/>
          <w:lang w:val="pl-PL"/>
        </w:rPr>
        <w:t xml:space="preserve">. CMLs có thể bao gồm nhiều điểm kiểm tra, ví dụ như một vòi của </w:t>
      </w:r>
      <w:r w:rsidR="00A93682" w:rsidRPr="009542F0">
        <w:rPr>
          <w:rFonts w:cs="Arial"/>
          <w:color w:val="000000"/>
          <w:lang w:val="pl-PL"/>
        </w:rPr>
        <w:t>nồi hơi</w:t>
      </w:r>
      <w:r w:rsidRPr="009542F0">
        <w:rPr>
          <w:rFonts w:cs="Arial"/>
          <w:color w:val="000000"/>
          <w:lang w:val="pl-PL"/>
        </w:rPr>
        <w:t xml:space="preserve"> có thể là 1 CML và có nhiều điểm kiểm tra (ví dụ một điểm kiểm tra trong tất cả 4 góc phần tư của CML trên vòi </w:t>
      </w:r>
      <w:r w:rsidR="00A93682" w:rsidRPr="009542F0">
        <w:rPr>
          <w:rFonts w:cs="Arial"/>
          <w:color w:val="000000"/>
          <w:lang w:val="pl-PL"/>
        </w:rPr>
        <w:t>nồi hơi</w:t>
      </w:r>
      <w:r w:rsidRPr="009542F0">
        <w:rPr>
          <w:rFonts w:cs="Arial"/>
          <w:color w:val="000000"/>
          <w:lang w:val="pl-PL"/>
        </w:rPr>
        <w: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Kiểm tra bên </w:t>
      </w:r>
      <w:r w:rsidRPr="005B675D">
        <w:rPr>
          <w:lang w:val="pl-PL"/>
        </w:rPr>
        <w:t>ngoài</w:t>
      </w:r>
      <w:r w:rsidR="00863EAA">
        <w:rPr>
          <w:lang w:val="pl-PL"/>
        </w:rPr>
        <w:t xml:space="preserve"> (External inspection)</w:t>
      </w:r>
      <w:r w:rsidRPr="009542F0">
        <w:rPr>
          <w:rFonts w:cs="Arial"/>
          <w:color w:val="000000"/>
          <w:lang w:val="pl-PL"/>
        </w:rPr>
        <w:t xml:space="preserve"> là kiểm tra bằng mắt được thực hiện từ bên ngoài của </w:t>
      </w:r>
      <w:r w:rsidR="00A93682" w:rsidRPr="009542F0">
        <w:rPr>
          <w:rFonts w:cs="Arial"/>
          <w:color w:val="000000"/>
          <w:lang w:val="pl-PL"/>
        </w:rPr>
        <w:t>nồi hơi</w:t>
      </w:r>
      <w:r w:rsidRPr="009542F0">
        <w:rPr>
          <w:rFonts w:cs="Arial"/>
          <w:color w:val="000000"/>
          <w:lang w:val="pl-PL"/>
        </w:rPr>
        <w:t xml:space="preserve"> để phát hiện các tình trạng mà có thể tác động tới khả năng duy trì tính toàn vẹn hoặc tình trạng của </w:t>
      </w:r>
      <w:r w:rsidR="00A93682" w:rsidRPr="009542F0">
        <w:rPr>
          <w:rFonts w:cs="Arial"/>
          <w:color w:val="000000"/>
          <w:lang w:val="pl-PL"/>
        </w:rPr>
        <w:t>nồi hơi</w:t>
      </w:r>
      <w:r w:rsidRPr="009542F0">
        <w:rPr>
          <w:rFonts w:cs="Arial"/>
          <w:color w:val="000000"/>
          <w:lang w:val="pl-PL"/>
        </w:rPr>
        <w:t xml:space="preserve">, </w:t>
      </w:r>
      <w:r w:rsidRPr="005B675D">
        <w:rPr>
          <w:bCs/>
          <w:lang w:val="pl-PL"/>
        </w:rPr>
        <w:t>bao</w:t>
      </w:r>
      <w:r w:rsidRPr="009542F0">
        <w:rPr>
          <w:rFonts w:cs="Arial"/>
          <w:color w:val="000000"/>
          <w:lang w:val="pl-PL"/>
        </w:rPr>
        <w:t xml:space="preserve"> gồm tính toàn vẹn của các kết cấu nâng đỡ (ví dụ như thang, bệ và kết cấu trợ giúp). Kiểm tra bên ngoài có thể được thực hiện khi </w:t>
      </w:r>
      <w:r w:rsidR="00A93682" w:rsidRPr="009542F0">
        <w:rPr>
          <w:rFonts w:cs="Arial"/>
          <w:color w:val="000000"/>
          <w:lang w:val="pl-PL"/>
        </w:rPr>
        <w:t>nồi hơi</w:t>
      </w:r>
      <w:r w:rsidRPr="009542F0">
        <w:rPr>
          <w:rFonts w:cs="Arial"/>
          <w:color w:val="000000"/>
          <w:lang w:val="pl-PL"/>
        </w:rPr>
        <w:t xml:space="preserve"> đang hoặc ngừng hoạt động và có thể thực hiện đồng thời với kiểm tra hoạt động.</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Kiểm tra bên </w:t>
      </w:r>
      <w:r w:rsidRPr="005B675D">
        <w:rPr>
          <w:bCs/>
          <w:lang w:val="pl-PL"/>
        </w:rPr>
        <w:t>trong</w:t>
      </w:r>
      <w:r w:rsidRPr="009542F0">
        <w:rPr>
          <w:rFonts w:cs="Arial"/>
          <w:color w:val="000000"/>
          <w:lang w:val="pl-PL"/>
        </w:rPr>
        <w:t xml:space="preserve"> </w:t>
      </w:r>
      <w:r w:rsidR="00863EAA">
        <w:rPr>
          <w:lang w:val="pl-PL"/>
        </w:rPr>
        <w:t xml:space="preserve">(Internal inspection) </w:t>
      </w:r>
      <w:r w:rsidRPr="009542F0">
        <w:rPr>
          <w:rFonts w:cs="Arial"/>
          <w:color w:val="000000"/>
          <w:lang w:val="pl-PL"/>
        </w:rPr>
        <w:t xml:space="preserve">là một cuộc kiểm tra được thực hiện từ bên trong </w:t>
      </w:r>
      <w:r w:rsidR="00A93682" w:rsidRPr="009542F0">
        <w:rPr>
          <w:rFonts w:cs="Arial"/>
          <w:color w:val="000000"/>
          <w:lang w:val="pl-PL"/>
        </w:rPr>
        <w:t>nồi hơi</w:t>
      </w:r>
      <w:r w:rsidRPr="009542F0">
        <w:rPr>
          <w:rFonts w:cs="Arial"/>
          <w:color w:val="000000"/>
          <w:lang w:val="pl-PL"/>
        </w:rPr>
        <w:t xml:space="preserve"> bằng mắt thường và/hoặc các phương pháp NDT.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Đánh giá phù hợp cho hoạt động (</w:t>
      </w:r>
      <w:r w:rsidR="00863EAA">
        <w:rPr>
          <w:rFonts w:cs="Arial"/>
          <w:color w:val="000000"/>
          <w:lang w:val="pl-PL"/>
        </w:rPr>
        <w:t xml:space="preserve">Fitness for Service - </w:t>
      </w:r>
      <w:r w:rsidRPr="009542F0">
        <w:rPr>
          <w:rFonts w:cs="Arial"/>
          <w:color w:val="000000"/>
          <w:lang w:val="pl-PL"/>
        </w:rPr>
        <w:t xml:space="preserve">FFS) là phương pháp mà các khuyết tật và hư hỏng khác hoặc các điều kiện hoạt động trong phạm vi </w:t>
      </w:r>
      <w:r w:rsidR="00A93682" w:rsidRPr="009542F0">
        <w:rPr>
          <w:rFonts w:cs="Arial"/>
          <w:color w:val="000000"/>
          <w:lang w:val="pl-PL"/>
        </w:rPr>
        <w:t>nồi hơi</w:t>
      </w:r>
      <w:r w:rsidRPr="009542F0">
        <w:rPr>
          <w:rFonts w:cs="Arial"/>
          <w:color w:val="000000"/>
          <w:lang w:val="pl-PL"/>
        </w:rPr>
        <w:t xml:space="preserve"> được đánh giá để xác định tính toàn vẹn của </w:t>
      </w:r>
      <w:r w:rsidR="00A93682" w:rsidRPr="009542F0">
        <w:rPr>
          <w:rFonts w:cs="Arial"/>
          <w:color w:val="000000"/>
          <w:lang w:val="pl-PL"/>
        </w:rPr>
        <w:t>nồi hơi</w:t>
      </w:r>
      <w:r w:rsidRPr="009542F0">
        <w:rPr>
          <w:rFonts w:cs="Arial"/>
          <w:color w:val="000000"/>
          <w:lang w:val="pl-PL"/>
        </w:rPr>
        <w:t xml:space="preserve"> cho tiếp tục hoạt động.</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Ăn mòn </w:t>
      </w:r>
      <w:r w:rsidRPr="005B675D">
        <w:rPr>
          <w:lang w:val="pl-PL"/>
        </w:rPr>
        <w:t>tổng</w:t>
      </w:r>
      <w:r w:rsidRPr="009542F0">
        <w:rPr>
          <w:rFonts w:cs="Arial"/>
          <w:i/>
          <w:color w:val="000000"/>
          <w:lang w:val="pl-PL"/>
        </w:rPr>
        <w:t xml:space="preserve"> </w:t>
      </w:r>
      <w:r w:rsidRPr="009542F0">
        <w:rPr>
          <w:rFonts w:cs="Arial"/>
          <w:color w:val="000000"/>
          <w:lang w:val="pl-PL"/>
        </w:rPr>
        <w:t>thể</w:t>
      </w:r>
      <w:r w:rsidR="00863EAA">
        <w:rPr>
          <w:rFonts w:cs="Arial"/>
          <w:color w:val="000000"/>
          <w:lang w:val="pl-PL"/>
        </w:rPr>
        <w:t xml:space="preserve"> (General corrosion)</w:t>
      </w:r>
      <w:r w:rsidRPr="009542F0">
        <w:rPr>
          <w:rFonts w:cs="Arial"/>
          <w:i/>
          <w:color w:val="000000"/>
          <w:lang w:val="pl-PL"/>
        </w:rPr>
        <w:t xml:space="preserve"> </w:t>
      </w:r>
      <w:r w:rsidRPr="009542F0">
        <w:rPr>
          <w:rFonts w:cs="Arial"/>
          <w:color w:val="000000"/>
          <w:lang w:val="pl-PL"/>
        </w:rPr>
        <w:t>là ăn mòn nhiều hay ít phân bố đều trên bề mặt kim loại.</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Ăn mòn</w:t>
      </w:r>
      <w:r w:rsidRPr="009542F0">
        <w:rPr>
          <w:rFonts w:cs="Arial"/>
          <w:i/>
          <w:color w:val="000000"/>
          <w:lang w:val="pl-PL"/>
        </w:rPr>
        <w:t xml:space="preserve"> </w:t>
      </w:r>
      <w:r w:rsidRPr="005B675D">
        <w:rPr>
          <w:lang w:val="pl-PL"/>
        </w:rPr>
        <w:t>cục</w:t>
      </w:r>
      <w:r w:rsidRPr="008C50C5">
        <w:rPr>
          <w:rFonts w:cs="Arial"/>
          <w:color w:val="000000"/>
          <w:lang w:val="pl-PL"/>
        </w:rPr>
        <w:t xml:space="preserve"> bộ </w:t>
      </w:r>
      <w:r w:rsidR="00863EAA">
        <w:rPr>
          <w:rFonts w:cs="Arial"/>
          <w:color w:val="000000"/>
          <w:lang w:val="pl-PL"/>
        </w:rPr>
        <w:t xml:space="preserve">(Location corrosion) </w:t>
      </w:r>
      <w:r w:rsidRPr="008C50C5">
        <w:rPr>
          <w:rFonts w:cs="Arial"/>
          <w:color w:val="000000"/>
          <w:lang w:val="pl-PL"/>
        </w:rPr>
        <w:t>là ăn</w:t>
      </w:r>
      <w:r w:rsidRPr="009542F0">
        <w:rPr>
          <w:rFonts w:cs="Arial"/>
          <w:color w:val="000000"/>
          <w:lang w:val="pl-PL"/>
        </w:rPr>
        <w:t xml:space="preserve"> mòn xảy ra trong </w:t>
      </w:r>
      <w:r w:rsidR="008C50C5">
        <w:rPr>
          <w:rFonts w:cs="Arial"/>
          <w:color w:val="000000"/>
          <w:lang w:val="pl-PL"/>
        </w:rPr>
        <w:t>vùng</w:t>
      </w:r>
      <w:r w:rsidRPr="009542F0">
        <w:rPr>
          <w:rFonts w:cs="Arial"/>
          <w:color w:val="000000"/>
          <w:lang w:val="pl-PL"/>
        </w:rPr>
        <w:t xml:space="preserve"> giới hạn hoặc vùng riêng biệt trên bề mặt kim </w:t>
      </w:r>
      <w:r w:rsidRPr="005B675D">
        <w:rPr>
          <w:bCs/>
          <w:lang w:val="pl-PL"/>
        </w:rPr>
        <w:t>loại</w:t>
      </w:r>
      <w:r w:rsidRPr="009542F0">
        <w:rPr>
          <w:rFonts w:cs="Arial"/>
          <w:color w:val="000000"/>
          <w:lang w:val="pl-PL"/>
        </w:rPr>
        <w:t xml:space="preserve"> của </w:t>
      </w:r>
      <w:r w:rsidR="00A93682" w:rsidRPr="009542F0">
        <w:rPr>
          <w:rFonts w:cs="Arial"/>
          <w:color w:val="000000"/>
          <w:lang w:val="pl-PL"/>
        </w:rPr>
        <w:t>nồi hơi</w:t>
      </w:r>
      <w:r w:rsidRPr="009542F0">
        <w:rPr>
          <w:rFonts w:cs="Arial"/>
          <w:color w:val="000000"/>
          <w:lang w:val="pl-PL"/>
        </w:rPr>
        <w:t>.</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Vùng ảnh </w:t>
      </w:r>
      <w:r w:rsidRPr="005B675D">
        <w:rPr>
          <w:bCs/>
          <w:lang w:val="pl-PL"/>
        </w:rPr>
        <w:t>hưởng</w:t>
      </w:r>
      <w:r w:rsidRPr="009542F0">
        <w:rPr>
          <w:rFonts w:cs="Arial"/>
          <w:color w:val="000000"/>
          <w:lang w:val="pl-PL"/>
        </w:rPr>
        <w:t xml:space="preserve"> nhiệt </w:t>
      </w:r>
      <w:r w:rsidR="00100894">
        <w:rPr>
          <w:rFonts w:cs="Arial"/>
          <w:color w:val="000000"/>
          <w:lang w:val="pl-PL"/>
        </w:rPr>
        <w:t xml:space="preserve">(Heat-affected zone) </w:t>
      </w:r>
      <w:r w:rsidRPr="009542F0">
        <w:rPr>
          <w:rFonts w:cs="Arial"/>
          <w:color w:val="000000"/>
          <w:lang w:val="pl-PL"/>
        </w:rPr>
        <w:t>là phần vật liệu cơ bản có các đặc tính cơ học hoặc cấu trúc vi mô bị thay đổi bởi nhiệt của đường hàn hoặc nhiệt khi cắt.</w:t>
      </w:r>
    </w:p>
    <w:p w:rsidR="00D25CFA" w:rsidRPr="009542F0" w:rsidRDefault="00100894" w:rsidP="002C5B3D">
      <w:pPr>
        <w:numPr>
          <w:ilvl w:val="0"/>
          <w:numId w:val="17"/>
        </w:numPr>
        <w:tabs>
          <w:tab w:val="left" w:pos="1276"/>
        </w:tabs>
        <w:spacing w:before="60" w:line="360" w:lineRule="auto"/>
        <w:ind w:left="0" w:firstLine="0"/>
        <w:jc w:val="both"/>
        <w:rPr>
          <w:rFonts w:cs="Arial"/>
          <w:color w:val="000000"/>
          <w:lang w:val="pl-PL"/>
        </w:rPr>
      </w:pPr>
      <w:r>
        <w:rPr>
          <w:rFonts w:cs="Arial"/>
          <w:color w:val="000000"/>
          <w:lang w:val="pl-PL"/>
        </w:rPr>
        <w:lastRenderedPageBreak/>
        <w:t>T</w:t>
      </w:r>
      <w:r w:rsidR="00D25CFA" w:rsidRPr="005B675D">
        <w:rPr>
          <w:lang w:val="pl-PL"/>
        </w:rPr>
        <w:t>rong</w:t>
      </w:r>
      <w:r w:rsidR="00D25CFA" w:rsidRPr="009542F0">
        <w:rPr>
          <w:rFonts w:cs="Arial"/>
          <w:color w:val="000000"/>
          <w:lang w:val="pl-PL"/>
        </w:rPr>
        <w:t xml:space="preserve"> khai thác</w:t>
      </w:r>
      <w:r>
        <w:rPr>
          <w:rFonts w:cs="Arial"/>
          <w:color w:val="000000"/>
          <w:lang w:val="pl-PL"/>
        </w:rPr>
        <w:t xml:space="preserve"> (In service) </w:t>
      </w:r>
      <w:r w:rsidR="00D25CFA" w:rsidRPr="009542F0">
        <w:rPr>
          <w:rFonts w:cs="Arial"/>
          <w:color w:val="000000"/>
          <w:lang w:val="pl-PL"/>
        </w:rPr>
        <w:t xml:space="preserve">là </w:t>
      </w:r>
      <w:r>
        <w:rPr>
          <w:rFonts w:cs="Arial"/>
          <w:color w:val="000000"/>
          <w:lang w:val="pl-PL"/>
        </w:rPr>
        <w:t xml:space="preserve">giai đoạn </w:t>
      </w:r>
      <w:r w:rsidR="00221AF9" w:rsidRPr="009542F0">
        <w:rPr>
          <w:rFonts w:cs="Arial"/>
          <w:color w:val="000000"/>
          <w:lang w:val="pl-PL"/>
        </w:rPr>
        <w:t>nồi hơi</w:t>
      </w:r>
      <w:r w:rsidR="00D25CFA" w:rsidRPr="009542F0">
        <w:rPr>
          <w:rFonts w:cs="Arial"/>
          <w:color w:val="000000"/>
          <w:lang w:val="pl-PL"/>
        </w:rPr>
        <w:t xml:space="preserve"> đã được đưa vào hoạt động, đối ngược với giai đoạn chế tạo mới trước khi đưa vào khai thác. </w:t>
      </w:r>
      <w:r w:rsidR="00E91B5C">
        <w:rPr>
          <w:rFonts w:cs="Arial"/>
          <w:color w:val="000000"/>
          <w:lang w:val="pl-PL"/>
        </w:rPr>
        <w:t>N</w:t>
      </w:r>
      <w:r w:rsidR="00A93682" w:rsidRPr="009542F0">
        <w:rPr>
          <w:rFonts w:cs="Arial"/>
          <w:color w:val="000000"/>
          <w:lang w:val="pl-PL"/>
        </w:rPr>
        <w:t>ồi hơi</w:t>
      </w:r>
      <w:r w:rsidR="00D25CFA" w:rsidRPr="009542F0">
        <w:rPr>
          <w:rFonts w:cs="Arial"/>
          <w:color w:val="000000"/>
          <w:lang w:val="pl-PL"/>
        </w:rPr>
        <w:t xml:space="preserve"> không hoạt động do ngừng sản xuất vẫn được coi là </w:t>
      </w:r>
      <w:r w:rsidR="00A93682" w:rsidRPr="009542F0">
        <w:rPr>
          <w:rFonts w:cs="Arial"/>
          <w:color w:val="000000"/>
          <w:lang w:val="pl-PL"/>
        </w:rPr>
        <w:t>nồi hơi</w:t>
      </w:r>
      <w:r w:rsidR="00D25CFA" w:rsidRPr="009542F0">
        <w:rPr>
          <w:rFonts w:cs="Arial"/>
          <w:color w:val="000000"/>
          <w:lang w:val="pl-PL"/>
        </w:rPr>
        <w:t xml:space="preserve"> đang khai thác.</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Kiểm tra </w:t>
      </w:r>
      <w:r w:rsidRPr="005B675D">
        <w:rPr>
          <w:lang w:val="pl-PL"/>
        </w:rPr>
        <w:t>trong</w:t>
      </w:r>
      <w:r w:rsidRPr="009542F0">
        <w:rPr>
          <w:rFonts w:cs="Arial"/>
          <w:color w:val="000000"/>
          <w:lang w:val="pl-PL"/>
        </w:rPr>
        <w:t xml:space="preserve"> khai thác</w:t>
      </w:r>
      <w:r w:rsidR="00284620">
        <w:rPr>
          <w:rFonts w:cs="Arial"/>
          <w:color w:val="000000"/>
          <w:lang w:val="pl-PL"/>
        </w:rPr>
        <w:t xml:space="preserve"> (in-service inspection)</w:t>
      </w:r>
      <w:r w:rsidRPr="009542F0">
        <w:rPr>
          <w:rFonts w:cs="Arial"/>
          <w:color w:val="000000"/>
          <w:lang w:val="pl-PL"/>
        </w:rPr>
        <w:t xml:space="preserve"> là tất cả các hoạt động kiểm tra liên quan tới </w:t>
      </w:r>
      <w:r w:rsidR="00221AF9" w:rsidRPr="009542F0">
        <w:rPr>
          <w:rFonts w:cs="Arial"/>
          <w:color w:val="000000"/>
          <w:lang w:val="pl-PL"/>
        </w:rPr>
        <w:t>nồi hơi</w:t>
      </w:r>
      <w:r w:rsidRPr="009542F0">
        <w:rPr>
          <w:rFonts w:cs="Arial"/>
          <w:color w:val="000000"/>
          <w:lang w:val="pl-PL"/>
        </w:rPr>
        <w:t xml:space="preserve"> khi nó được đưa vào khai thác nhưng trước khi </w:t>
      </w:r>
      <w:r w:rsidR="00E91B5C">
        <w:rPr>
          <w:rFonts w:cs="Arial"/>
          <w:color w:val="000000"/>
          <w:lang w:val="pl-PL"/>
        </w:rPr>
        <w:t>hết thời hạn sử dụng</w:t>
      </w:r>
      <w:r w:rsidRPr="009542F0">
        <w:rPr>
          <w:rFonts w:cs="Arial"/>
          <w:color w:val="000000"/>
          <w:lang w:val="pl-PL"/>
        </w:rPr>
        <w:t>.</w:t>
      </w:r>
    </w:p>
    <w:p w:rsidR="00D25CFA" w:rsidRPr="009542F0" w:rsidRDefault="000F67FB"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K</w:t>
      </w:r>
      <w:r w:rsidR="00D25CFA" w:rsidRPr="009542F0">
        <w:rPr>
          <w:rFonts w:cs="Arial"/>
          <w:color w:val="000000"/>
          <w:lang w:val="pl-PL"/>
        </w:rPr>
        <w:t>ế hoạch kiểm tra</w:t>
      </w:r>
      <w:r w:rsidR="00284620">
        <w:rPr>
          <w:rFonts w:cs="Arial"/>
          <w:color w:val="000000"/>
          <w:lang w:val="pl-PL"/>
        </w:rPr>
        <w:t xml:space="preserve"> (Inspection plan)</w:t>
      </w:r>
      <w:r w:rsidR="00D25CFA" w:rsidRPr="009542F0">
        <w:rPr>
          <w:rFonts w:cs="Arial"/>
          <w:color w:val="000000"/>
          <w:lang w:val="pl-PL"/>
        </w:rPr>
        <w:t xml:space="preserve"> là kế hoạch xác định thời gian và phương pháp kiểm tra </w:t>
      </w:r>
      <w:r w:rsidR="00A93682" w:rsidRPr="009542F0">
        <w:rPr>
          <w:rFonts w:cs="Arial"/>
          <w:color w:val="000000"/>
          <w:lang w:val="pl-PL"/>
        </w:rPr>
        <w:t>nồi hơi</w:t>
      </w:r>
      <w:r w:rsidR="00D25CFA" w:rsidRPr="009542F0">
        <w:rPr>
          <w:rFonts w:cs="Arial"/>
          <w:color w:val="000000"/>
          <w:lang w:val="pl-PL"/>
        </w:rPr>
        <w:t xml:space="preserve"> hoặc thiết bị </w:t>
      </w:r>
      <w:r w:rsidR="00D25CFA" w:rsidRPr="005B675D">
        <w:rPr>
          <w:lang w:val="pl-PL"/>
        </w:rPr>
        <w:t>giảm</w:t>
      </w:r>
      <w:r w:rsidR="00D25CFA" w:rsidRPr="009542F0">
        <w:rPr>
          <w:rFonts w:cs="Arial"/>
          <w:color w:val="000000"/>
          <w:lang w:val="pl-PL"/>
        </w:rPr>
        <w:t xml:space="preserve"> áp được kiểm tra, sửa chữa, và/hoặc bảo dưỡng. </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Sửa chữa </w:t>
      </w:r>
      <w:r w:rsidRPr="005B675D">
        <w:rPr>
          <w:lang w:val="pl-PL"/>
        </w:rPr>
        <w:t>lớn</w:t>
      </w:r>
      <w:r w:rsidR="00284620" w:rsidRPr="005B675D">
        <w:rPr>
          <w:lang w:val="pl-PL"/>
        </w:rPr>
        <w:t xml:space="preserve"> (Major repair)</w:t>
      </w:r>
      <w:r w:rsidRPr="009542F0">
        <w:rPr>
          <w:rFonts w:cs="Arial"/>
          <w:color w:val="000000"/>
          <w:lang w:val="pl-PL"/>
        </w:rPr>
        <w:t xml:space="preserve"> là bất kỳ công việc nào không được coi là hoán cải </w:t>
      </w:r>
      <w:r w:rsidR="00284620">
        <w:rPr>
          <w:rFonts w:cs="Arial"/>
          <w:color w:val="000000"/>
          <w:lang w:val="pl-PL"/>
        </w:rPr>
        <w:t xml:space="preserve">để </w:t>
      </w:r>
      <w:r w:rsidRPr="009542F0">
        <w:rPr>
          <w:rFonts w:cs="Arial"/>
          <w:color w:val="000000"/>
          <w:lang w:val="pl-PL"/>
        </w:rPr>
        <w:t xml:space="preserve">loại bỏ hoặc thay thế một phần chính của thân </w:t>
      </w:r>
      <w:r w:rsidR="00A93682" w:rsidRPr="009542F0">
        <w:rPr>
          <w:rFonts w:cs="Arial"/>
          <w:color w:val="000000"/>
          <w:lang w:val="pl-PL"/>
        </w:rPr>
        <w:t>nồi hơi</w:t>
      </w:r>
      <w:r w:rsidRPr="009542F0">
        <w:rPr>
          <w:rFonts w:cs="Arial"/>
          <w:color w:val="000000"/>
          <w:lang w:val="pl-PL"/>
        </w:rPr>
        <w:t xml:space="preserve"> (ví dụ thay vỏ </w:t>
      </w:r>
      <w:r w:rsidR="00A93682" w:rsidRPr="009542F0">
        <w:rPr>
          <w:rFonts w:cs="Arial"/>
          <w:color w:val="000000"/>
          <w:lang w:val="pl-PL"/>
        </w:rPr>
        <w:t>nồi hơi</w:t>
      </w:r>
      <w:r w:rsidRPr="009542F0">
        <w:rPr>
          <w:rFonts w:cs="Arial"/>
          <w:color w:val="000000"/>
          <w:lang w:val="pl-PL"/>
        </w:rPr>
        <w:t xml:space="preserve"> hoặc đỉnh, đáy </w:t>
      </w:r>
      <w:r w:rsidR="00A93682" w:rsidRPr="009542F0">
        <w:rPr>
          <w:rFonts w:cs="Arial"/>
          <w:color w:val="000000"/>
          <w:lang w:val="pl-PL"/>
        </w:rPr>
        <w:t>nồi hơi</w:t>
      </w:r>
      <w:r w:rsidRPr="009542F0">
        <w:rPr>
          <w:rFonts w:cs="Arial"/>
          <w:color w:val="000000"/>
          <w:lang w:val="pl-PL"/>
        </w:rPr>
        <w:t>). Nếu bất kỳ công việc phục hồi nào làm thay đổi nhiệt độ thiết kế, nhiệt độ cho phép nhỏ nhất (MAT), hoặc áp suất làm việc cho phép lớn nhất (MAWP), công việc đó phải được xem là hoán cải và phải thỏa mãn các yêu cầu về đánh giá lại.</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Áp suất làm </w:t>
      </w:r>
      <w:r w:rsidRPr="005B675D">
        <w:rPr>
          <w:lang w:val="pl-PL"/>
        </w:rPr>
        <w:t>việc</w:t>
      </w:r>
      <w:r w:rsidRPr="009542F0">
        <w:rPr>
          <w:rFonts w:cs="Arial"/>
          <w:color w:val="000000"/>
          <w:lang w:val="pl-PL"/>
        </w:rPr>
        <w:t xml:space="preserve"> cho phép lớn nhất (MAWP) là áp suất đo tối đa cho phép trên đỉnh của </w:t>
      </w:r>
      <w:r w:rsidR="00A93682" w:rsidRPr="009542F0">
        <w:rPr>
          <w:rFonts w:cs="Arial"/>
          <w:color w:val="000000"/>
          <w:lang w:val="pl-PL"/>
        </w:rPr>
        <w:t>nồi hơi</w:t>
      </w:r>
      <w:r w:rsidRPr="009542F0">
        <w:rPr>
          <w:rFonts w:cs="Arial"/>
          <w:color w:val="000000"/>
          <w:lang w:val="pl-PL"/>
        </w:rPr>
        <w:t xml:space="preserve"> tại vị trí hoạt động ở nhiệt độ xác định. Áp suất này được dựa vào các tính toán sử dụng chiều dày nhỏ nhất (hoặc chiều dày trung </w:t>
      </w:r>
      <w:r w:rsidR="00A93682" w:rsidRPr="009542F0">
        <w:rPr>
          <w:rFonts w:cs="Arial"/>
          <w:color w:val="000000"/>
          <w:lang w:val="pl-PL"/>
        </w:rPr>
        <w:t>nồi hơi</w:t>
      </w:r>
      <w:r w:rsidRPr="009542F0">
        <w:rPr>
          <w:rFonts w:cs="Arial"/>
          <w:color w:val="000000"/>
          <w:lang w:val="pl-PL"/>
        </w:rPr>
        <w:t xml:space="preserve"> của các lỗ rỗ) đối với toàn bộ phần tử tới hạn của </w:t>
      </w:r>
      <w:r w:rsidR="00A93682" w:rsidRPr="009542F0">
        <w:rPr>
          <w:rFonts w:cs="Arial"/>
          <w:color w:val="000000"/>
          <w:lang w:val="pl-PL"/>
        </w:rPr>
        <w:t>nồi hơi</w:t>
      </w:r>
      <w:r w:rsidRPr="009542F0">
        <w:rPr>
          <w:rFonts w:cs="Arial"/>
          <w:color w:val="000000"/>
          <w:lang w:val="pl-PL"/>
        </w:rPr>
        <w:t>, (ngoại trừ chiều dày dự trữ ăn mòn) và được hiệu chỉnh bởi áp lực cột áp tĩnh áp dụng và các tải không áp (gió, động đất…). MAWP có thể xem trong thiết kế ban đầu hoặc được đánh giá lại thông qua đánh giá FFS.</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Nhiệt độ vật liệu thiết kế nhỏ nhất/</w:t>
      </w:r>
      <w:r w:rsidRPr="00A00C5C">
        <w:rPr>
          <w:rFonts w:cs="Arial"/>
          <w:color w:val="000000"/>
          <w:lang w:val="pl-PL"/>
        </w:rPr>
        <w:t>nhiệt độ cho phép nhỏ nhất (MDMT/MAT)</w:t>
      </w:r>
      <w:r w:rsidRPr="009542F0">
        <w:rPr>
          <w:rFonts w:cs="Arial"/>
          <w:color w:val="000000"/>
          <w:lang w:val="pl-PL"/>
        </w:rPr>
        <w:t xml:space="preserve"> là nhiệt độ vật </w:t>
      </w:r>
      <w:r w:rsidRPr="005B675D">
        <w:rPr>
          <w:lang w:val="pl-PL"/>
        </w:rPr>
        <w:t>liệu</w:t>
      </w:r>
      <w:r w:rsidRPr="009542F0">
        <w:rPr>
          <w:rFonts w:cs="Arial"/>
          <w:color w:val="000000"/>
          <w:lang w:val="pl-PL"/>
        </w:rPr>
        <w:t xml:space="preserve"> cho </w:t>
      </w:r>
      <w:r w:rsidRPr="005B675D">
        <w:rPr>
          <w:bCs/>
          <w:lang w:val="pl-PL"/>
        </w:rPr>
        <w:t>phép</w:t>
      </w:r>
      <w:r w:rsidRPr="009542F0">
        <w:rPr>
          <w:rFonts w:cs="Arial"/>
          <w:color w:val="000000"/>
          <w:lang w:val="pl-PL"/>
        </w:rPr>
        <w:t xml:space="preserve"> nhỏ nhất đối với vật liệu cho trước có chiều dày xác định dựa vào khả năng chống nứt của nó. Trong trường hợp MAT, nó có thể là một nhiệt độ đơn, hoặc là một dải nhiệt độ làm việc cho phép tương tự như áp lực. Nhìn chung, nhiệt độ tối thiểu mà tại đó tải đáng kể có thể được áp dụng cho </w:t>
      </w:r>
      <w:r w:rsidR="00A93682" w:rsidRPr="009542F0">
        <w:rPr>
          <w:rFonts w:cs="Arial"/>
          <w:color w:val="000000"/>
          <w:lang w:val="pl-PL"/>
        </w:rPr>
        <w:t>nồi hơi</w:t>
      </w:r>
      <w:r w:rsidRPr="009542F0">
        <w:rPr>
          <w:rFonts w:cs="Arial"/>
          <w:color w:val="000000"/>
          <w:lang w:val="pl-PL"/>
        </w:rPr>
        <w:t xml:space="preserve"> như xác định trong </w:t>
      </w:r>
      <w:r w:rsidR="00DF2B76">
        <w:rPr>
          <w:rFonts w:cs="Arial"/>
          <w:color w:val="000000"/>
          <w:lang w:val="pl-PL"/>
        </w:rPr>
        <w:t>tiêu chuẩn chế tạo</w:t>
      </w:r>
      <w:r w:rsidRPr="009542F0">
        <w:rPr>
          <w:rFonts w:cs="Arial"/>
          <w:color w:val="000000"/>
          <w:lang w:val="pl-PL"/>
        </w:rPr>
        <w:t xml:space="preserve"> áp dụng (ví dụ như ASME Code, Section VIII, Div.1, mục UG-20 b). Nó cũng có thể đạt được thông qua đánh giá FFS.</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Thành phần </w:t>
      </w:r>
      <w:r w:rsidRPr="005B675D">
        <w:rPr>
          <w:bCs/>
          <w:lang w:val="pl-PL"/>
        </w:rPr>
        <w:t>không</w:t>
      </w:r>
      <w:r w:rsidRPr="009542F0">
        <w:rPr>
          <w:rFonts w:cs="Arial"/>
          <w:color w:val="000000"/>
          <w:lang w:val="pl-PL"/>
        </w:rPr>
        <w:t xml:space="preserve"> chịu áp lực </w:t>
      </w:r>
      <w:r w:rsidR="00FF3E3B">
        <w:rPr>
          <w:rFonts w:cs="Arial"/>
          <w:color w:val="000000"/>
          <w:lang w:val="pl-PL"/>
        </w:rPr>
        <w:t xml:space="preserve">(Nonpressure boundary) </w:t>
      </w:r>
      <w:r w:rsidRPr="009542F0">
        <w:rPr>
          <w:rFonts w:cs="Arial"/>
          <w:color w:val="000000"/>
          <w:lang w:val="pl-PL"/>
        </w:rPr>
        <w:t xml:space="preserve">là các bộ phận của </w:t>
      </w:r>
      <w:r w:rsidR="00A93682" w:rsidRPr="009542F0">
        <w:rPr>
          <w:rFonts w:cs="Arial"/>
          <w:color w:val="000000"/>
          <w:lang w:val="pl-PL"/>
        </w:rPr>
        <w:t>nồi hơi</w:t>
      </w:r>
      <w:r w:rsidRPr="009542F0">
        <w:rPr>
          <w:rFonts w:cs="Arial"/>
          <w:color w:val="000000"/>
          <w:lang w:val="pl-PL"/>
        </w:rPr>
        <w:t xml:space="preserve"> không chịu áp công nghệ.</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Trạng thái hoạt động</w:t>
      </w:r>
      <w:r w:rsidR="00FF3E3B">
        <w:rPr>
          <w:rFonts w:cs="Arial"/>
          <w:color w:val="000000"/>
          <w:lang w:val="pl-PL"/>
        </w:rPr>
        <w:t xml:space="preserve"> (On-stream)</w:t>
      </w:r>
      <w:r w:rsidRPr="009542F0">
        <w:rPr>
          <w:rFonts w:cs="Arial"/>
          <w:color w:val="000000"/>
          <w:lang w:val="pl-PL"/>
        </w:rPr>
        <w:t xml:space="preserve"> là tình trạng mà </w:t>
      </w:r>
      <w:r w:rsidR="00A93682" w:rsidRPr="009542F0">
        <w:rPr>
          <w:rFonts w:cs="Arial"/>
          <w:color w:val="000000"/>
          <w:lang w:val="pl-PL"/>
        </w:rPr>
        <w:t>nồi hơi</w:t>
      </w:r>
      <w:r w:rsidRPr="009542F0">
        <w:rPr>
          <w:rFonts w:cs="Arial"/>
          <w:color w:val="000000"/>
          <w:lang w:val="pl-PL"/>
        </w:rPr>
        <w:t xml:space="preserve"> không sẵn sàng cho đợt kiểm tra bên trong. Xem kiểm tra ở trạng thái hoạt động.</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Kiểm </w:t>
      </w:r>
      <w:r w:rsidRPr="005B675D">
        <w:rPr>
          <w:lang w:val="pl-PL"/>
        </w:rPr>
        <w:t>tra</w:t>
      </w:r>
      <w:r w:rsidRPr="009542F0">
        <w:rPr>
          <w:rFonts w:cs="Arial"/>
          <w:color w:val="000000"/>
          <w:lang w:val="pl-PL"/>
        </w:rPr>
        <w:t xml:space="preserve"> ở trạng thái hoạt động</w:t>
      </w:r>
      <w:r w:rsidR="00FF3E3B">
        <w:rPr>
          <w:rFonts w:cs="Arial"/>
          <w:color w:val="000000"/>
          <w:lang w:val="pl-PL"/>
        </w:rPr>
        <w:t xml:space="preserve"> (On-stream inspection)</w:t>
      </w:r>
      <w:r w:rsidRPr="009542F0">
        <w:rPr>
          <w:rFonts w:cs="Arial"/>
          <w:color w:val="000000"/>
          <w:lang w:val="pl-PL"/>
        </w:rPr>
        <w:t xml:space="preserve"> là một cuộc kiểm tra được thực hiện từ bên ngoài </w:t>
      </w:r>
      <w:r w:rsidR="00A93682" w:rsidRPr="009542F0">
        <w:rPr>
          <w:rFonts w:cs="Arial"/>
          <w:color w:val="000000"/>
          <w:lang w:val="pl-PL"/>
        </w:rPr>
        <w:t>nồi hơi</w:t>
      </w:r>
      <w:r w:rsidRPr="009542F0">
        <w:rPr>
          <w:rFonts w:cs="Arial"/>
          <w:color w:val="000000"/>
          <w:lang w:val="pl-PL"/>
        </w:rPr>
        <w:t xml:space="preserve"> trong khi </w:t>
      </w:r>
      <w:r w:rsidR="00A93682" w:rsidRPr="009542F0">
        <w:rPr>
          <w:rFonts w:cs="Arial"/>
          <w:color w:val="000000"/>
          <w:lang w:val="pl-PL"/>
        </w:rPr>
        <w:t>nồi hơi</w:t>
      </w:r>
      <w:r w:rsidRPr="009542F0">
        <w:rPr>
          <w:rFonts w:cs="Arial"/>
          <w:color w:val="000000"/>
          <w:lang w:val="pl-PL"/>
        </w:rPr>
        <w:t xml:space="preserve"> đang hoạt động sử dụng các quy trình NDT để xác định sự phù hợp của thân </w:t>
      </w:r>
      <w:r w:rsidR="00A93682" w:rsidRPr="009542F0">
        <w:rPr>
          <w:rFonts w:cs="Arial"/>
          <w:color w:val="000000"/>
          <w:lang w:val="pl-PL"/>
        </w:rPr>
        <w:t>nồi hơi</w:t>
      </w:r>
      <w:r w:rsidRPr="009542F0">
        <w:rPr>
          <w:rFonts w:cs="Arial"/>
          <w:color w:val="000000"/>
          <w:lang w:val="pl-PL"/>
        </w:rPr>
        <w:t xml:space="preserve"> cho tiếp tục hoạt động.</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Xử lý </w:t>
      </w:r>
      <w:r w:rsidRPr="005B675D">
        <w:rPr>
          <w:lang w:val="pl-PL"/>
        </w:rPr>
        <w:t>nhiệt</w:t>
      </w:r>
      <w:r w:rsidRPr="009542F0">
        <w:rPr>
          <w:rFonts w:cs="Arial"/>
          <w:color w:val="000000"/>
          <w:lang w:val="pl-PL"/>
        </w:rPr>
        <w:t xml:space="preserve"> sau hàn (</w:t>
      </w:r>
      <w:r w:rsidR="00FF3E3B">
        <w:rPr>
          <w:rFonts w:cs="Arial"/>
          <w:color w:val="000000"/>
          <w:lang w:val="pl-PL"/>
        </w:rPr>
        <w:t xml:space="preserve">Postweld heat treatment - </w:t>
      </w:r>
      <w:r w:rsidRPr="009542F0">
        <w:rPr>
          <w:rFonts w:cs="Arial"/>
          <w:color w:val="000000"/>
          <w:lang w:val="pl-PL"/>
        </w:rPr>
        <w:t xml:space="preserve">PWHT) là xử lý bao gồm việc gia nhiệt toàn bộ kết cấu hàn hoặc </w:t>
      </w:r>
      <w:r w:rsidR="00A93682" w:rsidRPr="009542F0">
        <w:rPr>
          <w:rFonts w:cs="Arial"/>
          <w:color w:val="000000"/>
          <w:lang w:val="pl-PL"/>
        </w:rPr>
        <w:t>nồi hơi</w:t>
      </w:r>
      <w:r w:rsidRPr="009542F0">
        <w:rPr>
          <w:rFonts w:cs="Arial"/>
          <w:color w:val="000000"/>
          <w:lang w:val="pl-PL"/>
        </w:rPr>
        <w:t xml:space="preserve"> tới nhiệt độ </w:t>
      </w:r>
      <w:r w:rsidRPr="005B675D">
        <w:rPr>
          <w:bCs/>
          <w:lang w:val="pl-PL"/>
        </w:rPr>
        <w:t>được</w:t>
      </w:r>
      <w:r w:rsidRPr="009542F0">
        <w:rPr>
          <w:rFonts w:cs="Arial"/>
          <w:color w:val="000000"/>
          <w:lang w:val="pl-PL"/>
        </w:rPr>
        <w:t xml:space="preserve"> đánh giá xác định sau khi hoàn </w:t>
      </w:r>
      <w:r w:rsidRPr="009542F0">
        <w:rPr>
          <w:rFonts w:cs="Arial"/>
          <w:color w:val="000000"/>
          <w:lang w:val="pl-PL"/>
        </w:rPr>
        <w:lastRenderedPageBreak/>
        <w:t>thiện hàn để giảm bớt các ảnh hưởng bất lợi của nhiệt khi hàn, ví như giảm ứng suất dư, giảm độ cứng, tính ổn định hóa học và/hoặc thay đổi đặc tính.</w:t>
      </w:r>
    </w:p>
    <w:p w:rsidR="00D25CFA" w:rsidRPr="009542F0" w:rsidRDefault="00381DF2" w:rsidP="002C5B3D">
      <w:pPr>
        <w:numPr>
          <w:ilvl w:val="0"/>
          <w:numId w:val="17"/>
        </w:numPr>
        <w:tabs>
          <w:tab w:val="left" w:pos="1276"/>
        </w:tabs>
        <w:spacing w:before="60" w:line="360" w:lineRule="auto"/>
        <w:ind w:left="0" w:firstLine="0"/>
        <w:jc w:val="both"/>
        <w:rPr>
          <w:rFonts w:cs="Arial"/>
          <w:color w:val="000000"/>
          <w:lang w:val="pl-PL"/>
        </w:rPr>
      </w:pPr>
      <w:r>
        <w:rPr>
          <w:rFonts w:cs="Arial"/>
          <w:color w:val="000000"/>
          <w:lang w:val="pl-PL"/>
        </w:rPr>
        <w:t>Thành phần chịu áp lực</w:t>
      </w:r>
      <w:r w:rsidR="00D25CFA" w:rsidRPr="00A00C5C">
        <w:rPr>
          <w:rFonts w:cs="Arial"/>
          <w:color w:val="000000"/>
          <w:lang w:val="pl-PL"/>
        </w:rPr>
        <w:t xml:space="preserve"> </w:t>
      </w:r>
      <w:r w:rsidR="00FF3E3B">
        <w:rPr>
          <w:rFonts w:cs="Arial"/>
          <w:color w:val="000000"/>
          <w:lang w:val="pl-PL"/>
        </w:rPr>
        <w:t xml:space="preserve">(Pressure boundary) </w:t>
      </w:r>
      <w:r w:rsidR="00D25CFA" w:rsidRPr="00A00C5C">
        <w:rPr>
          <w:rFonts w:cs="Arial"/>
          <w:color w:val="000000"/>
          <w:lang w:val="pl-PL"/>
        </w:rPr>
        <w:t>là</w:t>
      </w:r>
      <w:r w:rsidR="00D25CFA" w:rsidRPr="009542F0">
        <w:rPr>
          <w:rFonts w:cs="Arial"/>
          <w:color w:val="000000"/>
          <w:lang w:val="pl-PL"/>
        </w:rPr>
        <w:t xml:space="preserve"> phần của </w:t>
      </w:r>
      <w:r w:rsidR="00221AF9" w:rsidRPr="009542F0">
        <w:rPr>
          <w:rFonts w:cs="Arial"/>
          <w:color w:val="000000"/>
          <w:lang w:val="pl-PL"/>
        </w:rPr>
        <w:t>nồi hơi</w:t>
      </w:r>
      <w:r w:rsidR="00D25CFA" w:rsidRPr="009542F0">
        <w:rPr>
          <w:rFonts w:cs="Arial"/>
          <w:color w:val="000000"/>
          <w:lang w:val="pl-PL"/>
        </w:rPr>
        <w:t xml:space="preserve"> </w:t>
      </w:r>
      <w:r>
        <w:rPr>
          <w:rFonts w:cs="Arial"/>
          <w:color w:val="000000"/>
          <w:lang w:val="pl-PL"/>
        </w:rPr>
        <w:t>gồm</w:t>
      </w:r>
      <w:r w:rsidR="00D25CFA" w:rsidRPr="009542F0">
        <w:rPr>
          <w:rFonts w:cs="Arial"/>
          <w:color w:val="000000"/>
          <w:lang w:val="pl-PL"/>
        </w:rPr>
        <w:t xml:space="preserve"> các bộ </w:t>
      </w:r>
      <w:r>
        <w:rPr>
          <w:rFonts w:cs="Arial"/>
          <w:color w:val="000000"/>
          <w:lang w:val="pl-PL"/>
        </w:rPr>
        <w:t xml:space="preserve">duy trì áp lực </w:t>
      </w:r>
      <w:r w:rsidR="00D25CFA" w:rsidRPr="009542F0">
        <w:rPr>
          <w:rFonts w:cs="Arial"/>
          <w:color w:val="000000"/>
          <w:lang w:val="pl-PL"/>
        </w:rPr>
        <w:t xml:space="preserve">được kết nối hoặc lắp ráp vào mối ghép của </w:t>
      </w:r>
      <w:r w:rsidR="00A93682" w:rsidRPr="009542F0">
        <w:rPr>
          <w:rFonts w:cs="Arial"/>
          <w:color w:val="000000"/>
          <w:lang w:val="pl-PL"/>
        </w:rPr>
        <w:t>nồi hơi</w:t>
      </w:r>
      <w:r w:rsidR="00D25CFA" w:rsidRPr="009542F0">
        <w:rPr>
          <w:rFonts w:cs="Arial"/>
          <w:color w:val="000000"/>
          <w:lang w:val="pl-PL"/>
        </w:rPr>
        <w:t xml:space="preserve">, </w:t>
      </w:r>
      <w:r w:rsidR="00A93682" w:rsidRPr="009542F0">
        <w:rPr>
          <w:rFonts w:cs="Arial"/>
          <w:color w:val="000000"/>
          <w:lang w:val="pl-PL"/>
        </w:rPr>
        <w:t>nồi hơi</w:t>
      </w:r>
      <w:r w:rsidR="00D25CFA" w:rsidRPr="009542F0">
        <w:rPr>
          <w:rFonts w:cs="Arial"/>
          <w:color w:val="000000"/>
          <w:lang w:val="pl-PL"/>
        </w:rPr>
        <w:t xml:space="preserve"> chứa chất lỏng (ví dụ thân, đỉnh, đáy và vòi </w:t>
      </w:r>
      <w:r w:rsidR="00A93682" w:rsidRPr="009542F0">
        <w:rPr>
          <w:rFonts w:cs="Arial"/>
          <w:color w:val="000000"/>
          <w:lang w:val="pl-PL"/>
        </w:rPr>
        <w:t>nồi hơi</w:t>
      </w:r>
      <w:r w:rsidR="00D25CFA" w:rsidRPr="009542F0">
        <w:rPr>
          <w:rFonts w:cs="Arial"/>
          <w:color w:val="000000"/>
          <w:lang w:val="pl-PL"/>
        </w:rPr>
        <w:t xml:space="preserve"> nhưng không bao gồm các hạng mục như giá đỡ, kẹp, ống bọc... mà không chịu áp).</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Thử áp lực </w:t>
      </w:r>
      <w:r w:rsidR="00381DF2">
        <w:rPr>
          <w:rFonts w:cs="Arial"/>
          <w:color w:val="000000"/>
          <w:lang w:val="pl-PL"/>
        </w:rPr>
        <w:t xml:space="preserve">(Pressure test) </w:t>
      </w:r>
      <w:r w:rsidRPr="009542F0">
        <w:rPr>
          <w:rFonts w:cs="Arial"/>
          <w:color w:val="000000"/>
          <w:lang w:val="pl-PL"/>
        </w:rPr>
        <w:t xml:space="preserve">là thử nghiệm được thực hiện trên </w:t>
      </w:r>
      <w:r w:rsidR="00221AF9" w:rsidRPr="009542F0">
        <w:rPr>
          <w:rFonts w:cs="Arial"/>
          <w:color w:val="000000"/>
          <w:lang w:val="pl-PL"/>
        </w:rPr>
        <w:t>nồi hơi</w:t>
      </w:r>
      <w:r w:rsidRPr="009542F0">
        <w:rPr>
          <w:rFonts w:cs="Arial"/>
          <w:color w:val="000000"/>
          <w:lang w:val="pl-PL"/>
        </w:rPr>
        <w:t xml:space="preserve"> trong khai thác và trải qua hoán cải hoặc sửa chữa thân </w:t>
      </w:r>
      <w:r w:rsidR="00A93682" w:rsidRPr="009542F0">
        <w:rPr>
          <w:rFonts w:cs="Arial"/>
          <w:color w:val="000000"/>
          <w:lang w:val="pl-PL"/>
        </w:rPr>
        <w:t>nồi hơi</w:t>
      </w:r>
      <w:r w:rsidRPr="009542F0">
        <w:rPr>
          <w:rFonts w:cs="Arial"/>
          <w:color w:val="000000"/>
          <w:lang w:val="pl-PL"/>
        </w:rPr>
        <w:t xml:space="preserve"> để xác định rằng tính toàn vẹn của các bộ phận </w:t>
      </w:r>
      <w:r w:rsidR="00A93682" w:rsidRPr="009542F0">
        <w:rPr>
          <w:rFonts w:cs="Arial"/>
          <w:color w:val="000000"/>
          <w:lang w:val="pl-PL"/>
        </w:rPr>
        <w:t>nồi hơi</w:t>
      </w:r>
      <w:r w:rsidRPr="009542F0">
        <w:rPr>
          <w:rFonts w:cs="Arial"/>
          <w:color w:val="000000"/>
          <w:lang w:val="pl-PL"/>
        </w:rPr>
        <w:t xml:space="preserve"> vẫn thỏa mãn với bộ luật, tiêu chuẩn, quy chuẩn áp dụng. Thử áp lực có thể là thủy lực, khí hoặc là kết hợp cả hai.</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Sửa chữa </w:t>
      </w:r>
      <w:r w:rsidR="00381DF2">
        <w:rPr>
          <w:rFonts w:cs="Arial"/>
          <w:color w:val="000000"/>
          <w:lang w:val="pl-PL"/>
        </w:rPr>
        <w:t xml:space="preserve">(Repair) </w:t>
      </w:r>
      <w:r w:rsidRPr="009542F0">
        <w:rPr>
          <w:rFonts w:cs="Arial"/>
          <w:color w:val="000000"/>
          <w:lang w:val="pl-PL"/>
        </w:rPr>
        <w:t xml:space="preserve">là công việc cần thiết để phục hồi </w:t>
      </w:r>
      <w:r w:rsidR="00A93682" w:rsidRPr="009542F0">
        <w:rPr>
          <w:rFonts w:cs="Arial"/>
          <w:color w:val="000000"/>
          <w:lang w:val="pl-PL"/>
        </w:rPr>
        <w:t>nồi hơi</w:t>
      </w:r>
      <w:r w:rsidRPr="009542F0">
        <w:rPr>
          <w:rFonts w:cs="Arial"/>
          <w:color w:val="000000"/>
          <w:lang w:val="pl-PL"/>
        </w:rPr>
        <w:t xml:space="preserve"> về trạng thái phù hợp để hoạt động an toàn ở các điều kiện thiết kế. Nếu bất kỳ công việc phục hồi nào làm thay đổi nhiệt độ thiết kế, </w:t>
      </w:r>
      <w:r w:rsidRPr="005B675D">
        <w:rPr>
          <w:bCs/>
          <w:lang w:val="pl-PL"/>
        </w:rPr>
        <w:t>nhiệt</w:t>
      </w:r>
      <w:r w:rsidRPr="009542F0">
        <w:rPr>
          <w:rFonts w:cs="Arial"/>
          <w:color w:val="000000"/>
          <w:lang w:val="pl-PL"/>
        </w:rPr>
        <w:t xml:space="preserve"> độ vật liệu thiết kế nhỏ nhất (MDMT), hoặc MAWP, thì phải xem công việc đó là hoán cải và phải thỏa mãn các quy định về đánh giá lại. Bất kỳ hoạt động hàn, cắt hoặc mài trên các bộ phận chịu áp lực không được xem là hoán cải thì được coi là sửa chữa.</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Chiều dày </w:t>
      </w:r>
      <w:r w:rsidRPr="005B675D">
        <w:rPr>
          <w:lang w:val="pl-PL"/>
        </w:rPr>
        <w:t>yêu</w:t>
      </w:r>
      <w:r w:rsidRPr="009542F0">
        <w:rPr>
          <w:rFonts w:cs="Arial"/>
          <w:color w:val="000000"/>
          <w:lang w:val="pl-PL"/>
        </w:rPr>
        <w:t xml:space="preserve"> cầu </w:t>
      </w:r>
      <w:r w:rsidR="00381DF2">
        <w:rPr>
          <w:rFonts w:cs="Arial"/>
          <w:color w:val="000000"/>
          <w:lang w:val="pl-PL"/>
        </w:rPr>
        <w:t xml:space="preserve">(Reuired thickness) </w:t>
      </w:r>
      <w:r w:rsidRPr="009542F0">
        <w:rPr>
          <w:rFonts w:cs="Arial"/>
          <w:color w:val="000000"/>
          <w:lang w:val="pl-PL"/>
        </w:rPr>
        <w:t xml:space="preserve">là chiều dày tối thiểu, không bao gồm dự trữ ăn mòn, của từng bộ phận của </w:t>
      </w:r>
      <w:r w:rsidR="00A93682" w:rsidRPr="009542F0">
        <w:rPr>
          <w:rFonts w:cs="Arial"/>
          <w:color w:val="000000"/>
          <w:lang w:val="pl-PL"/>
        </w:rPr>
        <w:t>nồi hơi</w:t>
      </w:r>
      <w:r w:rsidRPr="009542F0">
        <w:rPr>
          <w:rFonts w:cs="Arial"/>
          <w:color w:val="000000"/>
          <w:lang w:val="pl-PL"/>
        </w:rPr>
        <w:t xml:space="preserve"> dựa vào các tính toán của bộ luật, tiêu chuẩn, quy chuẩn thiết kế phù hợp và ứng </w:t>
      </w:r>
      <w:r w:rsidRPr="005B675D">
        <w:rPr>
          <w:bCs/>
          <w:lang w:val="pl-PL"/>
        </w:rPr>
        <w:t>suất</w:t>
      </w:r>
      <w:r w:rsidRPr="009542F0">
        <w:rPr>
          <w:rFonts w:cs="Arial"/>
          <w:color w:val="000000"/>
          <w:lang w:val="pl-PL"/>
        </w:rPr>
        <w:t xml:space="preserve"> cho phép của bộ luật mà xem xét tới các tải áp lực, cơ học và kết cấu. Hoặc chiều dày yêu cầu có thể được đánh giá và thẩm định lại bằng phân tích FFS thỏa mãn API 579-1/ASME FFS-1.</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Đánh giá lại </w:t>
      </w:r>
      <w:r w:rsidR="00381DF2">
        <w:rPr>
          <w:rFonts w:cs="Arial"/>
          <w:color w:val="000000"/>
          <w:lang w:val="pl-PL"/>
        </w:rPr>
        <w:t xml:space="preserve">(Rerating) </w:t>
      </w:r>
      <w:r w:rsidRPr="009542F0">
        <w:rPr>
          <w:rFonts w:cs="Arial"/>
          <w:color w:val="000000"/>
          <w:lang w:val="pl-PL"/>
        </w:rPr>
        <w:t xml:space="preserve">là thay đổi giá trị nhiệt độ thiết kế, MDMT hoặc MAWP của </w:t>
      </w:r>
      <w:r w:rsidR="00A93682" w:rsidRPr="009542F0">
        <w:rPr>
          <w:rFonts w:cs="Arial"/>
          <w:color w:val="000000"/>
          <w:lang w:val="pl-PL"/>
        </w:rPr>
        <w:t>nồi hơi</w:t>
      </w:r>
      <w:r w:rsidRPr="009542F0">
        <w:rPr>
          <w:rFonts w:cs="Arial"/>
          <w:color w:val="000000"/>
          <w:lang w:val="pl-PL"/>
        </w:rPr>
        <w:t xml:space="preserve">. Nhiệt độ thiết kế và </w:t>
      </w:r>
      <w:r w:rsidRPr="005B675D">
        <w:rPr>
          <w:bCs/>
          <w:lang w:val="pl-PL"/>
        </w:rPr>
        <w:t>MAWP</w:t>
      </w:r>
      <w:r w:rsidRPr="009542F0">
        <w:rPr>
          <w:rFonts w:cs="Arial"/>
          <w:color w:val="000000"/>
          <w:lang w:val="pl-PL"/>
        </w:rPr>
        <w:t xml:space="preserve"> của </w:t>
      </w:r>
      <w:r w:rsidR="00A93682" w:rsidRPr="009542F0">
        <w:rPr>
          <w:rFonts w:cs="Arial"/>
          <w:color w:val="000000"/>
          <w:lang w:val="pl-PL"/>
        </w:rPr>
        <w:t>nồi hơi</w:t>
      </w:r>
      <w:r w:rsidRPr="009542F0">
        <w:rPr>
          <w:rFonts w:cs="Arial"/>
          <w:color w:val="000000"/>
          <w:lang w:val="pl-PL"/>
        </w:rPr>
        <w:t xml:space="preserve"> có thể tăng hoặc giảm do đánh giá lại. Việc giảm dưới các điều kiện thiết kế ban đầu là cách thức để tăng lượng ăn mòn dự trữ bổ sung.</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Kiểm tra</w:t>
      </w:r>
      <w:r w:rsidRPr="009542F0">
        <w:rPr>
          <w:rFonts w:cs="Arial"/>
          <w:i/>
          <w:color w:val="000000"/>
          <w:lang w:val="pl-PL"/>
        </w:rPr>
        <w:t xml:space="preserve"> </w:t>
      </w:r>
      <w:r w:rsidRPr="00A00C5C">
        <w:rPr>
          <w:rFonts w:cs="Arial"/>
          <w:color w:val="000000"/>
          <w:lang w:val="pl-PL"/>
        </w:rPr>
        <w:t xml:space="preserve">trên cơ sở rủi ro </w:t>
      </w:r>
      <w:r w:rsidR="001C7237">
        <w:rPr>
          <w:rFonts w:cs="Arial"/>
          <w:color w:val="000000"/>
          <w:lang w:val="pl-PL"/>
        </w:rPr>
        <w:t xml:space="preserve">(Risk-based inspection – </w:t>
      </w:r>
      <w:r w:rsidRPr="00A00C5C">
        <w:rPr>
          <w:rFonts w:cs="Arial"/>
          <w:color w:val="000000"/>
          <w:lang w:val="pl-PL"/>
        </w:rPr>
        <w:t>RBI</w:t>
      </w:r>
      <w:r w:rsidR="001C7237">
        <w:rPr>
          <w:rFonts w:cs="Arial"/>
          <w:color w:val="000000"/>
          <w:lang w:val="pl-PL"/>
        </w:rPr>
        <w:t>)</w:t>
      </w:r>
      <w:r w:rsidRPr="009542F0">
        <w:rPr>
          <w:rFonts w:cs="Arial"/>
          <w:color w:val="000000"/>
          <w:lang w:val="pl-PL"/>
        </w:rPr>
        <w:t xml:space="preserve"> là đánh giá nguy cơ và quy trình quản lý mà xem xét tới cả khả năng và </w:t>
      </w:r>
      <w:r w:rsidRPr="005B675D">
        <w:rPr>
          <w:bCs/>
          <w:lang w:val="pl-PL"/>
        </w:rPr>
        <w:t>hậu</w:t>
      </w:r>
      <w:r w:rsidRPr="009542F0">
        <w:rPr>
          <w:rFonts w:cs="Arial"/>
          <w:color w:val="000000"/>
          <w:lang w:val="pl-PL"/>
        </w:rPr>
        <w:t xml:space="preserve"> quả hư hỏng do hư hại vật liệu và được nêu trong kế hoạch kiểm tra về mất khả năng chứa của </w:t>
      </w:r>
      <w:r w:rsidR="00A93682" w:rsidRPr="009542F0">
        <w:rPr>
          <w:rFonts w:cs="Arial"/>
          <w:color w:val="000000"/>
          <w:lang w:val="pl-PL"/>
        </w:rPr>
        <w:t>nồi hơi</w:t>
      </w:r>
      <w:r w:rsidRPr="009542F0">
        <w:rPr>
          <w:rFonts w:cs="Arial"/>
          <w:color w:val="000000"/>
          <w:lang w:val="pl-PL"/>
        </w:rPr>
        <w:t xml:space="preserve"> chịu áp trong hệ thống công nghệ do hư hại vật liệu. Các nguy cơ này được quản lý chủ yếu qua kiểm tra để tác động tới khả năng hư hỏng nhưng cũng có thể được quản lý thông qua nhiều phương pháp khác để kiểm soát khả năng và hậu quả của hư hỏng.</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Hoạt động giống hoặc tương tự </w:t>
      </w:r>
      <w:r w:rsidR="001C7237">
        <w:rPr>
          <w:rFonts w:cs="Arial"/>
          <w:color w:val="000000"/>
          <w:lang w:val="pl-PL"/>
        </w:rPr>
        <w:t xml:space="preserve">(Same or similar service) </w:t>
      </w:r>
      <w:r w:rsidRPr="009542F0">
        <w:rPr>
          <w:rFonts w:cs="Arial"/>
          <w:color w:val="000000"/>
          <w:lang w:val="pl-PL"/>
        </w:rPr>
        <w:t xml:space="preserve">là bố trí mà có 2 hoặc nhiều hơn </w:t>
      </w:r>
      <w:r w:rsidR="00A93682" w:rsidRPr="009542F0">
        <w:rPr>
          <w:rFonts w:cs="Arial"/>
          <w:color w:val="000000"/>
          <w:lang w:val="pl-PL"/>
        </w:rPr>
        <w:t>nồi hơi</w:t>
      </w:r>
      <w:r w:rsidRPr="009542F0">
        <w:rPr>
          <w:rFonts w:cs="Arial"/>
          <w:color w:val="000000"/>
          <w:lang w:val="pl-PL"/>
        </w:rPr>
        <w:t xml:space="preserve"> được lắp đặt song song, có thể so </w:t>
      </w:r>
      <w:r w:rsidRPr="005B675D">
        <w:rPr>
          <w:lang w:val="pl-PL"/>
        </w:rPr>
        <w:t>sánh</w:t>
      </w:r>
      <w:r w:rsidRPr="009542F0">
        <w:rPr>
          <w:rFonts w:cs="Arial"/>
          <w:color w:val="000000"/>
          <w:lang w:val="pl-PL"/>
        </w:rPr>
        <w:t xml:space="preserve"> được, hoặc hoạt động đồng nhất và các điều kiện môi trường và công nghệ của chúng nhất quán qua vài năm dựa vào các </w:t>
      </w:r>
      <w:r w:rsidRPr="009542F0">
        <w:rPr>
          <w:rFonts w:cs="Arial"/>
          <w:color w:val="000000"/>
          <w:lang w:val="pl-PL"/>
        </w:rPr>
        <w:lastRenderedPageBreak/>
        <w:t>quy định kiểm tra để đánh giá rằng các hư hỏng cơ học mức độ hư hỏng có thể so sánh được.</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Sửa chữa tạm thời</w:t>
      </w:r>
      <w:r w:rsidR="001C7237">
        <w:rPr>
          <w:rFonts w:cs="Arial"/>
          <w:color w:val="000000"/>
          <w:lang w:val="pl-PL"/>
        </w:rPr>
        <w:t xml:space="preserve"> (Temporary repairs)</w:t>
      </w:r>
      <w:r w:rsidRPr="009542F0">
        <w:rPr>
          <w:rFonts w:cs="Arial"/>
          <w:color w:val="000000"/>
          <w:lang w:val="pl-PL"/>
        </w:rPr>
        <w:t xml:space="preserve"> là các sửa chữa </w:t>
      </w:r>
      <w:r w:rsidR="00A93682" w:rsidRPr="009542F0">
        <w:rPr>
          <w:rFonts w:cs="Arial"/>
          <w:color w:val="000000"/>
          <w:lang w:val="pl-PL"/>
        </w:rPr>
        <w:t>nồi hơi</w:t>
      </w:r>
      <w:r w:rsidRPr="009542F0">
        <w:rPr>
          <w:rFonts w:cs="Arial"/>
          <w:color w:val="000000"/>
          <w:lang w:val="pl-PL"/>
        </w:rPr>
        <w:t xml:space="preserve"> để phục hồi tính toàn vẹn cần thiết để tiếp tục hoạt động an </w:t>
      </w:r>
      <w:r w:rsidRPr="005B675D">
        <w:rPr>
          <w:bCs/>
          <w:lang w:val="pl-PL"/>
        </w:rPr>
        <w:t>toàn</w:t>
      </w:r>
      <w:r w:rsidRPr="009542F0">
        <w:rPr>
          <w:rFonts w:cs="Arial"/>
          <w:color w:val="000000"/>
          <w:lang w:val="pl-PL"/>
        </w:rPr>
        <w:t xml:space="preserve"> cho tới khi các sửa chữa cố định được thực hiện. </w:t>
      </w:r>
    </w:p>
    <w:p w:rsidR="00D25CFA" w:rsidRPr="009542F0" w:rsidRDefault="00D25CFA" w:rsidP="002C5B3D">
      <w:pPr>
        <w:numPr>
          <w:ilvl w:val="0"/>
          <w:numId w:val="17"/>
        </w:numPr>
        <w:tabs>
          <w:tab w:val="left" w:pos="1276"/>
        </w:tabs>
        <w:spacing w:before="60" w:line="360" w:lineRule="auto"/>
        <w:ind w:left="0" w:firstLine="0"/>
        <w:jc w:val="both"/>
        <w:rPr>
          <w:rFonts w:cs="Arial"/>
          <w:color w:val="000000"/>
          <w:lang w:val="pl-PL"/>
        </w:rPr>
      </w:pPr>
      <w:r w:rsidRPr="009542F0">
        <w:rPr>
          <w:rFonts w:cs="Arial"/>
          <w:color w:val="000000"/>
          <w:lang w:val="pl-PL"/>
        </w:rPr>
        <w:t xml:space="preserve">Thử nghiệm </w:t>
      </w:r>
      <w:r w:rsidR="001C7237">
        <w:rPr>
          <w:rFonts w:cs="Arial"/>
          <w:color w:val="000000"/>
          <w:lang w:val="pl-PL"/>
        </w:rPr>
        <w:t xml:space="preserve">(Testing) </w:t>
      </w:r>
      <w:r w:rsidRPr="009542F0">
        <w:rPr>
          <w:rFonts w:cs="Arial"/>
          <w:color w:val="000000"/>
          <w:lang w:val="pl-PL"/>
        </w:rPr>
        <w:t xml:space="preserve">là thử áp lực bằng khí hoặc thủy lực hoặc kết hợp khí/thủy lực, hoặc là thử cơ học để xác </w:t>
      </w:r>
      <w:r w:rsidRPr="005B675D">
        <w:rPr>
          <w:bCs/>
          <w:lang w:val="pl-PL"/>
        </w:rPr>
        <w:t>định</w:t>
      </w:r>
      <w:r w:rsidRPr="009542F0">
        <w:rPr>
          <w:rFonts w:cs="Arial"/>
          <w:color w:val="000000"/>
          <w:lang w:val="pl-PL"/>
        </w:rPr>
        <w:t xml:space="preserve"> các dữ liệu như độ cứng, độ bền và độ dai va đập của vật liệu. Thử nghiệm không bao gồm các phương pháp kiểm tra không phá hủy như kiểm tra bằng chụp ảnh bức xạ (RT), kiểm tra bằng siêu âm (UT), kiểm tra bằng từ tính (MT), kiểm tra bằng thẩm thấu (PT).</w:t>
      </w:r>
    </w:p>
    <w:p w:rsidR="00655848" w:rsidRDefault="00655848" w:rsidP="002C5B3D">
      <w:pPr>
        <w:numPr>
          <w:ilvl w:val="0"/>
          <w:numId w:val="17"/>
        </w:numPr>
        <w:tabs>
          <w:tab w:val="left" w:pos="1276"/>
        </w:tabs>
        <w:spacing w:before="60" w:line="360" w:lineRule="auto"/>
        <w:ind w:left="0" w:firstLine="0"/>
        <w:jc w:val="both"/>
        <w:rPr>
          <w:rFonts w:cs="Arial"/>
          <w:color w:val="000000"/>
          <w:lang w:val="pl-PL"/>
        </w:rPr>
      </w:pPr>
      <w:r w:rsidRPr="00655848">
        <w:rPr>
          <w:rFonts w:cs="Arial"/>
          <w:color w:val="000000"/>
          <w:lang w:val="pl-PL"/>
        </w:rPr>
        <w:t>Kiểm định</w:t>
      </w:r>
      <w:r w:rsidRPr="00447E71">
        <w:rPr>
          <w:rFonts w:cs="Arial"/>
          <w:i/>
          <w:color w:val="000000"/>
          <w:lang w:val="pl-PL"/>
        </w:rPr>
        <w:t xml:space="preserve"> </w:t>
      </w:r>
      <w:r w:rsidRPr="00447E71">
        <w:rPr>
          <w:rFonts w:cs="Arial"/>
          <w:color w:val="000000"/>
          <w:lang w:val="pl-PL"/>
        </w:rPr>
        <w:t>là hoạt động kỹ thuật theo một quy trình nhất định nhằm đánh giá và xác nhận sự phù hợp của sản phẩm, hàng hóa với yêu cầu quy định trong quy chuẩn kỹ thuật tương ứng</w:t>
      </w:r>
      <w:r>
        <w:rPr>
          <w:rFonts w:cs="Arial"/>
          <w:color w:val="000000"/>
          <w:lang w:val="pl-PL"/>
        </w:rPr>
        <w:t>.</w:t>
      </w:r>
    </w:p>
    <w:p w:rsidR="006F41DA" w:rsidRDefault="006F41DA" w:rsidP="002C5B3D">
      <w:pPr>
        <w:numPr>
          <w:ilvl w:val="0"/>
          <w:numId w:val="17"/>
        </w:numPr>
        <w:tabs>
          <w:tab w:val="left" w:pos="1276"/>
        </w:tabs>
        <w:spacing w:before="60" w:line="360" w:lineRule="auto"/>
        <w:ind w:left="0" w:firstLine="0"/>
        <w:jc w:val="both"/>
        <w:rPr>
          <w:rFonts w:cs="Arial"/>
          <w:color w:val="000000"/>
          <w:lang w:val="pl-PL"/>
        </w:rPr>
      </w:pPr>
      <w:r>
        <w:rPr>
          <w:rFonts w:cs="Arial"/>
          <w:color w:val="000000"/>
          <w:lang w:val="pl-PL"/>
        </w:rPr>
        <w:t>Cơ quan đăng kiểm là Cục Đăng kiểm Việt Nam, các Chi cục Đăng kiểm trực thuộc Cục Đăng kiểm Việt Nam và các tổ chức được công nhận.</w:t>
      </w:r>
    </w:p>
    <w:p w:rsidR="008D272C" w:rsidRPr="00116896" w:rsidRDefault="008D272C" w:rsidP="008D272C">
      <w:pPr>
        <w:pStyle w:val="Heading2"/>
        <w:numPr>
          <w:ilvl w:val="2"/>
          <w:numId w:val="15"/>
        </w:numPr>
        <w:tabs>
          <w:tab w:val="clear" w:pos="1134"/>
          <w:tab w:val="num" w:pos="851"/>
        </w:tabs>
        <w:spacing w:before="120"/>
        <w:rPr>
          <w:rFonts w:cs="Arial"/>
          <w:b w:val="0"/>
          <w:color w:val="000000"/>
          <w:sz w:val="24"/>
          <w:lang w:val="pl-PL"/>
        </w:rPr>
      </w:pPr>
      <w:bookmarkStart w:id="7" w:name="_Toc527124199"/>
      <w:r w:rsidRPr="00116896">
        <w:rPr>
          <w:rFonts w:cs="Arial"/>
          <w:b w:val="0"/>
          <w:color w:val="000000"/>
          <w:sz w:val="24"/>
          <w:lang w:val="pl-PL"/>
        </w:rPr>
        <w:t>Các từ viết tắt</w:t>
      </w:r>
      <w:bookmarkEnd w:id="7"/>
    </w:p>
    <w:p w:rsidR="00116896" w:rsidRPr="00D303A0" w:rsidRDefault="00116896" w:rsidP="00116896">
      <w:pPr>
        <w:pStyle w:val="Heading1"/>
        <w:spacing w:before="240"/>
        <w:rPr>
          <w:b w:val="0"/>
          <w:lang w:val="pl-PL"/>
        </w:rPr>
      </w:pPr>
      <w:bookmarkStart w:id="8" w:name="_Toc527124200"/>
      <w:r w:rsidRPr="00D303A0">
        <w:rPr>
          <w:b w:val="0"/>
          <w:lang w:val="pl-PL"/>
        </w:rPr>
        <w:t>ASME</w:t>
      </w:r>
      <w:r w:rsidRPr="00D303A0">
        <w:rPr>
          <w:b w:val="0"/>
          <w:lang w:val="pl-PL"/>
        </w:rPr>
        <w:tab/>
      </w:r>
      <w:r w:rsidRPr="00D303A0">
        <w:rPr>
          <w:b w:val="0"/>
          <w:lang w:val="pl-PL"/>
        </w:rPr>
        <w:tab/>
        <w:t>American society of mechanical engineers (Hiệp hội kỹ sư cơ khí Hoa Kỳ)</w:t>
      </w:r>
      <w:bookmarkEnd w:id="8"/>
    </w:p>
    <w:p w:rsidR="00116896" w:rsidRPr="00116896" w:rsidRDefault="00116896" w:rsidP="00116896">
      <w:pPr>
        <w:spacing w:line="360" w:lineRule="auto"/>
        <w:rPr>
          <w:lang w:val="pl-PL" w:eastAsia="x-none"/>
        </w:rPr>
      </w:pPr>
      <w:r w:rsidRPr="00116896">
        <w:rPr>
          <w:lang w:val="pl-PL" w:eastAsia="x-none"/>
        </w:rPr>
        <w:t>BPVC</w:t>
      </w:r>
      <w:r w:rsidRPr="00116896">
        <w:rPr>
          <w:lang w:val="pl-PL" w:eastAsia="x-none"/>
        </w:rPr>
        <w:tab/>
      </w:r>
      <w:r w:rsidRPr="00116896">
        <w:rPr>
          <w:lang w:val="pl-PL" w:eastAsia="x-none"/>
        </w:rPr>
        <w:tab/>
        <w:t>Boiler and pressure vessel code (Bộ luật về nồi hơi và bình chịu áp lực)</w:t>
      </w:r>
    </w:p>
    <w:p w:rsidR="00116896" w:rsidRPr="00116896" w:rsidRDefault="00116896" w:rsidP="00116896">
      <w:pPr>
        <w:spacing w:line="360" w:lineRule="auto"/>
        <w:rPr>
          <w:lang w:val="pl-PL" w:eastAsia="x-none"/>
        </w:rPr>
      </w:pPr>
      <w:r w:rsidRPr="00116896">
        <w:rPr>
          <w:lang w:val="pl-PL" w:eastAsia="x-none"/>
        </w:rPr>
        <w:t>API</w:t>
      </w:r>
      <w:r w:rsidRPr="00116896">
        <w:rPr>
          <w:lang w:val="pl-PL" w:eastAsia="x-none"/>
        </w:rPr>
        <w:tab/>
      </w:r>
      <w:r w:rsidRPr="00116896">
        <w:rPr>
          <w:lang w:val="pl-PL" w:eastAsia="x-none"/>
        </w:rPr>
        <w:tab/>
        <w:t>American petroleum institute (Viện dầu khí Hoa Kỳ)</w:t>
      </w:r>
    </w:p>
    <w:p w:rsidR="00116896" w:rsidRPr="00116896" w:rsidRDefault="00116896" w:rsidP="00116896">
      <w:pPr>
        <w:spacing w:line="360" w:lineRule="auto"/>
        <w:rPr>
          <w:lang w:val="pl-PL" w:eastAsia="x-none"/>
        </w:rPr>
      </w:pPr>
      <w:r w:rsidRPr="00116896">
        <w:rPr>
          <w:lang w:val="pl-PL" w:eastAsia="x-none"/>
        </w:rPr>
        <w:t>CDW</w:t>
      </w:r>
      <w:r w:rsidRPr="00116896">
        <w:rPr>
          <w:lang w:val="pl-PL" w:eastAsia="x-none"/>
        </w:rPr>
        <w:tab/>
      </w:r>
      <w:r w:rsidRPr="00116896">
        <w:rPr>
          <w:lang w:val="pl-PL" w:eastAsia="x-none"/>
        </w:rPr>
        <w:tab/>
        <w:t>Control drawn welded (Hàn đắp có kiểm soát)</w:t>
      </w:r>
    </w:p>
    <w:p w:rsidR="00116896" w:rsidRPr="00116896" w:rsidRDefault="00116896" w:rsidP="00116896">
      <w:pPr>
        <w:spacing w:line="360" w:lineRule="auto"/>
        <w:rPr>
          <w:lang w:val="pl-PL" w:eastAsia="x-none"/>
        </w:rPr>
      </w:pPr>
      <w:r w:rsidRPr="00116896">
        <w:rPr>
          <w:lang w:val="pl-PL" w:eastAsia="x-none"/>
        </w:rPr>
        <w:t>NDT</w:t>
      </w:r>
      <w:r w:rsidRPr="00116896">
        <w:rPr>
          <w:lang w:val="pl-PL" w:eastAsia="x-none"/>
        </w:rPr>
        <w:tab/>
      </w:r>
      <w:r w:rsidRPr="00116896">
        <w:rPr>
          <w:lang w:val="pl-PL" w:eastAsia="x-none"/>
        </w:rPr>
        <w:tab/>
        <w:t>Non destructive testing (Kiểm tra không phá hủy)</w:t>
      </w:r>
    </w:p>
    <w:p w:rsidR="00116896" w:rsidRPr="00116896" w:rsidRDefault="00116896" w:rsidP="00116896">
      <w:pPr>
        <w:spacing w:line="360" w:lineRule="auto"/>
        <w:rPr>
          <w:lang w:val="pl-PL" w:eastAsia="x-none"/>
        </w:rPr>
      </w:pPr>
      <w:r w:rsidRPr="00116896">
        <w:rPr>
          <w:lang w:val="pl-PL" w:eastAsia="x-none"/>
        </w:rPr>
        <w:t>MAWP</w:t>
      </w:r>
      <w:r w:rsidRPr="00116896">
        <w:rPr>
          <w:lang w:val="pl-PL" w:eastAsia="x-none"/>
        </w:rPr>
        <w:tab/>
        <w:t>Maximum allowable working pressure (áp suất làm việc cho phép lớn nhất)</w:t>
      </w:r>
    </w:p>
    <w:p w:rsidR="00116896" w:rsidRPr="00116896" w:rsidRDefault="00116896" w:rsidP="00116896">
      <w:pPr>
        <w:rPr>
          <w:highlight w:val="yellow"/>
          <w:lang w:val="pl-PL" w:eastAsia="x-none"/>
        </w:rPr>
      </w:pPr>
    </w:p>
    <w:p w:rsidR="004A2E3C" w:rsidRPr="008C50C5" w:rsidRDefault="008C50C5" w:rsidP="00CA3B2C">
      <w:pPr>
        <w:numPr>
          <w:ilvl w:val="0"/>
          <w:numId w:val="7"/>
        </w:numPr>
        <w:tabs>
          <w:tab w:val="left" w:pos="1276"/>
        </w:tabs>
        <w:spacing w:before="60" w:line="360" w:lineRule="auto"/>
        <w:jc w:val="center"/>
        <w:rPr>
          <w:b/>
        </w:rPr>
      </w:pPr>
      <w:r w:rsidRPr="008C50C5">
        <w:rPr>
          <w:rFonts w:cs="Arial"/>
          <w:color w:val="000000"/>
          <w:lang w:val="pl-PL"/>
        </w:rPr>
        <w:br w:type="page"/>
      </w:r>
      <w:r w:rsidR="004A2E3C" w:rsidRPr="008C50C5">
        <w:rPr>
          <w:b/>
        </w:rPr>
        <w:lastRenderedPageBreak/>
        <w:t>QUY ĐỊNH VỀ KỸ THUẬT</w:t>
      </w:r>
    </w:p>
    <w:p w:rsidR="00552549" w:rsidRDefault="001E32E6" w:rsidP="00753E3F">
      <w:pPr>
        <w:pStyle w:val="Heading2"/>
        <w:spacing w:before="120" w:line="276" w:lineRule="auto"/>
        <w:rPr>
          <w:sz w:val="24"/>
          <w:szCs w:val="24"/>
          <w:lang w:val="en-US"/>
        </w:rPr>
      </w:pPr>
      <w:bookmarkStart w:id="9" w:name="_Toc527124201"/>
      <w:r>
        <w:rPr>
          <w:sz w:val="24"/>
          <w:szCs w:val="24"/>
          <w:lang w:val="en-US"/>
        </w:rPr>
        <w:t xml:space="preserve">Chương 1 - </w:t>
      </w:r>
      <w:r w:rsidR="00B17328">
        <w:rPr>
          <w:sz w:val="24"/>
          <w:szCs w:val="24"/>
        </w:rPr>
        <w:t>Vật liệu</w:t>
      </w:r>
      <w:r w:rsidR="00226D53">
        <w:rPr>
          <w:sz w:val="24"/>
          <w:szCs w:val="24"/>
          <w:lang w:val="en-US"/>
        </w:rPr>
        <w:t xml:space="preserve"> và hàn</w:t>
      </w:r>
      <w:bookmarkEnd w:id="9"/>
    </w:p>
    <w:p w:rsidR="00226D53" w:rsidRDefault="00226D53" w:rsidP="00753E3F">
      <w:pPr>
        <w:pStyle w:val="Heading3"/>
        <w:numPr>
          <w:ilvl w:val="0"/>
          <w:numId w:val="21"/>
        </w:numPr>
        <w:spacing w:line="276" w:lineRule="auto"/>
        <w:rPr>
          <w:lang w:val="en-US"/>
        </w:rPr>
      </w:pPr>
      <w:bookmarkStart w:id="10" w:name="_Toc527124202"/>
      <w:r>
        <w:rPr>
          <w:lang w:val="en-US"/>
        </w:rPr>
        <w:t>Quy định chung</w:t>
      </w:r>
      <w:bookmarkEnd w:id="10"/>
    </w:p>
    <w:p w:rsidR="00226D53" w:rsidRPr="00226D53" w:rsidRDefault="00226D53" w:rsidP="00753E3F">
      <w:pPr>
        <w:numPr>
          <w:ilvl w:val="2"/>
          <w:numId w:val="21"/>
        </w:numPr>
        <w:spacing w:before="60" w:line="276" w:lineRule="auto"/>
        <w:ind w:left="0" w:firstLine="0"/>
        <w:jc w:val="both"/>
      </w:pPr>
      <w:r>
        <w:rPr>
          <w:bCs/>
        </w:rPr>
        <w:t xml:space="preserve">Vật liệu dùng để chế tạo, sửa chữa các bộ phận chịu áp lực của nồi hơi, kể cả </w:t>
      </w:r>
      <w:r w:rsidR="008C50C5">
        <w:rPr>
          <w:bCs/>
        </w:rPr>
        <w:t>vật liệu</w:t>
      </w:r>
      <w:r>
        <w:rPr>
          <w:bCs/>
        </w:rPr>
        <w:t xml:space="preserve"> hàn, dây hàn phải có tính dẻo, đủ độ bền theo yêu cầu của thiết kế, có tính hàn tốt, bảo đảm làm việc bền vững ở những điều kiện vận hành quy định.</w:t>
      </w:r>
    </w:p>
    <w:p w:rsidR="00226D53" w:rsidRDefault="00226D53" w:rsidP="00753E3F">
      <w:pPr>
        <w:numPr>
          <w:ilvl w:val="2"/>
          <w:numId w:val="21"/>
        </w:numPr>
        <w:spacing w:before="60" w:line="276" w:lineRule="auto"/>
        <w:ind w:left="0" w:firstLine="0"/>
        <w:jc w:val="both"/>
        <w:rPr>
          <w:bCs/>
        </w:rPr>
      </w:pPr>
      <w:r>
        <w:rPr>
          <w:bCs/>
        </w:rPr>
        <w:t>Thép dùng cho nồi hơi phải là thép có chất lượng cao, gồm các loại thép tấm, thép cán, thép rèn có thành phần hóa học các nguyên tố chính trong giới hạn như sau:</w:t>
      </w:r>
    </w:p>
    <w:p w:rsidR="00226D53" w:rsidRPr="00226D53" w:rsidRDefault="00226D53" w:rsidP="00753E3F">
      <w:pPr>
        <w:numPr>
          <w:ilvl w:val="0"/>
          <w:numId w:val="144"/>
        </w:numPr>
        <w:autoSpaceDE w:val="0"/>
        <w:autoSpaceDN w:val="0"/>
        <w:adjustRightInd w:val="0"/>
        <w:spacing w:before="120" w:line="276" w:lineRule="auto"/>
        <w:ind w:left="0" w:firstLine="0"/>
        <w:jc w:val="both"/>
        <w:rPr>
          <w:bCs/>
        </w:rPr>
      </w:pPr>
      <w:r w:rsidRPr="00226D53">
        <w:rPr>
          <w:bCs/>
        </w:rPr>
        <w:t>Cacbon không lớn hơn 0,23% (có thể dùng thép có thành phần cacbon đến 0,25% nhưng phải chú ý khi thiết kế công nghệ hàn);</w:t>
      </w:r>
    </w:p>
    <w:p w:rsidR="00226D53" w:rsidRDefault="00226D53" w:rsidP="00753E3F">
      <w:pPr>
        <w:numPr>
          <w:ilvl w:val="0"/>
          <w:numId w:val="144"/>
        </w:numPr>
        <w:autoSpaceDE w:val="0"/>
        <w:autoSpaceDN w:val="0"/>
        <w:adjustRightInd w:val="0"/>
        <w:spacing w:before="120" w:line="276" w:lineRule="auto"/>
        <w:ind w:left="0" w:firstLine="0"/>
        <w:jc w:val="both"/>
        <w:rPr>
          <w:bCs/>
        </w:rPr>
      </w:pPr>
      <w:r>
        <w:rPr>
          <w:bCs/>
        </w:rPr>
        <w:t>Phốt</w:t>
      </w:r>
      <w:r w:rsidR="008C50C5">
        <w:rPr>
          <w:bCs/>
        </w:rPr>
        <w:t xml:space="preserve"> </w:t>
      </w:r>
      <w:r>
        <w:rPr>
          <w:bCs/>
        </w:rPr>
        <w:t>pho không lớn hơn 0,04 %;</w:t>
      </w:r>
    </w:p>
    <w:p w:rsidR="00226D53" w:rsidRDefault="00226D53" w:rsidP="00753E3F">
      <w:pPr>
        <w:numPr>
          <w:ilvl w:val="0"/>
          <w:numId w:val="144"/>
        </w:numPr>
        <w:autoSpaceDE w:val="0"/>
        <w:autoSpaceDN w:val="0"/>
        <w:adjustRightInd w:val="0"/>
        <w:spacing w:before="120" w:line="276" w:lineRule="auto"/>
        <w:ind w:left="0" w:firstLine="0"/>
        <w:jc w:val="both"/>
        <w:rPr>
          <w:bCs/>
        </w:rPr>
      </w:pPr>
      <w:r>
        <w:rPr>
          <w:bCs/>
        </w:rPr>
        <w:t>Lưu huỳnh không lớn hơn 0,04 %;</w:t>
      </w:r>
    </w:p>
    <w:p w:rsidR="00226D53" w:rsidRDefault="00226D53" w:rsidP="00753E3F">
      <w:pPr>
        <w:numPr>
          <w:ilvl w:val="0"/>
          <w:numId w:val="144"/>
        </w:numPr>
        <w:autoSpaceDE w:val="0"/>
        <w:autoSpaceDN w:val="0"/>
        <w:adjustRightInd w:val="0"/>
        <w:spacing w:before="120" w:line="276" w:lineRule="auto"/>
        <w:ind w:left="0" w:firstLine="0"/>
        <w:jc w:val="both"/>
        <w:rPr>
          <w:bCs/>
        </w:rPr>
      </w:pPr>
      <w:r>
        <w:rPr>
          <w:bCs/>
        </w:rPr>
        <w:t>Cacbon + mangan/6 không lớn hơn 0,45 %.</w:t>
      </w:r>
    </w:p>
    <w:p w:rsidR="00226D53" w:rsidRPr="009542F0" w:rsidRDefault="00226D53" w:rsidP="00753E3F">
      <w:pPr>
        <w:spacing w:before="120" w:line="276" w:lineRule="auto"/>
        <w:ind w:firstLine="709"/>
        <w:jc w:val="both"/>
        <w:rPr>
          <w:bCs/>
        </w:rPr>
      </w:pPr>
      <w:proofErr w:type="gramStart"/>
      <w:r>
        <w:rPr>
          <w:bCs/>
        </w:rPr>
        <w:t xml:space="preserve">Thành phần hóa học các nguyên tố, tính chất của các loại thép dùng để chế tạo các </w:t>
      </w:r>
      <w:r w:rsidRPr="009542F0">
        <w:rPr>
          <w:bCs/>
        </w:rPr>
        <w:t xml:space="preserve">bộ phận chịu áp lực của nồi hơi được tham khảo trong các tiêu chuẩn chất lượng thép viện dẫn (xem Phụ lục </w:t>
      </w:r>
      <w:r w:rsidR="00C06571">
        <w:rPr>
          <w:bCs/>
        </w:rPr>
        <w:t>B</w:t>
      </w:r>
      <w:r w:rsidRPr="009542F0">
        <w:rPr>
          <w:bCs/>
        </w:rPr>
        <w:t>).</w:t>
      </w:r>
      <w:proofErr w:type="gramEnd"/>
    </w:p>
    <w:p w:rsidR="00226D53" w:rsidRDefault="00226D53" w:rsidP="00753E3F">
      <w:pPr>
        <w:numPr>
          <w:ilvl w:val="2"/>
          <w:numId w:val="21"/>
        </w:numPr>
        <w:spacing w:before="60" w:line="276" w:lineRule="auto"/>
        <w:ind w:left="0" w:firstLine="0"/>
        <w:jc w:val="both"/>
        <w:rPr>
          <w:bCs/>
        </w:rPr>
      </w:pPr>
      <w:r w:rsidRPr="009542F0">
        <w:rPr>
          <w:bCs/>
        </w:rPr>
        <w:t>Trong mọi trường hợp</w:t>
      </w:r>
      <w:r>
        <w:rPr>
          <w:bCs/>
        </w:rPr>
        <w:t xml:space="preserve">, </w:t>
      </w:r>
      <w:proofErr w:type="gramStart"/>
      <w:r>
        <w:rPr>
          <w:bCs/>
        </w:rPr>
        <w:t>kim</w:t>
      </w:r>
      <w:proofErr w:type="gramEnd"/>
      <w:r>
        <w:rPr>
          <w:bCs/>
        </w:rPr>
        <w:t xml:space="preserve"> loại dùng để sửa chữa một bộ phận chịu áp lực nào đó của nồi hơi phải có các đặc tính và tính bền tương đương đặc tính và tính bền của kim loại dùng để chế tạo ra bộ phận đó.</w:t>
      </w:r>
    </w:p>
    <w:p w:rsidR="00226D53" w:rsidRDefault="00226D53" w:rsidP="00753E3F">
      <w:pPr>
        <w:numPr>
          <w:ilvl w:val="2"/>
          <w:numId w:val="21"/>
        </w:numPr>
        <w:spacing w:before="60" w:line="276" w:lineRule="auto"/>
        <w:ind w:left="0" w:firstLine="0"/>
        <w:jc w:val="both"/>
        <w:rPr>
          <w:bCs/>
        </w:rPr>
      </w:pPr>
      <w:r>
        <w:rPr>
          <w:bCs/>
        </w:rPr>
        <w:t xml:space="preserve">Chất lượng và chủng loại vật liệu dùng khi chế tạo, sửa chữa phải </w:t>
      </w:r>
      <w:proofErr w:type="gramStart"/>
      <w:r>
        <w:rPr>
          <w:bCs/>
        </w:rPr>
        <w:t>theo</w:t>
      </w:r>
      <w:proofErr w:type="gramEnd"/>
      <w:r>
        <w:rPr>
          <w:bCs/>
        </w:rPr>
        <w:t xml:space="preserve"> đúng yêu cầu của thiết kế. Khi có nghi vấn về chất lượng hoặc chủng loại vật liệu thì phải đem phân tích kiểm nghiệm lại và xác định các đặc tính công nghệ trước khi sử dụng.</w:t>
      </w:r>
    </w:p>
    <w:p w:rsidR="00226D53" w:rsidRPr="00226D53" w:rsidRDefault="00226D53" w:rsidP="00753E3F">
      <w:pPr>
        <w:numPr>
          <w:ilvl w:val="2"/>
          <w:numId w:val="21"/>
        </w:numPr>
        <w:spacing w:line="276" w:lineRule="auto"/>
        <w:ind w:left="0" w:firstLine="0"/>
        <w:jc w:val="both"/>
      </w:pPr>
      <w:r>
        <w:rPr>
          <w:bCs/>
        </w:rPr>
        <w:t>Chủng loại, các đặc tính vật liệu và tiêu chuẩn của nơi sản xuất vật liệu phải được ghi rõ vào trong lý lịch nồi hơi.</w:t>
      </w:r>
    </w:p>
    <w:p w:rsidR="00226D53" w:rsidRDefault="00226D53" w:rsidP="00753E3F">
      <w:pPr>
        <w:pStyle w:val="Heading3"/>
        <w:numPr>
          <w:ilvl w:val="0"/>
          <w:numId w:val="21"/>
        </w:numPr>
        <w:spacing w:before="240" w:line="276" w:lineRule="auto"/>
        <w:ind w:left="357" w:hanging="357"/>
        <w:rPr>
          <w:lang w:val="en-US"/>
        </w:rPr>
      </w:pPr>
      <w:bookmarkStart w:id="11" w:name="_Toc527124203"/>
      <w:r>
        <w:rPr>
          <w:lang w:val="en-US"/>
        </w:rPr>
        <w:t>Vật liệu</w:t>
      </w:r>
      <w:bookmarkEnd w:id="11"/>
    </w:p>
    <w:p w:rsidR="00725237" w:rsidRDefault="00725237" w:rsidP="00753E3F">
      <w:pPr>
        <w:numPr>
          <w:ilvl w:val="0"/>
          <w:numId w:val="22"/>
        </w:numPr>
        <w:spacing w:line="276" w:lineRule="auto"/>
        <w:ind w:left="0" w:firstLine="0"/>
        <w:jc w:val="both"/>
        <w:rPr>
          <w:bCs/>
        </w:rPr>
      </w:pPr>
      <w:r>
        <w:rPr>
          <w:bCs/>
        </w:rPr>
        <w:t xml:space="preserve">Giới hạn bền kéo tính toán nhỏ nhất của thép ở nhiệt độ làm việc không được lớn hơn 450 MPa, nhiệt độ tính toán không được lấy thấp hơn 250 </w:t>
      </w:r>
      <w:r>
        <w:rPr>
          <w:bCs/>
          <w:vertAlign w:val="superscript"/>
        </w:rPr>
        <w:t>0</w:t>
      </w:r>
      <w:r>
        <w:rPr>
          <w:bCs/>
        </w:rPr>
        <w:t>C.</w:t>
      </w:r>
    </w:p>
    <w:p w:rsidR="00725237" w:rsidRDefault="00725237" w:rsidP="00753E3F">
      <w:pPr>
        <w:numPr>
          <w:ilvl w:val="0"/>
          <w:numId w:val="22"/>
        </w:numPr>
        <w:spacing w:line="276" w:lineRule="auto"/>
        <w:ind w:left="0" w:firstLine="0"/>
        <w:jc w:val="both"/>
        <w:rPr>
          <w:bCs/>
        </w:rPr>
      </w:pPr>
      <w:r>
        <w:rPr>
          <w:bCs/>
        </w:rPr>
        <w:t>Thép đúc chỉ được sử dụng làm các van và phụ tùng.</w:t>
      </w:r>
    </w:p>
    <w:p w:rsidR="00725237" w:rsidRDefault="00725237" w:rsidP="00753E3F">
      <w:pPr>
        <w:numPr>
          <w:ilvl w:val="0"/>
          <w:numId w:val="22"/>
        </w:numPr>
        <w:spacing w:line="276" w:lineRule="auto"/>
        <w:ind w:left="0" w:firstLine="0"/>
        <w:jc w:val="both"/>
        <w:rPr>
          <w:bCs/>
        </w:rPr>
      </w:pPr>
      <w:r>
        <w:rPr>
          <w:bCs/>
        </w:rPr>
        <w:t xml:space="preserve">Không dùng gang để chế tạo các bộ phận chịu áp lực của nồi hơi, trừ bộ hâm nước bằng gang nêu trong </w:t>
      </w:r>
      <w:r w:rsidR="00F51483" w:rsidRPr="00D37300">
        <w:rPr>
          <w:bCs/>
        </w:rPr>
        <w:fldChar w:fldCharType="begin"/>
      </w:r>
      <w:r w:rsidR="00F51483" w:rsidRPr="00D37300">
        <w:rPr>
          <w:bCs/>
        </w:rPr>
        <w:instrText xml:space="preserve"> REF _Ref508870821 \r \h </w:instrText>
      </w:r>
      <w:r w:rsidR="00584338" w:rsidRPr="00D37300">
        <w:rPr>
          <w:bCs/>
        </w:rPr>
        <w:instrText xml:space="preserve"> \* MERGEFORMAT </w:instrText>
      </w:r>
      <w:r w:rsidR="00F51483" w:rsidRPr="00D37300">
        <w:rPr>
          <w:bCs/>
        </w:rPr>
      </w:r>
      <w:r w:rsidR="00F51483" w:rsidRPr="00D37300">
        <w:rPr>
          <w:bCs/>
        </w:rPr>
        <w:fldChar w:fldCharType="separate"/>
      </w:r>
      <w:r w:rsidR="00C870B2">
        <w:rPr>
          <w:bCs/>
        </w:rPr>
        <w:t>10.1</w:t>
      </w:r>
      <w:r w:rsidR="00F51483" w:rsidRPr="00D37300">
        <w:rPr>
          <w:bCs/>
        </w:rPr>
        <w:fldChar w:fldCharType="end"/>
      </w:r>
      <w:r w:rsidRPr="00D37300">
        <w:rPr>
          <w:bCs/>
        </w:rPr>
        <w:t>.</w:t>
      </w:r>
    </w:p>
    <w:p w:rsidR="00725237" w:rsidRPr="00725237" w:rsidRDefault="00725237" w:rsidP="00753E3F">
      <w:pPr>
        <w:numPr>
          <w:ilvl w:val="0"/>
          <w:numId w:val="22"/>
        </w:numPr>
        <w:spacing w:before="120" w:line="276" w:lineRule="auto"/>
        <w:ind w:left="0" w:firstLine="0"/>
        <w:jc w:val="both"/>
        <w:rPr>
          <w:bCs/>
        </w:rPr>
      </w:pPr>
      <w:r w:rsidRPr="00725237">
        <w:rPr>
          <w:bCs/>
        </w:rPr>
        <w:t xml:space="preserve">Cho phép dùng gang để chế tạo van, nhưng áp suất làm việc của môi chất qua van phải không quá 2,2 MPa và nhiệt độ không quá 250 </w:t>
      </w:r>
      <w:r w:rsidRPr="00725237">
        <w:rPr>
          <w:bCs/>
          <w:vertAlign w:val="superscript"/>
        </w:rPr>
        <w:t>0</w:t>
      </w:r>
      <w:r w:rsidRPr="00725237">
        <w:rPr>
          <w:bCs/>
        </w:rPr>
        <w:t>C. Nhà chế tạo van phải ghi rõ áp suất làm việc cho phép trên th</w:t>
      </w:r>
      <w:r w:rsidR="009F7D82">
        <w:rPr>
          <w:bCs/>
        </w:rPr>
        <w:t>ân</w:t>
      </w:r>
      <w:r w:rsidRPr="00725237">
        <w:rPr>
          <w:bCs/>
        </w:rPr>
        <w:t xml:space="preserve"> van.</w:t>
      </w:r>
    </w:p>
    <w:p w:rsidR="00725237" w:rsidRPr="004555EC" w:rsidRDefault="00725237" w:rsidP="00753E3F">
      <w:pPr>
        <w:numPr>
          <w:ilvl w:val="0"/>
          <w:numId w:val="22"/>
        </w:numPr>
        <w:spacing w:line="276" w:lineRule="auto"/>
        <w:ind w:left="0" w:firstLine="0"/>
        <w:jc w:val="both"/>
      </w:pPr>
      <w:r>
        <w:rPr>
          <w:bCs/>
        </w:rPr>
        <w:t xml:space="preserve">Không sử dụng hợp </w:t>
      </w:r>
      <w:proofErr w:type="gramStart"/>
      <w:r>
        <w:rPr>
          <w:bCs/>
        </w:rPr>
        <w:t>kim</w:t>
      </w:r>
      <w:proofErr w:type="gramEnd"/>
      <w:r>
        <w:rPr>
          <w:bCs/>
        </w:rPr>
        <w:t xml:space="preserve"> đồng không chứa sắt để chế tạo các bộ ph</w:t>
      </w:r>
      <w:r w:rsidRPr="00694428">
        <w:rPr>
          <w:bCs/>
        </w:rPr>
        <w:t>ậ</w:t>
      </w:r>
      <w:r>
        <w:rPr>
          <w:bCs/>
        </w:rPr>
        <w:t xml:space="preserve">n chịu áp lực, trừ các van và phụ tùng đường ống có áp suất môi chất dưới 1,6 MPa và nhiệt độ môi chất không quá 250 </w:t>
      </w:r>
      <w:r>
        <w:rPr>
          <w:bCs/>
          <w:vertAlign w:val="superscript"/>
        </w:rPr>
        <w:t>0</w:t>
      </w:r>
      <w:r>
        <w:rPr>
          <w:bCs/>
        </w:rPr>
        <w:t>C.</w:t>
      </w:r>
    </w:p>
    <w:p w:rsidR="00226D53" w:rsidRPr="0043212D" w:rsidRDefault="00226D53" w:rsidP="00753E3F">
      <w:pPr>
        <w:numPr>
          <w:ilvl w:val="0"/>
          <w:numId w:val="22"/>
        </w:numPr>
        <w:autoSpaceDE w:val="0"/>
        <w:autoSpaceDN w:val="0"/>
        <w:adjustRightInd w:val="0"/>
        <w:spacing w:line="276" w:lineRule="auto"/>
        <w:ind w:left="0" w:firstLine="0"/>
        <w:jc w:val="both"/>
        <w:rPr>
          <w:rFonts w:cs="Arial"/>
        </w:rPr>
      </w:pPr>
      <w:bookmarkStart w:id="12" w:name="_Ref508870914"/>
      <w:r w:rsidRPr="0043212D">
        <w:rPr>
          <w:rFonts w:cs="Arial"/>
        </w:rPr>
        <w:t xml:space="preserve">Vật liệu </w:t>
      </w:r>
      <w:r w:rsidRPr="0043212D">
        <w:rPr>
          <w:bCs/>
        </w:rPr>
        <w:t>được</w:t>
      </w:r>
      <w:r w:rsidRPr="0043212D">
        <w:rPr>
          <w:rFonts w:cs="Arial"/>
        </w:rPr>
        <w:t xml:space="preserve"> dùng để chế tạo các chi tiết chịu áp suất của nồi hơi phải tuân theo các</w:t>
      </w:r>
      <w:r w:rsidR="0043212D">
        <w:rPr>
          <w:rFonts w:cs="Arial"/>
        </w:rPr>
        <w:t xml:space="preserve"> </w:t>
      </w:r>
      <w:r w:rsidRPr="0043212D">
        <w:rPr>
          <w:rFonts w:cs="Arial"/>
        </w:rPr>
        <w:t xml:space="preserve">yêu cầu trong 3.2, 3.7, 4.1, 4.2, 4.4, 5.1, 5.4 hoặc 6.1 Phần 7A của </w:t>
      </w:r>
      <w:r w:rsidR="0005065B">
        <w:rPr>
          <w:rFonts w:cs="Arial"/>
        </w:rPr>
        <w:t>Sửa đổi 1:2016</w:t>
      </w:r>
      <w:r w:rsidRPr="0043212D">
        <w:rPr>
          <w:rFonts w:cs="Arial"/>
        </w:rPr>
        <w:t xml:space="preserve"> </w:t>
      </w:r>
      <w:r w:rsidR="0043212D" w:rsidRPr="0043212D">
        <w:rPr>
          <w:rFonts w:cs="Arial"/>
        </w:rPr>
        <w:t xml:space="preserve">QCVN 21:2015/BGTVT và các yêu cầu trong 4.4, 5.5, 6.7 của TCVN 7230 </w:t>
      </w:r>
      <w:r w:rsidRPr="0043212D">
        <w:rPr>
          <w:rFonts w:cs="Arial"/>
        </w:rPr>
        <w:t>tùy theo</w:t>
      </w:r>
      <w:r w:rsidR="0043212D" w:rsidRPr="0043212D">
        <w:rPr>
          <w:rFonts w:cs="Arial"/>
        </w:rPr>
        <w:t xml:space="preserve"> </w:t>
      </w:r>
      <w:r w:rsidRPr="0043212D">
        <w:rPr>
          <w:rFonts w:cs="Arial"/>
        </w:rPr>
        <w:t>công dụng và phải được thử nghiệm theo các yêu cầu trong Chương 1 và Chương 2</w:t>
      </w:r>
      <w:r w:rsidR="0043212D" w:rsidRPr="0043212D">
        <w:rPr>
          <w:rFonts w:cs="Arial"/>
        </w:rPr>
        <w:t xml:space="preserve"> </w:t>
      </w:r>
      <w:r w:rsidRPr="0043212D">
        <w:rPr>
          <w:rFonts w:cs="Arial"/>
        </w:rPr>
        <w:t xml:space="preserve">của Phần 7A của </w:t>
      </w:r>
      <w:r w:rsidR="0005065B">
        <w:rPr>
          <w:rFonts w:cs="Arial"/>
        </w:rPr>
        <w:t xml:space="preserve">Sửa </w:t>
      </w:r>
      <w:r w:rsidR="0005065B">
        <w:rPr>
          <w:rFonts w:cs="Arial"/>
        </w:rPr>
        <w:lastRenderedPageBreak/>
        <w:t>đổi 1:2016</w:t>
      </w:r>
      <w:r w:rsidR="0005065B" w:rsidRPr="0043212D">
        <w:rPr>
          <w:rFonts w:cs="Arial"/>
        </w:rPr>
        <w:t xml:space="preserve"> </w:t>
      </w:r>
      <w:r w:rsidR="0043212D" w:rsidRPr="0043212D">
        <w:rPr>
          <w:rFonts w:cs="Arial"/>
        </w:rPr>
        <w:t>QCVN 21:2015/BGTVT</w:t>
      </w:r>
      <w:r w:rsidRPr="0043212D">
        <w:rPr>
          <w:rFonts w:cs="Arial"/>
        </w:rPr>
        <w:t>. Tuy nhiên, các loại vật liệu khác với nêu trên có thể</w:t>
      </w:r>
      <w:r w:rsidR="0043212D" w:rsidRPr="0043212D">
        <w:rPr>
          <w:rFonts w:cs="Arial"/>
        </w:rPr>
        <w:t xml:space="preserve"> </w:t>
      </w:r>
      <w:r w:rsidRPr="0043212D">
        <w:rPr>
          <w:rFonts w:cs="Arial"/>
        </w:rPr>
        <w:t>được sử dụng với điều kiện là các đặc tính kỹ thuật của vật liệu phải được Đăng kiểm</w:t>
      </w:r>
      <w:r w:rsidR="0043212D" w:rsidRPr="0043212D">
        <w:rPr>
          <w:rFonts w:cs="Arial"/>
        </w:rPr>
        <w:t xml:space="preserve"> </w:t>
      </w:r>
      <w:r w:rsidRPr="0043212D">
        <w:rPr>
          <w:rFonts w:cs="Arial"/>
        </w:rPr>
        <w:t>chấp thuận.</w:t>
      </w:r>
      <w:bookmarkEnd w:id="12"/>
    </w:p>
    <w:p w:rsidR="00226D53" w:rsidRPr="0043212D" w:rsidRDefault="00226D53" w:rsidP="00753E3F">
      <w:pPr>
        <w:numPr>
          <w:ilvl w:val="0"/>
          <w:numId w:val="22"/>
        </w:numPr>
        <w:autoSpaceDE w:val="0"/>
        <w:autoSpaceDN w:val="0"/>
        <w:adjustRightInd w:val="0"/>
        <w:spacing w:line="276" w:lineRule="auto"/>
        <w:ind w:left="0" w:firstLine="0"/>
        <w:jc w:val="both"/>
        <w:rPr>
          <w:rFonts w:cs="Arial"/>
        </w:rPr>
      </w:pPr>
      <w:r w:rsidRPr="0043212D">
        <w:rPr>
          <w:rFonts w:cs="Arial"/>
        </w:rPr>
        <w:t xml:space="preserve">Mặc dù có yêu cầu ở </w:t>
      </w:r>
      <w:r w:rsidR="00F51483">
        <w:rPr>
          <w:rFonts w:cs="Arial"/>
          <w:highlight w:val="yellow"/>
        </w:rPr>
        <w:fldChar w:fldCharType="begin"/>
      </w:r>
      <w:r w:rsidR="00F51483">
        <w:rPr>
          <w:rFonts w:cs="Arial"/>
        </w:rPr>
        <w:instrText xml:space="preserve"> REF _Ref508870914 \r \h </w:instrText>
      </w:r>
      <w:r w:rsidR="00753E3F">
        <w:rPr>
          <w:rFonts w:cs="Arial"/>
          <w:highlight w:val="yellow"/>
        </w:rPr>
        <w:instrText xml:space="preserve"> \* MERGEFORMAT </w:instrText>
      </w:r>
      <w:r w:rsidR="00F51483">
        <w:rPr>
          <w:rFonts w:cs="Arial"/>
          <w:highlight w:val="yellow"/>
        </w:rPr>
      </w:r>
      <w:r w:rsidR="00F51483">
        <w:rPr>
          <w:rFonts w:cs="Arial"/>
          <w:highlight w:val="yellow"/>
        </w:rPr>
        <w:fldChar w:fldCharType="separate"/>
      </w:r>
      <w:r w:rsidR="00C870B2">
        <w:rPr>
          <w:rFonts w:cs="Arial"/>
        </w:rPr>
        <w:t>2.6</w:t>
      </w:r>
      <w:r w:rsidR="00F51483">
        <w:rPr>
          <w:rFonts w:cs="Arial"/>
          <w:highlight w:val="yellow"/>
        </w:rPr>
        <w:fldChar w:fldCharType="end"/>
      </w:r>
      <w:r w:rsidRPr="0043212D">
        <w:rPr>
          <w:rFonts w:cs="Arial"/>
        </w:rPr>
        <w:t>, nhưng các vật liệu được nêu trong các tiêu chuẩn đã được</w:t>
      </w:r>
      <w:r w:rsidR="0043212D" w:rsidRPr="0043212D">
        <w:rPr>
          <w:rFonts w:cs="Arial"/>
        </w:rPr>
        <w:t xml:space="preserve"> </w:t>
      </w:r>
      <w:r w:rsidRPr="0043212D">
        <w:rPr>
          <w:rFonts w:cs="Arial"/>
        </w:rPr>
        <w:t>công nhận có thể được sử dụng cho các phụ tùng như các van, các vòi phun lắp trên nồi</w:t>
      </w:r>
      <w:r w:rsidR="0043212D" w:rsidRPr="0043212D">
        <w:rPr>
          <w:rFonts w:cs="Arial"/>
        </w:rPr>
        <w:t xml:space="preserve"> </w:t>
      </w:r>
      <w:r w:rsidRPr="0043212D">
        <w:rPr>
          <w:rFonts w:cs="Arial"/>
        </w:rPr>
        <w:t>hơi nếu được Đăng kiểm chấp nhận sau khi xem xét các kích thước và điều kiện phục</w:t>
      </w:r>
      <w:r w:rsidR="0043212D">
        <w:rPr>
          <w:rFonts w:cs="Arial"/>
        </w:rPr>
        <w:t xml:space="preserve"> </w:t>
      </w:r>
      <w:r w:rsidRPr="0043212D">
        <w:rPr>
          <w:rFonts w:cs="Arial"/>
        </w:rPr>
        <w:t>vụ.</w:t>
      </w:r>
    </w:p>
    <w:p w:rsidR="00226D53" w:rsidRPr="0043212D" w:rsidRDefault="00226D53" w:rsidP="00753E3F">
      <w:pPr>
        <w:numPr>
          <w:ilvl w:val="0"/>
          <w:numId w:val="22"/>
        </w:numPr>
        <w:autoSpaceDE w:val="0"/>
        <w:autoSpaceDN w:val="0"/>
        <w:adjustRightInd w:val="0"/>
        <w:spacing w:before="120" w:line="276" w:lineRule="auto"/>
        <w:ind w:left="0" w:firstLine="0"/>
        <w:jc w:val="both"/>
        <w:rPr>
          <w:rFonts w:eastAsia="MS Gothic" w:cs="Arial"/>
          <w:bCs/>
        </w:rPr>
      </w:pPr>
      <w:r w:rsidRPr="0043212D">
        <w:rPr>
          <w:rFonts w:cs="Arial"/>
          <w:bCs/>
        </w:rPr>
        <w:t>Giớ</w:t>
      </w:r>
      <w:r w:rsidRPr="0043212D">
        <w:rPr>
          <w:rFonts w:eastAsia="MS Gothic" w:cs="Arial"/>
          <w:bCs/>
        </w:rPr>
        <w:t>i h</w:t>
      </w:r>
      <w:r w:rsidRPr="0043212D">
        <w:rPr>
          <w:rFonts w:cs="Arial"/>
          <w:bCs/>
        </w:rPr>
        <w:t>ạ</w:t>
      </w:r>
      <w:r w:rsidRPr="0043212D">
        <w:rPr>
          <w:rFonts w:eastAsia="MS Gothic" w:cs="Arial"/>
          <w:bCs/>
        </w:rPr>
        <w:t>n s</w:t>
      </w:r>
      <w:r w:rsidRPr="0043212D">
        <w:rPr>
          <w:rFonts w:cs="Arial"/>
          <w:bCs/>
        </w:rPr>
        <w:t>ử</w:t>
      </w:r>
      <w:r w:rsidRPr="0043212D">
        <w:rPr>
          <w:rFonts w:eastAsia="MS Gothic" w:cs="Arial"/>
          <w:bCs/>
        </w:rPr>
        <w:t xml:space="preserve"> d</w:t>
      </w:r>
      <w:r w:rsidRPr="0043212D">
        <w:rPr>
          <w:rFonts w:cs="Arial"/>
          <w:bCs/>
        </w:rPr>
        <w:t>ụ</w:t>
      </w:r>
      <w:r w:rsidRPr="0043212D">
        <w:rPr>
          <w:rFonts w:eastAsia="MS Gothic" w:cs="Arial"/>
          <w:bCs/>
        </w:rPr>
        <w:t>ng c</w:t>
      </w:r>
      <w:r w:rsidRPr="0043212D">
        <w:rPr>
          <w:rFonts w:cs="Arial"/>
          <w:bCs/>
        </w:rPr>
        <w:t>ủ</w:t>
      </w:r>
      <w:r w:rsidRPr="0043212D">
        <w:rPr>
          <w:rFonts w:eastAsia="MS Gothic" w:cs="Arial"/>
          <w:bCs/>
        </w:rPr>
        <w:t>a v</w:t>
      </w:r>
      <w:r w:rsidRPr="0043212D">
        <w:rPr>
          <w:rFonts w:cs="Arial"/>
          <w:bCs/>
        </w:rPr>
        <w:t>ậ</w:t>
      </w:r>
      <w:r w:rsidRPr="0043212D">
        <w:rPr>
          <w:rFonts w:eastAsia="MS Gothic" w:cs="Arial"/>
          <w:bCs/>
        </w:rPr>
        <w:t>t li</w:t>
      </w:r>
      <w:r w:rsidRPr="0043212D">
        <w:rPr>
          <w:rFonts w:cs="Arial"/>
          <w:bCs/>
        </w:rPr>
        <w:t>ệ</w:t>
      </w:r>
      <w:r w:rsidRPr="0043212D">
        <w:rPr>
          <w:rFonts w:eastAsia="MS Gothic" w:cs="Arial"/>
          <w:bCs/>
        </w:rPr>
        <w:t>u dùng làm các ph</w:t>
      </w:r>
      <w:r w:rsidRPr="0043212D">
        <w:rPr>
          <w:rFonts w:cs="Arial"/>
          <w:bCs/>
        </w:rPr>
        <w:t>ụ</w:t>
      </w:r>
      <w:r w:rsidRPr="0043212D">
        <w:rPr>
          <w:rFonts w:eastAsia="MS Gothic" w:cs="Arial"/>
          <w:bCs/>
        </w:rPr>
        <w:t xml:space="preserve"> tùng</w:t>
      </w:r>
    </w:p>
    <w:p w:rsidR="0043212D" w:rsidRPr="007C1CA5" w:rsidRDefault="0043212D" w:rsidP="00753E3F">
      <w:pPr>
        <w:numPr>
          <w:ilvl w:val="0"/>
          <w:numId w:val="144"/>
        </w:numPr>
        <w:autoSpaceDE w:val="0"/>
        <w:autoSpaceDN w:val="0"/>
        <w:adjustRightInd w:val="0"/>
        <w:spacing w:before="120" w:line="276" w:lineRule="auto"/>
        <w:ind w:left="0" w:firstLine="0"/>
        <w:jc w:val="both"/>
        <w:rPr>
          <w:rFonts w:cs="Arial"/>
        </w:rPr>
      </w:pPr>
      <w:r w:rsidRPr="007C1CA5">
        <w:rPr>
          <w:rFonts w:cs="Arial"/>
        </w:rPr>
        <w:t xml:space="preserve">Vật liệu của các miệng ống, gờ hay thanh </w:t>
      </w:r>
      <w:r w:rsidR="002F74E6">
        <w:rPr>
          <w:rFonts w:cs="Arial"/>
        </w:rPr>
        <w:t>giằng</w:t>
      </w:r>
      <w:r w:rsidRPr="007C1CA5">
        <w:rPr>
          <w:rFonts w:cs="Arial"/>
        </w:rPr>
        <w:t xml:space="preserve"> được gắn trực tiếp vào trống nồi hơi (kể cả các bầu góp) phải là thép thích hợp với nhiệt độ làm việc.</w:t>
      </w:r>
    </w:p>
    <w:p w:rsidR="0043212D" w:rsidRPr="007C1CA5" w:rsidRDefault="0043212D" w:rsidP="00753E3F">
      <w:pPr>
        <w:numPr>
          <w:ilvl w:val="0"/>
          <w:numId w:val="144"/>
        </w:numPr>
        <w:autoSpaceDE w:val="0"/>
        <w:autoSpaceDN w:val="0"/>
        <w:adjustRightInd w:val="0"/>
        <w:spacing w:before="120" w:line="276" w:lineRule="auto"/>
        <w:ind w:left="0" w:firstLine="0"/>
        <w:jc w:val="both"/>
        <w:rPr>
          <w:rFonts w:cs="Arial"/>
        </w:rPr>
      </w:pPr>
      <w:r w:rsidRPr="007C1CA5">
        <w:rPr>
          <w:rFonts w:cs="Arial"/>
        </w:rPr>
        <w:t xml:space="preserve">Trừ </w:t>
      </w:r>
      <w:r w:rsidR="002F74E6">
        <w:rPr>
          <w:rFonts w:cs="Arial"/>
        </w:rPr>
        <w:t>các quy định</w:t>
      </w:r>
      <w:r w:rsidRPr="007C1CA5">
        <w:rPr>
          <w:rFonts w:cs="Arial"/>
        </w:rPr>
        <w:t xml:space="preserve"> đã được </w:t>
      </w:r>
      <w:r w:rsidR="002F74E6">
        <w:rPr>
          <w:rFonts w:cs="Arial"/>
        </w:rPr>
        <w:t>nêu ở</w:t>
      </w:r>
      <w:r w:rsidRPr="007C1CA5">
        <w:rPr>
          <w:rFonts w:cs="Arial"/>
        </w:rPr>
        <w:t xml:space="preserve"> </w:t>
      </w:r>
      <w:r w:rsidR="00F51483">
        <w:rPr>
          <w:rFonts w:cs="Arial"/>
        </w:rPr>
        <w:t>2.8.1,</w:t>
      </w:r>
      <w:r w:rsidRPr="007C1CA5">
        <w:rPr>
          <w:rFonts w:cs="Arial"/>
        </w:rPr>
        <w:t xml:space="preserve"> vật liệu làm hộp van hay các phụ tùng được lắp trên nồi hơi và chịu áp suất phải thích hợp với nhiệt độ làm việc và phải là thép, trừ những trường hợp sau:</w:t>
      </w:r>
    </w:p>
    <w:p w:rsidR="0043212D" w:rsidRPr="007C1CA5" w:rsidRDefault="0043212D" w:rsidP="00753E3F">
      <w:pPr>
        <w:pStyle w:val="Heading5"/>
        <w:numPr>
          <w:ilvl w:val="0"/>
          <w:numId w:val="25"/>
        </w:numPr>
        <w:tabs>
          <w:tab w:val="left" w:pos="426"/>
        </w:tabs>
        <w:autoSpaceDE w:val="0"/>
        <w:autoSpaceDN w:val="0"/>
        <w:adjustRightInd w:val="0"/>
        <w:spacing w:before="0" w:line="276" w:lineRule="auto"/>
        <w:ind w:left="426" w:hanging="284"/>
        <w:rPr>
          <w:rFonts w:cs="Arial"/>
          <w:sz w:val="24"/>
          <w:szCs w:val="24"/>
        </w:rPr>
      </w:pPr>
      <w:r w:rsidRPr="007C1CA5">
        <w:rPr>
          <w:sz w:val="24"/>
          <w:szCs w:val="24"/>
        </w:rPr>
        <w:t>Vật đúc bằng hợp kim đồng có thể được sử dụng khi nhiệt độ làm việc tối đa không</w:t>
      </w:r>
      <w:r w:rsidR="007C1CA5" w:rsidRPr="007C1CA5">
        <w:rPr>
          <w:sz w:val="24"/>
          <w:szCs w:val="24"/>
          <w:lang w:val="en-US"/>
        </w:rPr>
        <w:t xml:space="preserve"> </w:t>
      </w:r>
      <w:r w:rsidRPr="007C1CA5">
        <w:rPr>
          <w:rFonts w:cs="Arial"/>
          <w:sz w:val="24"/>
          <w:szCs w:val="24"/>
        </w:rPr>
        <w:t>quá 210</w:t>
      </w:r>
      <w:r w:rsidR="007C1CA5" w:rsidRPr="007C1CA5">
        <w:rPr>
          <w:rFonts w:cs="Arial"/>
          <w:sz w:val="24"/>
          <w:szCs w:val="24"/>
          <w:vertAlign w:val="superscript"/>
          <w:lang w:val="en-US"/>
        </w:rPr>
        <w:t xml:space="preserve"> o</w:t>
      </w:r>
      <w:r w:rsidRPr="007C1CA5">
        <w:rPr>
          <w:rFonts w:cs="Arial"/>
          <w:sz w:val="24"/>
          <w:szCs w:val="24"/>
        </w:rPr>
        <w:t>C;</w:t>
      </w:r>
    </w:p>
    <w:p w:rsidR="0043212D" w:rsidRPr="007C1CA5" w:rsidRDefault="0043212D" w:rsidP="00753E3F">
      <w:pPr>
        <w:pStyle w:val="Heading5"/>
        <w:numPr>
          <w:ilvl w:val="0"/>
          <w:numId w:val="25"/>
        </w:numPr>
        <w:tabs>
          <w:tab w:val="left" w:pos="426"/>
        </w:tabs>
        <w:autoSpaceDE w:val="0"/>
        <w:autoSpaceDN w:val="0"/>
        <w:adjustRightInd w:val="0"/>
        <w:spacing w:before="0" w:line="276" w:lineRule="auto"/>
        <w:ind w:left="426" w:hanging="284"/>
        <w:rPr>
          <w:rFonts w:cs="Arial"/>
          <w:sz w:val="24"/>
          <w:szCs w:val="24"/>
        </w:rPr>
      </w:pPr>
      <w:r w:rsidRPr="007C1CA5">
        <w:rPr>
          <w:rFonts w:cs="Arial"/>
          <w:sz w:val="24"/>
          <w:szCs w:val="24"/>
        </w:rPr>
        <w:t>Vật đúc bằng gang xám có thể được sử dụng khi nhiệt độ làm việc tối đa không quá</w:t>
      </w:r>
      <w:r w:rsidR="007C1CA5" w:rsidRPr="007C1CA5">
        <w:rPr>
          <w:rFonts w:cs="Arial"/>
          <w:sz w:val="24"/>
          <w:szCs w:val="24"/>
          <w:lang w:val="en-US"/>
        </w:rPr>
        <w:t xml:space="preserve"> </w:t>
      </w:r>
      <w:r w:rsidR="007C1CA5" w:rsidRPr="007C1CA5">
        <w:rPr>
          <w:rFonts w:cs="Arial"/>
          <w:sz w:val="24"/>
          <w:szCs w:val="24"/>
        </w:rPr>
        <w:t>210</w:t>
      </w:r>
      <w:r w:rsidR="007C1CA5" w:rsidRPr="007C1CA5">
        <w:rPr>
          <w:rFonts w:cs="Arial"/>
          <w:sz w:val="24"/>
          <w:szCs w:val="24"/>
          <w:vertAlign w:val="superscript"/>
          <w:lang w:val="en-US"/>
        </w:rPr>
        <w:t xml:space="preserve"> o</w:t>
      </w:r>
      <w:r w:rsidR="007C1CA5" w:rsidRPr="007C1CA5">
        <w:rPr>
          <w:rFonts w:cs="Arial"/>
          <w:sz w:val="24"/>
          <w:szCs w:val="24"/>
        </w:rPr>
        <w:t xml:space="preserve">C </w:t>
      </w:r>
      <w:r w:rsidR="007C1CA5" w:rsidRPr="007C1CA5">
        <w:rPr>
          <w:rFonts w:cs="Arial"/>
          <w:sz w:val="24"/>
          <w:szCs w:val="24"/>
          <w:lang w:val="en-US"/>
        </w:rPr>
        <w:t xml:space="preserve"> </w:t>
      </w:r>
      <w:r w:rsidRPr="007C1CA5">
        <w:rPr>
          <w:rFonts w:cs="Arial"/>
          <w:sz w:val="24"/>
          <w:szCs w:val="24"/>
        </w:rPr>
        <w:t>và áp suất thiết kế quy định không quá 1 MPa, trừ các van xả;</w:t>
      </w:r>
    </w:p>
    <w:p w:rsidR="0043212D" w:rsidRPr="007C1CA5" w:rsidRDefault="0043212D" w:rsidP="00753E3F">
      <w:pPr>
        <w:pStyle w:val="Heading5"/>
        <w:numPr>
          <w:ilvl w:val="0"/>
          <w:numId w:val="25"/>
        </w:numPr>
        <w:tabs>
          <w:tab w:val="left" w:pos="426"/>
        </w:tabs>
        <w:autoSpaceDE w:val="0"/>
        <w:autoSpaceDN w:val="0"/>
        <w:adjustRightInd w:val="0"/>
        <w:spacing w:before="0" w:line="276" w:lineRule="auto"/>
        <w:ind w:left="426" w:hanging="284"/>
        <w:rPr>
          <w:rFonts w:cs="Arial"/>
          <w:sz w:val="24"/>
          <w:szCs w:val="24"/>
        </w:rPr>
      </w:pPr>
      <w:r w:rsidRPr="007C1CA5">
        <w:rPr>
          <w:rFonts w:cs="Arial"/>
          <w:sz w:val="24"/>
          <w:szCs w:val="24"/>
        </w:rPr>
        <w:t>Gang đúc đặc biệt được chế tạo bởi nhà sản xuất được chấp nhận có thể được sử</w:t>
      </w:r>
      <w:r w:rsidR="007C1CA5" w:rsidRPr="007C1CA5">
        <w:rPr>
          <w:rFonts w:cs="Arial"/>
          <w:sz w:val="24"/>
          <w:szCs w:val="24"/>
          <w:lang w:val="en-US"/>
        </w:rPr>
        <w:t xml:space="preserve"> </w:t>
      </w:r>
      <w:r w:rsidRPr="007C1CA5">
        <w:rPr>
          <w:rFonts w:cs="Arial"/>
          <w:sz w:val="24"/>
          <w:szCs w:val="24"/>
        </w:rPr>
        <w:t xml:space="preserve">dụng khi nhiệt độ làm việc tối đa không quá 350 </w:t>
      </w:r>
      <w:r w:rsidRPr="00CF6EA7">
        <w:rPr>
          <w:rFonts w:cs="Arial"/>
          <w:sz w:val="24"/>
          <w:szCs w:val="24"/>
          <w:vertAlign w:val="superscript"/>
        </w:rPr>
        <w:t>o</w:t>
      </w:r>
      <w:r w:rsidRPr="007C1CA5">
        <w:rPr>
          <w:rFonts w:cs="Arial"/>
          <w:sz w:val="24"/>
          <w:szCs w:val="24"/>
        </w:rPr>
        <w:t>C và áp suất thiết kế quy định</w:t>
      </w:r>
      <w:r w:rsidR="007C1CA5" w:rsidRPr="007C1CA5">
        <w:rPr>
          <w:rFonts w:cs="Arial"/>
          <w:sz w:val="24"/>
          <w:szCs w:val="24"/>
          <w:lang w:val="en-US"/>
        </w:rPr>
        <w:t xml:space="preserve"> </w:t>
      </w:r>
      <w:r w:rsidRPr="007C1CA5">
        <w:rPr>
          <w:rFonts w:cs="Arial"/>
          <w:sz w:val="24"/>
          <w:szCs w:val="24"/>
        </w:rPr>
        <w:t>không quá 2,5 MPa.</w:t>
      </w:r>
    </w:p>
    <w:p w:rsidR="00226D53" w:rsidRPr="007C1CA5" w:rsidRDefault="00226D53" w:rsidP="00753E3F">
      <w:pPr>
        <w:numPr>
          <w:ilvl w:val="0"/>
          <w:numId w:val="22"/>
        </w:numPr>
        <w:autoSpaceDE w:val="0"/>
        <w:autoSpaceDN w:val="0"/>
        <w:adjustRightInd w:val="0"/>
        <w:spacing w:before="120" w:line="276" w:lineRule="auto"/>
        <w:ind w:left="0" w:firstLine="0"/>
        <w:jc w:val="both"/>
        <w:rPr>
          <w:rFonts w:cs="Arial"/>
          <w:bCs/>
        </w:rPr>
      </w:pPr>
      <w:r w:rsidRPr="007C1CA5">
        <w:rPr>
          <w:rFonts w:cs="Arial"/>
          <w:bCs/>
        </w:rPr>
        <w:t>Xử</w:t>
      </w:r>
      <w:r w:rsidRPr="007C1CA5">
        <w:rPr>
          <w:rFonts w:eastAsia="MS Gothic" w:cs="Arial"/>
          <w:bCs/>
        </w:rPr>
        <w:t xml:space="preserve"> lý </w:t>
      </w:r>
      <w:r w:rsidRPr="007C1CA5">
        <w:rPr>
          <w:rFonts w:cs="Arial"/>
          <w:bCs/>
        </w:rPr>
        <w:t>nhiệt</w:t>
      </w:r>
      <w:r w:rsidRPr="007C1CA5">
        <w:rPr>
          <w:rFonts w:eastAsia="MS Gothic" w:cs="Arial"/>
          <w:bCs/>
        </w:rPr>
        <w:t xml:space="preserve"> thép t</w:t>
      </w:r>
      <w:r w:rsidRPr="007C1CA5">
        <w:rPr>
          <w:rFonts w:cs="Arial"/>
          <w:bCs/>
        </w:rPr>
        <w:t>ấ</w:t>
      </w:r>
      <w:r w:rsidRPr="007C1CA5">
        <w:rPr>
          <w:rFonts w:eastAsia="MS Gothic" w:cs="Arial"/>
          <w:bCs/>
        </w:rPr>
        <w:t>m</w:t>
      </w:r>
    </w:p>
    <w:p w:rsidR="00226D53" w:rsidRPr="00667F05" w:rsidRDefault="00226D53" w:rsidP="00753E3F">
      <w:pPr>
        <w:autoSpaceDE w:val="0"/>
        <w:autoSpaceDN w:val="0"/>
        <w:adjustRightInd w:val="0"/>
        <w:spacing w:line="276" w:lineRule="auto"/>
        <w:ind w:firstLine="709"/>
        <w:jc w:val="both"/>
        <w:rPr>
          <w:rFonts w:cs="Arial"/>
        </w:rPr>
      </w:pPr>
      <w:r w:rsidRPr="00667F05">
        <w:rPr>
          <w:rFonts w:cs="Arial"/>
        </w:rPr>
        <w:t>Trong trường hợp xử lý nhiệt, như gia công tạo hình nóng hoặc khử ứng suất được thực</w:t>
      </w:r>
      <w:r w:rsidR="007C1CA5">
        <w:rPr>
          <w:rFonts w:cs="Arial"/>
        </w:rPr>
        <w:t xml:space="preserve"> </w:t>
      </w:r>
      <w:r w:rsidRPr="00667F05">
        <w:rPr>
          <w:rFonts w:cs="Arial"/>
        </w:rPr>
        <w:t>hiện đối với thép tấm trong quá trình chế tạo nồi hơi, người chế tạo nồi hơi phải nêu rõ</w:t>
      </w:r>
      <w:r w:rsidR="007C1CA5">
        <w:rPr>
          <w:rFonts w:cs="Arial"/>
        </w:rPr>
        <w:t xml:space="preserve"> </w:t>
      </w:r>
      <w:r w:rsidRPr="00667F05">
        <w:rPr>
          <w:rFonts w:cs="Arial"/>
        </w:rPr>
        <w:t>dự định cùng với đơn đặt hàng vật liệu. Trong trường hợp này, những nội dung cần thiết</w:t>
      </w:r>
      <w:r w:rsidR="007C1CA5">
        <w:rPr>
          <w:rFonts w:cs="Arial"/>
        </w:rPr>
        <w:t xml:space="preserve"> </w:t>
      </w:r>
      <w:r w:rsidRPr="00667F05">
        <w:rPr>
          <w:rFonts w:cs="Arial"/>
        </w:rPr>
        <w:t xml:space="preserve">đối với nhà sản xuất thép tấm được nêu ở 3.2.4 Phần 7A của </w:t>
      </w:r>
      <w:r w:rsidR="0005065B">
        <w:rPr>
          <w:rFonts w:cs="Arial"/>
        </w:rPr>
        <w:t>Sửa đổi 1:2016</w:t>
      </w:r>
      <w:r w:rsidR="0005065B" w:rsidRPr="0043212D">
        <w:rPr>
          <w:rFonts w:cs="Arial"/>
        </w:rPr>
        <w:t xml:space="preserve"> </w:t>
      </w:r>
      <w:r w:rsidR="007C1CA5">
        <w:rPr>
          <w:rFonts w:cs="Arial"/>
        </w:rPr>
        <w:t>QCVN21:2015/BGTVT</w:t>
      </w:r>
      <w:r w:rsidRPr="00667F05">
        <w:rPr>
          <w:rFonts w:cs="Arial"/>
        </w:rPr>
        <w:t>.</w:t>
      </w:r>
    </w:p>
    <w:p w:rsidR="00226D53" w:rsidRPr="007C1CA5" w:rsidRDefault="007C1CA5" w:rsidP="00753E3F">
      <w:pPr>
        <w:numPr>
          <w:ilvl w:val="0"/>
          <w:numId w:val="22"/>
        </w:numPr>
        <w:autoSpaceDE w:val="0"/>
        <w:autoSpaceDN w:val="0"/>
        <w:adjustRightInd w:val="0"/>
        <w:spacing w:before="120" w:line="276" w:lineRule="auto"/>
        <w:ind w:left="0" w:firstLine="0"/>
        <w:jc w:val="both"/>
        <w:rPr>
          <w:rFonts w:cs="Arial"/>
          <w:bCs/>
        </w:rPr>
      </w:pPr>
      <w:r>
        <w:rPr>
          <w:rFonts w:cs="Arial"/>
          <w:b/>
          <w:bCs/>
        </w:rPr>
        <w:t xml:space="preserve"> </w:t>
      </w:r>
      <w:r w:rsidR="00226D53" w:rsidRPr="007C1CA5">
        <w:rPr>
          <w:rFonts w:cs="Arial"/>
          <w:bCs/>
        </w:rPr>
        <w:t>Thử</w:t>
      </w:r>
      <w:r w:rsidR="00226D53" w:rsidRPr="007C1CA5">
        <w:rPr>
          <w:rFonts w:eastAsia="MS Gothic" w:cs="Arial"/>
          <w:bCs/>
        </w:rPr>
        <w:t xml:space="preserve"> không phá h</w:t>
      </w:r>
      <w:r w:rsidR="00226D53" w:rsidRPr="007C1CA5">
        <w:rPr>
          <w:rFonts w:cs="Arial"/>
          <w:bCs/>
        </w:rPr>
        <w:t>ủ</w:t>
      </w:r>
      <w:r w:rsidR="00226D53" w:rsidRPr="007C1CA5">
        <w:rPr>
          <w:rFonts w:eastAsia="MS Gothic" w:cs="Arial"/>
          <w:bCs/>
        </w:rPr>
        <w:t>y đ</w:t>
      </w:r>
      <w:r w:rsidR="00226D53" w:rsidRPr="007C1CA5">
        <w:rPr>
          <w:rFonts w:cs="Arial"/>
          <w:bCs/>
        </w:rPr>
        <w:t>ố</w:t>
      </w:r>
      <w:r w:rsidR="00226D53" w:rsidRPr="007C1CA5">
        <w:rPr>
          <w:rFonts w:eastAsia="MS Gothic" w:cs="Arial"/>
          <w:bCs/>
        </w:rPr>
        <w:t>i v</w:t>
      </w:r>
      <w:r w:rsidR="00226D53" w:rsidRPr="007C1CA5">
        <w:rPr>
          <w:rFonts w:cs="Arial"/>
          <w:bCs/>
        </w:rPr>
        <w:t>ớ</w:t>
      </w:r>
      <w:r w:rsidR="00226D53" w:rsidRPr="007C1CA5">
        <w:rPr>
          <w:rFonts w:eastAsia="MS Gothic" w:cs="Arial"/>
          <w:bCs/>
        </w:rPr>
        <w:t>i thép đúc</w:t>
      </w:r>
    </w:p>
    <w:p w:rsidR="00226D53" w:rsidRPr="00667F05" w:rsidRDefault="00226D53" w:rsidP="00753E3F">
      <w:pPr>
        <w:autoSpaceDE w:val="0"/>
        <w:autoSpaceDN w:val="0"/>
        <w:adjustRightInd w:val="0"/>
        <w:spacing w:line="276" w:lineRule="auto"/>
        <w:ind w:firstLine="709"/>
        <w:jc w:val="both"/>
        <w:rPr>
          <w:rFonts w:cs="Arial"/>
        </w:rPr>
      </w:pPr>
      <w:proofErr w:type="gramStart"/>
      <w:r w:rsidRPr="00667F05">
        <w:rPr>
          <w:rFonts w:cs="Arial"/>
        </w:rPr>
        <w:t xml:space="preserve">Vật liệu thép đúc được dùng làm thân nồi hơi chịu áp suất trong phải được </w:t>
      </w:r>
      <w:r w:rsidR="005572F0">
        <w:rPr>
          <w:rFonts w:cs="Arial"/>
        </w:rPr>
        <w:t>kiểm tra</w:t>
      </w:r>
      <w:r w:rsidR="00B36DC7">
        <w:rPr>
          <w:rFonts w:cs="Arial"/>
        </w:rPr>
        <w:t xml:space="preserve"> </w:t>
      </w:r>
      <w:r w:rsidRPr="00667F05">
        <w:rPr>
          <w:rFonts w:cs="Arial"/>
        </w:rPr>
        <w:t>bằng chụp tia phóng xạ, kiểm tra bằng từ tính và phải được xác nhận rằng chúng không</w:t>
      </w:r>
      <w:r w:rsidR="007C1CA5">
        <w:rPr>
          <w:rFonts w:cs="Arial"/>
        </w:rPr>
        <w:t xml:space="preserve"> </w:t>
      </w:r>
      <w:r w:rsidRPr="00667F05">
        <w:rPr>
          <w:rFonts w:cs="Arial"/>
        </w:rPr>
        <w:t>có</w:t>
      </w:r>
      <w:r w:rsidR="00B36DC7">
        <w:rPr>
          <w:rFonts w:cs="Arial"/>
        </w:rPr>
        <w:t xml:space="preserve"> k</w:t>
      </w:r>
      <w:r w:rsidRPr="00667F05">
        <w:rPr>
          <w:rFonts w:cs="Arial"/>
        </w:rPr>
        <w:t>huyết tật có hại.</w:t>
      </w:r>
      <w:proofErr w:type="gramEnd"/>
    </w:p>
    <w:p w:rsidR="00226D53" w:rsidRPr="00667F05" w:rsidRDefault="00226D53" w:rsidP="00753E3F">
      <w:pPr>
        <w:pStyle w:val="Heading3"/>
        <w:numPr>
          <w:ilvl w:val="0"/>
          <w:numId w:val="21"/>
        </w:numPr>
        <w:spacing w:line="276" w:lineRule="auto"/>
        <w:rPr>
          <w:rFonts w:cs="Arial"/>
          <w:b w:val="0"/>
          <w:bCs/>
        </w:rPr>
      </w:pPr>
      <w:bookmarkStart w:id="13" w:name="_Toc527124204"/>
      <w:r w:rsidRPr="007C1CA5">
        <w:rPr>
          <w:lang w:val="en-US"/>
        </w:rPr>
        <w:t>Hàn</w:t>
      </w:r>
      <w:bookmarkEnd w:id="13"/>
    </w:p>
    <w:p w:rsidR="00226D53" w:rsidRPr="00667F05" w:rsidRDefault="00226D53" w:rsidP="00753E3F">
      <w:pPr>
        <w:autoSpaceDE w:val="0"/>
        <w:autoSpaceDN w:val="0"/>
        <w:adjustRightInd w:val="0"/>
        <w:spacing w:line="276" w:lineRule="auto"/>
        <w:ind w:firstLine="567"/>
        <w:jc w:val="both"/>
        <w:rPr>
          <w:rFonts w:cs="Arial"/>
        </w:rPr>
      </w:pPr>
      <w:r w:rsidRPr="00667F05">
        <w:rPr>
          <w:rFonts w:cs="Arial"/>
        </w:rPr>
        <w:t>Trình độ thợ hàn nồi hơi phải phù hợp với</w:t>
      </w:r>
      <w:r w:rsidR="007C1CA5">
        <w:rPr>
          <w:rFonts w:cs="Arial"/>
        </w:rPr>
        <w:t xml:space="preserve"> những quy định trong Chương 11, Phần 3 của </w:t>
      </w:r>
      <w:r w:rsidR="0005065B">
        <w:rPr>
          <w:rFonts w:cs="Arial"/>
        </w:rPr>
        <w:t>Sửa đổi 1:2016</w:t>
      </w:r>
      <w:r w:rsidR="0005065B" w:rsidRPr="0043212D">
        <w:rPr>
          <w:rFonts w:cs="Arial"/>
        </w:rPr>
        <w:t xml:space="preserve"> </w:t>
      </w:r>
      <w:r w:rsidR="007C1CA5">
        <w:rPr>
          <w:rFonts w:cs="Arial"/>
        </w:rPr>
        <w:t>QCVN 21:2015/BGTVT và TCVN 7229 – Công trình biển cố định – quy phạm phân cấp và chế tạo – Hàn.</w:t>
      </w:r>
      <w:r w:rsidR="00B97F0D">
        <w:rPr>
          <w:rFonts w:cs="Arial"/>
        </w:rPr>
        <w:t xml:space="preserve"> Mối hàn phải tuân theo các quy định của TCVN 6008</w:t>
      </w:r>
      <w:r w:rsidR="006946F5" w:rsidRPr="006946F5">
        <w:rPr>
          <w:rFonts w:cs="Arial"/>
        </w:rPr>
        <w:t xml:space="preserve"> - </w:t>
      </w:r>
      <w:r w:rsidR="006946F5">
        <w:rPr>
          <w:rFonts w:cs="Arial"/>
        </w:rPr>
        <w:t>T</w:t>
      </w:r>
      <w:r w:rsidR="006946F5" w:rsidRPr="006946F5">
        <w:rPr>
          <w:rFonts w:cs="Arial"/>
        </w:rPr>
        <w:t xml:space="preserve">hiết bị áp lực - Mối hàn - </w:t>
      </w:r>
      <w:r w:rsidR="006946F5">
        <w:rPr>
          <w:rFonts w:cs="Arial"/>
        </w:rPr>
        <w:t>Y</w:t>
      </w:r>
      <w:r w:rsidR="006946F5" w:rsidRPr="006946F5">
        <w:rPr>
          <w:rFonts w:cs="Arial"/>
        </w:rPr>
        <w:t>êu cầu kỹ thuật và phương pháp thử</w:t>
      </w:r>
      <w:r w:rsidR="00B97F0D">
        <w:rPr>
          <w:rFonts w:cs="Arial"/>
        </w:rPr>
        <w:t>.</w:t>
      </w:r>
    </w:p>
    <w:p w:rsidR="00DA1AFD" w:rsidRDefault="00E806BA" w:rsidP="00753E3F">
      <w:pPr>
        <w:pStyle w:val="Heading2"/>
        <w:spacing w:before="0" w:line="276" w:lineRule="auto"/>
        <w:rPr>
          <w:sz w:val="24"/>
          <w:szCs w:val="24"/>
          <w:lang w:val="en-US"/>
        </w:rPr>
      </w:pPr>
      <w:r>
        <w:rPr>
          <w:sz w:val="24"/>
          <w:szCs w:val="24"/>
          <w:lang w:val="en-US"/>
        </w:rPr>
        <w:br w:type="page"/>
      </w:r>
      <w:bookmarkStart w:id="14" w:name="_Toc527124205"/>
      <w:r w:rsidR="001E32E6">
        <w:rPr>
          <w:sz w:val="24"/>
          <w:szCs w:val="24"/>
          <w:lang w:val="en-US"/>
        </w:rPr>
        <w:lastRenderedPageBreak/>
        <w:t xml:space="preserve">Chương 2 - </w:t>
      </w:r>
      <w:r w:rsidR="00DA1AFD">
        <w:rPr>
          <w:sz w:val="24"/>
          <w:szCs w:val="24"/>
          <w:lang w:val="en-US"/>
        </w:rPr>
        <w:t>Yêu cầu về thiết kế</w:t>
      </w:r>
      <w:bookmarkEnd w:id="14"/>
      <w:r w:rsidR="0052177C">
        <w:rPr>
          <w:sz w:val="24"/>
          <w:szCs w:val="24"/>
          <w:lang w:val="en-US"/>
        </w:rPr>
        <w:t xml:space="preserve"> </w:t>
      </w:r>
    </w:p>
    <w:p w:rsidR="005E7770" w:rsidRPr="00924EF8" w:rsidRDefault="005E7770" w:rsidP="00753E3F">
      <w:pPr>
        <w:pStyle w:val="Heading3"/>
        <w:numPr>
          <w:ilvl w:val="0"/>
          <w:numId w:val="39"/>
        </w:numPr>
        <w:spacing w:line="276" w:lineRule="auto"/>
        <w:rPr>
          <w:sz w:val="24"/>
          <w:szCs w:val="24"/>
        </w:rPr>
      </w:pPr>
      <w:bookmarkStart w:id="15" w:name="_Toc527124206"/>
      <w:r w:rsidRPr="00924EF8">
        <w:rPr>
          <w:sz w:val="24"/>
          <w:szCs w:val="24"/>
        </w:rPr>
        <w:t>Quy định chung</w:t>
      </w:r>
      <w:bookmarkEnd w:id="15"/>
    </w:p>
    <w:p w:rsidR="00D624B8" w:rsidRDefault="003568ED" w:rsidP="00753E3F">
      <w:pPr>
        <w:numPr>
          <w:ilvl w:val="1"/>
          <w:numId w:val="23"/>
        </w:numPr>
        <w:spacing w:before="120" w:line="276" w:lineRule="auto"/>
        <w:ind w:left="0" w:firstLine="0"/>
        <w:jc w:val="both"/>
      </w:pPr>
      <w:r>
        <w:t xml:space="preserve">Thiết kế nồi hơi phải bảo đảm tuân thủ nghiêm ngặt các yêu cầu về kết cấu nồi hơi và các bộ phận của nó, chọn đúng vật liệu chế tạo, tính đảm bảo độ bền cho chúng cũng như thỏa mãn các yêu cầu khác đã nêu trong </w:t>
      </w:r>
      <w:r w:rsidR="004A030E">
        <w:t>Quy</w:t>
      </w:r>
      <w:r>
        <w:t xml:space="preserve"> chuẩn này và các tiêu chuẩn liên quan để bảo đảm nồi hơi vận hành an toàn, đạt được các chỉ tiêu kỹ thuật đặt ra.</w:t>
      </w:r>
    </w:p>
    <w:p w:rsidR="003568ED" w:rsidRPr="003568ED" w:rsidRDefault="003568ED" w:rsidP="00753E3F">
      <w:pPr>
        <w:numPr>
          <w:ilvl w:val="1"/>
          <w:numId w:val="23"/>
        </w:numPr>
        <w:spacing w:before="120" w:line="276" w:lineRule="auto"/>
        <w:ind w:left="0" w:firstLine="0"/>
        <w:jc w:val="both"/>
      </w:pPr>
      <w:r w:rsidRPr="003568ED">
        <w:rPr>
          <w:rFonts w:cs="Arial"/>
          <w:bCs/>
        </w:rPr>
        <w:t xml:space="preserve">Áp </w:t>
      </w:r>
      <w:r w:rsidRPr="003568ED">
        <w:t>suấ</w:t>
      </w:r>
      <w:r w:rsidRPr="003568ED">
        <w:rPr>
          <w:rFonts w:eastAsia="MS Gothic"/>
        </w:rPr>
        <w:t>t</w:t>
      </w:r>
      <w:r w:rsidRPr="003568ED">
        <w:rPr>
          <w:rFonts w:eastAsia="MS Gothic" w:cs="Arial"/>
          <w:bCs/>
        </w:rPr>
        <w:t xml:space="preserve"> thi</w:t>
      </w:r>
      <w:r w:rsidRPr="003568ED">
        <w:rPr>
          <w:rFonts w:eastAsia="MingLiU" w:cs="Arial"/>
          <w:bCs/>
        </w:rPr>
        <w:t>ế</w:t>
      </w:r>
      <w:r w:rsidRPr="003568ED">
        <w:rPr>
          <w:rFonts w:eastAsia="MS Gothic" w:cs="Arial"/>
          <w:bCs/>
        </w:rPr>
        <w:t>t k</w:t>
      </w:r>
      <w:r w:rsidRPr="003568ED">
        <w:rPr>
          <w:rFonts w:eastAsia="MingLiU" w:cs="Arial"/>
          <w:bCs/>
        </w:rPr>
        <w:t>ế</w:t>
      </w:r>
      <w:r w:rsidRPr="003568ED">
        <w:rPr>
          <w:rFonts w:eastAsia="MS Gothic" w:cs="Arial"/>
          <w:bCs/>
        </w:rPr>
        <w:t xml:space="preserve"> c</w:t>
      </w:r>
      <w:r w:rsidRPr="003568ED">
        <w:rPr>
          <w:rFonts w:cs="Arial"/>
          <w:bCs/>
        </w:rPr>
        <w:t>ủ</w:t>
      </w:r>
      <w:r w:rsidRPr="003568ED">
        <w:rPr>
          <w:rFonts w:eastAsia="MS Gothic" w:cs="Arial"/>
          <w:bCs/>
        </w:rPr>
        <w:t>a b</w:t>
      </w:r>
      <w:r w:rsidRPr="003568ED">
        <w:rPr>
          <w:rFonts w:cs="Arial"/>
          <w:bCs/>
        </w:rPr>
        <w:t>ộ</w:t>
      </w:r>
      <w:r w:rsidRPr="003568ED">
        <w:rPr>
          <w:rFonts w:eastAsia="MS Gothic" w:cs="Arial"/>
          <w:bCs/>
        </w:rPr>
        <w:t xml:space="preserve"> ti</w:t>
      </w:r>
      <w:r w:rsidRPr="003568ED">
        <w:rPr>
          <w:rFonts w:eastAsia="MingLiU" w:cs="Arial"/>
          <w:bCs/>
        </w:rPr>
        <w:t>ế</w:t>
      </w:r>
      <w:r w:rsidRPr="003568ED">
        <w:rPr>
          <w:rFonts w:cs="Arial"/>
          <w:bCs/>
        </w:rPr>
        <w:t>t kiệ</w:t>
      </w:r>
      <w:r w:rsidRPr="003568ED">
        <w:rPr>
          <w:rFonts w:eastAsia="MS Gothic" w:cs="Arial"/>
          <w:bCs/>
        </w:rPr>
        <w:t>m và b</w:t>
      </w:r>
      <w:r w:rsidRPr="003568ED">
        <w:rPr>
          <w:rFonts w:cs="Arial"/>
          <w:bCs/>
        </w:rPr>
        <w:t>ộ</w:t>
      </w:r>
      <w:r w:rsidRPr="003568ED">
        <w:rPr>
          <w:rFonts w:eastAsia="MS Gothic" w:cs="Arial"/>
          <w:bCs/>
        </w:rPr>
        <w:t xml:space="preserve"> ti</w:t>
      </w:r>
      <w:r w:rsidRPr="003568ED">
        <w:rPr>
          <w:rFonts w:eastAsia="MingLiU" w:cs="Arial"/>
          <w:bCs/>
        </w:rPr>
        <w:t>ế</w:t>
      </w:r>
      <w:r w:rsidRPr="003568ED">
        <w:rPr>
          <w:rFonts w:eastAsia="MS Gothic" w:cs="Arial"/>
          <w:bCs/>
        </w:rPr>
        <w:t>t ki</w:t>
      </w:r>
      <w:r w:rsidRPr="003568ED">
        <w:rPr>
          <w:rFonts w:cs="Arial"/>
          <w:bCs/>
        </w:rPr>
        <w:t>ệ</w:t>
      </w:r>
      <w:r w:rsidRPr="003568ED">
        <w:rPr>
          <w:rFonts w:eastAsia="MS Gothic" w:cs="Arial"/>
          <w:bCs/>
        </w:rPr>
        <w:t xml:space="preserve">m </w:t>
      </w:r>
      <w:r w:rsidR="00E806BA">
        <w:rPr>
          <w:rFonts w:eastAsia="MS Gothic" w:cs="Arial"/>
          <w:bCs/>
        </w:rPr>
        <w:t>khí xả</w:t>
      </w:r>
    </w:p>
    <w:p w:rsidR="003568ED" w:rsidRPr="005E7770" w:rsidRDefault="003568ED" w:rsidP="00753E3F">
      <w:pPr>
        <w:numPr>
          <w:ilvl w:val="2"/>
          <w:numId w:val="23"/>
        </w:numPr>
        <w:spacing w:before="120" w:line="276" w:lineRule="auto"/>
        <w:ind w:left="0" w:firstLine="0"/>
        <w:jc w:val="both"/>
        <w:rPr>
          <w:b/>
        </w:rPr>
      </w:pPr>
      <w:r w:rsidRPr="00667F05">
        <w:rPr>
          <w:rFonts w:cs="Arial"/>
        </w:rPr>
        <w:t xml:space="preserve">Áp suất thiết kế </w:t>
      </w:r>
      <w:r w:rsidRPr="003568ED">
        <w:rPr>
          <w:rFonts w:cs="Arial"/>
          <w:bCs/>
        </w:rPr>
        <w:t>của</w:t>
      </w:r>
      <w:r w:rsidRPr="00667F05">
        <w:rPr>
          <w:rFonts w:cs="Arial"/>
        </w:rPr>
        <w:t xml:space="preserve"> bộ tiết kiệm không được nhỏ hơn áp suất làm việc lớn nhất của bộ tiết kiệm, được xác định trên cơ sở áp suất làm việc lớn nhất của bơm cấp nước</w:t>
      </w:r>
      <w:r>
        <w:rPr>
          <w:rFonts w:cs="Arial"/>
        </w:rPr>
        <w:t>.</w:t>
      </w:r>
    </w:p>
    <w:p w:rsidR="003568ED" w:rsidRPr="004B7B7F" w:rsidRDefault="003568ED" w:rsidP="00753E3F">
      <w:pPr>
        <w:numPr>
          <w:ilvl w:val="2"/>
          <w:numId w:val="23"/>
        </w:numPr>
        <w:spacing w:before="120" w:line="276" w:lineRule="auto"/>
        <w:ind w:left="0" w:firstLine="0"/>
        <w:jc w:val="both"/>
        <w:rPr>
          <w:b/>
        </w:rPr>
      </w:pPr>
      <w:r w:rsidRPr="00667F05">
        <w:rPr>
          <w:rFonts w:cs="Arial"/>
        </w:rPr>
        <w:t xml:space="preserve">Áp suất thiết kế của bộ tiết kiệm </w:t>
      </w:r>
      <w:r w:rsidR="00E806BA">
        <w:rPr>
          <w:rFonts w:cs="Arial"/>
        </w:rPr>
        <w:t>khí xả</w:t>
      </w:r>
      <w:r w:rsidRPr="00667F05">
        <w:rPr>
          <w:rFonts w:cs="Arial"/>
        </w:rPr>
        <w:t xml:space="preserve"> không được nhỏ hơn áp suất làm việc lớn nhất của bộ tiết kiệm </w:t>
      </w:r>
      <w:r w:rsidR="00E806BA">
        <w:rPr>
          <w:rFonts w:cs="Arial"/>
        </w:rPr>
        <w:t>khí xả</w:t>
      </w:r>
      <w:r w:rsidRPr="00667F05">
        <w:rPr>
          <w:rFonts w:cs="Arial"/>
        </w:rPr>
        <w:t>, được xác định trên cơ sở áp suất làm việc lớn nhất của bơm tuần hoàn nước nồi hơi</w:t>
      </w:r>
      <w:r>
        <w:rPr>
          <w:rFonts w:cs="Arial"/>
        </w:rPr>
        <w:t>.</w:t>
      </w:r>
    </w:p>
    <w:p w:rsidR="00D815F0" w:rsidRDefault="00D815F0" w:rsidP="00753E3F">
      <w:pPr>
        <w:numPr>
          <w:ilvl w:val="1"/>
          <w:numId w:val="23"/>
        </w:numPr>
        <w:spacing w:before="120" w:line="276" w:lineRule="auto"/>
        <w:ind w:left="0" w:firstLine="0"/>
        <w:jc w:val="both"/>
      </w:pPr>
      <w:r>
        <w:t xml:space="preserve">Chiều dầy tối thiểu của </w:t>
      </w:r>
      <w:r w:rsidR="00ED3E73">
        <w:t xml:space="preserve">vật liệu tấm chế tạo </w:t>
      </w:r>
      <w:r>
        <w:t>các phần chịu áp lực phải tối thiểu bằng 6 mm. Có thể dùng vật liệu có chiều dầy nhỏ hơn 0,3 mm so với chiều dầy tính toán với điều kiện đặc tính của vật liệu cho phép</w:t>
      </w:r>
      <w:r w:rsidR="00ED3E73">
        <w:t>. Chiều dầy ống không được nhỏ hơn chiều dầy tính toán.</w:t>
      </w:r>
    </w:p>
    <w:p w:rsidR="00ED3E73" w:rsidRPr="00D815F0" w:rsidRDefault="00ED3E73" w:rsidP="00753E3F">
      <w:pPr>
        <w:numPr>
          <w:ilvl w:val="1"/>
          <w:numId w:val="23"/>
        </w:numPr>
        <w:spacing w:before="120" w:line="276" w:lineRule="auto"/>
        <w:ind w:left="0" w:firstLine="0"/>
        <w:jc w:val="both"/>
      </w:pPr>
      <w:r>
        <w:t>Khi không có quy định về tính độ bền</w:t>
      </w:r>
      <w:r w:rsidR="00737B1A">
        <w:t xml:space="preserve"> nồi hơi và các bộ phận của nó thì có thể xác định MAWP bằng cách thử toàn bộ mẫu thử.</w:t>
      </w:r>
    </w:p>
    <w:p w:rsidR="003568ED" w:rsidRPr="003568ED" w:rsidRDefault="003568ED" w:rsidP="00753E3F">
      <w:pPr>
        <w:numPr>
          <w:ilvl w:val="1"/>
          <w:numId w:val="23"/>
        </w:numPr>
        <w:spacing w:before="120" w:line="276" w:lineRule="auto"/>
        <w:ind w:left="0" w:firstLine="0"/>
        <w:jc w:val="both"/>
      </w:pPr>
      <w:r w:rsidRPr="003568ED">
        <w:rPr>
          <w:rFonts w:cs="Arial"/>
          <w:bCs/>
        </w:rPr>
        <w:t>Các lư</w:t>
      </w:r>
      <w:r w:rsidRPr="003568ED">
        <w:rPr>
          <w:rFonts w:eastAsia="MS Gothic" w:cs="Arial"/>
          <w:bCs/>
        </w:rPr>
        <w:t>u ý đ</w:t>
      </w:r>
      <w:r w:rsidRPr="003568ED">
        <w:rPr>
          <w:rFonts w:cs="Arial"/>
          <w:bCs/>
        </w:rPr>
        <w:t>ố</w:t>
      </w:r>
      <w:r w:rsidRPr="003568ED">
        <w:rPr>
          <w:rFonts w:eastAsia="MS Gothic" w:cs="Arial"/>
          <w:bCs/>
        </w:rPr>
        <w:t>i v</w:t>
      </w:r>
      <w:r w:rsidRPr="003568ED">
        <w:rPr>
          <w:rFonts w:cs="Arial"/>
          <w:bCs/>
        </w:rPr>
        <w:t>ớ</w:t>
      </w:r>
      <w:r w:rsidRPr="003568ED">
        <w:rPr>
          <w:rFonts w:eastAsia="MS Gothic" w:cs="Arial"/>
          <w:bCs/>
        </w:rPr>
        <w:t>i đ</w:t>
      </w:r>
      <w:r w:rsidRPr="003568ED">
        <w:rPr>
          <w:rFonts w:cs="Arial"/>
          <w:bCs/>
        </w:rPr>
        <w:t>ộ</w:t>
      </w:r>
      <w:r w:rsidRPr="003568ED">
        <w:rPr>
          <w:rFonts w:eastAsia="MS Gothic" w:cs="Arial"/>
          <w:bCs/>
        </w:rPr>
        <w:t xml:space="preserve"> b</w:t>
      </w:r>
      <w:r w:rsidRPr="003568ED">
        <w:rPr>
          <w:rFonts w:eastAsia="MingLiU" w:cs="Arial"/>
          <w:bCs/>
        </w:rPr>
        <w:t>ề</w:t>
      </w:r>
      <w:r w:rsidRPr="003568ED">
        <w:rPr>
          <w:rFonts w:eastAsia="MS Gothic" w:cs="Arial"/>
          <w:bCs/>
        </w:rPr>
        <w:t>n k</w:t>
      </w:r>
      <w:r w:rsidRPr="003568ED">
        <w:rPr>
          <w:rFonts w:eastAsia="MingLiU" w:cs="Arial"/>
          <w:bCs/>
        </w:rPr>
        <w:t>ế</w:t>
      </w:r>
      <w:r w:rsidRPr="003568ED">
        <w:rPr>
          <w:rFonts w:eastAsia="MS Gothic" w:cs="Arial"/>
          <w:bCs/>
        </w:rPr>
        <w:t>t c</w:t>
      </w:r>
      <w:r w:rsidRPr="003568ED">
        <w:rPr>
          <w:rFonts w:cs="Arial"/>
          <w:bCs/>
        </w:rPr>
        <w:t>ấ</w:t>
      </w:r>
      <w:r w:rsidRPr="003568ED">
        <w:rPr>
          <w:rFonts w:eastAsia="MS Gothic" w:cs="Arial"/>
          <w:bCs/>
        </w:rPr>
        <w:t>u</w:t>
      </w:r>
    </w:p>
    <w:p w:rsidR="003568ED" w:rsidRPr="005E7770" w:rsidRDefault="003568ED" w:rsidP="00753E3F">
      <w:pPr>
        <w:numPr>
          <w:ilvl w:val="2"/>
          <w:numId w:val="23"/>
        </w:numPr>
        <w:spacing w:before="120" w:line="276" w:lineRule="auto"/>
        <w:ind w:left="0" w:firstLine="0"/>
        <w:jc w:val="both"/>
        <w:rPr>
          <w:b/>
        </w:rPr>
      </w:pPr>
      <w:r w:rsidRPr="00667F05">
        <w:rPr>
          <w:rFonts w:cs="Arial"/>
        </w:rPr>
        <w:t>Khi tác động của các ứng suất bổ sung như tập trung ứng suất cục bộ, tải trọng lặp lại</w:t>
      </w:r>
      <w:r>
        <w:rPr>
          <w:rFonts w:cs="Arial"/>
        </w:rPr>
        <w:t xml:space="preserve"> </w:t>
      </w:r>
      <w:r w:rsidRPr="00667F05">
        <w:rPr>
          <w:rFonts w:cs="Arial"/>
        </w:rPr>
        <w:t>và ứng suất nhiệt là đáng kể thì phải có các biện pháp thích hợp như tăng chiều dày nếu</w:t>
      </w:r>
      <w:r w:rsidRPr="005E7770">
        <w:rPr>
          <w:rFonts w:cs="Arial"/>
        </w:rPr>
        <w:t xml:space="preserve"> </w:t>
      </w:r>
      <w:r w:rsidRPr="00667F05">
        <w:rPr>
          <w:rFonts w:cs="Arial"/>
        </w:rPr>
        <w:t>thấy cần thiết</w:t>
      </w:r>
      <w:r>
        <w:rPr>
          <w:rFonts w:cs="Arial"/>
        </w:rPr>
        <w:t>.</w:t>
      </w:r>
    </w:p>
    <w:p w:rsidR="003568ED" w:rsidRPr="005E7770" w:rsidRDefault="003568ED" w:rsidP="00753E3F">
      <w:pPr>
        <w:numPr>
          <w:ilvl w:val="2"/>
          <w:numId w:val="23"/>
        </w:numPr>
        <w:spacing w:before="120" w:line="276" w:lineRule="auto"/>
        <w:ind w:left="0" w:firstLine="0"/>
        <w:jc w:val="both"/>
        <w:rPr>
          <w:b/>
        </w:rPr>
      </w:pPr>
      <w:r w:rsidRPr="00667F05">
        <w:rPr>
          <w:rFonts w:cs="Arial"/>
        </w:rPr>
        <w:t>Những phần được cố định của ống lửa của nồi hơi kiểu đứng phải được thiết kế sao cho</w:t>
      </w:r>
      <w:r w:rsidRPr="005E7770">
        <w:rPr>
          <w:rFonts w:cs="Arial"/>
        </w:rPr>
        <w:t xml:space="preserve"> </w:t>
      </w:r>
      <w:r w:rsidRPr="00667F05">
        <w:rPr>
          <w:rFonts w:cs="Arial"/>
        </w:rPr>
        <w:t>sự biến dạng của ống lửa do dãn nở nhiệt của lò đốt bán cầu không bị khống chế quá chặt</w:t>
      </w:r>
      <w:r>
        <w:rPr>
          <w:rFonts w:cs="Arial"/>
        </w:rPr>
        <w:t>.</w:t>
      </w:r>
    </w:p>
    <w:p w:rsidR="003568ED" w:rsidRDefault="00750E99" w:rsidP="00753E3F">
      <w:pPr>
        <w:numPr>
          <w:ilvl w:val="2"/>
          <w:numId w:val="23"/>
        </w:numPr>
        <w:spacing w:before="120" w:line="276" w:lineRule="auto"/>
        <w:ind w:left="0" w:firstLine="0"/>
        <w:jc w:val="both"/>
        <w:rPr>
          <w:b/>
        </w:rPr>
      </w:pPr>
      <w:r>
        <w:rPr>
          <w:rFonts w:cs="Arial"/>
        </w:rPr>
        <w:t>P</w:t>
      </w:r>
      <w:r w:rsidR="003568ED" w:rsidRPr="00667F05">
        <w:rPr>
          <w:rFonts w:cs="Arial"/>
        </w:rPr>
        <w:t>hải xem xét đầy đủ theo các quy định (1) và (2) dưới đây để ngăn ngừa trước sự</w:t>
      </w:r>
      <w:r w:rsidR="003568ED">
        <w:rPr>
          <w:rFonts w:cs="Arial"/>
        </w:rPr>
        <w:t xml:space="preserve"> </w:t>
      </w:r>
      <w:r w:rsidR="003568ED" w:rsidRPr="00667F05">
        <w:rPr>
          <w:rFonts w:cs="Arial"/>
        </w:rPr>
        <w:t>quá nóng các ống nước của nồi hơi có sản lượng nhiệt của buồng cháy cao</w:t>
      </w:r>
    </w:p>
    <w:p w:rsidR="003568ED" w:rsidRPr="00667F05" w:rsidRDefault="005069EA" w:rsidP="00753E3F">
      <w:pPr>
        <w:numPr>
          <w:ilvl w:val="4"/>
          <w:numId w:val="15"/>
        </w:numPr>
        <w:autoSpaceDE w:val="0"/>
        <w:autoSpaceDN w:val="0"/>
        <w:adjustRightInd w:val="0"/>
        <w:spacing w:line="276" w:lineRule="auto"/>
        <w:jc w:val="both"/>
        <w:rPr>
          <w:rFonts w:cs="Arial"/>
        </w:rPr>
      </w:pPr>
      <w:r>
        <w:rPr>
          <w:rFonts w:cs="Arial"/>
        </w:rPr>
        <w:t>Nồi hơi phải đảm bảo tuần hoàn (trường hợp loại nồi hơi tuần hoàn)</w:t>
      </w:r>
      <w:r w:rsidR="003568ED" w:rsidRPr="00667F05">
        <w:rPr>
          <w:rFonts w:cs="Arial"/>
        </w:rPr>
        <w:t>;</w:t>
      </w:r>
    </w:p>
    <w:p w:rsidR="003568ED" w:rsidRPr="00667F05" w:rsidRDefault="005069EA" w:rsidP="00753E3F">
      <w:pPr>
        <w:numPr>
          <w:ilvl w:val="4"/>
          <w:numId w:val="15"/>
        </w:numPr>
        <w:autoSpaceDE w:val="0"/>
        <w:autoSpaceDN w:val="0"/>
        <w:adjustRightInd w:val="0"/>
        <w:spacing w:line="276" w:lineRule="auto"/>
        <w:jc w:val="both"/>
        <w:rPr>
          <w:rFonts w:cs="Arial"/>
        </w:rPr>
      </w:pPr>
      <w:r>
        <w:rPr>
          <w:rFonts w:cs="Arial"/>
        </w:rPr>
        <w:t>P</w:t>
      </w:r>
      <w:r w:rsidR="003568ED" w:rsidRPr="00667F05">
        <w:rPr>
          <w:rFonts w:cs="Arial"/>
        </w:rPr>
        <w:t>hải trang bị</w:t>
      </w:r>
      <w:r>
        <w:rPr>
          <w:rFonts w:cs="Arial"/>
        </w:rPr>
        <w:t xml:space="preserve"> hệ thống xử lý nước</w:t>
      </w:r>
      <w:r w:rsidR="003568ED" w:rsidRPr="00667F05">
        <w:rPr>
          <w:rFonts w:cs="Arial"/>
        </w:rPr>
        <w:t>.</w:t>
      </w:r>
    </w:p>
    <w:p w:rsidR="003568ED" w:rsidRPr="003568ED" w:rsidRDefault="003568ED" w:rsidP="00753E3F">
      <w:pPr>
        <w:numPr>
          <w:ilvl w:val="1"/>
          <w:numId w:val="23"/>
        </w:numPr>
        <w:spacing w:before="120" w:line="276" w:lineRule="auto"/>
        <w:ind w:left="0" w:firstLine="0"/>
        <w:jc w:val="both"/>
        <w:rPr>
          <w:rFonts w:cs="Arial"/>
          <w:bCs/>
        </w:rPr>
      </w:pPr>
      <w:r w:rsidRPr="003568ED">
        <w:rPr>
          <w:rFonts w:cs="Arial"/>
          <w:bCs/>
        </w:rPr>
        <w:t>Các lư</w:t>
      </w:r>
      <w:r w:rsidRPr="003568ED">
        <w:rPr>
          <w:rFonts w:eastAsia="MS Gothic" w:cs="Arial"/>
          <w:bCs/>
        </w:rPr>
        <w:t>u ý đ</w:t>
      </w:r>
      <w:r w:rsidRPr="003568ED">
        <w:rPr>
          <w:rFonts w:cs="Arial"/>
          <w:bCs/>
        </w:rPr>
        <w:t>ố</w:t>
      </w:r>
      <w:r w:rsidRPr="003568ED">
        <w:rPr>
          <w:rFonts w:eastAsia="MS Gothic" w:cs="Arial"/>
          <w:bCs/>
        </w:rPr>
        <w:t xml:space="preserve">i </w:t>
      </w:r>
      <w:r w:rsidRPr="003568ED">
        <w:rPr>
          <w:rFonts w:cs="Arial"/>
          <w:bCs/>
        </w:rPr>
        <w:t>với</w:t>
      </w:r>
      <w:r w:rsidRPr="003568ED">
        <w:rPr>
          <w:rFonts w:eastAsia="MS Gothic" w:cs="Arial"/>
          <w:bCs/>
        </w:rPr>
        <w:t xml:space="preserve"> vi</w:t>
      </w:r>
      <w:r w:rsidRPr="003568ED">
        <w:rPr>
          <w:rFonts w:cs="Arial"/>
          <w:bCs/>
        </w:rPr>
        <w:t>ệ</w:t>
      </w:r>
      <w:r w:rsidRPr="003568ED">
        <w:rPr>
          <w:rFonts w:eastAsia="MS Gothic" w:cs="Arial"/>
          <w:bCs/>
        </w:rPr>
        <w:t>c l</w:t>
      </w:r>
      <w:r w:rsidRPr="003568ED">
        <w:rPr>
          <w:rFonts w:cs="Arial"/>
          <w:bCs/>
        </w:rPr>
        <w:t>ắ</w:t>
      </w:r>
      <w:r w:rsidRPr="003568ED">
        <w:rPr>
          <w:rFonts w:eastAsia="MS Gothic" w:cs="Arial"/>
          <w:bCs/>
        </w:rPr>
        <w:t>p đ</w:t>
      </w:r>
      <w:r w:rsidRPr="003568ED">
        <w:rPr>
          <w:rFonts w:cs="Arial"/>
          <w:bCs/>
        </w:rPr>
        <w:t>ặ</w:t>
      </w:r>
      <w:r w:rsidRPr="003568ED">
        <w:rPr>
          <w:rFonts w:eastAsia="MS Gothic" w:cs="Arial"/>
          <w:bCs/>
        </w:rPr>
        <w:t>t</w:t>
      </w:r>
    </w:p>
    <w:p w:rsidR="003568ED" w:rsidRPr="00F51483" w:rsidRDefault="003568ED" w:rsidP="00753E3F">
      <w:pPr>
        <w:numPr>
          <w:ilvl w:val="2"/>
          <w:numId w:val="23"/>
        </w:numPr>
        <w:tabs>
          <w:tab w:val="left" w:pos="993"/>
        </w:tabs>
        <w:autoSpaceDE w:val="0"/>
        <w:autoSpaceDN w:val="0"/>
        <w:adjustRightInd w:val="0"/>
        <w:spacing w:before="120" w:line="276" w:lineRule="auto"/>
        <w:ind w:left="0" w:firstLine="0"/>
        <w:jc w:val="both"/>
        <w:rPr>
          <w:rFonts w:cs="Arial"/>
        </w:rPr>
      </w:pPr>
      <w:r w:rsidRPr="00F51483">
        <w:rPr>
          <w:rFonts w:cs="Arial"/>
        </w:rPr>
        <w:t>Nồi hơi phải được lắp đặt sao cho tác động của các tải trọng hoặc ngoại lực sau đây là</w:t>
      </w:r>
      <w:r w:rsidR="00F51483">
        <w:rPr>
          <w:rFonts w:cs="Arial"/>
        </w:rPr>
        <w:t xml:space="preserve"> </w:t>
      </w:r>
      <w:r w:rsidRPr="00F51483">
        <w:rPr>
          <w:rFonts w:cs="Arial"/>
        </w:rPr>
        <w:t>nhỏ nhất:</w:t>
      </w:r>
    </w:p>
    <w:p w:rsidR="003568ED" w:rsidRPr="003568ED" w:rsidRDefault="003568ED" w:rsidP="00753E3F">
      <w:pPr>
        <w:pStyle w:val="Heading5"/>
        <w:numPr>
          <w:ilvl w:val="0"/>
          <w:numId w:val="81"/>
        </w:numPr>
        <w:spacing w:before="0" w:line="276" w:lineRule="auto"/>
        <w:ind w:left="993" w:hanging="426"/>
        <w:rPr>
          <w:sz w:val="24"/>
          <w:szCs w:val="24"/>
        </w:rPr>
      </w:pPr>
      <w:r w:rsidRPr="003568ED">
        <w:rPr>
          <w:sz w:val="24"/>
          <w:szCs w:val="24"/>
        </w:rPr>
        <w:t xml:space="preserve">Các chuyển động hoặc chấn động của </w:t>
      </w:r>
      <w:r w:rsidR="00495346">
        <w:rPr>
          <w:sz w:val="24"/>
          <w:szCs w:val="24"/>
          <w:lang w:val="en-US"/>
        </w:rPr>
        <w:t>công trình biển</w:t>
      </w:r>
      <w:r w:rsidRPr="003568ED">
        <w:rPr>
          <w:sz w:val="24"/>
          <w:szCs w:val="24"/>
        </w:rPr>
        <w:t xml:space="preserve"> do máy móc sinh ra;</w:t>
      </w:r>
    </w:p>
    <w:p w:rsidR="003568ED" w:rsidRPr="003568ED" w:rsidRDefault="003568ED" w:rsidP="00753E3F">
      <w:pPr>
        <w:pStyle w:val="Heading5"/>
        <w:numPr>
          <w:ilvl w:val="0"/>
          <w:numId w:val="81"/>
        </w:numPr>
        <w:spacing w:before="0" w:line="276" w:lineRule="auto"/>
        <w:ind w:left="993" w:hanging="426"/>
        <w:rPr>
          <w:sz w:val="24"/>
          <w:szCs w:val="24"/>
        </w:rPr>
      </w:pPr>
      <w:r w:rsidRPr="003568ED">
        <w:rPr>
          <w:sz w:val="24"/>
          <w:szCs w:val="24"/>
        </w:rPr>
        <w:t>Ngoại lực sinh ra do các ống và các chi tiết đỡ được lắp vào nồi hơi;</w:t>
      </w:r>
    </w:p>
    <w:p w:rsidR="003568ED" w:rsidRPr="003568ED" w:rsidRDefault="003568ED" w:rsidP="00753E3F">
      <w:pPr>
        <w:pStyle w:val="Heading5"/>
        <w:numPr>
          <w:ilvl w:val="0"/>
          <w:numId w:val="81"/>
        </w:numPr>
        <w:spacing w:before="0" w:line="276" w:lineRule="auto"/>
        <w:ind w:left="993" w:hanging="426"/>
        <w:rPr>
          <w:sz w:val="24"/>
          <w:szCs w:val="24"/>
        </w:rPr>
      </w:pPr>
      <w:r w:rsidRPr="003568ED">
        <w:rPr>
          <w:sz w:val="24"/>
          <w:szCs w:val="24"/>
        </w:rPr>
        <w:t>Sự dãn nở nhiệt do sự thay đổi nhiệt độ.</w:t>
      </w:r>
    </w:p>
    <w:p w:rsidR="003568ED" w:rsidRPr="003568ED" w:rsidRDefault="003568ED" w:rsidP="00753E3F">
      <w:pPr>
        <w:numPr>
          <w:ilvl w:val="2"/>
          <w:numId w:val="23"/>
        </w:numPr>
        <w:tabs>
          <w:tab w:val="left" w:pos="993"/>
        </w:tabs>
        <w:autoSpaceDE w:val="0"/>
        <w:autoSpaceDN w:val="0"/>
        <w:adjustRightInd w:val="0"/>
        <w:spacing w:before="120" w:line="276" w:lineRule="auto"/>
        <w:ind w:left="0" w:firstLine="0"/>
        <w:jc w:val="both"/>
        <w:rPr>
          <w:rFonts w:cs="Arial"/>
        </w:rPr>
      </w:pPr>
      <w:r w:rsidRPr="003568ED">
        <w:rPr>
          <w:rFonts w:cs="Arial"/>
        </w:rPr>
        <w:t xml:space="preserve">Bộ tiết kiệm </w:t>
      </w:r>
      <w:r w:rsidR="00E806BA">
        <w:rPr>
          <w:rFonts w:cs="Arial"/>
        </w:rPr>
        <w:t>khí xả</w:t>
      </w:r>
      <w:r w:rsidRPr="003568ED">
        <w:rPr>
          <w:rFonts w:cs="Arial"/>
        </w:rPr>
        <w:t xml:space="preserve"> loại khung sườn phải được lắp đặt sao cho có thể kiểm tra được dễ</w:t>
      </w:r>
      <w:r>
        <w:rPr>
          <w:rFonts w:cs="Arial"/>
        </w:rPr>
        <w:t xml:space="preserve"> </w:t>
      </w:r>
      <w:r w:rsidRPr="003568ED">
        <w:rPr>
          <w:rFonts w:cs="Arial"/>
        </w:rPr>
        <w:t>dàng tấm lắp ống vào thân vỏ.</w:t>
      </w:r>
    </w:p>
    <w:p w:rsidR="003568ED" w:rsidRPr="003568ED" w:rsidRDefault="003568ED" w:rsidP="00753E3F">
      <w:pPr>
        <w:numPr>
          <w:ilvl w:val="1"/>
          <w:numId w:val="23"/>
        </w:numPr>
        <w:spacing w:before="120" w:line="276" w:lineRule="auto"/>
        <w:ind w:left="0" w:firstLine="0"/>
        <w:jc w:val="both"/>
        <w:rPr>
          <w:rFonts w:cs="Arial"/>
          <w:bCs/>
        </w:rPr>
      </w:pPr>
      <w:r w:rsidRPr="003568ED">
        <w:rPr>
          <w:rFonts w:cs="Arial"/>
          <w:bCs/>
        </w:rPr>
        <w:t>Bả</w:t>
      </w:r>
      <w:r w:rsidRPr="003568ED">
        <w:rPr>
          <w:rFonts w:eastAsia="MS Gothic" w:cs="Arial"/>
          <w:bCs/>
        </w:rPr>
        <w:t>o v</w:t>
      </w:r>
      <w:r w:rsidRPr="003568ED">
        <w:rPr>
          <w:rFonts w:cs="Arial"/>
          <w:bCs/>
        </w:rPr>
        <w:t>ệ</w:t>
      </w:r>
      <w:r w:rsidRPr="003568ED">
        <w:rPr>
          <w:rFonts w:eastAsia="MS Gothic" w:cs="Arial"/>
          <w:bCs/>
        </w:rPr>
        <w:t xml:space="preserve"> tránh </w:t>
      </w:r>
      <w:r w:rsidRPr="003568ED">
        <w:rPr>
          <w:rFonts w:cs="Arial"/>
          <w:bCs/>
        </w:rPr>
        <w:t>ả</w:t>
      </w:r>
      <w:r w:rsidRPr="003568ED">
        <w:rPr>
          <w:rFonts w:eastAsia="MS Gothic" w:cs="Arial"/>
          <w:bCs/>
        </w:rPr>
        <w:t>nh h</w:t>
      </w:r>
      <w:r w:rsidRPr="003568ED">
        <w:rPr>
          <w:rFonts w:cs="Arial"/>
          <w:bCs/>
        </w:rPr>
        <w:t>ưở</w:t>
      </w:r>
      <w:r w:rsidRPr="003568ED">
        <w:rPr>
          <w:rFonts w:eastAsia="MS Gothic" w:cs="Arial"/>
          <w:bCs/>
        </w:rPr>
        <w:t>ng c</w:t>
      </w:r>
      <w:r w:rsidRPr="003568ED">
        <w:rPr>
          <w:rFonts w:cs="Arial"/>
          <w:bCs/>
        </w:rPr>
        <w:t>ủ</w:t>
      </w:r>
      <w:r w:rsidRPr="003568ED">
        <w:rPr>
          <w:rFonts w:eastAsia="MS Gothic" w:cs="Arial"/>
          <w:bCs/>
        </w:rPr>
        <w:t>a ng</w:t>
      </w:r>
      <w:r w:rsidRPr="003568ED">
        <w:rPr>
          <w:rFonts w:cs="Arial"/>
          <w:bCs/>
        </w:rPr>
        <w:t>ọ</w:t>
      </w:r>
      <w:r w:rsidRPr="003568ED">
        <w:rPr>
          <w:rFonts w:eastAsia="MS Gothic" w:cs="Arial"/>
          <w:bCs/>
        </w:rPr>
        <w:t>n l</w:t>
      </w:r>
      <w:r w:rsidRPr="003568ED">
        <w:rPr>
          <w:rFonts w:cs="Arial"/>
          <w:bCs/>
        </w:rPr>
        <w:t>ử</w:t>
      </w:r>
      <w:r w:rsidRPr="003568ED">
        <w:rPr>
          <w:rFonts w:eastAsia="MS Gothic" w:cs="Arial"/>
          <w:bCs/>
        </w:rPr>
        <w:t>a</w:t>
      </w:r>
    </w:p>
    <w:p w:rsidR="003568ED" w:rsidRPr="00667F05" w:rsidRDefault="003568ED" w:rsidP="00753E3F">
      <w:pPr>
        <w:autoSpaceDE w:val="0"/>
        <w:autoSpaceDN w:val="0"/>
        <w:adjustRightInd w:val="0"/>
        <w:spacing w:line="276" w:lineRule="auto"/>
        <w:ind w:firstLine="709"/>
        <w:jc w:val="both"/>
        <w:rPr>
          <w:rFonts w:cs="Arial"/>
        </w:rPr>
      </w:pPr>
      <w:proofErr w:type="gramStart"/>
      <w:r w:rsidRPr="00667F05">
        <w:rPr>
          <w:rFonts w:cs="Arial"/>
        </w:rPr>
        <w:t>Khi phần bầu góp và ống góp là phần tiếp xúc với lửa hoặc khí có nhiệt độ cao thì phải</w:t>
      </w:r>
      <w:r>
        <w:rPr>
          <w:rFonts w:cs="Arial"/>
        </w:rPr>
        <w:t xml:space="preserve"> </w:t>
      </w:r>
      <w:r w:rsidRPr="00667F05">
        <w:rPr>
          <w:rFonts w:cs="Arial"/>
        </w:rPr>
        <w:t>có thêm cách nhiệt hoặc các biện pháp thích hợp khác.</w:t>
      </w:r>
      <w:proofErr w:type="gramEnd"/>
      <w:r w:rsidRPr="00667F05">
        <w:rPr>
          <w:rFonts w:cs="Arial"/>
        </w:rPr>
        <w:t xml:space="preserve"> Đối với bộ tiết kiệm </w:t>
      </w:r>
      <w:r w:rsidR="00E806BA">
        <w:rPr>
          <w:rFonts w:cs="Arial"/>
        </w:rPr>
        <w:t>khí xả</w:t>
      </w:r>
      <w:r w:rsidRPr="00667F05">
        <w:rPr>
          <w:rFonts w:cs="Arial"/>
        </w:rPr>
        <w:t xml:space="preserve"> loại</w:t>
      </w:r>
      <w:r>
        <w:rPr>
          <w:rFonts w:cs="Arial"/>
        </w:rPr>
        <w:t xml:space="preserve"> </w:t>
      </w:r>
      <w:r w:rsidRPr="00667F05">
        <w:rPr>
          <w:rFonts w:cs="Arial"/>
        </w:rPr>
        <w:lastRenderedPageBreak/>
        <w:t xml:space="preserve">khung sườn, bọc cách nhiệt ở vị trí </w:t>
      </w:r>
      <w:proofErr w:type="gramStart"/>
      <w:r w:rsidRPr="00667F05">
        <w:rPr>
          <w:rFonts w:cs="Arial"/>
        </w:rPr>
        <w:t>chu</w:t>
      </w:r>
      <w:proofErr w:type="gramEnd"/>
      <w:r w:rsidRPr="00667F05">
        <w:rPr>
          <w:rFonts w:cs="Arial"/>
        </w:rPr>
        <w:t xml:space="preserve"> vi của tấm đầu ống phải sao cho có thể kiểm tra</w:t>
      </w:r>
      <w:r>
        <w:rPr>
          <w:rFonts w:cs="Arial"/>
        </w:rPr>
        <w:t xml:space="preserve"> </w:t>
      </w:r>
      <w:r w:rsidRPr="00667F05">
        <w:rPr>
          <w:rFonts w:cs="Arial"/>
        </w:rPr>
        <w:t>bằng siêu âm được đối với tấm lắp ống vào thân vỏ.</w:t>
      </w:r>
    </w:p>
    <w:p w:rsidR="003568ED" w:rsidRPr="003568ED" w:rsidRDefault="003568ED" w:rsidP="00753E3F">
      <w:pPr>
        <w:numPr>
          <w:ilvl w:val="1"/>
          <w:numId w:val="23"/>
        </w:numPr>
        <w:spacing w:before="120" w:line="276" w:lineRule="auto"/>
        <w:ind w:left="0" w:firstLine="0"/>
        <w:jc w:val="both"/>
        <w:rPr>
          <w:rFonts w:cs="Arial"/>
          <w:bCs/>
        </w:rPr>
      </w:pPr>
      <w:r w:rsidRPr="003568ED">
        <w:rPr>
          <w:rFonts w:cs="Arial"/>
          <w:bCs/>
        </w:rPr>
        <w:t>Lư</w:t>
      </w:r>
      <w:r w:rsidRPr="003568ED">
        <w:rPr>
          <w:rFonts w:eastAsia="MS Gothic" w:cs="Arial"/>
          <w:bCs/>
        </w:rPr>
        <w:t>u ý cháy mu</w:t>
      </w:r>
      <w:r w:rsidRPr="003568ED">
        <w:rPr>
          <w:rFonts w:cs="Arial"/>
          <w:bCs/>
        </w:rPr>
        <w:t>ộ</w:t>
      </w:r>
      <w:r w:rsidRPr="003568ED">
        <w:rPr>
          <w:rFonts w:eastAsia="MS Gothic" w:cs="Arial"/>
          <w:bCs/>
        </w:rPr>
        <w:t>i</w:t>
      </w:r>
    </w:p>
    <w:p w:rsidR="003568ED" w:rsidRDefault="003568ED" w:rsidP="00753E3F">
      <w:pPr>
        <w:autoSpaceDE w:val="0"/>
        <w:autoSpaceDN w:val="0"/>
        <w:adjustRightInd w:val="0"/>
        <w:spacing w:line="276" w:lineRule="auto"/>
        <w:ind w:firstLine="709"/>
        <w:jc w:val="both"/>
        <w:rPr>
          <w:b/>
        </w:rPr>
      </w:pPr>
      <w:r w:rsidRPr="00053228">
        <w:rPr>
          <w:noProof/>
          <w:lang w:eastAsia="x-none"/>
        </w:rPr>
        <w:t xml:space="preserve">Đối với nồi hơi </w:t>
      </w:r>
      <w:r w:rsidR="00E806BA">
        <w:rPr>
          <w:noProof/>
          <w:lang w:eastAsia="x-none"/>
        </w:rPr>
        <w:t>khí xả</w:t>
      </w:r>
      <w:r w:rsidRPr="00053228">
        <w:rPr>
          <w:noProof/>
          <w:lang w:eastAsia="x-none"/>
        </w:rPr>
        <w:t xml:space="preserve"> và bộ tiết kiệm </w:t>
      </w:r>
      <w:r w:rsidR="00E806BA">
        <w:rPr>
          <w:noProof/>
          <w:lang w:eastAsia="x-none"/>
        </w:rPr>
        <w:t>khí xả</w:t>
      </w:r>
      <w:r w:rsidRPr="00053228">
        <w:rPr>
          <w:noProof/>
          <w:lang w:eastAsia="x-none"/>
        </w:rPr>
        <w:t xml:space="preserve"> phải lưu ý để tránh cho chúng khỏi bị hư</w:t>
      </w:r>
      <w:r>
        <w:rPr>
          <w:rFonts w:cs="Arial"/>
        </w:rPr>
        <w:t xml:space="preserve"> </w:t>
      </w:r>
      <w:r w:rsidRPr="00667F05">
        <w:rPr>
          <w:rFonts w:cs="Arial"/>
        </w:rPr>
        <w:t>hại do cháy muội.</w:t>
      </w:r>
    </w:p>
    <w:p w:rsidR="00DA1AFD" w:rsidRPr="00924EF8" w:rsidRDefault="00B36DC7" w:rsidP="00753E3F">
      <w:pPr>
        <w:pStyle w:val="Heading3"/>
        <w:numPr>
          <w:ilvl w:val="0"/>
          <w:numId w:val="39"/>
        </w:numPr>
        <w:spacing w:line="276" w:lineRule="auto"/>
        <w:rPr>
          <w:sz w:val="24"/>
          <w:szCs w:val="24"/>
        </w:rPr>
      </w:pPr>
      <w:bookmarkStart w:id="16" w:name="_Toc527124207"/>
      <w:r w:rsidRPr="00924EF8">
        <w:rPr>
          <w:sz w:val="24"/>
          <w:szCs w:val="24"/>
        </w:rPr>
        <w:t xml:space="preserve">Các bản vẽ và tài liệu </w:t>
      </w:r>
      <w:r w:rsidR="00CA37F6">
        <w:rPr>
          <w:sz w:val="24"/>
          <w:szCs w:val="24"/>
          <w:lang w:val="en-US"/>
        </w:rPr>
        <w:t>nộp</w:t>
      </w:r>
      <w:r w:rsidRPr="00924EF8">
        <w:rPr>
          <w:sz w:val="24"/>
          <w:szCs w:val="24"/>
        </w:rPr>
        <w:t xml:space="preserve"> thẩm định</w:t>
      </w:r>
      <w:bookmarkEnd w:id="16"/>
      <w:r w:rsidRPr="00924EF8">
        <w:rPr>
          <w:sz w:val="24"/>
          <w:szCs w:val="24"/>
        </w:rPr>
        <w:t xml:space="preserve"> </w:t>
      </w:r>
    </w:p>
    <w:p w:rsidR="00B36DC7" w:rsidRPr="009D78B0" w:rsidRDefault="00B36DC7" w:rsidP="00753E3F">
      <w:pPr>
        <w:numPr>
          <w:ilvl w:val="0"/>
          <w:numId w:val="24"/>
        </w:numPr>
        <w:spacing w:before="120" w:line="276" w:lineRule="auto"/>
        <w:ind w:left="0" w:firstLine="0"/>
        <w:jc w:val="both"/>
        <w:rPr>
          <w:rFonts w:cs="Arial"/>
        </w:rPr>
      </w:pPr>
      <w:r w:rsidRPr="009D78B0">
        <w:rPr>
          <w:rFonts w:cs="Arial"/>
        </w:rPr>
        <w:t>Các bản vẽ (có chỉ rõ vật liệu và kích thước):</w:t>
      </w:r>
    </w:p>
    <w:p w:rsidR="00B36DC7" w:rsidRPr="00B36DC7" w:rsidRDefault="00B36DC7" w:rsidP="005A6F87">
      <w:pPr>
        <w:pStyle w:val="Heading6"/>
        <w:numPr>
          <w:ilvl w:val="5"/>
          <w:numId w:val="26"/>
        </w:numPr>
        <w:spacing w:after="0" w:line="276" w:lineRule="auto"/>
        <w:ind w:left="1276" w:hanging="567"/>
        <w:rPr>
          <w:sz w:val="24"/>
          <w:szCs w:val="24"/>
        </w:rPr>
      </w:pPr>
      <w:r w:rsidRPr="00B36DC7">
        <w:rPr>
          <w:sz w:val="24"/>
          <w:szCs w:val="24"/>
        </w:rPr>
        <w:t>Bố trí chung của nồi hơi;</w:t>
      </w:r>
      <w:r w:rsidR="005F15F1">
        <w:rPr>
          <w:sz w:val="24"/>
          <w:szCs w:val="24"/>
          <w:lang w:val="en-US"/>
        </w:rPr>
        <w:t xml:space="preserve"> </w:t>
      </w:r>
    </w:p>
    <w:p w:rsidR="00B36DC7" w:rsidRPr="00B36DC7" w:rsidRDefault="00B36DC7" w:rsidP="005A6F87">
      <w:pPr>
        <w:pStyle w:val="Heading6"/>
        <w:numPr>
          <w:ilvl w:val="5"/>
          <w:numId w:val="26"/>
        </w:numPr>
        <w:spacing w:after="0" w:line="276" w:lineRule="auto"/>
        <w:ind w:left="1276" w:hanging="567"/>
        <w:rPr>
          <w:sz w:val="24"/>
          <w:szCs w:val="24"/>
        </w:rPr>
      </w:pPr>
      <w:r w:rsidRPr="00B36DC7">
        <w:rPr>
          <w:sz w:val="24"/>
          <w:szCs w:val="24"/>
        </w:rPr>
        <w:t>Các chi tiết vỏ và ống góp (bao gồm cả các phụ tùng bên trong);</w:t>
      </w:r>
    </w:p>
    <w:p w:rsidR="00B36DC7" w:rsidRPr="00B36DC7" w:rsidRDefault="00B36DC7" w:rsidP="005A6F87">
      <w:pPr>
        <w:pStyle w:val="Heading6"/>
        <w:numPr>
          <w:ilvl w:val="5"/>
          <w:numId w:val="26"/>
        </w:numPr>
        <w:spacing w:after="0" w:line="276" w:lineRule="auto"/>
        <w:ind w:left="1276" w:hanging="567"/>
        <w:rPr>
          <w:sz w:val="24"/>
          <w:szCs w:val="24"/>
        </w:rPr>
      </w:pPr>
      <w:r w:rsidRPr="00B36DC7">
        <w:rPr>
          <w:sz w:val="24"/>
          <w:szCs w:val="24"/>
        </w:rPr>
        <w:t>Các chi tiết của giá lắp phụ tùng và vòi phun của nồi hơi;</w:t>
      </w:r>
    </w:p>
    <w:p w:rsidR="00B36DC7" w:rsidRDefault="00B36DC7" w:rsidP="005A6F87">
      <w:pPr>
        <w:pStyle w:val="Heading6"/>
        <w:numPr>
          <w:ilvl w:val="5"/>
          <w:numId w:val="26"/>
        </w:numPr>
        <w:spacing w:after="0" w:line="276" w:lineRule="auto"/>
        <w:ind w:left="1276" w:hanging="567"/>
        <w:rPr>
          <w:sz w:val="24"/>
          <w:szCs w:val="24"/>
          <w:lang w:val="en-US"/>
        </w:rPr>
      </w:pPr>
      <w:r w:rsidRPr="00B36DC7">
        <w:rPr>
          <w:sz w:val="24"/>
          <w:szCs w:val="24"/>
        </w:rPr>
        <w:t>Bố trí và các chi tiết của các ống nồi hơi;</w:t>
      </w:r>
    </w:p>
    <w:p w:rsidR="00053228" w:rsidRPr="00053228" w:rsidRDefault="00053228" w:rsidP="005A6F87">
      <w:pPr>
        <w:pStyle w:val="Heading6"/>
        <w:numPr>
          <w:ilvl w:val="5"/>
          <w:numId w:val="26"/>
        </w:numPr>
        <w:spacing w:after="0" w:line="276" w:lineRule="auto"/>
        <w:ind w:left="1276" w:hanging="567"/>
        <w:rPr>
          <w:sz w:val="24"/>
          <w:szCs w:val="24"/>
          <w:lang w:val="en-US"/>
        </w:rPr>
      </w:pPr>
      <w:r w:rsidRPr="00053228">
        <w:rPr>
          <w:sz w:val="24"/>
          <w:szCs w:val="24"/>
          <w:lang w:val="en-US"/>
        </w:rPr>
        <w:t>Bố trí bệ nồi hơi;</w:t>
      </w:r>
    </w:p>
    <w:p w:rsidR="00053228" w:rsidRPr="00053228" w:rsidRDefault="00053228" w:rsidP="005A6F87">
      <w:pPr>
        <w:pStyle w:val="Heading6"/>
        <w:numPr>
          <w:ilvl w:val="5"/>
          <w:numId w:val="26"/>
        </w:numPr>
        <w:spacing w:after="0" w:line="276" w:lineRule="auto"/>
        <w:ind w:left="1276" w:hanging="567"/>
        <w:rPr>
          <w:sz w:val="24"/>
          <w:szCs w:val="24"/>
        </w:rPr>
      </w:pPr>
      <w:r w:rsidRPr="00053228">
        <w:rPr>
          <w:sz w:val="24"/>
          <w:szCs w:val="24"/>
        </w:rPr>
        <w:t xml:space="preserve">Bố trí hệ </w:t>
      </w:r>
      <w:r w:rsidRPr="00053228">
        <w:rPr>
          <w:sz w:val="24"/>
          <w:szCs w:val="24"/>
          <w:lang w:val="en-US"/>
        </w:rPr>
        <w:t>thống</w:t>
      </w:r>
      <w:r w:rsidRPr="00053228">
        <w:rPr>
          <w:sz w:val="24"/>
          <w:szCs w:val="24"/>
        </w:rPr>
        <w:t xml:space="preserve"> dầu nhiên liệu bao gồm cả buồng đốt;</w:t>
      </w:r>
    </w:p>
    <w:p w:rsidR="00053228" w:rsidRPr="00053228" w:rsidRDefault="00053228" w:rsidP="005A6F87">
      <w:pPr>
        <w:pStyle w:val="Heading6"/>
        <w:numPr>
          <w:ilvl w:val="5"/>
          <w:numId w:val="26"/>
        </w:numPr>
        <w:spacing w:after="0" w:line="276" w:lineRule="auto"/>
        <w:ind w:left="1276" w:hanging="567"/>
        <w:rPr>
          <w:sz w:val="24"/>
          <w:szCs w:val="24"/>
        </w:rPr>
      </w:pPr>
      <w:r w:rsidRPr="00053228">
        <w:rPr>
          <w:sz w:val="24"/>
          <w:szCs w:val="24"/>
        </w:rPr>
        <w:t>Các hệ thống điều khiển và kiểm soát nồi hơi;</w:t>
      </w:r>
    </w:p>
    <w:p w:rsidR="00B36DC7" w:rsidRPr="00B36DC7" w:rsidRDefault="00B36DC7" w:rsidP="005A6F87">
      <w:pPr>
        <w:pStyle w:val="Heading6"/>
        <w:numPr>
          <w:ilvl w:val="5"/>
          <w:numId w:val="26"/>
        </w:numPr>
        <w:spacing w:after="0" w:line="276" w:lineRule="auto"/>
        <w:ind w:left="1276" w:hanging="567"/>
        <w:rPr>
          <w:sz w:val="24"/>
          <w:szCs w:val="24"/>
        </w:rPr>
      </w:pPr>
      <w:r w:rsidRPr="00B36DC7">
        <w:rPr>
          <w:sz w:val="24"/>
          <w:szCs w:val="24"/>
        </w:rPr>
        <w:t>Bố trí và các chi tiết của các ống của bộ quá nhiệt và bầu hâm nóng;</w:t>
      </w:r>
    </w:p>
    <w:p w:rsidR="00B36DC7" w:rsidRPr="00B36DC7" w:rsidRDefault="00B36DC7" w:rsidP="005A6F87">
      <w:pPr>
        <w:pStyle w:val="Heading6"/>
        <w:numPr>
          <w:ilvl w:val="5"/>
          <w:numId w:val="26"/>
        </w:numPr>
        <w:spacing w:after="0" w:line="276" w:lineRule="auto"/>
        <w:ind w:left="1276" w:hanging="567"/>
        <w:rPr>
          <w:sz w:val="24"/>
          <w:szCs w:val="24"/>
        </w:rPr>
      </w:pPr>
      <w:r w:rsidRPr="00B36DC7">
        <w:rPr>
          <w:sz w:val="24"/>
          <w:szCs w:val="24"/>
        </w:rPr>
        <w:t>Các chi tiết của bộ xả quá nhiệt trong;</w:t>
      </w:r>
    </w:p>
    <w:p w:rsidR="00B36DC7" w:rsidRPr="00B36DC7" w:rsidRDefault="00B36DC7" w:rsidP="005A6F87">
      <w:pPr>
        <w:pStyle w:val="Heading6"/>
        <w:numPr>
          <w:ilvl w:val="5"/>
          <w:numId w:val="26"/>
        </w:numPr>
        <w:autoSpaceDE w:val="0"/>
        <w:autoSpaceDN w:val="0"/>
        <w:adjustRightInd w:val="0"/>
        <w:spacing w:after="0" w:line="276" w:lineRule="auto"/>
        <w:ind w:left="1276" w:hanging="567"/>
        <w:rPr>
          <w:rFonts w:cs="Arial"/>
          <w:sz w:val="24"/>
          <w:szCs w:val="24"/>
        </w:rPr>
      </w:pPr>
      <w:r w:rsidRPr="00B36DC7">
        <w:rPr>
          <w:sz w:val="24"/>
          <w:szCs w:val="24"/>
        </w:rPr>
        <w:t xml:space="preserve">Bố trí và các chi tiết của các ống của bộ tiết kiệm và </w:t>
      </w:r>
      <w:r w:rsidR="00514197">
        <w:rPr>
          <w:sz w:val="24"/>
          <w:szCs w:val="24"/>
          <w:lang w:val="en-US"/>
        </w:rPr>
        <w:t>bộ</w:t>
      </w:r>
      <w:r w:rsidRPr="00B36DC7">
        <w:rPr>
          <w:sz w:val="24"/>
          <w:szCs w:val="24"/>
        </w:rPr>
        <w:t xml:space="preserve"> tiết kiệm </w:t>
      </w:r>
      <w:r w:rsidR="00E806BA">
        <w:rPr>
          <w:sz w:val="24"/>
          <w:szCs w:val="24"/>
        </w:rPr>
        <w:t>khí xả</w:t>
      </w:r>
      <w:r w:rsidRPr="00B36DC7">
        <w:rPr>
          <w:rFonts w:cs="Arial"/>
          <w:sz w:val="24"/>
          <w:szCs w:val="24"/>
        </w:rPr>
        <w:t>;</w:t>
      </w:r>
    </w:p>
    <w:p w:rsidR="00B36DC7" w:rsidRPr="00B36DC7" w:rsidRDefault="00B36DC7" w:rsidP="005A6F87">
      <w:pPr>
        <w:pStyle w:val="Heading6"/>
        <w:numPr>
          <w:ilvl w:val="5"/>
          <w:numId w:val="26"/>
        </w:numPr>
        <w:autoSpaceDE w:val="0"/>
        <w:autoSpaceDN w:val="0"/>
        <w:adjustRightInd w:val="0"/>
        <w:spacing w:after="0" w:line="276" w:lineRule="auto"/>
        <w:ind w:left="1276" w:hanging="567"/>
        <w:rPr>
          <w:rFonts w:cs="Arial"/>
          <w:sz w:val="24"/>
          <w:szCs w:val="24"/>
        </w:rPr>
      </w:pPr>
      <w:r w:rsidRPr="00B36DC7">
        <w:rPr>
          <w:rFonts w:cs="Arial"/>
          <w:sz w:val="24"/>
          <w:szCs w:val="24"/>
        </w:rPr>
        <w:t xml:space="preserve">Các chi tiết của bộ hâm </w:t>
      </w:r>
      <w:r w:rsidR="00900060">
        <w:rPr>
          <w:rFonts w:cs="Arial"/>
          <w:sz w:val="24"/>
          <w:szCs w:val="24"/>
          <w:lang w:val="en-US"/>
        </w:rPr>
        <w:t xml:space="preserve">nóng </w:t>
      </w:r>
      <w:r w:rsidR="00514197">
        <w:rPr>
          <w:rFonts w:cs="Arial"/>
          <w:sz w:val="24"/>
          <w:szCs w:val="24"/>
          <w:lang w:val="en-US"/>
        </w:rPr>
        <w:t>sơ bộ</w:t>
      </w:r>
      <w:r w:rsidRPr="00B36DC7">
        <w:rPr>
          <w:rFonts w:cs="Arial"/>
          <w:sz w:val="24"/>
          <w:szCs w:val="24"/>
        </w:rPr>
        <w:t xml:space="preserve"> không khí;</w:t>
      </w:r>
    </w:p>
    <w:p w:rsidR="00B36DC7" w:rsidRPr="00B36DC7" w:rsidRDefault="00B36DC7" w:rsidP="005A6F87">
      <w:pPr>
        <w:pStyle w:val="Heading6"/>
        <w:numPr>
          <w:ilvl w:val="5"/>
          <w:numId w:val="26"/>
        </w:numPr>
        <w:autoSpaceDE w:val="0"/>
        <w:autoSpaceDN w:val="0"/>
        <w:adjustRightInd w:val="0"/>
        <w:spacing w:after="0" w:line="276" w:lineRule="auto"/>
        <w:ind w:left="1276" w:hanging="567"/>
        <w:rPr>
          <w:rFonts w:cs="Arial"/>
          <w:sz w:val="24"/>
          <w:szCs w:val="24"/>
        </w:rPr>
      </w:pPr>
      <w:r w:rsidRPr="00B36DC7">
        <w:rPr>
          <w:rFonts w:cs="Arial"/>
          <w:sz w:val="24"/>
          <w:szCs w:val="24"/>
        </w:rPr>
        <w:t>Bố trí và các chi tiết phụ tùng của nồi hơi;</w:t>
      </w:r>
    </w:p>
    <w:p w:rsidR="00B36DC7" w:rsidRPr="00B36DC7" w:rsidRDefault="00B36DC7" w:rsidP="005A6F87">
      <w:pPr>
        <w:pStyle w:val="Heading6"/>
        <w:numPr>
          <w:ilvl w:val="5"/>
          <w:numId w:val="26"/>
        </w:numPr>
        <w:autoSpaceDE w:val="0"/>
        <w:autoSpaceDN w:val="0"/>
        <w:adjustRightInd w:val="0"/>
        <w:spacing w:after="0" w:line="276" w:lineRule="auto"/>
        <w:ind w:left="1276" w:hanging="567"/>
        <w:rPr>
          <w:rFonts w:cs="Arial"/>
          <w:sz w:val="24"/>
          <w:szCs w:val="24"/>
        </w:rPr>
      </w:pPr>
      <w:r w:rsidRPr="00B36DC7">
        <w:rPr>
          <w:rFonts w:cs="Arial"/>
          <w:sz w:val="24"/>
          <w:szCs w:val="24"/>
        </w:rPr>
        <w:t>Bố trí các van an toàn (cùng với các thông số kỹ thuật);</w:t>
      </w:r>
    </w:p>
    <w:p w:rsidR="00B36DC7" w:rsidRPr="00B36DC7" w:rsidRDefault="00B36DC7" w:rsidP="005A6F87">
      <w:pPr>
        <w:pStyle w:val="Heading6"/>
        <w:numPr>
          <w:ilvl w:val="5"/>
          <w:numId w:val="26"/>
        </w:numPr>
        <w:autoSpaceDE w:val="0"/>
        <w:autoSpaceDN w:val="0"/>
        <w:adjustRightInd w:val="0"/>
        <w:spacing w:after="0" w:line="276" w:lineRule="auto"/>
        <w:ind w:left="1276" w:hanging="567"/>
        <w:rPr>
          <w:rFonts w:cs="Arial"/>
          <w:sz w:val="24"/>
          <w:szCs w:val="24"/>
        </w:rPr>
      </w:pPr>
      <w:r w:rsidRPr="00B36DC7">
        <w:rPr>
          <w:rFonts w:cs="Arial"/>
          <w:sz w:val="24"/>
          <w:szCs w:val="24"/>
        </w:rPr>
        <w:t>Các bản vẽ khác mà Đăng kiểm thấy cần thiết.</w:t>
      </w:r>
    </w:p>
    <w:p w:rsidR="00B36DC7" w:rsidRPr="00B36DC7" w:rsidRDefault="00B36DC7" w:rsidP="00753E3F">
      <w:pPr>
        <w:numPr>
          <w:ilvl w:val="0"/>
          <w:numId w:val="24"/>
        </w:numPr>
        <w:spacing w:before="120" w:line="276" w:lineRule="auto"/>
        <w:ind w:left="0" w:firstLine="0"/>
        <w:jc w:val="both"/>
        <w:rPr>
          <w:rFonts w:cs="Arial"/>
        </w:rPr>
      </w:pPr>
      <w:r w:rsidRPr="00B36DC7">
        <w:rPr>
          <w:rFonts w:cs="Arial"/>
        </w:rPr>
        <w:t>Tài liệu:</w:t>
      </w:r>
    </w:p>
    <w:p w:rsidR="00B36DC7" w:rsidRDefault="00B36DC7" w:rsidP="005A6F87">
      <w:pPr>
        <w:pStyle w:val="Heading6"/>
        <w:numPr>
          <w:ilvl w:val="5"/>
          <w:numId w:val="27"/>
        </w:numPr>
        <w:spacing w:line="276" w:lineRule="auto"/>
        <w:ind w:left="1276" w:hanging="567"/>
        <w:rPr>
          <w:sz w:val="24"/>
          <w:szCs w:val="24"/>
          <w:lang w:val="en-US"/>
        </w:rPr>
      </w:pPr>
      <w:r w:rsidRPr="00B36DC7">
        <w:rPr>
          <w:sz w:val="24"/>
          <w:szCs w:val="24"/>
        </w:rPr>
        <w:t>Đặc tính kỹ thuật</w:t>
      </w:r>
      <w:r w:rsidR="004A030E">
        <w:rPr>
          <w:sz w:val="24"/>
          <w:szCs w:val="24"/>
          <w:lang w:val="en-US"/>
        </w:rPr>
        <w:t>, thuyết minh tính toán</w:t>
      </w:r>
      <w:r w:rsidRPr="00B36DC7">
        <w:rPr>
          <w:sz w:val="24"/>
          <w:szCs w:val="24"/>
        </w:rPr>
        <w:t xml:space="preserve"> nồi hơi;</w:t>
      </w:r>
    </w:p>
    <w:p w:rsidR="005F15F1" w:rsidRPr="00E806BA" w:rsidRDefault="005F15F1" w:rsidP="005A6F87">
      <w:pPr>
        <w:pStyle w:val="Heading6"/>
        <w:numPr>
          <w:ilvl w:val="5"/>
          <w:numId w:val="27"/>
        </w:numPr>
        <w:spacing w:line="276" w:lineRule="auto"/>
        <w:ind w:left="1276" w:hanging="567"/>
        <w:rPr>
          <w:sz w:val="24"/>
          <w:szCs w:val="24"/>
        </w:rPr>
      </w:pPr>
      <w:r w:rsidRPr="00E806BA">
        <w:rPr>
          <w:sz w:val="24"/>
          <w:szCs w:val="24"/>
          <w:lang w:val="en-US"/>
        </w:rPr>
        <w:t>Đặc tính kỹ thuật vật liệu;</w:t>
      </w:r>
    </w:p>
    <w:p w:rsidR="00B36DC7" w:rsidRPr="00B36DC7" w:rsidRDefault="00B36DC7" w:rsidP="005A6F87">
      <w:pPr>
        <w:pStyle w:val="Heading6"/>
        <w:numPr>
          <w:ilvl w:val="5"/>
          <w:numId w:val="27"/>
        </w:numPr>
        <w:spacing w:line="276" w:lineRule="auto"/>
        <w:ind w:left="1276" w:hanging="567"/>
        <w:rPr>
          <w:sz w:val="24"/>
          <w:szCs w:val="24"/>
        </w:rPr>
      </w:pPr>
      <w:r w:rsidRPr="00B36DC7">
        <w:rPr>
          <w:sz w:val="24"/>
          <w:szCs w:val="24"/>
        </w:rPr>
        <w:t>Các đặc điểm kỹ thuật hàn (với quy trình hàn, vật liệu hàn và điều kiện hàn);</w:t>
      </w:r>
    </w:p>
    <w:p w:rsidR="00B36DC7" w:rsidRPr="00B36DC7" w:rsidRDefault="00B36DC7" w:rsidP="005A6F87">
      <w:pPr>
        <w:pStyle w:val="Heading6"/>
        <w:numPr>
          <w:ilvl w:val="5"/>
          <w:numId w:val="27"/>
        </w:numPr>
        <w:spacing w:line="276" w:lineRule="auto"/>
        <w:ind w:left="1276" w:hanging="567"/>
        <w:rPr>
          <w:sz w:val="24"/>
          <w:szCs w:val="24"/>
        </w:rPr>
      </w:pPr>
      <w:r w:rsidRPr="00B36DC7">
        <w:rPr>
          <w:sz w:val="24"/>
          <w:szCs w:val="24"/>
        </w:rPr>
        <w:t xml:space="preserve">Các hướng dẫn vận hành (chỉ áp dụng với bộ tiết kiệm </w:t>
      </w:r>
      <w:r w:rsidR="00E806BA">
        <w:rPr>
          <w:sz w:val="24"/>
          <w:szCs w:val="24"/>
        </w:rPr>
        <w:t>khí xả</w:t>
      </w:r>
      <w:r w:rsidRPr="00B36DC7">
        <w:rPr>
          <w:sz w:val="24"/>
          <w:szCs w:val="24"/>
        </w:rPr>
        <w:t xml:space="preserve"> loại khung sườn)</w:t>
      </w:r>
      <w:r w:rsidR="004A030E">
        <w:rPr>
          <w:sz w:val="24"/>
          <w:szCs w:val="24"/>
          <w:lang w:val="en-US"/>
        </w:rPr>
        <w:t>.</w:t>
      </w:r>
    </w:p>
    <w:p w:rsidR="001D6A99" w:rsidRPr="00E806BA" w:rsidRDefault="00E806BA" w:rsidP="00753E3F">
      <w:pPr>
        <w:pStyle w:val="Heading2"/>
        <w:spacing w:before="0" w:line="276" w:lineRule="auto"/>
        <w:rPr>
          <w:sz w:val="24"/>
          <w:szCs w:val="24"/>
        </w:rPr>
      </w:pPr>
      <w:r>
        <w:br w:type="page"/>
      </w:r>
      <w:bookmarkStart w:id="17" w:name="_Toc527124208"/>
      <w:r w:rsidR="001D6A99" w:rsidRPr="00E806BA">
        <w:rPr>
          <w:sz w:val="24"/>
          <w:szCs w:val="24"/>
        </w:rPr>
        <w:lastRenderedPageBreak/>
        <w:t>Chương 3</w:t>
      </w:r>
      <w:r w:rsidR="001D6A99" w:rsidRPr="00E806BA">
        <w:rPr>
          <w:sz w:val="24"/>
          <w:szCs w:val="24"/>
          <w:lang w:val="fr-FR"/>
        </w:rPr>
        <w:t xml:space="preserve"> Yêu </w:t>
      </w:r>
      <w:r w:rsidR="001D6A99" w:rsidRPr="00E806BA">
        <w:rPr>
          <w:sz w:val="24"/>
          <w:szCs w:val="24"/>
        </w:rPr>
        <w:t>cầu</w:t>
      </w:r>
      <w:r w:rsidR="001D6A99" w:rsidRPr="00E806BA">
        <w:rPr>
          <w:sz w:val="24"/>
          <w:szCs w:val="24"/>
          <w:lang w:val="fr-FR"/>
        </w:rPr>
        <w:t xml:space="preserve"> về </w:t>
      </w:r>
      <w:r w:rsidR="001D6A99" w:rsidRPr="00E806BA">
        <w:rPr>
          <w:sz w:val="24"/>
          <w:szCs w:val="24"/>
          <w:lang w:val="en-US"/>
        </w:rPr>
        <w:t>kết</w:t>
      </w:r>
      <w:r w:rsidR="001D6A99" w:rsidRPr="00E806BA">
        <w:rPr>
          <w:sz w:val="24"/>
          <w:szCs w:val="24"/>
          <w:lang w:val="fr-FR"/>
        </w:rPr>
        <w:t xml:space="preserve"> cấu</w:t>
      </w:r>
      <w:bookmarkEnd w:id="17"/>
    </w:p>
    <w:p w:rsidR="00B17328" w:rsidRDefault="001D6A99" w:rsidP="00753E3F">
      <w:pPr>
        <w:pStyle w:val="Heading3"/>
        <w:numPr>
          <w:ilvl w:val="0"/>
          <w:numId w:val="82"/>
        </w:numPr>
        <w:spacing w:before="120" w:line="276" w:lineRule="auto"/>
        <w:ind w:left="357" w:hanging="357"/>
        <w:rPr>
          <w:sz w:val="24"/>
          <w:szCs w:val="24"/>
          <w:lang w:val="en-US"/>
        </w:rPr>
      </w:pPr>
      <w:bookmarkStart w:id="18" w:name="_Toc527124209"/>
      <w:r>
        <w:rPr>
          <w:sz w:val="24"/>
          <w:szCs w:val="24"/>
          <w:lang w:val="en-US"/>
        </w:rPr>
        <w:t>Quy định chung</w:t>
      </w:r>
      <w:bookmarkEnd w:id="18"/>
    </w:p>
    <w:p w:rsidR="001D6A99" w:rsidRPr="001D6A99" w:rsidRDefault="001D6A99" w:rsidP="00753E3F">
      <w:pPr>
        <w:numPr>
          <w:ilvl w:val="1"/>
          <w:numId w:val="82"/>
        </w:numPr>
        <w:tabs>
          <w:tab w:val="left" w:pos="709"/>
        </w:tabs>
        <w:spacing w:before="60" w:line="276" w:lineRule="auto"/>
        <w:ind w:left="0" w:firstLine="0"/>
        <w:jc w:val="both"/>
        <w:rPr>
          <w:bCs/>
        </w:rPr>
      </w:pPr>
      <w:r w:rsidRPr="001D6A99">
        <w:rPr>
          <w:bCs/>
        </w:rPr>
        <w:t xml:space="preserve">Kết cấu nồi hơi phải </w:t>
      </w:r>
      <w:r w:rsidRPr="001D6A99">
        <w:t>đảm</w:t>
      </w:r>
      <w:r w:rsidRPr="001D6A99">
        <w:rPr>
          <w:bCs/>
        </w:rPr>
        <w:t xml:space="preserve"> bảo an toàn khi vận hành, đảm bảo đốt nóng đồng đều và giãn nở tự do của các chi tiết, bộ phận, cũng như phải thỏa mãn các yêu cầu về kiểm tra, xem xét, làm sạch, sửa chữa hoặc thay thế các bộ phận của nồi hơi.</w:t>
      </w:r>
    </w:p>
    <w:p w:rsidR="001D6A99" w:rsidRPr="001D6A99" w:rsidRDefault="001D6A99" w:rsidP="00753E3F">
      <w:pPr>
        <w:numPr>
          <w:ilvl w:val="1"/>
          <w:numId w:val="82"/>
        </w:numPr>
        <w:tabs>
          <w:tab w:val="left" w:pos="709"/>
        </w:tabs>
        <w:spacing w:before="60" w:line="276" w:lineRule="auto"/>
        <w:ind w:left="0" w:firstLine="0"/>
        <w:jc w:val="both"/>
        <w:rPr>
          <w:bCs/>
        </w:rPr>
      </w:pPr>
      <w:r w:rsidRPr="001D6A99">
        <w:rPr>
          <w:bCs/>
        </w:rPr>
        <w:t xml:space="preserve">Việc đưa nước cấp </w:t>
      </w:r>
      <w:r w:rsidRPr="001D6A99">
        <w:t>vào</w:t>
      </w:r>
      <w:r w:rsidRPr="001D6A99">
        <w:rPr>
          <w:bCs/>
        </w:rPr>
        <w:t xml:space="preserve"> trong bao hơi hay thân nồi hơi phải tránh làm chênh lệch nhiệt độ đột ngột.</w:t>
      </w:r>
    </w:p>
    <w:p w:rsidR="001D6A99" w:rsidRPr="001D6A99" w:rsidRDefault="001D6A99" w:rsidP="00753E3F">
      <w:pPr>
        <w:numPr>
          <w:ilvl w:val="1"/>
          <w:numId w:val="82"/>
        </w:numPr>
        <w:tabs>
          <w:tab w:val="left" w:pos="709"/>
        </w:tabs>
        <w:spacing w:before="60" w:line="276" w:lineRule="auto"/>
        <w:ind w:left="0" w:firstLine="0"/>
        <w:jc w:val="both"/>
        <w:rPr>
          <w:bCs/>
        </w:rPr>
      </w:pPr>
      <w:r w:rsidRPr="001D6A99">
        <w:rPr>
          <w:bCs/>
        </w:rPr>
        <w:t xml:space="preserve">Các chi tiết bên </w:t>
      </w:r>
      <w:r w:rsidRPr="001D6A99">
        <w:t>trong</w:t>
      </w:r>
      <w:r w:rsidRPr="001D6A99">
        <w:rPr>
          <w:bCs/>
        </w:rPr>
        <w:t xml:space="preserve"> các bộ phận nồi hơi không có điều kiện kiểm tra, xem xét, sửa chữa, làm sạch tại chỗ thì </w:t>
      </w:r>
      <w:r w:rsidR="00750E99">
        <w:rPr>
          <w:bCs/>
        </w:rPr>
        <w:t>phải</w:t>
      </w:r>
      <w:r w:rsidRPr="001D6A99">
        <w:rPr>
          <w:bCs/>
        </w:rPr>
        <w:t xml:space="preserve"> chế tạo </w:t>
      </w:r>
      <w:proofErr w:type="gramStart"/>
      <w:r w:rsidRPr="001D6A99">
        <w:rPr>
          <w:bCs/>
        </w:rPr>
        <w:t>theo</w:t>
      </w:r>
      <w:proofErr w:type="gramEnd"/>
      <w:r w:rsidRPr="001D6A99">
        <w:rPr>
          <w:bCs/>
        </w:rPr>
        <w:t xml:space="preserve"> kiểu tháo ra được.</w:t>
      </w:r>
    </w:p>
    <w:p w:rsidR="001D6A99" w:rsidRPr="001D6A99" w:rsidRDefault="001D6A99" w:rsidP="00753E3F">
      <w:pPr>
        <w:numPr>
          <w:ilvl w:val="1"/>
          <w:numId w:val="82"/>
        </w:numPr>
        <w:tabs>
          <w:tab w:val="left" w:pos="709"/>
        </w:tabs>
        <w:spacing w:before="60" w:line="276" w:lineRule="auto"/>
        <w:ind w:left="0" w:firstLine="0"/>
        <w:jc w:val="both"/>
        <w:rPr>
          <w:bCs/>
        </w:rPr>
      </w:pPr>
      <w:r w:rsidRPr="001D6A99">
        <w:rPr>
          <w:bCs/>
        </w:rPr>
        <w:t xml:space="preserve">Tất cả các thiết </w:t>
      </w:r>
      <w:r w:rsidRPr="001D6A99">
        <w:t>bị</w:t>
      </w:r>
      <w:r w:rsidRPr="001D6A99">
        <w:rPr>
          <w:bCs/>
        </w:rPr>
        <w:t xml:space="preserve"> điện và hệ thống nối đất trong phạm </w:t>
      </w:r>
      <w:proofErr w:type="gramStart"/>
      <w:r w:rsidRPr="001D6A99">
        <w:rPr>
          <w:bCs/>
        </w:rPr>
        <w:t>vi</w:t>
      </w:r>
      <w:proofErr w:type="gramEnd"/>
      <w:r w:rsidRPr="001D6A99">
        <w:rPr>
          <w:bCs/>
        </w:rPr>
        <w:t xml:space="preserve"> nồi hơi phải thực hiện theo đúng yêu cầu về an toàn điện hiện hành.</w:t>
      </w:r>
    </w:p>
    <w:p w:rsidR="001D6A99" w:rsidRPr="001D6A99" w:rsidRDefault="001D6A99" w:rsidP="00753E3F">
      <w:pPr>
        <w:pStyle w:val="Heading3"/>
        <w:numPr>
          <w:ilvl w:val="1"/>
          <w:numId w:val="82"/>
        </w:numPr>
        <w:tabs>
          <w:tab w:val="left" w:pos="709"/>
        </w:tabs>
        <w:spacing w:before="60" w:line="276" w:lineRule="auto"/>
        <w:ind w:left="0" w:firstLine="0"/>
        <w:rPr>
          <w:b w:val="0"/>
          <w:sz w:val="24"/>
          <w:szCs w:val="24"/>
          <w:lang w:val="en-US"/>
        </w:rPr>
      </w:pPr>
      <w:bookmarkStart w:id="19" w:name="_Toc514142097"/>
      <w:bookmarkStart w:id="20" w:name="_Toc527124210"/>
      <w:r w:rsidRPr="001D6A99">
        <w:rPr>
          <w:b w:val="0"/>
          <w:bCs/>
          <w:sz w:val="24"/>
          <w:szCs w:val="24"/>
        </w:rPr>
        <w:t xml:space="preserve">Đối với nồi hơi đốt nhiên liệu lỏng hoặc khí </w:t>
      </w:r>
      <w:r w:rsidR="00750E99">
        <w:rPr>
          <w:b w:val="0"/>
          <w:bCs/>
          <w:sz w:val="24"/>
          <w:szCs w:val="24"/>
          <w:lang w:val="en-US"/>
        </w:rPr>
        <w:t xml:space="preserve">phải </w:t>
      </w:r>
      <w:r w:rsidRPr="001D6A99">
        <w:rPr>
          <w:b w:val="0"/>
          <w:bCs/>
          <w:sz w:val="24"/>
          <w:szCs w:val="24"/>
        </w:rPr>
        <w:t>được tự động hóa việc cung cấp nhiên liệu và khống chế áp suất, tự động cắt nhiên liệu khi cạn nước cũng như khi tăng quá trị số áp suất quy định</w:t>
      </w:r>
      <w:bookmarkEnd w:id="19"/>
      <w:bookmarkEnd w:id="20"/>
    </w:p>
    <w:p w:rsidR="00B17328" w:rsidRPr="001D6A99" w:rsidRDefault="00B17328" w:rsidP="00753E3F">
      <w:pPr>
        <w:pStyle w:val="Heading3"/>
        <w:numPr>
          <w:ilvl w:val="0"/>
          <w:numId w:val="82"/>
        </w:numPr>
        <w:spacing w:before="240" w:line="276" w:lineRule="auto"/>
        <w:rPr>
          <w:bCs/>
          <w:sz w:val="24"/>
          <w:szCs w:val="24"/>
        </w:rPr>
      </w:pPr>
      <w:bookmarkStart w:id="21" w:name="_Toc527124211"/>
      <w:r w:rsidRPr="001D6A99">
        <w:rPr>
          <w:sz w:val="24"/>
          <w:szCs w:val="24"/>
          <w:lang w:val="en-US"/>
        </w:rPr>
        <w:t>Thân</w:t>
      </w:r>
      <w:r w:rsidRPr="001D6A99">
        <w:rPr>
          <w:bCs/>
          <w:sz w:val="24"/>
          <w:szCs w:val="24"/>
        </w:rPr>
        <w:t xml:space="preserve"> hình trụ </w:t>
      </w:r>
      <w:r w:rsidRPr="001D6A99">
        <w:rPr>
          <w:sz w:val="24"/>
          <w:szCs w:val="24"/>
          <w:lang w:val="fr-FR"/>
        </w:rPr>
        <w:t>bao</w:t>
      </w:r>
      <w:r w:rsidRPr="001D6A99">
        <w:rPr>
          <w:bCs/>
          <w:sz w:val="24"/>
          <w:szCs w:val="24"/>
        </w:rPr>
        <w:t xml:space="preserve"> hơi, bao nước, ống góp, nồi hơi</w:t>
      </w:r>
      <w:bookmarkEnd w:id="21"/>
    </w:p>
    <w:p w:rsidR="00B17328" w:rsidRPr="00F81B26" w:rsidRDefault="00B17328" w:rsidP="00753E3F">
      <w:pPr>
        <w:pStyle w:val="Heading3"/>
        <w:numPr>
          <w:ilvl w:val="1"/>
          <w:numId w:val="82"/>
        </w:numPr>
        <w:spacing w:before="120" w:line="276" w:lineRule="auto"/>
        <w:ind w:left="0" w:firstLine="0"/>
        <w:rPr>
          <w:b w:val="0"/>
          <w:bCs/>
          <w:sz w:val="24"/>
          <w:szCs w:val="24"/>
        </w:rPr>
      </w:pPr>
      <w:bookmarkStart w:id="22" w:name="_Toc514142099"/>
      <w:bookmarkStart w:id="23" w:name="_Toc527124212"/>
      <w:r w:rsidRPr="00F81B26">
        <w:rPr>
          <w:b w:val="0"/>
          <w:bCs/>
          <w:sz w:val="24"/>
          <w:szCs w:val="24"/>
        </w:rPr>
        <w:t xml:space="preserve">Thân hình trụ của bao hơi, bao nước, ống góp, nồi hơi có thể được ghép bởi nhiều tấm kim loại khác nhau nhưng </w:t>
      </w:r>
      <w:r w:rsidR="00750E99">
        <w:rPr>
          <w:b w:val="0"/>
          <w:bCs/>
          <w:sz w:val="24"/>
          <w:szCs w:val="24"/>
          <w:lang w:val="en-US"/>
        </w:rPr>
        <w:t>phải</w:t>
      </w:r>
      <w:r w:rsidRPr="00F81B26">
        <w:rPr>
          <w:b w:val="0"/>
          <w:bCs/>
          <w:sz w:val="24"/>
          <w:szCs w:val="24"/>
        </w:rPr>
        <w:t xml:space="preserve"> tránh tạo nên các mối ghép hình chữ thập.</w:t>
      </w:r>
      <w:r w:rsidR="00996FD8" w:rsidRPr="00F81B26">
        <w:rPr>
          <w:b w:val="0"/>
          <w:bCs/>
          <w:sz w:val="24"/>
          <w:szCs w:val="24"/>
        </w:rPr>
        <w:t xml:space="preserve"> </w:t>
      </w:r>
      <w:r w:rsidRPr="00F81B26">
        <w:rPr>
          <w:b w:val="0"/>
          <w:bCs/>
          <w:sz w:val="24"/>
          <w:szCs w:val="24"/>
        </w:rPr>
        <w:t>Khi nối bởi nhiều tấm kim loại khác nhau thì vật liệu của các tấm này phải cùng nhãn hiệu hoặc phải có đặc tính đồng nhất với nhau. Không cho phép trên một khoang hình trụ của thân có nhiều hơn 2 mối hàn dọc.</w:t>
      </w:r>
      <w:bookmarkEnd w:id="22"/>
      <w:bookmarkEnd w:id="23"/>
    </w:p>
    <w:p w:rsidR="00B17328" w:rsidRPr="00F81B26" w:rsidRDefault="00B17328" w:rsidP="00753E3F">
      <w:pPr>
        <w:pStyle w:val="Heading3"/>
        <w:numPr>
          <w:ilvl w:val="1"/>
          <w:numId w:val="82"/>
        </w:numPr>
        <w:spacing w:before="120" w:line="276" w:lineRule="auto"/>
        <w:ind w:left="0" w:firstLine="0"/>
        <w:rPr>
          <w:b w:val="0"/>
          <w:bCs/>
          <w:sz w:val="24"/>
          <w:szCs w:val="24"/>
        </w:rPr>
      </w:pPr>
      <w:bookmarkStart w:id="24" w:name="_Toc514142100"/>
      <w:bookmarkStart w:id="25" w:name="_Toc527124213"/>
      <w:r w:rsidRPr="00F81B26">
        <w:rPr>
          <w:b w:val="0"/>
          <w:bCs/>
          <w:sz w:val="24"/>
          <w:szCs w:val="24"/>
        </w:rPr>
        <w:t>Tùy theo sức chịu bền của thân hình trụ, cho phép chế tạo thân hình trụ có hai chiều dày khác nhau. Tại phần nối tiếp giữa hai chiều dày khác nhau, phần dày hơn phải được vát thoải đều để có chiều dày bằng chiều dày của phần mỏng hơn (Hình 1).</w:t>
      </w:r>
      <w:bookmarkEnd w:id="24"/>
      <w:bookmarkEnd w:id="25"/>
    </w:p>
    <w:p w:rsidR="00B17328" w:rsidRDefault="00F83108" w:rsidP="00D37300">
      <w:pPr>
        <w:spacing w:before="120"/>
        <w:jc w:val="center"/>
        <w:rPr>
          <w:bCs/>
        </w:rPr>
      </w:pPr>
      <w:ins w:id="26" w:author="BH Hoang" w:date="2018-04-04T15:16:00Z">
        <w:r>
          <w:rPr>
            <w:noProof/>
          </w:rPr>
          <w:drawing>
            <wp:inline distT="0" distB="0" distL="0" distR="0">
              <wp:extent cx="5829300" cy="287655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300" cy="2876550"/>
                      </a:xfrm>
                      <a:prstGeom prst="rect">
                        <a:avLst/>
                      </a:prstGeom>
                      <a:noFill/>
                      <a:ln>
                        <a:noFill/>
                      </a:ln>
                    </pic:spPr>
                  </pic:pic>
                </a:graphicData>
              </a:graphic>
            </wp:inline>
          </w:drawing>
        </w:r>
      </w:ins>
    </w:p>
    <w:p w:rsidR="00B17328" w:rsidRDefault="00B17328" w:rsidP="00753E3F">
      <w:pPr>
        <w:spacing w:before="120"/>
        <w:jc w:val="both"/>
        <w:rPr>
          <w:b/>
          <w:bCs/>
        </w:rPr>
      </w:pPr>
      <w:r>
        <w:rPr>
          <w:b/>
          <w:bCs/>
        </w:rPr>
        <w:t>a) Thân hình trụ có chiều dày đồng nhất          b) Thân hình trụ có chiều dày khác nhau</w:t>
      </w:r>
    </w:p>
    <w:p w:rsidR="00B17328" w:rsidRDefault="00B17328" w:rsidP="00753E3F">
      <w:pPr>
        <w:spacing w:before="120"/>
        <w:jc w:val="both"/>
        <w:rPr>
          <w:bCs/>
        </w:rPr>
      </w:pPr>
      <w:r>
        <w:rPr>
          <w:bCs/>
        </w:rPr>
        <w:t>R</w:t>
      </w:r>
      <w:r>
        <w:rPr>
          <w:bCs/>
          <w:vertAlign w:val="subscript"/>
        </w:rPr>
        <w:t>1</w:t>
      </w:r>
      <w:r>
        <w:rPr>
          <w:bCs/>
        </w:rPr>
        <w:t xml:space="preserve"> - bán kính trong thân dưới; R</w:t>
      </w:r>
      <w:r>
        <w:rPr>
          <w:bCs/>
          <w:vertAlign w:val="subscript"/>
        </w:rPr>
        <w:t>2</w:t>
      </w:r>
      <w:r>
        <w:rPr>
          <w:bCs/>
        </w:rPr>
        <w:t xml:space="preserve"> - Bán kính trong thân trên; D</w:t>
      </w:r>
      <w:r>
        <w:rPr>
          <w:bCs/>
          <w:vertAlign w:val="subscript"/>
        </w:rPr>
        <w:t>tb</w:t>
      </w:r>
      <w:r>
        <w:rPr>
          <w:bCs/>
        </w:rPr>
        <w:t xml:space="preserve"> - đường kính trung </w:t>
      </w:r>
      <w:r w:rsidR="00A93682">
        <w:rPr>
          <w:bCs/>
        </w:rPr>
        <w:t>nồi hơi</w:t>
      </w:r>
      <w:r>
        <w:rPr>
          <w:bCs/>
        </w:rPr>
        <w:t>;</w:t>
      </w:r>
    </w:p>
    <w:p w:rsidR="00B17328" w:rsidRDefault="00B17328" w:rsidP="00753E3F">
      <w:pPr>
        <w:spacing w:before="120"/>
        <w:jc w:val="both"/>
        <w:rPr>
          <w:bCs/>
        </w:rPr>
      </w:pPr>
      <w:r>
        <w:rPr>
          <w:bCs/>
        </w:rPr>
        <w:t>S</w:t>
      </w:r>
      <w:r>
        <w:rPr>
          <w:bCs/>
          <w:vertAlign w:val="subscript"/>
        </w:rPr>
        <w:t>1</w:t>
      </w:r>
      <w:r>
        <w:rPr>
          <w:bCs/>
        </w:rPr>
        <w:t xml:space="preserve"> - chiều dày thân </w:t>
      </w:r>
      <w:r w:rsidR="00356E94">
        <w:rPr>
          <w:bCs/>
        </w:rPr>
        <w:t>trên</w:t>
      </w:r>
      <w:r>
        <w:rPr>
          <w:bCs/>
        </w:rPr>
        <w:t>; S</w:t>
      </w:r>
      <w:r>
        <w:rPr>
          <w:bCs/>
          <w:vertAlign w:val="subscript"/>
        </w:rPr>
        <w:t>2</w:t>
      </w:r>
      <w:r>
        <w:rPr>
          <w:bCs/>
        </w:rPr>
        <w:t xml:space="preserve"> - chiều dày thân </w:t>
      </w:r>
      <w:r w:rsidR="00356E94">
        <w:rPr>
          <w:bCs/>
        </w:rPr>
        <w:t>dưới</w:t>
      </w:r>
    </w:p>
    <w:p w:rsidR="00B17328" w:rsidRDefault="00B17328" w:rsidP="00753E3F">
      <w:pPr>
        <w:spacing w:before="120"/>
        <w:jc w:val="center"/>
        <w:rPr>
          <w:b/>
          <w:bCs/>
        </w:rPr>
      </w:pPr>
      <w:r>
        <w:rPr>
          <w:b/>
          <w:bCs/>
        </w:rPr>
        <w:t>Hình 1</w:t>
      </w:r>
    </w:p>
    <w:p w:rsidR="00B17328" w:rsidRPr="00F81B26" w:rsidRDefault="00B17328" w:rsidP="000E322F">
      <w:pPr>
        <w:pStyle w:val="Heading3"/>
        <w:numPr>
          <w:ilvl w:val="1"/>
          <w:numId w:val="82"/>
        </w:numPr>
        <w:spacing w:before="120" w:line="276" w:lineRule="auto"/>
        <w:ind w:left="0" w:firstLine="0"/>
        <w:rPr>
          <w:b w:val="0"/>
          <w:bCs/>
          <w:sz w:val="24"/>
          <w:szCs w:val="24"/>
        </w:rPr>
      </w:pPr>
      <w:bookmarkStart w:id="27" w:name="_Toc514142101"/>
      <w:bookmarkStart w:id="28" w:name="_Toc527124214"/>
      <w:r w:rsidRPr="00F81B26">
        <w:rPr>
          <w:b w:val="0"/>
          <w:bCs/>
          <w:sz w:val="24"/>
          <w:szCs w:val="24"/>
        </w:rPr>
        <w:lastRenderedPageBreak/>
        <w:t xml:space="preserve">Chiều dày của thân hình trụ phải bảo đảm chịu được áp suất tác dụng lên thành, được xác định theo </w:t>
      </w:r>
      <w:r w:rsidR="000844C7" w:rsidRPr="00D37300">
        <w:rPr>
          <w:b w:val="0"/>
          <w:bCs/>
          <w:sz w:val="24"/>
          <w:szCs w:val="24"/>
        </w:rPr>
        <w:fldChar w:fldCharType="begin"/>
      </w:r>
      <w:r w:rsidR="000844C7" w:rsidRPr="00D37300">
        <w:rPr>
          <w:b w:val="0"/>
          <w:bCs/>
          <w:sz w:val="24"/>
          <w:szCs w:val="24"/>
        </w:rPr>
        <w:instrText xml:space="preserve"> REF _Ref508871705 \r \h  \* MERGEFORMAT </w:instrText>
      </w:r>
      <w:r w:rsidR="000844C7" w:rsidRPr="00D37300">
        <w:rPr>
          <w:b w:val="0"/>
          <w:bCs/>
          <w:sz w:val="24"/>
          <w:szCs w:val="24"/>
        </w:rPr>
      </w:r>
      <w:r w:rsidR="000844C7" w:rsidRPr="00D37300">
        <w:rPr>
          <w:b w:val="0"/>
          <w:bCs/>
          <w:sz w:val="24"/>
          <w:szCs w:val="24"/>
        </w:rPr>
        <w:fldChar w:fldCharType="separate"/>
      </w:r>
      <w:r w:rsidR="00C870B2">
        <w:rPr>
          <w:b w:val="0"/>
          <w:bCs/>
          <w:sz w:val="24"/>
          <w:szCs w:val="24"/>
        </w:rPr>
        <w:t>3</w:t>
      </w:r>
      <w:r w:rsidR="000844C7" w:rsidRPr="00D37300">
        <w:rPr>
          <w:b w:val="0"/>
          <w:bCs/>
          <w:sz w:val="24"/>
          <w:szCs w:val="24"/>
        </w:rPr>
        <w:fldChar w:fldCharType="end"/>
      </w:r>
      <w:r w:rsidR="000844C7" w:rsidRPr="00D37300">
        <w:rPr>
          <w:b w:val="0"/>
          <w:bCs/>
          <w:sz w:val="24"/>
          <w:szCs w:val="24"/>
        </w:rPr>
        <w:t xml:space="preserve">, Chương </w:t>
      </w:r>
      <w:r w:rsidR="00FA5273" w:rsidRPr="00D37300">
        <w:rPr>
          <w:b w:val="0"/>
          <w:bCs/>
          <w:sz w:val="24"/>
          <w:szCs w:val="24"/>
          <w:lang w:val="en-US"/>
        </w:rPr>
        <w:t>4</w:t>
      </w:r>
      <w:r w:rsidRPr="00D37300">
        <w:rPr>
          <w:b w:val="0"/>
          <w:bCs/>
          <w:sz w:val="24"/>
          <w:szCs w:val="24"/>
        </w:rPr>
        <w:t>.</w:t>
      </w:r>
      <w:bookmarkEnd w:id="27"/>
      <w:bookmarkEnd w:id="28"/>
    </w:p>
    <w:p w:rsidR="00B17328" w:rsidRPr="00F81B26" w:rsidRDefault="00B17328" w:rsidP="000E322F">
      <w:pPr>
        <w:pStyle w:val="Heading3"/>
        <w:numPr>
          <w:ilvl w:val="1"/>
          <w:numId w:val="82"/>
        </w:numPr>
        <w:spacing w:before="120" w:line="276" w:lineRule="auto"/>
        <w:ind w:left="0" w:firstLine="0"/>
        <w:rPr>
          <w:b w:val="0"/>
          <w:bCs/>
          <w:sz w:val="24"/>
          <w:szCs w:val="24"/>
        </w:rPr>
      </w:pPr>
      <w:bookmarkStart w:id="29" w:name="_Toc514142102"/>
      <w:bookmarkStart w:id="30" w:name="_Toc527124215"/>
      <w:r w:rsidRPr="00F81B26">
        <w:rPr>
          <w:b w:val="0"/>
          <w:bCs/>
          <w:sz w:val="24"/>
          <w:szCs w:val="24"/>
        </w:rPr>
        <w:t>Không cho phép đốt nóng thân hình trụ khi chiều dày của thành lớn hơn 22 mm.</w:t>
      </w:r>
      <w:r w:rsidR="009A5DB9" w:rsidRPr="00F81B26">
        <w:rPr>
          <w:b w:val="0"/>
          <w:bCs/>
          <w:sz w:val="24"/>
          <w:szCs w:val="24"/>
        </w:rPr>
        <w:t xml:space="preserve"> </w:t>
      </w:r>
      <w:r w:rsidRPr="00F81B26">
        <w:rPr>
          <w:b w:val="0"/>
          <w:bCs/>
          <w:sz w:val="24"/>
          <w:szCs w:val="24"/>
        </w:rPr>
        <w:t xml:space="preserve">Nếu phải đốt nóng thân hình trụ có chiều dày của thành lớn hơn 22 mm thì phần bị đốt nóng </w:t>
      </w:r>
      <w:r w:rsidR="00750E99">
        <w:rPr>
          <w:b w:val="0"/>
          <w:bCs/>
          <w:sz w:val="24"/>
          <w:szCs w:val="24"/>
          <w:lang w:val="en-US"/>
        </w:rPr>
        <w:t>phải</w:t>
      </w:r>
      <w:r w:rsidRPr="00F81B26">
        <w:rPr>
          <w:b w:val="0"/>
          <w:bCs/>
          <w:sz w:val="24"/>
          <w:szCs w:val="24"/>
        </w:rPr>
        <w:t xml:space="preserve"> được cách nhiệt tốt để bảo đảm nhiệt độ kim loại tại vùng đốt nóng không vượt quá 100</w:t>
      </w:r>
      <w:r w:rsidRPr="00F81B26">
        <w:rPr>
          <w:b w:val="0"/>
          <w:bCs/>
          <w:sz w:val="24"/>
          <w:szCs w:val="24"/>
          <w:vertAlign w:val="superscript"/>
        </w:rPr>
        <w:t>0</w:t>
      </w:r>
      <w:r w:rsidRPr="00F81B26">
        <w:rPr>
          <w:b w:val="0"/>
          <w:bCs/>
          <w:sz w:val="24"/>
          <w:szCs w:val="24"/>
        </w:rPr>
        <w:t>C so với nhiệt độ làm việc định mức.</w:t>
      </w:r>
      <w:bookmarkEnd w:id="29"/>
      <w:bookmarkEnd w:id="30"/>
    </w:p>
    <w:p w:rsidR="00B17328" w:rsidRPr="00F81B26" w:rsidRDefault="00B17328" w:rsidP="000E322F">
      <w:pPr>
        <w:pStyle w:val="Heading3"/>
        <w:numPr>
          <w:ilvl w:val="1"/>
          <w:numId w:val="82"/>
        </w:numPr>
        <w:spacing w:before="120" w:line="276" w:lineRule="auto"/>
        <w:ind w:left="0" w:firstLine="0"/>
        <w:rPr>
          <w:b w:val="0"/>
          <w:bCs/>
          <w:sz w:val="24"/>
          <w:szCs w:val="24"/>
        </w:rPr>
      </w:pPr>
      <w:bookmarkStart w:id="31" w:name="_Toc514142103"/>
      <w:bookmarkStart w:id="32" w:name="_Toc527124216"/>
      <w:r w:rsidRPr="00F81B26">
        <w:rPr>
          <w:b w:val="0"/>
          <w:bCs/>
          <w:sz w:val="24"/>
          <w:szCs w:val="24"/>
        </w:rPr>
        <w:t>Độ méo của thân hình trụ (sự sai khác giữa đường kính lớn nhất và bé nhất so với đường kính định mức) không vượt quá 1%.</w:t>
      </w:r>
      <w:bookmarkEnd w:id="31"/>
      <w:bookmarkEnd w:id="32"/>
    </w:p>
    <w:p w:rsidR="00B17328" w:rsidRDefault="00B17328" w:rsidP="000E322F">
      <w:pPr>
        <w:pStyle w:val="Heading3"/>
        <w:numPr>
          <w:ilvl w:val="1"/>
          <w:numId w:val="82"/>
        </w:numPr>
        <w:spacing w:before="120" w:line="276" w:lineRule="auto"/>
        <w:ind w:left="0" w:firstLine="0"/>
        <w:rPr>
          <w:b w:val="0"/>
          <w:bCs/>
          <w:sz w:val="24"/>
          <w:szCs w:val="24"/>
          <w:lang w:val="en-US"/>
        </w:rPr>
      </w:pPr>
      <w:bookmarkStart w:id="33" w:name="_Toc514142104"/>
      <w:bookmarkStart w:id="34" w:name="_Toc527124217"/>
      <w:r w:rsidRPr="00F81B26">
        <w:rPr>
          <w:b w:val="0"/>
          <w:bCs/>
          <w:sz w:val="24"/>
          <w:szCs w:val="24"/>
        </w:rPr>
        <w:t>Cho phép khoan, khoét các lỗ trên thân hình trụ với đường kính của lỗ khác nhau. Khoảng cách của các lỗ phải đáp ứng yêu cầu tính độ bền thân hình trụ (</w:t>
      </w:r>
      <w:r w:rsidRPr="00735E80">
        <w:rPr>
          <w:b w:val="0"/>
          <w:bCs/>
          <w:sz w:val="24"/>
          <w:szCs w:val="24"/>
        </w:rPr>
        <w:t xml:space="preserve">xem </w:t>
      </w:r>
      <w:r w:rsidR="000844C7" w:rsidRPr="00735E80">
        <w:rPr>
          <w:b w:val="0"/>
          <w:bCs/>
          <w:sz w:val="24"/>
          <w:szCs w:val="24"/>
        </w:rPr>
        <w:fldChar w:fldCharType="begin"/>
      </w:r>
      <w:r w:rsidR="000844C7" w:rsidRPr="00735E80">
        <w:rPr>
          <w:b w:val="0"/>
          <w:bCs/>
          <w:sz w:val="24"/>
          <w:szCs w:val="24"/>
        </w:rPr>
        <w:instrText xml:space="preserve"> REF _Ref508871705 \r \h  \* MERGEFORMAT </w:instrText>
      </w:r>
      <w:r w:rsidR="000844C7" w:rsidRPr="00735E80">
        <w:rPr>
          <w:b w:val="0"/>
          <w:bCs/>
          <w:sz w:val="24"/>
          <w:szCs w:val="24"/>
        </w:rPr>
      </w:r>
      <w:r w:rsidR="000844C7" w:rsidRPr="00735E80">
        <w:rPr>
          <w:b w:val="0"/>
          <w:bCs/>
          <w:sz w:val="24"/>
          <w:szCs w:val="24"/>
        </w:rPr>
        <w:fldChar w:fldCharType="separate"/>
      </w:r>
      <w:r w:rsidR="00C870B2">
        <w:rPr>
          <w:b w:val="0"/>
          <w:bCs/>
          <w:sz w:val="24"/>
          <w:szCs w:val="24"/>
        </w:rPr>
        <w:t>3</w:t>
      </w:r>
      <w:r w:rsidR="000844C7" w:rsidRPr="00735E80">
        <w:rPr>
          <w:b w:val="0"/>
          <w:bCs/>
          <w:sz w:val="24"/>
          <w:szCs w:val="24"/>
        </w:rPr>
        <w:fldChar w:fldCharType="end"/>
      </w:r>
      <w:r w:rsidR="000844C7" w:rsidRPr="00735E80">
        <w:rPr>
          <w:b w:val="0"/>
          <w:bCs/>
          <w:sz w:val="24"/>
          <w:szCs w:val="24"/>
        </w:rPr>
        <w:t xml:space="preserve">, Chương </w:t>
      </w:r>
      <w:r w:rsidR="00FA5273">
        <w:rPr>
          <w:b w:val="0"/>
          <w:bCs/>
          <w:sz w:val="24"/>
          <w:szCs w:val="24"/>
          <w:lang w:val="en-US"/>
        </w:rPr>
        <w:t>4</w:t>
      </w:r>
      <w:r w:rsidRPr="00F81B26">
        <w:rPr>
          <w:b w:val="0"/>
          <w:bCs/>
          <w:sz w:val="24"/>
          <w:szCs w:val="24"/>
        </w:rPr>
        <w:t>).</w:t>
      </w:r>
      <w:bookmarkEnd w:id="33"/>
      <w:bookmarkEnd w:id="34"/>
    </w:p>
    <w:p w:rsidR="00B17328" w:rsidRPr="00F81B26" w:rsidRDefault="00B17328" w:rsidP="000E322F">
      <w:pPr>
        <w:pStyle w:val="Heading3"/>
        <w:numPr>
          <w:ilvl w:val="1"/>
          <w:numId w:val="82"/>
        </w:numPr>
        <w:spacing w:before="120" w:line="276" w:lineRule="auto"/>
        <w:ind w:left="0" w:firstLine="0"/>
        <w:rPr>
          <w:b w:val="0"/>
          <w:bCs/>
          <w:sz w:val="24"/>
          <w:szCs w:val="24"/>
        </w:rPr>
      </w:pPr>
      <w:bookmarkStart w:id="35" w:name="_Toc514142105"/>
      <w:bookmarkStart w:id="36" w:name="_Toc527124218"/>
      <w:r w:rsidRPr="00F81B26">
        <w:rPr>
          <w:b w:val="0"/>
          <w:bCs/>
          <w:sz w:val="24"/>
          <w:szCs w:val="24"/>
        </w:rPr>
        <w:t xml:space="preserve">Các lỗ khoét để lắp cửa </w:t>
      </w:r>
      <w:r w:rsidR="00750E99">
        <w:rPr>
          <w:b w:val="0"/>
          <w:bCs/>
          <w:sz w:val="24"/>
          <w:szCs w:val="24"/>
          <w:lang w:val="en-US"/>
        </w:rPr>
        <w:t>phải</w:t>
      </w:r>
      <w:r w:rsidRPr="00F81B26">
        <w:rPr>
          <w:b w:val="0"/>
          <w:bCs/>
          <w:sz w:val="24"/>
          <w:szCs w:val="24"/>
        </w:rPr>
        <w:t xml:space="preserve"> được </w:t>
      </w:r>
      <w:r w:rsidR="00C22803">
        <w:rPr>
          <w:b w:val="0"/>
          <w:bCs/>
          <w:sz w:val="24"/>
          <w:szCs w:val="24"/>
          <w:lang w:val="en-US"/>
        </w:rPr>
        <w:t>gia cường</w:t>
      </w:r>
      <w:r w:rsidRPr="00F81B26">
        <w:rPr>
          <w:b w:val="0"/>
          <w:bCs/>
          <w:sz w:val="24"/>
          <w:szCs w:val="24"/>
        </w:rPr>
        <w:t xml:space="preserve"> cho thành hình trụ tại vị trí các lỗ. Việc </w:t>
      </w:r>
      <w:r w:rsidR="00C22803">
        <w:rPr>
          <w:b w:val="0"/>
          <w:bCs/>
          <w:sz w:val="24"/>
          <w:szCs w:val="24"/>
          <w:lang w:val="en-US"/>
        </w:rPr>
        <w:t>gia cường</w:t>
      </w:r>
      <w:r w:rsidRPr="00F81B26">
        <w:rPr>
          <w:b w:val="0"/>
          <w:bCs/>
          <w:sz w:val="24"/>
          <w:szCs w:val="24"/>
        </w:rPr>
        <w:t xml:space="preserve"> có thể thực hiện bởi một trong các cách hay đồng thời nhiều cách sau đây:</w:t>
      </w:r>
      <w:bookmarkEnd w:id="35"/>
      <w:bookmarkEnd w:id="36"/>
    </w:p>
    <w:p w:rsidR="00B17328" w:rsidRPr="00F81B26" w:rsidRDefault="00B17328" w:rsidP="000E322F">
      <w:pPr>
        <w:numPr>
          <w:ilvl w:val="0"/>
          <w:numId w:val="32"/>
        </w:numPr>
        <w:spacing w:before="120" w:line="276" w:lineRule="auto"/>
        <w:jc w:val="both"/>
        <w:rPr>
          <w:bCs/>
        </w:rPr>
      </w:pPr>
      <w:r w:rsidRPr="00F81B26">
        <w:rPr>
          <w:bCs/>
        </w:rPr>
        <w:t>Tăng thêm chiều dày của thành ở phần khoét lỗ;</w:t>
      </w:r>
    </w:p>
    <w:p w:rsidR="00B17328" w:rsidRPr="00F81B26" w:rsidRDefault="00B17328" w:rsidP="000E322F">
      <w:pPr>
        <w:numPr>
          <w:ilvl w:val="0"/>
          <w:numId w:val="32"/>
        </w:numPr>
        <w:spacing w:before="120" w:line="276" w:lineRule="auto"/>
        <w:jc w:val="both"/>
        <w:rPr>
          <w:bCs/>
        </w:rPr>
      </w:pPr>
      <w:r w:rsidRPr="00F81B26">
        <w:rPr>
          <w:bCs/>
        </w:rPr>
        <w:t xml:space="preserve">Hàn thêm vòng </w:t>
      </w:r>
      <w:r w:rsidR="009D6F50">
        <w:rPr>
          <w:bCs/>
        </w:rPr>
        <w:t>gia cường</w:t>
      </w:r>
      <w:r w:rsidRPr="00F81B26">
        <w:rPr>
          <w:bCs/>
        </w:rPr>
        <w:t xml:space="preserve"> hoặc ống nối;</w:t>
      </w:r>
    </w:p>
    <w:p w:rsidR="00B17328" w:rsidRPr="00F81B26" w:rsidRDefault="00B17328" w:rsidP="000E322F">
      <w:pPr>
        <w:numPr>
          <w:ilvl w:val="0"/>
          <w:numId w:val="32"/>
        </w:numPr>
        <w:spacing w:before="120" w:line="276" w:lineRule="auto"/>
        <w:jc w:val="both"/>
        <w:rPr>
          <w:bCs/>
        </w:rPr>
      </w:pPr>
      <w:r w:rsidRPr="00F81B26">
        <w:rPr>
          <w:bCs/>
        </w:rPr>
        <w:t>Hàn thêm tấm bù chiều dày cho phần thành.</w:t>
      </w:r>
    </w:p>
    <w:p w:rsidR="00B17328" w:rsidRPr="00F81B26" w:rsidRDefault="00B17328" w:rsidP="000E322F">
      <w:pPr>
        <w:pStyle w:val="Heading3"/>
        <w:numPr>
          <w:ilvl w:val="1"/>
          <w:numId w:val="82"/>
        </w:numPr>
        <w:spacing w:before="120" w:line="276" w:lineRule="auto"/>
        <w:ind w:left="0" w:firstLine="0"/>
        <w:rPr>
          <w:b w:val="0"/>
          <w:bCs/>
          <w:sz w:val="24"/>
          <w:szCs w:val="24"/>
        </w:rPr>
      </w:pPr>
      <w:bookmarkStart w:id="37" w:name="_Toc514142106"/>
      <w:bookmarkStart w:id="38" w:name="_Toc527124219"/>
      <w:r w:rsidRPr="00F81B26">
        <w:rPr>
          <w:b w:val="0"/>
          <w:bCs/>
          <w:sz w:val="24"/>
          <w:szCs w:val="24"/>
        </w:rPr>
        <w:t xml:space="preserve">Khi thân hình trụ của bao hơi, bao nước, ống góp đặt nằm ngang có chiều dài trên 8 m </w:t>
      </w:r>
      <w:r w:rsidR="00750E99">
        <w:rPr>
          <w:b w:val="0"/>
          <w:bCs/>
          <w:sz w:val="24"/>
          <w:szCs w:val="24"/>
          <w:lang w:val="en-US"/>
        </w:rPr>
        <w:t xml:space="preserve">phải </w:t>
      </w:r>
      <w:r w:rsidRPr="00F81B26">
        <w:rPr>
          <w:b w:val="0"/>
          <w:bCs/>
          <w:sz w:val="24"/>
          <w:szCs w:val="24"/>
        </w:rPr>
        <w:t>có biện pháp chống uốn võng.</w:t>
      </w:r>
      <w:bookmarkEnd w:id="37"/>
      <w:bookmarkEnd w:id="38"/>
    </w:p>
    <w:p w:rsidR="00B17328" w:rsidRPr="00F81B26" w:rsidRDefault="00B17328" w:rsidP="000E322F">
      <w:pPr>
        <w:pStyle w:val="Heading3"/>
        <w:numPr>
          <w:ilvl w:val="1"/>
          <w:numId w:val="82"/>
        </w:numPr>
        <w:spacing w:before="120" w:line="276" w:lineRule="auto"/>
        <w:ind w:left="0" w:firstLine="0"/>
        <w:rPr>
          <w:b w:val="0"/>
          <w:bCs/>
          <w:sz w:val="24"/>
          <w:szCs w:val="24"/>
        </w:rPr>
      </w:pPr>
      <w:bookmarkStart w:id="39" w:name="_Toc514142107"/>
      <w:bookmarkStart w:id="40" w:name="_Toc527124220"/>
      <w:r w:rsidRPr="00F81B26">
        <w:rPr>
          <w:b w:val="0"/>
          <w:bCs/>
          <w:sz w:val="24"/>
          <w:szCs w:val="24"/>
        </w:rPr>
        <w:t xml:space="preserve">Không cho phép chế tạo ống góp không phải </w:t>
      </w:r>
      <w:r w:rsidR="007723C6" w:rsidRPr="00F81B26">
        <w:rPr>
          <w:b w:val="0"/>
          <w:bCs/>
          <w:sz w:val="24"/>
          <w:szCs w:val="24"/>
        </w:rPr>
        <w:t xml:space="preserve">là ống </w:t>
      </w:r>
      <w:r w:rsidRPr="00F81B26">
        <w:rPr>
          <w:b w:val="0"/>
          <w:bCs/>
          <w:sz w:val="24"/>
          <w:szCs w:val="24"/>
        </w:rPr>
        <w:t>hình trụ tròn.</w:t>
      </w:r>
      <w:bookmarkEnd w:id="39"/>
      <w:bookmarkEnd w:id="40"/>
    </w:p>
    <w:p w:rsidR="00B17328" w:rsidRPr="00735E80" w:rsidRDefault="00B17328" w:rsidP="000E322F">
      <w:pPr>
        <w:pStyle w:val="Heading3"/>
        <w:numPr>
          <w:ilvl w:val="1"/>
          <w:numId w:val="82"/>
        </w:numPr>
        <w:spacing w:before="120" w:line="276" w:lineRule="auto"/>
        <w:ind w:left="0" w:firstLine="0"/>
        <w:rPr>
          <w:b w:val="0"/>
          <w:bCs/>
          <w:sz w:val="24"/>
          <w:szCs w:val="24"/>
        </w:rPr>
      </w:pPr>
      <w:bookmarkStart w:id="41" w:name="_Toc514142108"/>
      <w:bookmarkStart w:id="42" w:name="_Toc527124221"/>
      <w:r w:rsidRPr="00735E80">
        <w:rPr>
          <w:b w:val="0"/>
          <w:bCs/>
          <w:sz w:val="24"/>
          <w:szCs w:val="24"/>
        </w:rPr>
        <w:t>Các quy định về thân hình trụ cho ống lò và thân nồi hơi ống lò ống lửa tuân thủ các quy định trong TCVN 6413:1998.</w:t>
      </w:r>
      <w:bookmarkEnd w:id="41"/>
      <w:bookmarkEnd w:id="42"/>
    </w:p>
    <w:p w:rsidR="00B17328" w:rsidRPr="00F81B26" w:rsidRDefault="00B17328" w:rsidP="000E322F">
      <w:pPr>
        <w:pStyle w:val="Heading3"/>
        <w:numPr>
          <w:ilvl w:val="0"/>
          <w:numId w:val="82"/>
        </w:numPr>
        <w:spacing w:before="240" w:line="276" w:lineRule="auto"/>
        <w:rPr>
          <w:bCs/>
          <w:sz w:val="24"/>
          <w:szCs w:val="24"/>
        </w:rPr>
      </w:pPr>
      <w:bookmarkStart w:id="43" w:name="_Toc527124222"/>
      <w:r w:rsidRPr="00F81B26">
        <w:rPr>
          <w:bCs/>
          <w:sz w:val="24"/>
          <w:szCs w:val="24"/>
        </w:rPr>
        <w:t>Đáy</w:t>
      </w:r>
      <w:bookmarkEnd w:id="43"/>
    </w:p>
    <w:p w:rsidR="00B17328" w:rsidRDefault="009C5F34" w:rsidP="000E322F">
      <w:pPr>
        <w:pStyle w:val="Heading3"/>
        <w:numPr>
          <w:ilvl w:val="1"/>
          <w:numId w:val="82"/>
        </w:numPr>
        <w:spacing w:before="120" w:line="276" w:lineRule="auto"/>
        <w:ind w:left="0" w:firstLine="0"/>
        <w:rPr>
          <w:b w:val="0"/>
          <w:bCs/>
          <w:sz w:val="24"/>
          <w:szCs w:val="24"/>
          <w:lang w:val="en-US"/>
        </w:rPr>
      </w:pPr>
      <w:bookmarkStart w:id="44" w:name="_Toc514142110"/>
      <w:bookmarkStart w:id="45" w:name="_Toc527124223"/>
      <w:r>
        <w:rPr>
          <w:b w:val="0"/>
          <w:bCs/>
          <w:sz w:val="24"/>
          <w:szCs w:val="24"/>
        </w:rPr>
        <w:t xml:space="preserve">Các loại đáy phẳng, đáy </w:t>
      </w:r>
      <w:r>
        <w:rPr>
          <w:b w:val="0"/>
          <w:bCs/>
          <w:sz w:val="24"/>
          <w:szCs w:val="24"/>
          <w:lang w:val="en-US"/>
        </w:rPr>
        <w:t>e líp,</w:t>
      </w:r>
      <w:r w:rsidR="00B17328" w:rsidRPr="00F81B26">
        <w:rPr>
          <w:b w:val="0"/>
          <w:bCs/>
          <w:sz w:val="24"/>
          <w:szCs w:val="24"/>
        </w:rPr>
        <w:t xml:space="preserve"> đáy cầu được sử dụng làm đáy cho thân hình trụ. Việc chọn loại đáy nào tùy thuộc vào đường kính của thân hình trụ và áp suất tác động lên thân và đáy.</w:t>
      </w:r>
      <w:bookmarkEnd w:id="44"/>
      <w:bookmarkEnd w:id="45"/>
    </w:p>
    <w:p w:rsidR="00750935" w:rsidRDefault="00750935" w:rsidP="000E322F">
      <w:pPr>
        <w:pStyle w:val="Heading3"/>
        <w:numPr>
          <w:ilvl w:val="1"/>
          <w:numId w:val="82"/>
        </w:numPr>
        <w:spacing w:before="120" w:line="276" w:lineRule="auto"/>
        <w:ind w:left="0" w:firstLine="0"/>
        <w:rPr>
          <w:b w:val="0"/>
          <w:bCs/>
          <w:sz w:val="24"/>
          <w:szCs w:val="24"/>
          <w:lang w:val="en-US"/>
        </w:rPr>
      </w:pPr>
      <w:bookmarkStart w:id="46" w:name="_Toc514142111"/>
      <w:bookmarkStart w:id="47" w:name="_Toc527124224"/>
      <w:r w:rsidRPr="00F81B26">
        <w:rPr>
          <w:b w:val="0"/>
          <w:bCs/>
          <w:sz w:val="24"/>
          <w:szCs w:val="24"/>
        </w:rPr>
        <w:t xml:space="preserve">Việc hàn nối đáy với thân hình trụ </w:t>
      </w:r>
      <w:r>
        <w:rPr>
          <w:b w:val="0"/>
          <w:bCs/>
          <w:sz w:val="24"/>
          <w:szCs w:val="24"/>
          <w:lang w:val="en-US"/>
        </w:rPr>
        <w:t xml:space="preserve">cho từng trường hợp </w:t>
      </w:r>
      <w:r w:rsidRPr="00F81B26">
        <w:rPr>
          <w:b w:val="0"/>
          <w:bCs/>
          <w:sz w:val="24"/>
          <w:szCs w:val="24"/>
        </w:rPr>
        <w:t>có thể thực hiện theo các cấu tạo chỉ trên Hình 2</w:t>
      </w:r>
      <w:r>
        <w:rPr>
          <w:b w:val="0"/>
          <w:bCs/>
          <w:sz w:val="24"/>
          <w:szCs w:val="24"/>
          <w:lang w:val="en-US"/>
        </w:rPr>
        <w:t>.</w:t>
      </w:r>
      <w:bookmarkEnd w:id="46"/>
      <w:bookmarkEnd w:id="47"/>
    </w:p>
    <w:p w:rsidR="00750935" w:rsidRDefault="00750935" w:rsidP="002C5B3D">
      <w:pPr>
        <w:pStyle w:val="Heading1"/>
        <w:rPr>
          <w:lang w:val="en-US"/>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CA3B2C" w:rsidRDefault="00CA3B2C" w:rsidP="00CA3B2C">
      <w:pPr>
        <w:rPr>
          <w:lang w:eastAsia="x-none"/>
        </w:rPr>
      </w:pPr>
    </w:p>
    <w:p w:rsidR="009C5F34" w:rsidRDefault="009C5F34" w:rsidP="00CA3B2C">
      <w:pPr>
        <w:rPr>
          <w:lang w:eastAsia="x-none"/>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307"/>
        <w:gridCol w:w="749"/>
        <w:gridCol w:w="3980"/>
        <w:gridCol w:w="3980"/>
      </w:tblGrid>
      <w:tr w:rsidR="00750935" w:rsidRPr="0093620D" w:rsidTr="00AA471B">
        <w:trPr>
          <w:jc w:val="center"/>
        </w:trPr>
        <w:tc>
          <w:tcPr>
            <w:tcW w:w="1307" w:type="dxa"/>
            <w:vAlign w:val="center"/>
          </w:tcPr>
          <w:p w:rsidR="00750935" w:rsidRPr="0093620D" w:rsidRDefault="00750935" w:rsidP="002C5B3D">
            <w:pPr>
              <w:widowControl w:val="0"/>
              <w:jc w:val="both"/>
              <w:rPr>
                <w:rFonts w:cs="Arial"/>
                <w:sz w:val="22"/>
                <w:szCs w:val="22"/>
              </w:rPr>
            </w:pPr>
            <w:r w:rsidRPr="0093620D">
              <w:rPr>
                <w:rFonts w:cs="Arial"/>
                <w:sz w:val="22"/>
                <w:szCs w:val="22"/>
              </w:rPr>
              <w:lastRenderedPageBreak/>
              <w:br w:type="page"/>
            </w:r>
            <w:r w:rsidRPr="0093620D">
              <w:rPr>
                <w:rFonts w:cs="Arial"/>
                <w:sz w:val="22"/>
                <w:szCs w:val="22"/>
              </w:rPr>
              <w:br w:type="page"/>
            </w:r>
            <w:r w:rsidRPr="0093620D">
              <w:rPr>
                <w:rFonts w:cs="Arial"/>
                <w:sz w:val="22"/>
                <w:szCs w:val="22"/>
              </w:rPr>
              <w:br w:type="page"/>
            </w:r>
            <w:r w:rsidRPr="0093620D">
              <w:rPr>
                <w:rFonts w:cs="Arial"/>
                <w:sz w:val="22"/>
                <w:szCs w:val="22"/>
              </w:rPr>
              <w:br w:type="page"/>
            </w:r>
            <w:r w:rsidRPr="0093620D">
              <w:rPr>
                <w:rFonts w:cs="Arial"/>
                <w:sz w:val="22"/>
                <w:szCs w:val="22"/>
              </w:rPr>
              <w:br w:type="page"/>
            </w:r>
            <w:r w:rsidRPr="0093620D">
              <w:rPr>
                <w:rFonts w:cs="Arial"/>
                <w:sz w:val="22"/>
                <w:szCs w:val="22"/>
              </w:rPr>
              <w:br w:type="page"/>
            </w:r>
            <w:r w:rsidRPr="0093620D">
              <w:rPr>
                <w:rFonts w:cs="Arial"/>
                <w:sz w:val="22"/>
                <w:szCs w:val="22"/>
              </w:rPr>
              <w:br w:type="page"/>
            </w:r>
            <w:r w:rsidRPr="0093620D">
              <w:rPr>
                <w:rFonts w:cs="Arial"/>
                <w:sz w:val="22"/>
                <w:szCs w:val="22"/>
              </w:rPr>
              <w:br w:type="page"/>
            </w:r>
            <w:r w:rsidRPr="0093620D">
              <w:rPr>
                <w:rFonts w:cs="Arial"/>
                <w:sz w:val="22"/>
                <w:szCs w:val="22"/>
              </w:rPr>
              <w:br w:type="page"/>
              <w:t>Phần hàn</w:t>
            </w:r>
          </w:p>
        </w:tc>
        <w:tc>
          <w:tcPr>
            <w:tcW w:w="749" w:type="dxa"/>
            <w:vAlign w:val="center"/>
          </w:tcPr>
          <w:p w:rsidR="00750935" w:rsidRPr="0093620D" w:rsidRDefault="00750935" w:rsidP="002C5B3D">
            <w:pPr>
              <w:widowControl w:val="0"/>
              <w:jc w:val="both"/>
              <w:rPr>
                <w:rFonts w:cs="Arial"/>
                <w:sz w:val="22"/>
                <w:szCs w:val="22"/>
              </w:rPr>
            </w:pPr>
            <w:r w:rsidRPr="0093620D">
              <w:rPr>
                <w:rFonts w:cs="Arial"/>
                <w:sz w:val="22"/>
                <w:szCs w:val="22"/>
              </w:rPr>
              <w:t>Ký hiệu</w:t>
            </w:r>
          </w:p>
        </w:tc>
        <w:tc>
          <w:tcPr>
            <w:tcW w:w="3980" w:type="dxa"/>
            <w:vAlign w:val="center"/>
          </w:tcPr>
          <w:p w:rsidR="00750935" w:rsidRPr="0093620D" w:rsidRDefault="00750935" w:rsidP="002C5B3D">
            <w:pPr>
              <w:widowControl w:val="0"/>
              <w:jc w:val="both"/>
              <w:rPr>
                <w:rFonts w:cs="Arial"/>
                <w:sz w:val="22"/>
                <w:szCs w:val="22"/>
              </w:rPr>
            </w:pPr>
            <w:r w:rsidRPr="0093620D">
              <w:rPr>
                <w:rFonts w:cs="Arial"/>
                <w:sz w:val="22"/>
                <w:szCs w:val="22"/>
              </w:rPr>
              <w:t>Kiểu hàn và giá trị hằng số C</w:t>
            </w:r>
            <w:r w:rsidRPr="0093620D">
              <w:rPr>
                <w:rFonts w:cs="Arial"/>
                <w:sz w:val="22"/>
                <w:szCs w:val="22"/>
                <w:vertAlign w:val="subscript"/>
              </w:rPr>
              <w:t>1</w:t>
            </w:r>
          </w:p>
        </w:tc>
        <w:tc>
          <w:tcPr>
            <w:tcW w:w="3980" w:type="dxa"/>
            <w:vAlign w:val="center"/>
          </w:tcPr>
          <w:p w:rsidR="00750935" w:rsidRPr="0093620D" w:rsidRDefault="00750935" w:rsidP="002C5B3D">
            <w:pPr>
              <w:widowControl w:val="0"/>
              <w:jc w:val="both"/>
              <w:rPr>
                <w:rFonts w:cs="Arial"/>
                <w:sz w:val="22"/>
                <w:szCs w:val="22"/>
              </w:rPr>
            </w:pPr>
            <w:r w:rsidRPr="0093620D">
              <w:rPr>
                <w:rFonts w:cs="Arial"/>
                <w:sz w:val="22"/>
                <w:szCs w:val="22"/>
              </w:rPr>
              <w:t>Ghi chú</w:t>
            </w:r>
          </w:p>
        </w:tc>
      </w:tr>
      <w:tr w:rsidR="00750935" w:rsidRPr="0093620D" w:rsidTr="00AA471B">
        <w:trPr>
          <w:trHeight w:val="1999"/>
          <w:jc w:val="center"/>
        </w:trPr>
        <w:tc>
          <w:tcPr>
            <w:tcW w:w="1307" w:type="dxa"/>
            <w:vAlign w:val="center"/>
          </w:tcPr>
          <w:p w:rsidR="00750935" w:rsidRPr="0093620D" w:rsidRDefault="00F83108" w:rsidP="002C5B3D">
            <w:pPr>
              <w:widowControl w:val="0"/>
              <w:spacing w:before="120"/>
              <w:jc w:val="both"/>
              <w:rPr>
                <w:rFonts w:cs="Arial"/>
                <w:sz w:val="22"/>
                <w:szCs w:val="22"/>
              </w:rPr>
            </w:pPr>
            <w:r>
              <w:rPr>
                <w:rFonts w:cs="Arial"/>
                <w:noProof/>
                <w:sz w:val="22"/>
                <w:szCs w:val="22"/>
              </w:rPr>
              <mc:AlternateContent>
                <mc:Choice Requires="wpg">
                  <w:drawing>
                    <wp:anchor distT="0" distB="0" distL="114300" distR="114300" simplePos="0" relativeHeight="251634688" behindDoc="0" locked="0" layoutInCell="0" allowOverlap="1">
                      <wp:simplePos x="0" y="0"/>
                      <wp:positionH relativeFrom="column">
                        <wp:posOffset>1404620</wp:posOffset>
                      </wp:positionH>
                      <wp:positionV relativeFrom="paragraph">
                        <wp:posOffset>114935</wp:posOffset>
                      </wp:positionV>
                      <wp:extent cx="2186940" cy="1158875"/>
                      <wp:effectExtent l="4445" t="10160" r="8890" b="12065"/>
                      <wp:wrapNone/>
                      <wp:docPr id="119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86940" cy="1158875"/>
                                <a:chOff x="-1" y="0"/>
                                <a:chExt cx="20001" cy="20000"/>
                              </a:xfrm>
                            </wpg:grpSpPr>
                            <wps:wsp>
                              <wps:cNvPr id="1195" name="Rectangle 3"/>
                              <wps:cNvSpPr>
                                <a:spLocks noChangeArrowheads="1"/>
                              </wps:cNvSpPr>
                              <wps:spPr bwMode="auto">
                                <a:xfrm>
                                  <a:off x="14332" y="6959"/>
                                  <a:ext cx="906" cy="291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pacing w:val="-10"/>
                                        <w:sz w:val="12"/>
                                      </w:rPr>
                                      <w:t>T</w:t>
                                    </w:r>
                                    <w:r w:rsidRPr="000C4501">
                                      <w:rPr>
                                        <w:rFonts w:cs="Arial"/>
                                        <w:spacing w:val="-10"/>
                                        <w:sz w:val="12"/>
                                        <w:vertAlign w:val="subscript"/>
                                      </w:rPr>
                                      <w:t>h</w:t>
                                    </w:r>
                                  </w:p>
                                </w:txbxContent>
                              </wps:txbx>
                              <wps:bodyPr rot="0" vert="horz" wrap="square" lIns="12700" tIns="12700" rIns="12700" bIns="12700" anchor="t" anchorCtr="0" upright="1">
                                <a:noAutofit/>
                              </wps:bodyPr>
                            </wps:wsp>
                            <wps:wsp>
                              <wps:cNvPr id="1196" name="Freeform 4"/>
                              <wps:cNvSpPr>
                                <a:spLocks/>
                              </wps:cNvSpPr>
                              <wps:spPr bwMode="auto">
                                <a:xfrm>
                                  <a:off x="3146" y="4822"/>
                                  <a:ext cx="1661" cy="3529"/>
                                </a:xfrm>
                                <a:custGeom>
                                  <a:avLst/>
                                  <a:gdLst>
                                    <a:gd name="T0" fmla="*/ 0 w 20000"/>
                                    <a:gd name="T1" fmla="*/ 0 h 20000"/>
                                    <a:gd name="T2" fmla="*/ 19930 w 20000"/>
                                    <a:gd name="T3" fmla="*/ 0 h 20000"/>
                                    <a:gd name="T4" fmla="*/ 0 w 20000"/>
                                    <a:gd name="T5" fmla="*/ 19938 h 20000"/>
                                    <a:gd name="T6" fmla="*/ 19930 w 20000"/>
                                    <a:gd name="T7" fmla="*/ 19938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930" y="0"/>
                                      </a:lnTo>
                                      <a:lnTo>
                                        <a:pt x="0" y="19938"/>
                                      </a:lnTo>
                                      <a:lnTo>
                                        <a:pt x="19930" y="19938"/>
                                      </a:lnTo>
                                      <a:lnTo>
                                        <a:pt x="0" y="0"/>
                                      </a:lnTo>
                                      <a:close/>
                                    </a:path>
                                  </a:pathLst>
                                </a:custGeom>
                                <a:solidFill>
                                  <a:srgbClr val="D9D9D9"/>
                                </a:solidFill>
                                <a:ln w="6350" cap="flat">
                                  <a:solidFill>
                                    <a:srgbClr val="000000"/>
                                  </a:solidFill>
                                  <a:prstDash val="solid"/>
                                  <a:round/>
                                  <a:headEnd type="none" w="sm" len="lg"/>
                                  <a:tailEnd type="none" w="sm"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97" name="Line 5"/>
                              <wps:cNvCnPr/>
                              <wps:spPr bwMode="auto">
                                <a:xfrm>
                                  <a:off x="11869" y="0"/>
                                  <a:ext cx="6" cy="20000"/>
                                </a:xfrm>
                                <a:prstGeom prst="line">
                                  <a:avLst/>
                                </a:prstGeom>
                                <a:noFill/>
                                <a:ln w="635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8" name="Line 6"/>
                              <wps:cNvCnPr/>
                              <wps:spPr bwMode="auto">
                                <a:xfrm>
                                  <a:off x="3982" y="0"/>
                                  <a:ext cx="6" cy="20000"/>
                                </a:xfrm>
                                <a:prstGeom prst="line">
                                  <a:avLst/>
                                </a:prstGeom>
                                <a:noFill/>
                                <a:ln w="635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9" name="Line 7"/>
                              <wps:cNvCnPr/>
                              <wps:spPr bwMode="auto">
                                <a:xfrm flipH="1">
                                  <a:off x="1218" y="4822"/>
                                  <a:ext cx="10599" cy="11"/>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0" name="Line 8"/>
                              <wps:cNvCnPr/>
                              <wps:spPr bwMode="auto">
                                <a:xfrm flipH="1">
                                  <a:off x="1235" y="8384"/>
                                  <a:ext cx="3688" cy="11"/>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1" name="Line 9"/>
                              <wps:cNvCnPr/>
                              <wps:spPr bwMode="auto">
                                <a:xfrm flipH="1">
                                  <a:off x="8065" y="9589"/>
                                  <a:ext cx="3828" cy="11"/>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2" name="Line 10"/>
                              <wps:cNvCnPr/>
                              <wps:spPr bwMode="auto">
                                <a:xfrm flipH="1" flipV="1">
                                  <a:off x="4894" y="8351"/>
                                  <a:ext cx="3351" cy="1260"/>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3" name="Arc 11"/>
                              <wps:cNvSpPr>
                                <a:spLocks/>
                              </wps:cNvSpPr>
                              <wps:spPr bwMode="auto">
                                <a:xfrm>
                                  <a:off x="11875" y="4866"/>
                                  <a:ext cx="7428" cy="1401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04" name="Arc 12"/>
                              <wps:cNvSpPr>
                                <a:spLocks/>
                              </wps:cNvSpPr>
                              <wps:spPr bwMode="auto">
                                <a:xfrm>
                                  <a:off x="11863" y="9589"/>
                                  <a:ext cx="4885" cy="921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05" name="Arc 13"/>
                              <wps:cNvSpPr>
                                <a:spLocks/>
                              </wps:cNvSpPr>
                              <wps:spPr bwMode="auto">
                                <a:xfrm>
                                  <a:off x="11538" y="3408"/>
                                  <a:ext cx="8462" cy="1524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6350">
                                  <a:solidFill>
                                    <a:srgbClr val="000000"/>
                                  </a:solidFill>
                                  <a:prstDash val="sysDash"/>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06" name="Line 14"/>
                              <wps:cNvCnPr/>
                              <wps:spPr bwMode="auto">
                                <a:xfrm flipH="1">
                                  <a:off x="3210" y="3408"/>
                                  <a:ext cx="8311" cy="1326"/>
                                </a:xfrm>
                                <a:prstGeom prst="line">
                                  <a:avLst/>
                                </a:prstGeom>
                                <a:noFill/>
                                <a:ln w="6350">
                                  <a:solidFill>
                                    <a:srgbClr val="000000"/>
                                  </a:solidFill>
                                  <a:prstDash val="sysDash"/>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7" name="Line 15"/>
                              <wps:cNvCnPr/>
                              <wps:spPr bwMode="auto">
                                <a:xfrm>
                                  <a:off x="986" y="6586"/>
                                  <a:ext cx="7910" cy="11"/>
                                </a:xfrm>
                                <a:prstGeom prst="line">
                                  <a:avLst/>
                                </a:prstGeom>
                                <a:noFill/>
                                <a:ln w="317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8" name="Line 16"/>
                              <wps:cNvCnPr/>
                              <wps:spPr bwMode="auto">
                                <a:xfrm>
                                  <a:off x="4935" y="8340"/>
                                  <a:ext cx="4640" cy="11"/>
                                </a:xfrm>
                                <a:prstGeom prst="line">
                                  <a:avLst/>
                                </a:prstGeom>
                                <a:noFill/>
                                <a:ln w="6350">
                                  <a:solidFill>
                                    <a:srgbClr val="000000"/>
                                  </a:solidFill>
                                  <a:prstDash val="sysDash"/>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9" name="Line 17"/>
                              <wps:cNvCnPr/>
                              <wps:spPr bwMode="auto">
                                <a:xfrm>
                                  <a:off x="8518" y="3901"/>
                                  <a:ext cx="6" cy="5655"/>
                                </a:xfrm>
                                <a:prstGeom prst="line">
                                  <a:avLst/>
                                </a:prstGeom>
                                <a:noFill/>
                                <a:ln w="6350">
                                  <a:solidFill>
                                    <a:srgbClr val="000000"/>
                                  </a:solidFill>
                                  <a:prstDash val="sysDash"/>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0" name="Line 18"/>
                              <wps:cNvCnPr/>
                              <wps:spPr bwMode="auto">
                                <a:xfrm flipV="1">
                                  <a:off x="11869" y="15792"/>
                                  <a:ext cx="4472" cy="300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1" name="Line 19"/>
                              <wps:cNvCnPr/>
                              <wps:spPr bwMode="auto">
                                <a:xfrm flipV="1">
                                  <a:off x="16446" y="14159"/>
                                  <a:ext cx="2381" cy="160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2" name="Line 20"/>
                              <wps:cNvCnPr/>
                              <wps:spPr bwMode="auto">
                                <a:xfrm flipV="1">
                                  <a:off x="14355" y="5819"/>
                                  <a:ext cx="1609" cy="526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3" name="Line 21"/>
                              <wps:cNvCnPr/>
                              <wps:spPr bwMode="auto">
                                <a:xfrm>
                                  <a:off x="2269" y="1074"/>
                                  <a:ext cx="6" cy="366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4" name="Line 22"/>
                              <wps:cNvCnPr/>
                              <wps:spPr bwMode="auto">
                                <a:xfrm flipV="1">
                                  <a:off x="2269" y="8274"/>
                                  <a:ext cx="6" cy="842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5" name="Freeform 23"/>
                              <wps:cNvSpPr>
                                <a:spLocks/>
                              </wps:cNvSpPr>
                              <wps:spPr bwMode="auto">
                                <a:xfrm>
                                  <a:off x="1032" y="4723"/>
                                  <a:ext cx="314" cy="3628"/>
                                </a:xfrm>
                                <a:custGeom>
                                  <a:avLst/>
                                  <a:gdLst>
                                    <a:gd name="T0" fmla="*/ 10000 w 20000"/>
                                    <a:gd name="T1" fmla="*/ 0 h 20000"/>
                                    <a:gd name="T2" fmla="*/ 0 w 20000"/>
                                    <a:gd name="T3" fmla="*/ 3021 h 20000"/>
                                    <a:gd name="T4" fmla="*/ 0 w 20000"/>
                                    <a:gd name="T5" fmla="*/ 5982 h 20000"/>
                                    <a:gd name="T6" fmla="*/ 10000 w 20000"/>
                                    <a:gd name="T7" fmla="*/ 9366 h 20000"/>
                                    <a:gd name="T8" fmla="*/ 19630 w 20000"/>
                                    <a:gd name="T9" fmla="*/ 12387 h 20000"/>
                                    <a:gd name="T10" fmla="*/ 19630 w 20000"/>
                                    <a:gd name="T11" fmla="*/ 16193 h 20000"/>
                                    <a:gd name="T12" fmla="*/ 10000 w 20000"/>
                                    <a:gd name="T13" fmla="*/ 18731 h 20000"/>
                                    <a:gd name="T14" fmla="*/ 13704 w 20000"/>
                                    <a:gd name="T15" fmla="*/ 1994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10000" y="0"/>
                                      </a:moveTo>
                                      <a:lnTo>
                                        <a:pt x="0" y="3021"/>
                                      </a:lnTo>
                                      <a:lnTo>
                                        <a:pt x="0" y="5982"/>
                                      </a:lnTo>
                                      <a:lnTo>
                                        <a:pt x="10000" y="9366"/>
                                      </a:lnTo>
                                      <a:lnTo>
                                        <a:pt x="19630" y="12387"/>
                                      </a:lnTo>
                                      <a:lnTo>
                                        <a:pt x="19630" y="16193"/>
                                      </a:lnTo>
                                      <a:lnTo>
                                        <a:pt x="10000" y="18731"/>
                                      </a:lnTo>
                                      <a:lnTo>
                                        <a:pt x="13704" y="19940"/>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6" name="Rectangle 24"/>
                              <wps:cNvSpPr>
                                <a:spLocks noChangeArrowheads="1"/>
                              </wps:cNvSpPr>
                              <wps:spPr bwMode="auto">
                                <a:xfrm>
                                  <a:off x="-1" y="4734"/>
                                  <a:ext cx="1330" cy="37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1217" name="Rectangle 25"/>
                              <wps:cNvSpPr>
                                <a:spLocks noChangeArrowheads="1"/>
                              </wps:cNvSpPr>
                              <wps:spPr bwMode="auto">
                                <a:xfrm>
                                  <a:off x="1910" y="11145"/>
                                  <a:ext cx="958" cy="269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6"/>
                                      </w:rPr>
                                      <w:t>d</w:t>
                                    </w:r>
                                    <w:proofErr w:type="gramEnd"/>
                                  </w:p>
                                </w:txbxContent>
                              </wps:txbx>
                              <wps:bodyPr rot="0" vert="horz" wrap="square" lIns="12700" tIns="12700" rIns="12700" bIns="12700" anchor="t" anchorCtr="0" upright="1">
                                <a:noAutofit/>
                              </wps:bodyPr>
                            </wps:wsp>
                            <wps:wsp>
                              <wps:cNvPr id="1218" name="Line 26"/>
                              <wps:cNvCnPr/>
                              <wps:spPr bwMode="auto">
                                <a:xfrm>
                                  <a:off x="4018" y="17315"/>
                                  <a:ext cx="7846"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9" name="Rectangle 27"/>
                              <wps:cNvSpPr>
                                <a:spLocks noChangeArrowheads="1"/>
                              </wps:cNvSpPr>
                              <wps:spPr bwMode="auto">
                                <a:xfrm>
                                  <a:off x="17166" y="13918"/>
                                  <a:ext cx="906" cy="291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pacing w:val="-10"/>
                                        <w:sz w:val="12"/>
                                      </w:rPr>
                                      <w:t>T</w:t>
                                    </w:r>
                                    <w:r w:rsidRPr="000C4501">
                                      <w:rPr>
                                        <w:rFonts w:cs="Arial"/>
                                        <w:spacing w:val="-10"/>
                                        <w:sz w:val="12"/>
                                        <w:vertAlign w:val="subscript"/>
                                      </w:rPr>
                                      <w:t>h</w:t>
                                    </w:r>
                                  </w:p>
                                </w:txbxContent>
                              </wps:txbx>
                              <wps:bodyPr rot="0" vert="horz" wrap="square" lIns="12700" tIns="12700" rIns="12700" bIns="12700" anchor="t" anchorCtr="0" upright="1">
                                <a:noAutofit/>
                              </wps:bodyPr>
                            </wps:wsp>
                            <wps:wsp>
                              <wps:cNvPr id="1220" name="Rectangle 28"/>
                              <wps:cNvSpPr>
                                <a:spLocks noChangeArrowheads="1"/>
                              </wps:cNvSpPr>
                              <wps:spPr bwMode="auto">
                                <a:xfrm>
                                  <a:off x="13856" y="15704"/>
                                  <a:ext cx="958" cy="269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z w:val="16"/>
                                      </w:rPr>
                                      <w:t>R</w:t>
                                    </w:r>
                                  </w:p>
                                </w:txbxContent>
                              </wps:txbx>
                              <wps:bodyPr rot="0" vert="horz" wrap="square" lIns="12700" tIns="12700" rIns="12700" bIns="12700" anchor="t" anchorCtr="0" upright="1">
                                <a:noAutofit/>
                              </wps:bodyPr>
                            </wps:wsp>
                            <wps:wsp>
                              <wps:cNvPr id="1221" name="Rectangle 29"/>
                              <wps:cNvSpPr>
                                <a:spLocks noChangeArrowheads="1"/>
                              </wps:cNvSpPr>
                              <wps:spPr bwMode="auto">
                                <a:xfrm>
                                  <a:off x="7473" y="15792"/>
                                  <a:ext cx="958" cy="269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z w:val="16"/>
                                      </w:rPr>
                                      <w:t>L</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110.6pt;margin-top:9.05pt;width:172.2pt;height:91.25pt;z-index:251634688" coordorigin="-1" coordsize="2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" o:allowincell="f">
                      <v:rect id="Rectangle 3" o:spid="_x0000_s1027" style="position:absolute;left:14332;top:6959;width:906;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VQJMQA&#10;AADdAAAADwAAAGRycy9kb3ducmV2LnhtbERP22rCQBB9F/yHZYS+SN2kYLFpVlGL0GIhGIW+DtnJ&#10;BbOzIbtq2q/vCoW+zeFcJ10NphVX6l1jWUE8i0AQF1Y3XCk4HXePCxDOI2tsLZOCb3KwWo5HKSba&#10;3vhA19xXIoSwS1BB7X2XSOmKmgy6me2IA1fa3qAPsK+k7vEWwk0rn6LoWRpsODTU2NG2puKcX4wC&#10;l5vd9CPOvjIy8wtu9j9l9vmm1MNkWL+C8DT4f/Gf+12H+fHLHO7fhB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VUCT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pacing w:val="-10"/>
                                  <w:sz w:val="12"/>
                                </w:rPr>
                                <w:t>T</w:t>
                              </w:r>
                              <w:r w:rsidRPr="000C4501">
                                <w:rPr>
                                  <w:rFonts w:cs="Arial"/>
                                  <w:spacing w:val="-10"/>
                                  <w:sz w:val="12"/>
                                  <w:vertAlign w:val="subscript"/>
                                </w:rPr>
                                <w:t>h</w:t>
                              </w:r>
                            </w:p>
                          </w:txbxContent>
                        </v:textbox>
                      </v:rect>
                      <v:shape id="Freeform 4" o:spid="_x0000_s1028" style="position:absolute;left:3146;top:4822;width:1661;height:352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q048UA&#10;AADdAAAADwAAAGRycy9kb3ducmV2LnhtbERPTWvCQBC9C/0Pywi9lLqJoNjUVWqptngzEaS3ITsm&#10;wexsmt2Y+O+7hYK3ebzPWa4HU4srta6yrCCeRCCIc6srLhQcs+3zAoTzyBpry6TgRg7Wq4fREhNt&#10;ez7QNfWFCCHsElRQet8kUrq8JINuYhviwJ1ta9AH2BZSt9iHcFPLaRTNpcGKQ0OJDb2XlF/Sziiw&#10;u/77A2c/p3S/ibts+tltusuTUo/j4e0VhKfB38X/7i8d5scvc/j7Jpw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qrTjxQAAAN0AAAAPAAAAAAAAAAAAAAAAAJgCAABkcnMv&#10;ZG93bnJldi54bWxQSwUGAAAAAAQABAD1AAAAigMAAAAA&#10;" path="m,l19930,,,19938r19930,l,xe" fillcolor="#d9d9d9" strokeweight=".5pt">
                        <v:stroke startarrowwidth="narrow" startarrowlength="long" endarrowwidth="narrow" endarrowlength="long"/>
                        <v:path arrowok="t" o:connecttype="custom" o:connectlocs="0,0;1655,0;0,3518;1655,3518;0,0" o:connectangles="0,0,0,0,0"/>
                      </v:shape>
                      <v:line id="Line 5" o:spid="_x0000_s1029" style="position:absolute;visibility:visible;mso-wrap-style:square" from="11869,0" to="11875,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KLN8IAAADdAAAADwAAAGRycy9kb3ducmV2LnhtbERP22oCMRB9F/oPYQq+adYKalejFKFQ&#10;FBG3fsC4mW4WN5M1SXX9e1Mo+DaHc53FqrONuJIPtWMFo2EGgrh0uuZKwfH7czADESKyxsYxKbhT&#10;gNXypbfAXLsbH+haxEqkEA45KjAxtrmUoTRkMQxdS5y4H+ctxgR9JbXHWwq3jXzLsom0WHNqMNjS&#10;2lB5Ln6tgv1peyTf3ndxzAdDl0m2qcxZqf5r9zEHEamLT/G/+0un+aP3Kfx9k06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tKLN8IAAADdAAAADwAAAAAAAAAAAAAA&#10;AAChAgAAZHJzL2Rvd25yZXYueG1sUEsFBgAAAAAEAAQA+QAAAJADAAAAAA==&#10;" strokeweight=".5pt">
                        <v:stroke startarrowwidth="narrow" startarrowlength="long" endarrowwidth="narrow" endarrowlength="long"/>
                      </v:line>
                      <v:line id="Line 6" o:spid="_x0000_s1030" style="position:absolute;visibility:visible;mso-wrap-style:square" from="3982,0" to="3988,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00fRcUAAADdAAAADwAAAGRycy9kb3ducmV2LnhtbESP3WoCMRCF7wu+QxihdzWrgtStUYog&#10;iKUUfx5gupluFjeTNYm6vn3notC7Gc6Zc75ZrHrfqhvF1AQ2MB4VoIirYBuuDZyOm5dXUCkjW2wD&#10;k4EHJVgtB08LLG24855uh1wrCeFUogGXc1dqnSpHHtModMSi/YToMcsaa20j3iXct3pSFDPtsWFp&#10;cNjR2lF1Ply9ga/vjxPF7vGZp7x3dJkVu9qdjXke9u9voDL1+d/8d721gj+eC658IyPo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00fRcUAAADdAAAADwAAAAAAAAAA&#10;AAAAAAChAgAAZHJzL2Rvd25yZXYueG1sUEsFBgAAAAAEAAQA+QAAAJMDAAAAAA==&#10;" strokeweight=".5pt">
                        <v:stroke startarrowwidth="narrow" startarrowlength="long" endarrowwidth="narrow" endarrowlength="long"/>
                      </v:line>
                      <v:line id="Line 7" o:spid="_x0000_s1031" style="position:absolute;flip:x;visibility:visible;mso-wrap-style:square" from="1218,4822" to="11817,4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ig6cEAAADdAAAADwAAAGRycy9kb3ducmV2LnhtbERPS4vCMBC+C/sfwgjeNHUPxVajrAuL&#10;oqe14nm2mT6wmZQm1vrvjSDsbT6+56w2g2lET52rLSuYzyIQxLnVNZcKztnPdAHCeWSNjWVS8CAH&#10;m/XHaIWptnf+pf7kSxFC2KWooPK+TaV0eUUG3cy2xIErbGfQB9iVUnd4D+GmkZ9RFEuDNYeGClv6&#10;rii/nm5GQfZ33B1213ZvbJxss4MpLnFfKDUZD19LEJ4G/y9+u/c6zJ8nCby+CSfI9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eKDpwQAAAN0AAAAPAAAAAAAAAAAAAAAA&#10;AKECAABkcnMvZG93bnJldi54bWxQSwUGAAAAAAQABAD5AAAAjwMAAAAA&#10;">
                        <v:stroke startarrowwidth="narrow" startarrowlength="long" endarrowwidth="narrow" endarrowlength="long"/>
                      </v:line>
                      <v:line id="Line 8" o:spid="_x0000_s1032" style="position:absolute;flip:x;visibility:visible;mso-wrap-style:square" from="1235,8384" to="4923,8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9j8MAAADdAAAADwAAAGRycy9kb3ducmV2LnhtbESPT4vCMBDF78J+hzALe7OpeyhajaIL&#10;i6InrXgem+kfbCalydbutzeC4G2G995v3ixWg2lET52rLSuYRDEI4tzqmksF5+x3PAXhPLLGxjIp&#10;+CcHq+XHaIGptnc+Un/ypQgQdikqqLxvUyldXpFBF9mWOGiF7Qz6sHal1B3eA9w08juOE2mw5nCh&#10;wpZ+Kspvpz+jILsetvvtrd0Zm8w22d4Ul6QvlPr6HNZzEJ4G/za/0jsd6gckPL8JI8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t/Y/DAAAA3QAAAA8AAAAAAAAAAAAA&#10;AAAAoQIAAGRycy9kb3ducmV2LnhtbFBLBQYAAAAABAAEAPkAAACRAwAAAAA=&#10;">
                        <v:stroke startarrowwidth="narrow" startarrowlength="long" endarrowwidth="narrow" endarrowlength="long"/>
                      </v:line>
                      <v:line id="Line 9" o:spid="_x0000_s1033" style="position:absolute;flip:x;visibility:visible;mso-wrap-style:square" from="8065,9589" to="11893,9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FYFMEAAADdAAAADwAAAGRycy9kb3ducmV2LnhtbERPS4vCMBC+C/sfwgh7s6keinaNogui&#10;uCet7Hlspg9sJqWJtfvvN4LgbT6+5yzXg2lET52rLSuYRjEI4tzqmksFl2w3mYNwHlljY5kU/JGD&#10;9epjtMRU2wefqD/7UoQQdikqqLxvUyldXpFBF9mWOHCF7Qz6ALtS6g4fIdw0chbHiTRYc2iosKXv&#10;ivLb+W4UZNef/XF/aw/GJottdjTFb9IXSn2Oh80XCE+Df4tf7oMO82fxFJ7fhBP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IVgUwQAAAN0AAAAPAAAAAAAAAAAAAAAA&#10;AKECAABkcnMvZG93bnJldi54bWxQSwUGAAAAAAQABAD5AAAAjwMAAAAA&#10;">
                        <v:stroke startarrowwidth="narrow" startarrowlength="long" endarrowwidth="narrow" endarrowlength="long"/>
                      </v:line>
                      <v:line id="Line 10" o:spid="_x0000_s1034" style="position:absolute;flip:x y;visibility:visible;mso-wrap-style:square" from="4894,8351" to="8245,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MeaMEAAADdAAAADwAAAGRycy9kb3ducmV2LnhtbERPTYvCMBC9C/6HMMLeNN2CotW0iODi&#10;TXT1PjazbWkzqU1Wu/56Iwh7m8f7nFXWm0bcqHOVZQWfkwgEcW51xYWC0/d2PAfhPLLGxjIp+CMH&#10;WTocrDDR9s4Huh19IUIIuwQVlN63iZQuL8mgm9iWOHA/tjPoA+wKqTu8h3DTyDiKZtJgxaGhxJY2&#10;JeX18dco2H7xWV7O68fC1fV8sefrtHczpT5G/XoJwlPv/8Vv906H+XEUw+ubcIJM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Ex5owQAAAN0AAAAPAAAAAAAAAAAAAAAA&#10;AKECAABkcnMvZG93bnJldi54bWxQSwUGAAAAAAQABAD5AAAAjwMAAAAA&#10;">
                        <v:stroke startarrowwidth="narrow" startarrowlength="long" endarrowwidth="narrow" endarrowlength="long"/>
                      </v:line>
                      <v:shape id="Arc 11" o:spid="_x0000_s1035" style="position:absolute;left:11875;top:4866;width:7428;height:1401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A0scUA&#10;AADdAAAADwAAAGRycy9kb3ducmV2LnhtbERP22rCQBB9L/gPywi+1Y1Ki0Q3UhQhWKtUpfRxmp1c&#10;NDsbsltN/94tFPo2h3Od+aIztbhS6yrLCkbDCARxZnXFhYLTcf04BeE8ssbaMin4IQeLpPcwx1jb&#10;G7/T9eALEULYxaig9L6JpXRZSQbd0DbEgctta9AH2BZSt3gL4aaW4yh6lgYrDg0lNrQsKbscvo0C&#10;t9+edpynT2+v6W6z/vo4f255pdSg373MQHjq/L/4z53qMH8cTeD3m3CCT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oDSxxQAAAN0AAAAPAAAAAAAAAAAAAAAAAJgCAABkcnMv&#10;ZG93bnJldi54bWxQSwUGAAAAAAQABAD1AAAAigMAAAAA&#10;" path="m-1,nfc11929,,21600,9670,21600,21600em-1,nsc11929,,21600,9670,21600,21600l,21600,-1,xe" filled="f">
                        <v:path arrowok="t" o:extrusionok="f" o:connecttype="custom" o:connectlocs="0,0;7428,14016;0,14016" o:connectangles="0,0,0"/>
                      </v:shape>
                      <v:shape id="Arc 12" o:spid="_x0000_s1036" style="position:absolute;left:11863;top:9589;width:4885;height:921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msxcUA&#10;AADdAAAADwAAAGRycy9kb3ducmV2LnhtbERP22rCQBB9L/gPywi+1Y1ii0Q3UhQhWKtUpfRxmp1c&#10;NDsbsltN/94tFPo2h3Od+aIztbhS6yrLCkbDCARxZnXFhYLTcf04BeE8ssbaMin4IQeLpPcwx1jb&#10;G7/T9eALEULYxaig9L6JpXRZSQbd0DbEgctta9AH2BZSt3gL4aaW4yh6lgYrDg0lNrQsKbscvo0C&#10;t9+edpynT2+v6W6z/vo4f255pdSg373MQHjq/L/4z53qMH8cTeD3m3CCT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azFxQAAAN0AAAAPAAAAAAAAAAAAAAAAAJgCAABkcnMv&#10;ZG93bnJldi54bWxQSwUGAAAAAAQABAD1AAAAigMAAAAA&#10;" path="m-1,nfc11929,,21600,9670,21600,21600em-1,nsc11929,,21600,9670,21600,21600l,21600,-1,xe" filled="f">
                        <v:path arrowok="t" o:extrusionok="f" o:connecttype="custom" o:connectlocs="0,0;4885,9216;0,9216" o:connectangles="0,0,0"/>
                      </v:shape>
                      <v:shape id="Arc 13" o:spid="_x0000_s1037" style="position:absolute;left:11538;top:3408;width:8462;height:1524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Ba48YA&#10;AADdAAAADwAAAGRycy9kb3ducmV2LnhtbERPTWvCQBC9F/wPyxR6kboxUFtTV7FKiQgKjUKvQ3aa&#10;BLOzIbtq9Ne7gtDbPN7nTGadqcWJWldZVjAcRCCIc6srLhTsd9+vHyCcR9ZYWyYFF3Iwm/aeJpho&#10;e+YfOmW+ECGEXYIKSu+bREqXl2TQDWxDHLg/2xr0AbaF1C2eQ7ipZRxFI2mw4tBQYkOLkvJDdjQK&#10;1vNtP31f/sZf2Tbtp8Pr+LpfbJR6ee7mnyA8df5f/HCvdJgfR29w/yac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Ba48YAAADdAAAADwAAAAAAAAAAAAAAAACYAgAAZHJz&#10;L2Rvd25yZXYueG1sUEsFBgAAAAAEAAQA9QAAAIsDAAAAAA==&#10;" path="m-1,nfc11929,,21600,9670,21600,21600em-1,nsc11929,,21600,9670,21600,21600l,21600,-1,xe" filled="f" strokeweight=".5pt">
                        <v:stroke dashstyle="3 1"/>
                        <v:path arrowok="t" o:extrusionok="f" o:connecttype="custom" o:connectlocs="0,0;8462,15244;0,15244" o:connectangles="0,0,0"/>
                      </v:shape>
                      <v:line id="Line 14" o:spid="_x0000_s1038" style="position:absolute;flip:x;visibility:visible;mso-wrap-style:square" from="3210,3408" to="11521,4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zWzMMAAADdAAAADwAAAGRycy9kb3ducmV2LnhtbERPS4vCMBC+L/gfwgje1lQRWaqpqLDg&#10;wV2fF29DM31gM+k2Uau/3ggL3ubje8501ppKXKlxpWUFg34Egji1uuRcwfHw/fkFwnlkjZVlUnAn&#10;B7Ok8zHFWNsb7+i697kIIexiVFB4X8dSurQgg65va+LAZbYx6ANscqkbvIVwU8lhFI2lwZJDQ4E1&#10;LQtKz/uLUUC/2eXUjrb3k96kC7fe/Cwef16pXredT0B4av1b/O9e6TB/GI3h9U04QSZ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M1szDAAAA3QAAAA8AAAAAAAAAAAAA&#10;AAAAoQIAAGRycy9kb3ducmV2LnhtbFBLBQYAAAAABAAEAPkAAACRAwAAAAA=&#10;" strokeweight=".5pt">
                        <v:stroke dashstyle="3 1" startarrowwidth="narrow" startarrowlength="long" endarrowwidth="narrow" endarrowlength="long"/>
                      </v:line>
                      <v:line id="Line 15" o:spid="_x0000_s1039" style="position:absolute;visibility:visible;mso-wrap-style:square" from="986,6586" to="8896,6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ocpcQAAADdAAAADwAAAGRycy9kb3ducmV2LnhtbERPTWvCQBC9C/6HZYReRDd60BLdBJEK&#10;hR5CYz14G7JjEs3Ohuw2Sf+9Wyj0No/3Oft0NI3oqXO1ZQWrZQSCuLC65lLB1/m0eAXhPLLGxjIp&#10;+CEHaTKd7DHWduBP6nNfihDCLkYFlfdtLKUrKjLolrYlDtzNdgZ9gF0pdYdDCDeNXEfRRhqsOTRU&#10;2NKxouKRfxsFjwteWpPpe/Gxuma34TR/y91cqZfZeNiB8DT6f/Gf+12H+etoC7/fhBNk8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ehylxAAAAN0AAAAPAAAAAAAAAAAA&#10;AAAAAKECAABkcnMvZG93bnJldi54bWxQSwUGAAAAAAQABAD5AAAAkgMAAAAA&#10;" strokeweight=".25pt">
                        <v:stroke startarrowwidth="narrow" startarrowlength="long" endarrowwidth="narrow" endarrowlength="long"/>
                      </v:line>
                      <v:line id="Line 16" o:spid="_x0000_s1040" style="position:absolute;visibility:visible;mso-wrap-style:square" from="4935,8340" to="9575,8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ZN88cAAADdAAAADwAAAGRycy9kb3ducmV2LnhtbESPQU/DMAyF70j8h8hI3Fi6HQYqy6at&#10;EhKDcWAgxNFqvLbQOFWStd2/nw+TdrP1nt/7vFiNrlU9hdh4NjCdZKCIS28brgx8f708PIGKCdli&#10;65kMnCjCanl7s8Dc+oE/qd+nSkkIxxwN1Cl1udaxrMlhnPiOWLSDDw6TrKHSNuAg4a7Vsyyba4cN&#10;S0ONHRU1lf/7ozPw9juMj7uPbVr/9MWh2PyFo+3fjbm/G9fPoBKN6Wq+XL9awZ9lgivfyAh6eQ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lk3zxwAAAN0AAAAPAAAAAAAA&#10;AAAAAAAAAKECAABkcnMvZG93bnJldi54bWxQSwUGAAAAAAQABAD5AAAAlQMAAAAA&#10;" strokeweight=".5pt">
                        <v:stroke dashstyle="3 1" startarrowwidth="narrow" startarrowlength="long" endarrowwidth="narrow" endarrowlength="long"/>
                      </v:line>
                      <v:line id="Line 17" o:spid="_x0000_s1041" style="position:absolute;visibility:visible;mso-wrap-style:square" from="8518,3901" to="8524,9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roaMUAAADdAAAADwAAAGRycy9kb3ducmV2LnhtbERPS2vCQBC+F/wPyxS81U091Da6ig0U&#10;6utQW8TjkB2TaHY27K5J/PduodDbfHzPmS16U4uWnK8sK3geJSCIc6srLhT8fH88vYLwAVljbZkU&#10;3MjDYj54mGGqbcdf1O5DIWII+xQVlCE0qZQ+L8mgH9mGOHIn6wyGCF0htcMuhptajpPkRRqsODaU&#10;2FBWUn7ZX42C9bHrJ9vdKiwPbXbK3s/uqtuNUsPHfjkFEagP/+I/96eO88fJG/x+E0+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roaMUAAADdAAAADwAAAAAAAAAA&#10;AAAAAAChAgAAZHJzL2Rvd25yZXYueG1sUEsFBgAAAAAEAAQA+QAAAJMDAAAAAA==&#10;" strokeweight=".5pt">
                        <v:stroke dashstyle="3 1" startarrowwidth="narrow" startarrowlength="long" endarrowwidth="narrow" endarrowlength="long"/>
                      </v:line>
                      <v:line id="Line 18" o:spid="_x0000_s1042" style="position:absolute;flip:y;visibility:visible;mso-wrap-style:square" from="11869,15792" to="16341,18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1B8YAAADdAAAADwAAAGRycy9kb3ducmV2LnhtbESPQWvCQBCF7wX/wzJCL6Vu4kEkukoR&#10;DQpetPXgbchOk9DsbMiuMf33zkHwNsN78943y/XgGtVTF2rPBtJJAoq48Lbm0sDP9+5zDipEZIuN&#10;ZzLwTwHWq9HbEjPr73yi/hxLJSEcMjRQxdhmWoeiIodh4lti0X595zDK2pXadniXcNfoaZLMtMOa&#10;paHCljYVFX/nmzPQb/en/tDQLc/b4zW1u0N++bga8z4evhagIg3xZX5e763gT1Phl29kBL16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3qtQfGAAAA3QAAAA8AAAAAAAAA&#10;AAAAAAAAoQIAAGRycy9kb3ducmV2LnhtbFBLBQYAAAAABAAEAPkAAACUAwAAAAA=&#10;" strokeweight=".5pt">
                        <v:stroke startarrowwidth="narrow" startarrowlength="short" endarrow="open" endarrowwidth="narrow" endarrowlength="short"/>
                      </v:line>
                      <v:line id="Line 19" o:spid="_x0000_s1043" style="position:absolute;flip:y;visibility:visible;mso-wrap-style:square" from="16446,14159" to="18827,15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hhG8QAAADdAAAADwAAAGRycy9kb3ducmV2LnhtbERPTWvCQBC9C/0PyxS86SY5qI2uUgqK&#10;4slY63XIjkkwOxt2V03767sFobd5vM9ZrHrTijs531hWkI4TEMSl1Q1XCj6P69EMhA/IGlvLpOCb&#10;PKyWL4MF5to++ED3IlQihrDPUUEdQpdL6cuaDPqx7Ygjd7HOYIjQVVI7fMRw08osSSbSYMOxocaO&#10;Pmoqr8XNKNhkxf7nePLnt+n5dNklU3e4fe2VGr7273MQgfrwL366tzrOz9IU/r6JJ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mGEbxAAAAN0AAAAPAAAAAAAAAAAA&#10;AAAAAKECAABkcnMvZG93bnJldi54bWxQSwUGAAAAAAQABAD5AAAAkgMAAAAA&#10;" strokeweight=".5pt">
                        <v:stroke startarrow="open" startarrowwidth="narrow" startarrowlength="short" endarrow="open" endarrowwidth="narrow" endarrowlength="short"/>
                      </v:line>
                      <v:line id="Line 20" o:spid="_x0000_s1044" style="position:absolute;flip:y;visibility:visible;mso-wrap-style:square" from="14355,5819" to="15964,11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r/bMQAAADdAAAADwAAAGRycy9kb3ducmV2LnhtbERPTWvCQBC9C/6HZQq96cYcqk1dpQhK&#10;iyejqdchOyah2dmwu2r013cLgrd5vM+ZL3vTigs531hWMBknIIhLqxuuFBz269EMhA/IGlvLpOBG&#10;HpaL4WCOmbZX3tElD5WIIewzVFCH0GVS+rImg35sO+LInawzGCJ0ldQOrzHctDJNkjdpsOHYUGNH&#10;q5rK3/xsFGzSfHvfF/74Pj0Wp+9k6nbnn61Sry/95weIQH14ih/uLx3np5MU/r+JJ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Sv9sxAAAAN0AAAAPAAAAAAAAAAAA&#10;AAAAAKECAABkcnMvZG93bnJldi54bWxQSwUGAAAAAAQABAD5AAAAkgMAAAAA&#10;" strokeweight=".5pt">
                        <v:stroke startarrow="open" startarrowwidth="narrow" startarrowlength="short" endarrow="open" endarrowwidth="narrow" endarrowlength="short"/>
                      </v:line>
                      <v:line id="Line 21" o:spid="_x0000_s1045" style="position:absolute;visibility:visible;mso-wrap-style:square" from="2269,1074" to="2275,4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rD+sQAAADdAAAADwAAAGRycy9kb3ducmV2LnhtbERPS2sCMRC+C/0PYQq9iGa1ZdGtUcRa&#10;EC/i6+BtupnuLt1MliTq+u+NUPA2H99zJrPW1OJCzleWFQz6CQji3OqKCwWH/XdvBMIHZI21ZVJw&#10;Iw+z6Utngpm2V97SZRcKEUPYZ6igDKHJpPR5SQZ93zbEkfu1zmCI0BVSO7zGcFPLYZKk0mDFsaHE&#10;hhYl5X+7s1Gw3HB68KPxz+km6Zh+VelH162Ventt558gArXhKf53r3ScPxy8w+ObeIK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P6xAAAAN0AAAAPAAAAAAAAAAAA&#10;AAAAAKECAABkcnMvZG93bnJldi54bWxQSwUGAAAAAAQABAD5AAAAkgMAAAAA&#10;" strokeweight=".5pt">
                        <v:stroke startarrowwidth="narrow" startarrowlength="short" endarrow="open" endarrowwidth="narrow" endarrowlength="short"/>
                      </v:line>
                      <v:line id="Line 22" o:spid="_x0000_s1046" style="position:absolute;flip:y;visibility:visible;mso-wrap-style:square" from="2269,8274" to="2275,16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GzBMMAAADdAAAADwAAAGRycy9kb3ducmV2LnhtbERPTYvCMBC9L/gfwgheFk0rsizVKCJa&#10;FPZiVw/ehmZsi82kNLHWf2+Ehb3N433OYtWbWnTUusqygngSgSDOra64UHD63Y2/QTiPrLG2TAqe&#10;5GC1HHwsMNH2wUfqMl+IEMIuQQWl900ipctLMugmtiEO3NW2Bn2AbSF1i48Qbmo5jaIvabDi0FBi&#10;Q5uS8lt2Nwq67f7YHWq6p2nzc4n17pCePy9KjYb9eg7CU+//xX/uvQ7zp/EM3t+EE+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RswTDAAAA3QAAAA8AAAAAAAAAAAAA&#10;AAAAoQIAAGRycy9kb3ducmV2LnhtbFBLBQYAAAAABAAEAPkAAACRAwAAAAA=&#10;" strokeweight=".5pt">
                        <v:stroke startarrowwidth="narrow" startarrowlength="short" endarrow="open" endarrowwidth="narrow" endarrowlength="short"/>
                      </v:line>
                      <v:shape id="Freeform 23" o:spid="_x0000_s1047" style="position:absolute;left:1032;top:4723;width:314;height:362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3QsMA&#10;AADdAAAADwAAAGRycy9kb3ducmV2LnhtbERPS4vCMBC+L/gfwgje1lTBZalGEaWohz34qF6HZvrY&#10;bSaliVr/vRGEvc3H95zZojO1uFHrKssKRsMIBHFmdcWFgtMx+fwG4TyyxtoyKXiQg8W89zHDWNs7&#10;7+l28IUIIexiVFB638RSuqwkg25oG+LA5bY16ANsC6lbvIdwU8txFH1JgxWHhhIbWpWU/R2uRkGa&#10;bK7Ln9XubJN013SXdF3n+a9Sg363nILw1Pl/8du91WH+eDSB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3QsMAAADdAAAADwAAAAAAAAAAAAAAAACYAgAAZHJzL2Rv&#10;d25yZXYueG1sUEsFBgAAAAAEAAQA9QAAAIgDAAAAAA==&#10;" path="m10000,l,3021,,5982,10000,9366r9630,3021l19630,16193r-9630,2538l13704,19940e" filled="f" strokeweight=".5pt">
                        <v:stroke startarrowwidth="narrow" startarrowlength="short" endarrowwidth="narrow" endarrowlength="short"/>
                        <v:path arrowok="t" o:connecttype="custom" o:connectlocs="157,0;0,548;0,1085;157,1699;308,2247;308,2937;157,3398;215,3617" o:connectangles="0,0,0,0,0,0,0,0"/>
                      </v:shape>
                      <v:rect id="Rectangle 24" o:spid="_x0000_s1048" style="position:absolute;left:-1;top:4734;width:1330;height:37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SE58EA&#10;AADdAAAADwAAAGRycy9kb3ducmV2LnhtbERPTWvCQBC9F/wPywje6kaRUKKriNLiRUTrpbchO2aD&#10;mdmQXTX9911B6G0e73MWq54bdacu1F4MTMYZKJLS21oqA+fvz/cPUCGiWGy8kIFfCrBaDt4WWFj/&#10;kCPdT7FSKURCgQZcjG2hdSgdMYaxb0kSd/EdY0ywq7Tt8JHCudHTLMs1Yy2pwWFLG0fl9XRjA7ue&#10;19Z9HWb7n+YctuHI+e3KxoyG/XoOKlIf/8Uv986m+dNJDs9v0gl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EhOfBAAAA3QAAAA8AAAAAAAAAAAAAAAAAmAIAAGRycy9kb3du&#10;cmV2LnhtbFBLBQYAAAAABAAEAPUAAACGAw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rect id="Rectangle 25" o:spid="_x0000_s1049" style="position:absolute;left:1910;top:11145;width:958;height:2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0J7sQA&#10;AADdAAAADwAAAGRycy9kb3ducmV2LnhtbERP22rCQBB9F/oPywh9kbqJ0FpSN1ItQouFYBT6OmQn&#10;F8zOhuyq0a/vCoW+zeFcZ7EcTCvO1LvGsoJ4GoEgLqxuuFJw2G+eXkE4j6yxtUwKruRgmT6MFpho&#10;e+EdnXNfiRDCLkEFtfddIqUrajLoprYjDlxpe4M+wL6SusdLCDetnEXRizTYcGiosaN1TcUxPxkF&#10;LjebyVec/WRknk+42t7K7PtDqcfx8P4GwtPg/8V/7k8d5s/iOdy/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9Ce7EAAAA3QAAAA8AAAAAAAAAAAAAAAAAmAIAAGRycy9k&#10;b3ducmV2LnhtbFBLBQYAAAAABAAEAPUAAACJAwAAAAA=&#10;" stroked="f" strokeweight=".5pt">
                        <v:textbox inset="1pt,1pt,1pt,1pt">
                          <w:txbxContent>
                            <w:p w:rsidR="004E000A" w:rsidRPr="000C4501" w:rsidRDefault="004E000A" w:rsidP="00750935">
                              <w:pPr>
                                <w:rPr>
                                  <w:rFonts w:cs="Arial"/>
                                </w:rPr>
                              </w:pPr>
                              <w:proofErr w:type="gramStart"/>
                              <w:r w:rsidRPr="000C4501">
                                <w:rPr>
                                  <w:rFonts w:cs="Arial"/>
                                  <w:sz w:val="16"/>
                                </w:rPr>
                                <w:t>d</w:t>
                              </w:r>
                              <w:proofErr w:type="gramEnd"/>
                            </w:p>
                          </w:txbxContent>
                        </v:textbox>
                      </v:rect>
                      <v:line id="Line 26" o:spid="_x0000_s1050" style="position:absolute;visibility:visible;mso-wrap-style:square" from="4018,17315" to="11864,17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EoC8YAAADdAAAADwAAAGRycy9kb3ducmV2LnhtbESPzWrDQAyE74W+w6JCbs3aCYTWySY0&#10;f6XQU9xCr8Kr2K69WuPdOO7bV4dAbhIzmvm02oyuVQP1ofZsIJ0moIgLb2suDXx/HZ9fQIWIbLH1&#10;TAb+KMBm/fiwwsz6K59oyGOpJIRDhgaqGLtM61BU5DBMfUcs2tn3DqOsfaltj1cJd62eJclCO6xZ&#10;GirsaFdR0eQXZ+C3XDRxeH8tLvn2kO8/m3R+/EmNmTyNb0tQkcZ4N9+uP6zgz1LBlW9kBL3+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4BKAvGAAAA3QAAAA8AAAAAAAAA&#10;AAAAAAAAoQIAAGRycy9kb3ducmV2LnhtbFBLBQYAAAAABAAEAPkAAACUAwAAAAA=&#10;" strokeweight=".5pt">
                        <v:stroke startarrow="open" startarrowwidth="narrow" startarrowlength="short" endarrow="open" endarrowwidth="narrow" endarrowlength="short"/>
                      </v:line>
                      <v:rect id="Rectangle 27" o:spid="_x0000_s1051" style="position:absolute;left:17166;top:13918;width:906;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44B8QA&#10;AADdAAAADwAAAGRycy9kb3ducmV2LnhtbERP22rCQBB9F/oPywh9kbqJ0GJTN1ItQouFYBT6OmQn&#10;F8zOhuyq0a/vCoW+zeFcZ7EcTCvO1LvGsoJ4GoEgLqxuuFJw2G+e5iCcR9bYWiYFV3KwTB9GC0y0&#10;vfCOzrmvRAhhl6CC2vsukdIVNRl0U9sRB660vUEfYF9J3eMlhJtWzqLoRRpsODTU2NG6puKYn4wC&#10;l5vN5CvOfjIyzydcbW9l9v2h1ON4eH8D4Wnw/+I/96cO82fxK9y/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uOAf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pacing w:val="-10"/>
                                  <w:sz w:val="12"/>
                                </w:rPr>
                                <w:t>T</w:t>
                              </w:r>
                              <w:r w:rsidRPr="000C4501">
                                <w:rPr>
                                  <w:rFonts w:cs="Arial"/>
                                  <w:spacing w:val="-10"/>
                                  <w:sz w:val="12"/>
                                  <w:vertAlign w:val="subscript"/>
                                </w:rPr>
                                <w:t>h</w:t>
                              </w:r>
                            </w:p>
                          </w:txbxContent>
                        </v:textbox>
                      </v:rect>
                      <v:rect id="Rectangle 28" o:spid="_x0000_s1052" style="position:absolute;left:13856;top:15704;width:958;height:2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hbJ8cA&#10;AADdAAAADwAAAGRycy9kb3ducmV2LnhtbESPQWvCQBCF7wX/wzJCL0U3Biwlukq1CBULoangdciO&#10;SWh2NmRXTfvrOwehtxnem/e+Wa4H16or9aHxbGA2TUARl942XBk4fu0mL6BCRLbYeiYDPxRgvRo9&#10;LDGz/safdC1ipSSEQ4YG6hi7TOtQ1uQwTH1HLNrZ9w6jrH2lbY83CXetTpPkWTtsWBpq7GhbU/ld&#10;XJyBULjd036Wn3Jy8wtuDr/n/OPNmMfx8LoAFWmI/+b79bsV/DQVfvlGR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4WyfHAAAA3QAAAA8AAAAAAAAAAAAAAAAAmAIAAGRy&#10;cy9kb3ducmV2LnhtbFBLBQYAAAAABAAEAPUAAACMAwAAAAA=&#10;" stroked="f" strokeweight=".5pt">
                        <v:textbox inset="1pt,1pt,1pt,1pt">
                          <w:txbxContent>
                            <w:p w:rsidR="004E000A" w:rsidRPr="000C4501" w:rsidRDefault="004E000A" w:rsidP="00750935">
                              <w:pPr>
                                <w:rPr>
                                  <w:rFonts w:cs="Arial"/>
                                </w:rPr>
                              </w:pPr>
                              <w:r w:rsidRPr="000C4501">
                                <w:rPr>
                                  <w:rFonts w:cs="Arial"/>
                                  <w:sz w:val="16"/>
                                </w:rPr>
                                <w:t>R</w:t>
                              </w:r>
                            </w:p>
                          </w:txbxContent>
                        </v:textbox>
                      </v:rect>
                      <v:rect id="Rectangle 29" o:spid="_x0000_s1053" style="position:absolute;left:7473;top:15792;width:958;height:2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T+vMQA&#10;AADdAAAADwAAAGRycy9kb3ducmV2LnhtbERP22rCQBB9L/gPyxR8KXWTgCKpG6ktgtJCMC30dchO&#10;LjQ7G7KrRr++WxB8m8O5zmo9mk6caHCtZQXxLAJBXFrdcq3g+2v7vAThPLLGzjIpuJCDdTZ5WGGq&#10;7ZkPdCp8LUIIuxQVNN73qZSubMigm9meOHCVHQz6AIda6gHPIdx0MomihTTYcmhosKe3hsrf4mgU&#10;uMJsn/Zx/pOTmR9x83Gt8s93paaP4+sLCE+jv4tv7p0O85Mkhv9vwgk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0/rz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z w:val="16"/>
                                </w:rPr>
                                <w:t>L</w:t>
                              </w:r>
                            </w:p>
                          </w:txbxContent>
                        </v:textbox>
                      </v:rect>
                    </v:group>
                  </w:pict>
                </mc:Fallback>
              </mc:AlternateContent>
            </w:r>
            <w:r w:rsidR="00750935" w:rsidRPr="0093620D">
              <w:rPr>
                <w:rFonts w:cs="Arial"/>
                <w:sz w:val="22"/>
                <w:szCs w:val="22"/>
              </w:rPr>
              <w:t>(1) Mối hàn giữa tấm đáy được tạo hình và vỏ</w:t>
            </w:r>
          </w:p>
        </w:tc>
        <w:tc>
          <w:tcPr>
            <w:tcW w:w="749"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A</w:t>
            </w:r>
          </w:p>
        </w:tc>
        <w:tc>
          <w:tcPr>
            <w:tcW w:w="3980"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tc>
        <w:tc>
          <w:tcPr>
            <w:tcW w:w="3980" w:type="dxa"/>
          </w:tcPr>
          <w:p w:rsidR="00750935" w:rsidRPr="0093620D" w:rsidRDefault="00750935" w:rsidP="002C5B3D">
            <w:pPr>
              <w:widowControl w:val="0"/>
              <w:spacing w:before="120"/>
              <w:jc w:val="both"/>
              <w:rPr>
                <w:rFonts w:cs="Arial"/>
                <w:sz w:val="22"/>
                <w:szCs w:val="22"/>
              </w:rPr>
            </w:pPr>
            <w:r w:rsidRPr="0093620D">
              <w:rPr>
                <w:rFonts w:cs="Arial"/>
                <w:sz w:val="22"/>
                <w:szCs w:val="22"/>
              </w:rPr>
              <w:t xml:space="preserve">L </w:t>
            </w:r>
            <w:r w:rsidRPr="0093620D">
              <w:rPr>
                <w:rFonts w:cs="Arial"/>
                <w:sz w:val="22"/>
                <w:szCs w:val="22"/>
              </w:rPr>
              <w:sym w:font="Symbol" w:char="F0A3"/>
            </w:r>
            <w:r w:rsidRPr="0093620D">
              <w:rPr>
                <w:rFonts w:cs="Arial"/>
                <w:sz w:val="22"/>
                <w:szCs w:val="22"/>
              </w:rPr>
              <w:t xml:space="preserve"> 3T</w:t>
            </w:r>
            <w:r w:rsidRPr="0093620D">
              <w:rPr>
                <w:rFonts w:cs="Arial"/>
                <w:sz w:val="22"/>
                <w:szCs w:val="22"/>
                <w:vertAlign w:val="subscript"/>
              </w:rPr>
              <w:t>h</w:t>
            </w:r>
            <w:r w:rsidRPr="0093620D">
              <w:rPr>
                <w:rFonts w:cs="Arial"/>
                <w:sz w:val="22"/>
                <w:szCs w:val="22"/>
              </w:rPr>
              <w:t xml:space="preserve">, </w:t>
            </w:r>
            <w:r w:rsidRPr="0093620D">
              <w:rPr>
                <w:rFonts w:cs="Arial"/>
                <w:spacing w:val="-2"/>
                <w:sz w:val="22"/>
                <w:szCs w:val="22"/>
              </w:rPr>
              <w:t xml:space="preserve">nhưng không cần lớn hơn </w:t>
            </w:r>
            <w:r>
              <w:rPr>
                <w:rFonts w:cs="Arial"/>
                <w:spacing w:val="-2"/>
                <w:sz w:val="22"/>
                <w:szCs w:val="22"/>
              </w:rPr>
              <w:br/>
            </w:r>
            <w:r w:rsidRPr="0093620D">
              <w:rPr>
                <w:rFonts w:cs="Arial"/>
                <w:spacing w:val="-2"/>
                <w:sz w:val="22"/>
                <w:szCs w:val="22"/>
              </w:rPr>
              <w:t>38 mm.</w:t>
            </w:r>
          </w:p>
          <w:p w:rsidR="00750935" w:rsidRPr="0093620D" w:rsidRDefault="00750935" w:rsidP="002C5B3D">
            <w:pPr>
              <w:widowControl w:val="0"/>
              <w:jc w:val="both"/>
              <w:rPr>
                <w:rFonts w:cs="Arial"/>
                <w:sz w:val="22"/>
                <w:szCs w:val="22"/>
              </w:rPr>
            </w:pPr>
            <w:r w:rsidRPr="0093620D">
              <w:rPr>
                <w:rFonts w:cs="Arial"/>
                <w:sz w:val="22"/>
                <w:szCs w:val="22"/>
              </w:rPr>
              <w:t>Khi T</w:t>
            </w:r>
            <w:r w:rsidRPr="0093620D">
              <w:rPr>
                <w:rFonts w:cs="Arial"/>
                <w:sz w:val="22"/>
                <w:szCs w:val="22"/>
                <w:vertAlign w:val="subscript"/>
              </w:rPr>
              <w:t>h</w:t>
            </w:r>
            <w:r w:rsidRPr="0093620D">
              <w:rPr>
                <w:rFonts w:cs="Arial"/>
                <w:sz w:val="22"/>
                <w:szCs w:val="22"/>
              </w:rPr>
              <w:t xml:space="preserve"> = 1,25T</w:t>
            </w:r>
            <w:r w:rsidRPr="0093620D">
              <w:rPr>
                <w:rFonts w:cs="Arial"/>
                <w:sz w:val="22"/>
                <w:szCs w:val="22"/>
                <w:vertAlign w:val="subscript"/>
              </w:rPr>
              <w:t>s</w:t>
            </w:r>
            <w:r w:rsidRPr="0093620D">
              <w:rPr>
                <w:rFonts w:cs="Arial"/>
                <w:sz w:val="22"/>
                <w:szCs w:val="22"/>
              </w:rPr>
              <w:t>, giá trị được đề cập ở trên có thể giảm.</w:t>
            </w:r>
          </w:p>
        </w:tc>
      </w:tr>
      <w:tr w:rsidR="00750935" w:rsidRPr="0093620D" w:rsidTr="00AA471B">
        <w:trPr>
          <w:jc w:val="center"/>
        </w:trPr>
        <w:tc>
          <w:tcPr>
            <w:tcW w:w="1307" w:type="dxa"/>
            <w:vMerge w:val="restart"/>
            <w:vAlign w:val="center"/>
          </w:tcPr>
          <w:p w:rsidR="00750935" w:rsidRPr="0093620D" w:rsidRDefault="00F83108" w:rsidP="002C5B3D">
            <w:pPr>
              <w:widowControl w:val="0"/>
              <w:spacing w:before="120"/>
              <w:jc w:val="both"/>
              <w:rPr>
                <w:rFonts w:cs="Arial"/>
                <w:sz w:val="22"/>
                <w:szCs w:val="22"/>
              </w:rPr>
            </w:pPr>
            <w:r>
              <w:rPr>
                <w:rFonts w:cs="Arial"/>
                <w:noProof/>
                <w:sz w:val="22"/>
                <w:szCs w:val="22"/>
              </w:rPr>
              <mc:AlternateContent>
                <mc:Choice Requires="wpg">
                  <w:drawing>
                    <wp:anchor distT="0" distB="0" distL="114300" distR="114300" simplePos="0" relativeHeight="251635712" behindDoc="0" locked="0" layoutInCell="0" allowOverlap="1">
                      <wp:simplePos x="0" y="0"/>
                      <wp:positionH relativeFrom="column">
                        <wp:posOffset>1482090</wp:posOffset>
                      </wp:positionH>
                      <wp:positionV relativeFrom="paragraph">
                        <wp:posOffset>52705</wp:posOffset>
                      </wp:positionV>
                      <wp:extent cx="1986915" cy="1048385"/>
                      <wp:effectExtent l="0" t="5080" r="7620" b="13335"/>
                      <wp:wrapNone/>
                      <wp:docPr id="1162"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6915" cy="1048385"/>
                                <a:chOff x="1" y="-1"/>
                                <a:chExt cx="19997" cy="20006"/>
                              </a:xfrm>
                            </wpg:grpSpPr>
                            <wps:wsp>
                              <wps:cNvPr id="1163" name="Freeform 31"/>
                              <wps:cNvSpPr>
                                <a:spLocks/>
                              </wps:cNvSpPr>
                              <wps:spPr bwMode="auto">
                                <a:xfrm>
                                  <a:off x="7223" y="3416"/>
                                  <a:ext cx="1144" cy="2847"/>
                                </a:xfrm>
                                <a:custGeom>
                                  <a:avLst/>
                                  <a:gdLst>
                                    <a:gd name="T0" fmla="*/ 0 w 20000"/>
                                    <a:gd name="T1" fmla="*/ 0 h 20000"/>
                                    <a:gd name="T2" fmla="*/ 19888 w 20000"/>
                                    <a:gd name="T3" fmla="*/ 0 h 20000"/>
                                    <a:gd name="T4" fmla="*/ 0 w 20000"/>
                                    <a:gd name="T5" fmla="*/ 19915 h 20000"/>
                                    <a:gd name="T6" fmla="*/ 19888 w 20000"/>
                                    <a:gd name="T7" fmla="*/ 19915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888" y="0"/>
                                      </a:lnTo>
                                      <a:lnTo>
                                        <a:pt x="0" y="19915"/>
                                      </a:lnTo>
                                      <a:lnTo>
                                        <a:pt x="19888" y="19915"/>
                                      </a:lnTo>
                                      <a:lnTo>
                                        <a:pt x="0" y="0"/>
                                      </a:lnTo>
                                      <a:close/>
                                    </a:path>
                                  </a:pathLst>
                                </a:custGeom>
                                <a:solidFill>
                                  <a:srgbClr val="D9D9D9"/>
                                </a:solidFill>
                                <a:ln w="6350" cap="flat">
                                  <a:solidFill>
                                    <a:srgbClr val="000000"/>
                                  </a:solidFill>
                                  <a:prstDash val="solid"/>
                                  <a:round/>
                                  <a:headEnd type="none" w="sm" len="lg"/>
                                  <a:tailEnd type="none" w="sm"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4" name="Freeform 32"/>
                              <wps:cNvSpPr>
                                <a:spLocks/>
                              </wps:cNvSpPr>
                              <wps:spPr bwMode="auto">
                                <a:xfrm>
                                  <a:off x="2506" y="3331"/>
                                  <a:ext cx="211" cy="2908"/>
                                </a:xfrm>
                                <a:custGeom>
                                  <a:avLst/>
                                  <a:gdLst>
                                    <a:gd name="T0" fmla="*/ 10303 w 20000"/>
                                    <a:gd name="T1" fmla="*/ 0 h 20000"/>
                                    <a:gd name="T2" fmla="*/ 0 w 20000"/>
                                    <a:gd name="T3" fmla="*/ 3000 h 20000"/>
                                    <a:gd name="T4" fmla="*/ 0 w 20000"/>
                                    <a:gd name="T5" fmla="*/ 6000 h 20000"/>
                                    <a:gd name="T6" fmla="*/ 10303 w 20000"/>
                                    <a:gd name="T7" fmla="*/ 9333 h 20000"/>
                                    <a:gd name="T8" fmla="*/ 19394 w 20000"/>
                                    <a:gd name="T9" fmla="*/ 12333 h 20000"/>
                                    <a:gd name="T10" fmla="*/ 19394 w 20000"/>
                                    <a:gd name="T11" fmla="*/ 16250 h 20000"/>
                                    <a:gd name="T12" fmla="*/ 10303 w 20000"/>
                                    <a:gd name="T13" fmla="*/ 18750 h 20000"/>
                                    <a:gd name="T14" fmla="*/ 13939 w 20000"/>
                                    <a:gd name="T15" fmla="*/ 19917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10303" y="0"/>
                                      </a:moveTo>
                                      <a:lnTo>
                                        <a:pt x="0" y="3000"/>
                                      </a:lnTo>
                                      <a:lnTo>
                                        <a:pt x="0" y="6000"/>
                                      </a:lnTo>
                                      <a:lnTo>
                                        <a:pt x="10303" y="9333"/>
                                      </a:lnTo>
                                      <a:lnTo>
                                        <a:pt x="19394" y="12333"/>
                                      </a:lnTo>
                                      <a:lnTo>
                                        <a:pt x="19394" y="16250"/>
                                      </a:lnTo>
                                      <a:lnTo>
                                        <a:pt x="10303" y="18750"/>
                                      </a:lnTo>
                                      <a:lnTo>
                                        <a:pt x="13939" y="19917"/>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5" name="Rectangle 33"/>
                              <wps:cNvSpPr>
                                <a:spLocks noChangeArrowheads="1"/>
                              </wps:cNvSpPr>
                              <wps:spPr bwMode="auto">
                                <a:xfrm>
                                  <a:off x="1" y="3343"/>
                                  <a:ext cx="1361" cy="341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1166" name="Rectangle 34"/>
                              <wps:cNvSpPr>
                                <a:spLocks noChangeArrowheads="1"/>
                              </wps:cNvSpPr>
                              <wps:spPr bwMode="auto">
                                <a:xfrm>
                                  <a:off x="17097" y="6554"/>
                                  <a:ext cx="1604" cy="266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pacing w:val="-10"/>
                                        <w:sz w:val="14"/>
                                      </w:rPr>
                                      <w:t>T</w:t>
                                    </w:r>
                                    <w:r w:rsidRPr="000C4501">
                                      <w:rPr>
                                        <w:rFonts w:cs="Arial"/>
                                        <w:spacing w:val="-10"/>
                                        <w:sz w:val="14"/>
                                        <w:vertAlign w:val="subscript"/>
                                      </w:rPr>
                                      <w:t>E</w:t>
                                    </w:r>
                                  </w:p>
                                </w:txbxContent>
                              </wps:txbx>
                              <wps:bodyPr rot="0" vert="horz" wrap="square" lIns="12700" tIns="12700" rIns="12700" bIns="12700" anchor="t" anchorCtr="0" upright="1">
                                <a:noAutofit/>
                              </wps:bodyPr>
                            </wps:wsp>
                            <wps:wsp>
                              <wps:cNvPr id="1167" name="Rectangle 35"/>
                              <wps:cNvSpPr>
                                <a:spLocks noChangeArrowheads="1"/>
                              </wps:cNvSpPr>
                              <wps:spPr bwMode="auto">
                                <a:xfrm>
                                  <a:off x="10597" y="3779"/>
                                  <a:ext cx="1860" cy="266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pacing w:val="-10"/>
                                        <w:sz w:val="14"/>
                                      </w:rPr>
                                      <w:t>T</w:t>
                                    </w:r>
                                    <w:r w:rsidRPr="000C4501">
                                      <w:rPr>
                                        <w:rFonts w:cs="Arial"/>
                                        <w:spacing w:val="-10"/>
                                        <w:sz w:val="14"/>
                                        <w:vertAlign w:val="subscript"/>
                                      </w:rPr>
                                      <w:t>E</w:t>
                                    </w:r>
                                  </w:p>
                                </w:txbxContent>
                              </wps:txbx>
                              <wps:bodyPr rot="0" vert="horz" wrap="square" lIns="12700" tIns="12700" rIns="12700" bIns="12700" anchor="t" anchorCtr="0" upright="1">
                                <a:noAutofit/>
                              </wps:bodyPr>
                            </wps:wsp>
                            <wps:wsp>
                              <wps:cNvPr id="1168" name="Line 36"/>
                              <wps:cNvCnPr/>
                              <wps:spPr bwMode="auto">
                                <a:xfrm>
                                  <a:off x="13588" y="1138"/>
                                  <a:ext cx="7" cy="14274"/>
                                </a:xfrm>
                                <a:prstGeom prst="line">
                                  <a:avLst/>
                                </a:prstGeom>
                                <a:noFill/>
                                <a:ln w="635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9" name="Line 37"/>
                              <wps:cNvCnPr/>
                              <wps:spPr bwMode="auto">
                                <a:xfrm>
                                  <a:off x="7779" y="6312"/>
                                  <a:ext cx="6" cy="5671"/>
                                </a:xfrm>
                                <a:prstGeom prst="line">
                                  <a:avLst/>
                                </a:prstGeom>
                                <a:noFill/>
                                <a:ln w="635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0" name="Line 38"/>
                              <wps:cNvCnPr/>
                              <wps:spPr bwMode="auto">
                                <a:xfrm flipH="1">
                                  <a:off x="2698" y="3416"/>
                                  <a:ext cx="10826" cy="1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1" name="Line 39"/>
                              <wps:cNvCnPr/>
                              <wps:spPr bwMode="auto">
                                <a:xfrm flipH="1">
                                  <a:off x="2666" y="6276"/>
                                  <a:ext cx="5797" cy="1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2" name="Line 40"/>
                              <wps:cNvCnPr/>
                              <wps:spPr bwMode="auto">
                                <a:xfrm flipH="1">
                                  <a:off x="10489" y="6978"/>
                                  <a:ext cx="3067" cy="13"/>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3" name="Line 41"/>
                              <wps:cNvCnPr/>
                              <wps:spPr bwMode="auto">
                                <a:xfrm flipH="1" flipV="1">
                                  <a:off x="8424" y="6239"/>
                                  <a:ext cx="2141" cy="81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4" name="Arc 42"/>
                              <wps:cNvSpPr>
                                <a:spLocks/>
                              </wps:cNvSpPr>
                              <wps:spPr bwMode="auto">
                                <a:xfrm>
                                  <a:off x="13569" y="3380"/>
                                  <a:ext cx="6250" cy="1067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75" name="Arc 43"/>
                              <wps:cNvSpPr>
                                <a:spLocks/>
                              </wps:cNvSpPr>
                              <wps:spPr bwMode="auto">
                                <a:xfrm>
                                  <a:off x="13569" y="7027"/>
                                  <a:ext cx="4160" cy="701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76" name="Line 44"/>
                              <wps:cNvCnPr/>
                              <wps:spPr bwMode="auto">
                                <a:xfrm flipV="1">
                                  <a:off x="13588" y="9232"/>
                                  <a:ext cx="2908" cy="481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7" name="Line 45"/>
                              <wps:cNvCnPr/>
                              <wps:spPr bwMode="auto">
                                <a:xfrm flipV="1">
                                  <a:off x="18119" y="3428"/>
                                  <a:ext cx="1879" cy="323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8" name="Line 46"/>
                              <wps:cNvCnPr/>
                              <wps:spPr bwMode="auto">
                                <a:xfrm>
                                  <a:off x="11498" y="-1"/>
                                  <a:ext cx="7" cy="334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9" name="Line 47"/>
                              <wps:cNvCnPr/>
                              <wps:spPr bwMode="auto">
                                <a:xfrm flipV="1">
                                  <a:off x="4225" y="6978"/>
                                  <a:ext cx="7" cy="769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0" name="Rectangle 48"/>
                              <wps:cNvSpPr>
                                <a:spLocks noChangeArrowheads="1"/>
                              </wps:cNvSpPr>
                              <wps:spPr bwMode="auto">
                                <a:xfrm>
                                  <a:off x="3816" y="10129"/>
                                  <a:ext cx="978" cy="246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6"/>
                                      </w:rPr>
                                      <w:t>d</w:t>
                                    </w:r>
                                    <w:proofErr w:type="gramEnd"/>
                                  </w:p>
                                </w:txbxContent>
                              </wps:txbx>
                              <wps:bodyPr rot="0" vert="horz" wrap="square" lIns="12700" tIns="12700" rIns="12700" bIns="12700" anchor="t" anchorCtr="0" upright="1">
                                <a:noAutofit/>
                              </wps:bodyPr>
                            </wps:wsp>
                            <wps:wsp>
                              <wps:cNvPr id="1181" name="Rectangle 49"/>
                              <wps:cNvSpPr>
                                <a:spLocks noChangeArrowheads="1"/>
                              </wps:cNvSpPr>
                              <wps:spPr bwMode="auto">
                                <a:xfrm>
                                  <a:off x="14636" y="10371"/>
                                  <a:ext cx="978" cy="246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z w:val="16"/>
                                      </w:rPr>
                                      <w:t>R</w:t>
                                    </w:r>
                                  </w:p>
                                </w:txbxContent>
                              </wps:txbx>
                              <wps:bodyPr rot="0" vert="horz" wrap="square" lIns="12700" tIns="12700" rIns="12700" bIns="12700" anchor="t" anchorCtr="0" upright="1">
                                <a:noAutofit/>
                              </wps:bodyPr>
                            </wps:wsp>
                            <wps:wsp>
                              <wps:cNvPr id="1182" name="Line 50"/>
                              <wps:cNvCnPr/>
                              <wps:spPr bwMode="auto">
                                <a:xfrm>
                                  <a:off x="7823" y="11413"/>
                                  <a:ext cx="5714" cy="1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3" name="Rectangle 51"/>
                              <wps:cNvSpPr>
                                <a:spLocks noChangeArrowheads="1"/>
                              </wps:cNvSpPr>
                              <wps:spPr bwMode="auto">
                                <a:xfrm>
                                  <a:off x="10246" y="10068"/>
                                  <a:ext cx="977" cy="246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z w:val="16"/>
                                      </w:rPr>
                                      <w:t>L</w:t>
                                    </w:r>
                                  </w:p>
                                </w:txbxContent>
                              </wps:txbx>
                              <wps:bodyPr rot="0" vert="horz" wrap="square" lIns="12700" tIns="12700" rIns="12700" bIns="12700" anchor="t" anchorCtr="0" upright="1">
                                <a:noAutofit/>
                              </wps:bodyPr>
                            </wps:wsp>
                            <wps:wsp>
                              <wps:cNvPr id="1184" name="Line 52"/>
                              <wps:cNvCnPr/>
                              <wps:spPr bwMode="auto">
                                <a:xfrm>
                                  <a:off x="19838" y="14164"/>
                                  <a:ext cx="7" cy="524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5" name="Line 53"/>
                              <wps:cNvCnPr/>
                              <wps:spPr bwMode="auto">
                                <a:xfrm>
                                  <a:off x="17748" y="14164"/>
                                  <a:ext cx="7" cy="515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6" name="Freeform 54"/>
                              <wps:cNvSpPr>
                                <a:spLocks/>
                              </wps:cNvSpPr>
                              <wps:spPr bwMode="auto">
                                <a:xfrm>
                                  <a:off x="17710" y="19193"/>
                                  <a:ext cx="2052" cy="812"/>
                                </a:xfrm>
                                <a:custGeom>
                                  <a:avLst/>
                                  <a:gdLst>
                                    <a:gd name="T0" fmla="*/ 0 w 20000"/>
                                    <a:gd name="T1" fmla="*/ 2090 h 20000"/>
                                    <a:gd name="T2" fmla="*/ 436 w 20000"/>
                                    <a:gd name="T3" fmla="*/ 2090 h 20000"/>
                                    <a:gd name="T4" fmla="*/ 997 w 20000"/>
                                    <a:gd name="T5" fmla="*/ 4478 h 20000"/>
                                    <a:gd name="T6" fmla="*/ 997 w 20000"/>
                                    <a:gd name="T7" fmla="*/ 6567 h 20000"/>
                                    <a:gd name="T8" fmla="*/ 1994 w 20000"/>
                                    <a:gd name="T9" fmla="*/ 11045 h 20000"/>
                                    <a:gd name="T10" fmla="*/ 1994 w 20000"/>
                                    <a:gd name="T11" fmla="*/ 15224 h 20000"/>
                                    <a:gd name="T12" fmla="*/ 2928 w 20000"/>
                                    <a:gd name="T13" fmla="*/ 15224 h 20000"/>
                                    <a:gd name="T14" fmla="*/ 3863 w 20000"/>
                                    <a:gd name="T15" fmla="*/ 19701 h 20000"/>
                                    <a:gd name="T16" fmla="*/ 8785 w 20000"/>
                                    <a:gd name="T17" fmla="*/ 19701 h 20000"/>
                                    <a:gd name="T18" fmla="*/ 8785 w 20000"/>
                                    <a:gd name="T19" fmla="*/ 17612 h 20000"/>
                                    <a:gd name="T20" fmla="*/ 9720 w 20000"/>
                                    <a:gd name="T21" fmla="*/ 17612 h 20000"/>
                                    <a:gd name="T22" fmla="*/ 9720 w 20000"/>
                                    <a:gd name="T23" fmla="*/ 15224 h 20000"/>
                                    <a:gd name="T24" fmla="*/ 10218 w 20000"/>
                                    <a:gd name="T25" fmla="*/ 15224 h 20000"/>
                                    <a:gd name="T26" fmla="*/ 11215 w 20000"/>
                                    <a:gd name="T27" fmla="*/ 11045 h 20000"/>
                                    <a:gd name="T28" fmla="*/ 11651 w 20000"/>
                                    <a:gd name="T29" fmla="*/ 11045 h 20000"/>
                                    <a:gd name="T30" fmla="*/ 12648 w 20000"/>
                                    <a:gd name="T31" fmla="*/ 6567 h 20000"/>
                                    <a:gd name="T32" fmla="*/ 13146 w 20000"/>
                                    <a:gd name="T33" fmla="*/ 6567 h 20000"/>
                                    <a:gd name="T34" fmla="*/ 13146 w 20000"/>
                                    <a:gd name="T35" fmla="*/ 4478 h 20000"/>
                                    <a:gd name="T36" fmla="*/ 13645 w 20000"/>
                                    <a:gd name="T37" fmla="*/ 4478 h 20000"/>
                                    <a:gd name="T38" fmla="*/ 13645 w 20000"/>
                                    <a:gd name="T39" fmla="*/ 2090 h 20000"/>
                                    <a:gd name="T40" fmla="*/ 15078 w 20000"/>
                                    <a:gd name="T41" fmla="*/ 2090 h 20000"/>
                                    <a:gd name="T42" fmla="*/ 15576 w 20000"/>
                                    <a:gd name="T43" fmla="*/ 0 h 20000"/>
                                    <a:gd name="T44" fmla="*/ 17508 w 20000"/>
                                    <a:gd name="T45" fmla="*/ 0 h 20000"/>
                                    <a:gd name="T46" fmla="*/ 18006 w 20000"/>
                                    <a:gd name="T47" fmla="*/ 2090 h 20000"/>
                                    <a:gd name="T48" fmla="*/ 18505 w 20000"/>
                                    <a:gd name="T49" fmla="*/ 2090 h 20000"/>
                                    <a:gd name="T50" fmla="*/ 18941 w 20000"/>
                                    <a:gd name="T51" fmla="*/ 4478 h 20000"/>
                                    <a:gd name="T52" fmla="*/ 18941 w 20000"/>
                                    <a:gd name="T53" fmla="*/ 6567 h 20000"/>
                                    <a:gd name="T54" fmla="*/ 19502 w 20000"/>
                                    <a:gd name="T55" fmla="*/ 6567 h 20000"/>
                                    <a:gd name="T56" fmla="*/ 19502 w 20000"/>
                                    <a:gd name="T57" fmla="*/ 8657 h 20000"/>
                                    <a:gd name="T58" fmla="*/ 19938 w 20000"/>
                                    <a:gd name="T59" fmla="*/ 8657 h 20000"/>
                                    <a:gd name="T60" fmla="*/ 19938 w 20000"/>
                                    <a:gd name="T61" fmla="*/ 1104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0000" h="20000">
                                      <a:moveTo>
                                        <a:pt x="0" y="2090"/>
                                      </a:moveTo>
                                      <a:lnTo>
                                        <a:pt x="436" y="2090"/>
                                      </a:lnTo>
                                      <a:lnTo>
                                        <a:pt x="997" y="4478"/>
                                      </a:lnTo>
                                      <a:lnTo>
                                        <a:pt x="997" y="6567"/>
                                      </a:lnTo>
                                      <a:lnTo>
                                        <a:pt x="1994" y="11045"/>
                                      </a:lnTo>
                                      <a:lnTo>
                                        <a:pt x="1994" y="15224"/>
                                      </a:lnTo>
                                      <a:lnTo>
                                        <a:pt x="2928" y="15224"/>
                                      </a:lnTo>
                                      <a:lnTo>
                                        <a:pt x="3863" y="19701"/>
                                      </a:lnTo>
                                      <a:lnTo>
                                        <a:pt x="8785" y="19701"/>
                                      </a:lnTo>
                                      <a:lnTo>
                                        <a:pt x="8785" y="17612"/>
                                      </a:lnTo>
                                      <a:lnTo>
                                        <a:pt x="9720" y="17612"/>
                                      </a:lnTo>
                                      <a:lnTo>
                                        <a:pt x="9720" y="15224"/>
                                      </a:lnTo>
                                      <a:lnTo>
                                        <a:pt x="10218" y="15224"/>
                                      </a:lnTo>
                                      <a:lnTo>
                                        <a:pt x="11215" y="11045"/>
                                      </a:lnTo>
                                      <a:lnTo>
                                        <a:pt x="11651" y="11045"/>
                                      </a:lnTo>
                                      <a:lnTo>
                                        <a:pt x="12648" y="6567"/>
                                      </a:lnTo>
                                      <a:lnTo>
                                        <a:pt x="13146" y="6567"/>
                                      </a:lnTo>
                                      <a:lnTo>
                                        <a:pt x="13146" y="4478"/>
                                      </a:lnTo>
                                      <a:lnTo>
                                        <a:pt x="13645" y="4478"/>
                                      </a:lnTo>
                                      <a:lnTo>
                                        <a:pt x="13645" y="2090"/>
                                      </a:lnTo>
                                      <a:lnTo>
                                        <a:pt x="15078" y="2090"/>
                                      </a:lnTo>
                                      <a:lnTo>
                                        <a:pt x="15576" y="0"/>
                                      </a:lnTo>
                                      <a:lnTo>
                                        <a:pt x="17508" y="0"/>
                                      </a:lnTo>
                                      <a:lnTo>
                                        <a:pt x="18006" y="2090"/>
                                      </a:lnTo>
                                      <a:lnTo>
                                        <a:pt x="18505" y="2090"/>
                                      </a:lnTo>
                                      <a:lnTo>
                                        <a:pt x="18941" y="4478"/>
                                      </a:lnTo>
                                      <a:lnTo>
                                        <a:pt x="18941" y="6567"/>
                                      </a:lnTo>
                                      <a:lnTo>
                                        <a:pt x="19502" y="6567"/>
                                      </a:lnTo>
                                      <a:lnTo>
                                        <a:pt x="19502" y="8657"/>
                                      </a:lnTo>
                                      <a:lnTo>
                                        <a:pt x="19938" y="8657"/>
                                      </a:lnTo>
                                      <a:lnTo>
                                        <a:pt x="19938" y="11045"/>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87" name="Line 55"/>
                              <wps:cNvCnPr/>
                              <wps:spPr bwMode="auto">
                                <a:xfrm flipV="1">
                                  <a:off x="11498" y="7003"/>
                                  <a:ext cx="7" cy="334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8" name="Line 56"/>
                              <wps:cNvCnPr/>
                              <wps:spPr bwMode="auto">
                                <a:xfrm>
                                  <a:off x="3382" y="6942"/>
                                  <a:ext cx="7407"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9" name="Line 57"/>
                              <wps:cNvCnPr/>
                              <wps:spPr bwMode="auto">
                                <a:xfrm>
                                  <a:off x="1471" y="3319"/>
                                  <a:ext cx="684"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0" name="Line 58"/>
                              <wps:cNvCnPr/>
                              <wps:spPr bwMode="auto">
                                <a:xfrm>
                                  <a:off x="1471" y="6106"/>
                                  <a:ext cx="684"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1" name="Line 59"/>
                              <wps:cNvCnPr/>
                              <wps:spPr bwMode="auto">
                                <a:xfrm>
                                  <a:off x="1695" y="-1"/>
                                  <a:ext cx="6" cy="334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2" name="Line 60"/>
                              <wps:cNvCnPr/>
                              <wps:spPr bwMode="auto">
                                <a:xfrm flipV="1">
                                  <a:off x="1695" y="6167"/>
                                  <a:ext cx="6" cy="334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3" name="Line 61"/>
                              <wps:cNvCnPr/>
                              <wps:spPr bwMode="auto">
                                <a:xfrm>
                                  <a:off x="13173" y="14007"/>
                                  <a:ext cx="728"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30" o:spid="_x0000_s1054" style="position:absolute;left:0;text-align:left;margin-left:116.7pt;margin-top:4.15pt;width:156.45pt;height:82.55pt;z-index:251635712" coordorigin="1,-1" coordsize="19997,20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" o:allowincell="f">
                      <v:shape id="Freeform 31" o:spid="_x0000_s1055" style="position:absolute;left:7223;top:3416;width:1144;height:284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hnXMUA&#10;AADdAAAADwAAAGRycy9kb3ducmV2LnhtbERPTWvCQBC9C/0Pywi9SN1EqZTUVWqptngzEaS3ITsm&#10;wexsmt2Y+O+7hYK3ebzPWa4HU4srta6yrCCeRiCIc6srLhQcs+3TCwjnkTXWlknBjRysVw+jJSba&#10;9nyga+oLEULYJaig9L5JpHR5SQbd1DbEgTvb1qAPsC2kbrEP4aaWsyhaSIMVh4YSG3ovKb+knVFg&#10;d/33Bz7/nNL9Ju6y2We36S4TpR7Hw9srCE+Dv4v/3V86zI8Xc/j7Jpw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CGdcxQAAAN0AAAAPAAAAAAAAAAAAAAAAAJgCAABkcnMv&#10;ZG93bnJldi54bWxQSwUGAAAAAAQABAD1AAAAigMAAAAA&#10;" path="m,l19888,,,19915r19888,l,xe" fillcolor="#d9d9d9" strokeweight=".5pt">
                        <v:stroke startarrowwidth="narrow" startarrowlength="long" endarrowwidth="narrow" endarrowlength="long"/>
                        <v:path arrowok="t" o:connecttype="custom" o:connectlocs="0,0;1138,0;0,2835;1138,2835;0,0" o:connectangles="0,0,0,0,0"/>
                      </v:shape>
                      <v:shape id="Freeform 32" o:spid="_x0000_s1056" style="position:absolute;left:2506;top:3331;width:211;height:290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XA2MMA&#10;AADdAAAADwAAAGRycy9kb3ducmV2LnhtbERPS4vCMBC+C/sfwizsTVOXRaQaRVyKevCgbtfr0Ewf&#10;2kxKE7X+eyMI3ubje8503plaXKl1lWUFw0EEgjizuuJCwd8h6Y9BOI+ssbZMCu7kYD776E0x1vbG&#10;O7rufSFCCLsYFZTeN7GULivJoBvYhjhwuW0N+gDbQuoWbyHc1PI7ikbSYMWhocSGliVl5/3FKEiT&#10;1WWxXW7+bZJumu6Y/tZ5flLq67NbTEB46vxb/HKvdZg/HP3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XA2MMAAADdAAAADwAAAAAAAAAAAAAAAACYAgAAZHJzL2Rv&#10;d25yZXYueG1sUEsFBgAAAAAEAAQA9QAAAIgDAAAAAA==&#10;" path="m10303,l,3000,,6000,10303,9333r9091,3000l19394,16250r-9091,2500l13939,19917e" filled="f" strokeweight=".5pt">
                        <v:stroke startarrowwidth="narrow" startarrowlength="short" endarrowwidth="narrow" endarrowlength="short"/>
                        <v:path arrowok="t" o:connecttype="custom" o:connectlocs="109,0;0,436;0,872;109,1357;205,1793;205,2363;109,2726;147,2896" o:connectangles="0,0,0,0,0,0,0,0"/>
                      </v:shape>
                      <v:rect id="Rectangle 33" o:spid="_x0000_s1057" style="position:absolute;left:1;top:3343;width:1361;height:3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UIkcIA&#10;AADdAAAADwAAAGRycy9kb3ducmV2LnhtbERPTWvCQBC9F/wPyxS81Y3FhhJdRSyKlyJaL96G7DQb&#10;zMyG7Krpv+8Kgrd5vM+ZLXpu1JW6UHsxMB5loEhKb2upDBx/1m+foEJEsdh4IQN/FGAxH7zMsLD+&#10;Jnu6HmKlUoiEAg24GNtC61A6Ygwj35Ik7td3jDHBrtK2w1sK50a/Z1muGWtJDQ5bWjkqz4cLG9j2&#10;vLRus5t8n5pj+Ap7zi9nNmb42i+noCL18Sl+uLc2zR/nH3D/Jp2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tQiR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rect id="Rectangle 34" o:spid="_x0000_s1058" style="position:absolute;left:17097;top:6554;width:1604;height:2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K+dMQA&#10;AADdAAAADwAAAGRycy9kb3ducmV2LnhtbERPTWvCQBC9C/6HZQpepG4iNEjqKlURWhSCaaHXITsm&#10;odnZkF019de7guBtHu9z5sveNOJMnastK4gnEQjiwuqaSwU/39vXGQjnkTU2lknBPzlYLoaDOaba&#10;XvhA59yXIoSwS1FB5X2bSumKigy6iW2JA3e0nUEfYFdK3eElhJtGTqMokQZrDg0VtrSuqPjLT0aB&#10;y812/BVnvxmZtxOudtdjtt8oNXrpP95BeOr9U/xwf+owP04SuH8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SvnT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pacing w:val="-10"/>
                                  <w:sz w:val="14"/>
                                </w:rPr>
                                <w:t>T</w:t>
                              </w:r>
                              <w:r w:rsidRPr="000C4501">
                                <w:rPr>
                                  <w:rFonts w:cs="Arial"/>
                                  <w:spacing w:val="-10"/>
                                  <w:sz w:val="14"/>
                                  <w:vertAlign w:val="subscript"/>
                                </w:rPr>
                                <w:t>E</w:t>
                              </w:r>
                            </w:p>
                          </w:txbxContent>
                        </v:textbox>
                      </v:rect>
                      <v:rect id="Rectangle 35" o:spid="_x0000_s1059" style="position:absolute;left:10597;top:3779;width:1860;height:2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4b78QA&#10;AADdAAAADwAAAGRycy9kb3ducmV2LnhtbERPTWvCQBC9C/0PyxS8iG4iaCW6SlsRlAqhUfA6ZMck&#10;NDsbsqtGf323UPA2j/c5i1VnanGl1lWWFcSjCARxbnXFhYLjYTOcgXAeWWNtmRTcycFq+dJbYKLt&#10;jb/pmvlChBB2CSoovW8SKV1ekkE3sg1x4M62NegDbAupW7yFcFPLcRRNpcGKQ0OJDX2WlP9kF6PA&#10;ZWYz2MXpKSUzueDH1+Oc7tdK9V+79zkIT51/iv/dWx3mx9M3+PsmnC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eG+/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pacing w:val="-10"/>
                                  <w:sz w:val="14"/>
                                </w:rPr>
                                <w:t>T</w:t>
                              </w:r>
                              <w:r w:rsidRPr="000C4501">
                                <w:rPr>
                                  <w:rFonts w:cs="Arial"/>
                                  <w:spacing w:val="-10"/>
                                  <w:sz w:val="14"/>
                                  <w:vertAlign w:val="subscript"/>
                                </w:rPr>
                                <w:t>E</w:t>
                              </w:r>
                            </w:p>
                          </w:txbxContent>
                        </v:textbox>
                      </v:rect>
                      <v:line id="Line 36" o:spid="_x0000_s1060" style="position:absolute;visibility:visible;mso-wrap-style:square" from="13588,1138" to="13595,15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hvYsQAAADdAAAADwAAAGRycy9kb3ducmV2LnhtbESP3WoCMRCF74W+QxjBO81aYZGtUYpQ&#10;KC1F/HmA6Wa6WdxMtkmq69t3LgTvZjhnzvlmtRl8py4UUxvYwHxWgCKug225MXA6vk2XoFJGttgF&#10;JgM3SrBZP41WWNlw5T1dDrlREsKpQgMu577SOtWOPKZZ6IlF+wnRY5Y1NtpGvEq47/RzUZTaY8vS&#10;4LCnraP6fPjzBnbfnyeK/e0rL3jv6LcsPhp3NmYyHl5fQGUa8sN8v363gj8vBVe+kRH0+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mG9ixAAAAN0AAAAPAAAAAAAAAAAA&#10;AAAAAKECAABkcnMvZG93bnJldi54bWxQSwUGAAAAAAQABAD5AAAAkgMAAAAA&#10;" strokeweight=".5pt">
                        <v:stroke startarrowwidth="narrow" startarrowlength="long" endarrowwidth="narrow" endarrowlength="long"/>
                      </v:line>
                      <v:line id="Line 37" o:spid="_x0000_s1061" style="position:absolute;visibility:visible;mso-wrap-style:square" from="7779,6312" to="7785,11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TK+cEAAADdAAAADwAAAGRycy9kb3ducmV2LnhtbERP3WrCMBS+H/gO4Qy8m6kKZXZGGcJA&#10;HCJWH+DYnDXF5qRLota3XwRhd+fj+z3zZW9bcSUfGscKxqMMBHHldMO1guPh6+0dRIjIGlvHpOBO&#10;AZaLwcscC+1uvKdrGWuRQjgUqMDE2BVShsqQxTByHXHifpy3GBP0tdQebynctnKSZbm02HBqMNjR&#10;ylB1Li9Wwe70fSTf3bdxyntDv3m2qc1ZqeFr//kBIlIf/8VP91qn+eN8Bo9v0gl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1Mr5wQAAAN0AAAAPAAAAAAAAAAAAAAAA&#10;AKECAABkcnMvZG93bnJldi54bWxQSwUGAAAAAAQABAD5AAAAjwMAAAAA&#10;" strokeweight=".5pt">
                        <v:stroke startarrowwidth="narrow" startarrowlength="long" endarrowwidth="narrow" endarrowlength="long"/>
                      </v:line>
                      <v:line id="Line 38" o:spid="_x0000_s1062" style="position:absolute;flip:x;visibility:visible;mso-wrap-style:square" from="2698,3416" to="13524,3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7vjsUAAADdAAAADwAAAGRycy9kb3ducmV2LnhtbESPzW7CQAyE70h9h5Ur9QYbOKQlsCBa&#10;CYHgVIJ6drPOj8h6o+w2pG9fHypxszXjmc/r7ehaNVAfGs8G5rMEFHHhbcOVgWu+n76BChHZYuuZ&#10;DPxSgO3mabLGzPo7f9JwiZWSEA4ZGqhj7DKtQ1GTwzDzHbFope8dRln7Stse7xLuWr1IklQ7bFga&#10;auzoo6bidvlxBvLv8+F0uHVH59Ple35y5Vc6lMa8PI+7FahIY3yY/6+PVvDnr8Iv38gIe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E7vjsUAAADdAAAADwAAAAAAAAAA&#10;AAAAAAChAgAAZHJzL2Rvd25yZXYueG1sUEsFBgAAAAAEAAQA+QAAAJMDAAAAAA==&#10;">
                        <v:stroke startarrowwidth="narrow" startarrowlength="long" endarrowwidth="narrow" endarrowlength="long"/>
                      </v:line>
                      <v:line id="Line 39" o:spid="_x0000_s1063" style="position:absolute;flip:x;visibility:visible;mso-wrap-style:square" from="2666,6276" to="8463,6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JKFcIAAADdAAAADwAAAGRycy9kb3ducmV2LnhtbERPS2vCQBC+F/wPywje6iYe0hpdRYWi&#10;2FONeB6zkwdmZ0N2G+O/7xYEb/PxPWe5HkwjeupcbVlBPI1AEOdW11wqOGdf758gnEfW2FgmBQ9y&#10;sF6N3paYanvnH+pPvhQhhF2KCirv21RKl1dk0E1tSxy4wnYGfYBdKXWH9xBuGjmLokQarDk0VNjS&#10;rqL8dvo1CrLr9/64v7UHY5P5Njua4pL0hVKT8bBZgPA0+Jf46T7oMD/+iOH/m3CCXP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JKFcIAAADdAAAADwAAAAAAAAAAAAAA&#10;AAChAgAAZHJzL2Rvd25yZXYueG1sUEsFBgAAAAAEAAQA+QAAAJADAAAAAA==&#10;">
                        <v:stroke startarrowwidth="narrow" startarrowlength="long" endarrowwidth="narrow" endarrowlength="long"/>
                      </v:line>
                      <v:line id="Line 40" o:spid="_x0000_s1064" style="position:absolute;flip:x;visibility:visible;mso-wrap-style:square" from="10489,6978" to="13556,6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DUYsIAAADdAAAADwAAAGRycy9kb3ducmV2LnhtbERPS4vCMBC+C/6HMMLeNNVDV6tR3AVR&#10;9KSVPc820wc2k9LE2v33G0HwNh/fc1ab3tSio9ZVlhVMJxEI4szqigsF13Q3noNwHlljbZkU/JGD&#10;zXo4WGGi7YPP1F18IUIIuwQVlN43iZQuK8mgm9iGOHC5bQ36ANtC6hYfIdzUchZFsTRYcWgosaHv&#10;krLb5W4UpL+n/XF/aw7Gxouv9Gjyn7jLlfoY9dslCE+9f4tf7oMO86efM3h+E06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9DUYsIAAADdAAAADwAAAAAAAAAAAAAA&#10;AAChAgAAZHJzL2Rvd25yZXYueG1sUEsFBgAAAAAEAAQA+QAAAJADAAAAAA==&#10;">
                        <v:stroke startarrowwidth="narrow" startarrowlength="long" endarrowwidth="narrow" endarrowlength="long"/>
                      </v:line>
                      <v:line id="Line 41" o:spid="_x0000_s1065" style="position:absolute;flip:x y;visibility:visible;mso-wrap-style:square" from="8424,6239" to="10565,7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yp8sEAAADdAAAADwAAAGRycy9kb3ducmV2LnhtbERPTYvCMBC9C/sfwizsTVNddGs1iggu&#10;3kRX72MztqXNpDZRu/56Iwje5vE+ZzpvTSWu1LjCsoJ+LwJBnFpdcKZg/7fqxiCcR9ZYWSYF/+Rg&#10;PvvoTDHR9sZbuu58JkIIuwQV5N7XiZQuzcmg69maOHAn2xj0ATaZ1A3eQrip5CCKRtJgwaEhx5qW&#10;OaXl7mIUrH75II+HxX3syjIeb/g8bN1Iqa/PdjEB4an1b/HLvdZhfv/nG57fhBPk7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fKnywQAAAN0AAAAPAAAAAAAAAAAAAAAA&#10;AKECAABkcnMvZG93bnJldi54bWxQSwUGAAAAAAQABAD5AAAAjwMAAAAA&#10;">
                        <v:stroke startarrowwidth="narrow" startarrowlength="long" endarrowwidth="narrow" endarrowlength="long"/>
                      </v:line>
                      <v:shape id="Arc 42" o:spid="_x0000_s1066" style="position:absolute;left:13569;top:3380;width:6250;height:1067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q+xMUA&#10;AADdAAAADwAAAGRycy9kb3ducmV2LnhtbERP22rCQBB9F/oPyxT6phvFWomuUhQhVGvxgvg4zY5J&#10;NDsbsltN/75bEHybw7nOeNqYUlypdoVlBd1OBII4tbrgTMF+t2gPQTiPrLG0TAp+ycF08tQaY6zt&#10;jTd03fpMhBB2MSrIva9iKV2ak0HXsRVx4E62NugDrDOpa7yFcFPKXhQNpMGCQ0OOFc1ySi/bH6PA&#10;fa32az4lr5/LZP2x+D6cjyueK/Xy3LyPQHhq/EN8dyc6zO++9eH/m3CCn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r7ExQAAAN0AAAAPAAAAAAAAAAAAAAAAAJgCAABkcnMv&#10;ZG93bnJldi54bWxQSwUGAAAAAAQABAD1AAAAigMAAAAA&#10;" path="m-1,nfc11929,,21600,9670,21600,21600em-1,nsc11929,,21600,9670,21600,21600l,21600,-1,xe" filled="f">
                        <v:path arrowok="t" o:extrusionok="f" o:connecttype="custom" o:connectlocs="0,0;6250,10675;0,10675" o:connectangles="0,0,0"/>
                      </v:shape>
                      <v:shape id="Arc 43" o:spid="_x0000_s1067" style="position:absolute;left:13569;top:7027;width:4160;height:701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YbX8UA&#10;AADdAAAADwAAAGRycy9kb3ducmV2LnhtbERP22rCQBB9F/oPyxT6phsFbYlupFSEUG/UivRxmp1c&#10;2uxsyK4a/94VCn2bw7nObN6ZWpypdZVlBcNBBII4s7riQsHhc9l/AeE8ssbaMim4koN58tCbYazt&#10;hT/ovPeFCCHsYlRQet/EUrqsJINuYBviwOW2NegDbAupW7yEcFPLURRNpMGKQ0OJDb2VlP3uT0aB&#10;260PW87T8WaVbt+X38efrzUvlHp67F6nIDx1/l/85051mD98HsP9m3CCT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JhtfxQAAAN0AAAAPAAAAAAAAAAAAAAAAAJgCAABkcnMv&#10;ZG93bnJldi54bWxQSwUGAAAAAAQABAD1AAAAigMAAAAA&#10;" path="m-1,nfc11929,,21600,9670,21600,21600em-1,nsc11929,,21600,9670,21600,21600l,21600,-1,xe" filled="f">
                        <v:path arrowok="t" o:extrusionok="f" o:connecttype="custom" o:connectlocs="0,0;4160,7016;0,7016" o:connectangles="0,0,0"/>
                      </v:shape>
                      <v:line id="Line 44" o:spid="_x0000_s1068" style="position:absolute;flip:y;visibility:visible;mso-wrap-style:square" from="13588,9232" to="16496,14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UMNMMAAADdAAAADwAAAGRycy9kb3ducmV2LnhtbERPTYvCMBC9C/sfwizsRTStB5VqlGXR&#10;orAXqx68Dc3YFptJaWLt/nsjLHibx/uc5bo3teiodZVlBfE4AkGcW11xoeB03I7mIJxH1lhbJgV/&#10;5GC9+hgsMdH2wQfqMl+IEMIuQQWl900ipctLMujGtiEO3NW2Bn2AbSF1i48Qbmo5iaKpNFhxaCix&#10;oZ+S8lt2Nwq6ze7Q7Wu6p2nze4n1dp+ehxelvj777wUIT71/i//dOx3mx7MpvL4JJ8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1DDTDAAAA3QAAAA8AAAAAAAAAAAAA&#10;AAAAoQIAAGRycy9kb3ducmV2LnhtbFBLBQYAAAAABAAEAPkAAACRAwAAAAA=&#10;" strokeweight=".5pt">
                        <v:stroke startarrowwidth="narrow" startarrowlength="short" endarrow="open" endarrowwidth="narrow" endarrowlength="short"/>
                      </v:line>
                      <v:line id="Line 45" o:spid="_x0000_s1069" style="position:absolute;flip:y;visibility:visible;mso-wrap-style:square" from="18119,3428" to="19998,6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l3RsUAAADdAAAADwAAAGRycy9kb3ducmV2LnhtbERPS2vCQBC+F/oflhF6q5v0oE10FSu0&#10;FFsEHxdvQ3ZMotnZsLvVxF/fLRS8zcf3nOm8M424kPO1ZQXpMAFBXFhdc6lgv3t/fgXhA7LGxjIp&#10;6MnDfPb4MMVc2ytv6LINpYgh7HNUUIXQ5lL6oiKDfmhb4sgdrTMYInSl1A6vMdw08iVJRtJgzbGh&#10;wpaWFRXn7Y9R8J0t16fMpIW/ubfDx1ffj7JVr9TToFtMQATqwl387/7UcX46HsPfN/EE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Yl3RsUAAADdAAAADwAAAAAAAAAA&#10;AAAAAAChAgAAZHJzL2Rvd25yZXYueG1sUEsFBgAAAAAEAAQA+QAAAJMDAAAAAA==&#10;" strokeweight=".5pt">
                        <v:stroke startarrow="open" startarrowwidth="narrow" startarrowlength="short" endarrowwidth="narrow" endarrowlength="short"/>
                      </v:line>
                      <v:line id="Line 46" o:spid="_x0000_s1070" style="position:absolute;visibility:visible;mso-wrap-style:square" from="11498,-1" to="11505,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TVV8cAAADdAAAADwAAAGRycy9kb3ducmV2LnhtbESPQWvCQBCF7wX/wzJCL0U3lpJq6ipi&#10;WyheSq0evE2zYxLMzobdrcZ/7xwKvc3w3rz3zXzZu1adKcTGs4HJOANFXHrbcGVg9/0+moKKCdli&#10;65kMXCnCcjG4m2Nh/YW/6LxNlZIQjgUaqFPqCq1jWZPDOPYdsWhHHxwmWUOlbcCLhLtWP2ZZrh02&#10;LA01drSuqTxtf52Bt0/Od3E6+zlcNe3z1yZ/eggbY+6H/eoFVKI+/Zv/rj+s4E+eBVe+kRH04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pNVXxwAAAN0AAAAPAAAAAAAA&#10;AAAAAAAAAKECAABkcnMvZG93bnJldi54bWxQSwUGAAAAAAQABAD5AAAAlQMAAAAA&#10;" strokeweight=".5pt">
                        <v:stroke startarrowwidth="narrow" startarrowlength="short" endarrow="open" endarrowwidth="narrow" endarrowlength="short"/>
                      </v:line>
                      <v:line id="Line 47" o:spid="_x0000_s1071" style="position:absolute;flip:y;visibility:visible;mso-wrap-style:square" from="4225,6978" to="4232,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qYRsUAAADdAAAADwAAAGRycy9kb3ducmV2LnhtbERPS2uDQBC+F/Iflgn0UuJqD21j3IRS&#10;GjHQS16H3AZ3ohJ3VtyN2n/fLRR6m4/vOdlmMq0YqHeNZQVJFIMgLq1uuFJwOm4XbyCcR9bYWiYF&#10;3+Rgs549ZJhqO/KehoOvRAhhl6KC2vsuldKVNRl0ke2IA3e1vUEfYF9J3eMYwk0rn+P4RRpsODTU&#10;2NFHTeXtcDcKhs9iP+xauud593VJ9HaXn58uSj3Op/cVCE+T/xf/uQsd5ievS/j9Jpw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iqYRsUAAADdAAAADwAAAAAAAAAA&#10;AAAAAAChAgAAZHJzL2Rvd25yZXYueG1sUEsFBgAAAAAEAAQA+QAAAJMDAAAAAA==&#10;" strokeweight=".5pt">
                        <v:stroke startarrowwidth="narrow" startarrowlength="short" endarrow="open" endarrowwidth="narrow" endarrowlength="short"/>
                      </v:line>
                      <v:rect id="Rectangle 48" o:spid="_x0000_s1072" style="position:absolute;left:3816;top:10129;width:978;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tlYccA&#10;AADdAAAADwAAAGRycy9kb3ducmV2LnhtbESPQWvCQBCF7wX/wzKFXkrdpGCR6Cq1RVAshKaC1yE7&#10;JsHsbMiuGvvrOwehtxnem/e+mS8H16oL9aHxbCAdJ6CIS28brgzsf9YvU1AhIltsPZOBGwVYLkYP&#10;c8ysv/I3XYpYKQnhkKGBOsYu0zqUNTkMY98Ri3b0vcMoa19p2+NVwl2rX5PkTTtsWBpq7OijpvJU&#10;nJ2BULj18zbNDzm5yRlXu99j/vVpzNPj8D4DFWmI/+b79cYKfjoVfvlGR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7ZWHHAAAA3QAAAA8AAAAAAAAAAAAAAAAAmAIAAGRy&#10;cy9kb3ducmV2LnhtbFBLBQYAAAAABAAEAPUAAACMAwAAAAA=&#10;" stroked="f" strokeweight=".5pt">
                        <v:textbox inset="1pt,1pt,1pt,1pt">
                          <w:txbxContent>
                            <w:p w:rsidR="004E000A" w:rsidRPr="000C4501" w:rsidRDefault="004E000A" w:rsidP="00750935">
                              <w:pPr>
                                <w:rPr>
                                  <w:rFonts w:cs="Arial"/>
                                </w:rPr>
                              </w:pPr>
                              <w:proofErr w:type="gramStart"/>
                              <w:r w:rsidRPr="000C4501">
                                <w:rPr>
                                  <w:rFonts w:cs="Arial"/>
                                  <w:sz w:val="16"/>
                                </w:rPr>
                                <w:t>d</w:t>
                              </w:r>
                              <w:proofErr w:type="gramEnd"/>
                            </w:p>
                          </w:txbxContent>
                        </v:textbox>
                      </v:rect>
                      <v:rect id="Rectangle 49" o:spid="_x0000_s1073" style="position:absolute;left:14636;top:10371;width:978;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fA+sMA&#10;AADdAAAADwAAAGRycy9kb3ducmV2LnhtbERPTWvCQBC9C/0PyxS8iG4iVCS6iq0IioXQVPA6ZMck&#10;mJ0N2VVjf71bELzN433OfNmZWlypdZVlBfEoAkGcW11xoeDwuxlOQTiPrLG2TAru5GC5eOvNMdH2&#10;xj90zXwhQgi7BBWU3jeJlC4vyaAb2YY4cCfbGvQBtoXULd5CuKnlOIom0mDFoaHEhr5Kys/ZxShw&#10;mdkMdnF6TMl8XPBz/3dKv9dK9d+71QyEp86/xE/3Vof58TSG/2/CC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DfA+sMAAADdAAAADwAAAAAAAAAAAAAAAACYAgAAZHJzL2Rv&#10;d25yZXYueG1sUEsFBgAAAAAEAAQA9QAAAIgDAAAAAA==&#10;" stroked="f" strokeweight=".5pt">
                        <v:textbox inset="1pt,1pt,1pt,1pt">
                          <w:txbxContent>
                            <w:p w:rsidR="004E000A" w:rsidRPr="000C4501" w:rsidRDefault="004E000A" w:rsidP="00750935">
                              <w:pPr>
                                <w:rPr>
                                  <w:rFonts w:cs="Arial"/>
                                </w:rPr>
                              </w:pPr>
                              <w:r w:rsidRPr="000C4501">
                                <w:rPr>
                                  <w:rFonts w:cs="Arial"/>
                                  <w:sz w:val="16"/>
                                </w:rPr>
                                <w:t>R</w:t>
                              </w:r>
                            </w:p>
                          </w:txbxContent>
                        </v:textbox>
                      </v:rect>
                      <v:line id="Line 50" o:spid="_x0000_s1074" style="position:absolute;visibility:visible;mso-wrap-style:square" from="7823,11413" to="13537,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brGsMAAADdAAAADwAAAGRycy9kb3ducmV2LnhtbERPTWvCQBC9F/wPywje6iYKotFV1FYp&#10;9GQUvA7ZMYnJzobsGuO/7xYKvc3jfc5q05tadNS60rKCeByBIM6sLjlXcDkf3ucgnEfWWFsmBS9y&#10;sFkP3laYaPvkE3Wpz0UIYZeggsL7JpHSZQUZdGPbEAfuZluDPsA2l7rFZwg3tZxE0UwaLDk0FNjQ&#10;vqCsSh9GwT2fVb47LrJHuvtMP76reHq4xkqNhv12CcJT7//Ff+4vHebH8wn8fhNO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G6xrDAAAA3QAAAA8AAAAAAAAAAAAA&#10;AAAAoQIAAGRycy9kb3ducmV2LnhtbFBLBQYAAAAABAAEAPkAAACRAwAAAAA=&#10;" strokeweight=".5pt">
                        <v:stroke startarrow="open" startarrowwidth="narrow" startarrowlength="short" endarrow="open" endarrowwidth="narrow" endarrowlength="short"/>
                      </v:line>
                      <v:rect id="Rectangle 51" o:spid="_x0000_s1075" style="position:absolute;left:10246;top:10068;width:977;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n7FsQA&#10;AADdAAAADwAAAGRycy9kb3ducmV2LnhtbERP22rCQBB9F/oPyxT6InWTFoukWaVVhIpCaCr4OmQn&#10;F5qdDdlV0369Kwi+zeFcJ10MphUn6l1jWUE8iUAQF1Y3XCnY/6yfZyCcR9bYWiYFf+RgMX8YpZho&#10;e+ZvOuW+EiGEXYIKau+7REpX1GTQTWxHHLjS9gZ9gH0ldY/nEG5a+RJFb9Jgw6Ghxo6WNRW/+dEo&#10;cLlZjzdxdsjITI/4uf0vs91KqafH4eMdhKfB38U395cO8+PZK1y/CS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p+xb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z w:val="16"/>
                                </w:rPr>
                                <w:t>L</w:t>
                              </w:r>
                            </w:p>
                          </w:txbxContent>
                        </v:textbox>
                      </v:rect>
                      <v:line id="Line 52" o:spid="_x0000_s1076" style="position:absolute;visibility:visible;mso-wrap-style:square" from="19838,14164" to="19845,19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xC1ccAAADdAAAADwAAAGRycy9kb3ducmV2LnhtbESPQWvCQBCF7wX/wzKCt7pJEdGYTSiF&#10;QA+9GAX1NmSnSdrsbJJdNf77bqHQ2wzvvW/epPlkOnGj0bWWFcTLCARxZXXLtYLjoXjegHAeWWNn&#10;mRQ8yEGezZ5STLS9855upa9FgLBLUEHjfZ9I6aqGDLql7YmD9mlHgz6sYy31iPcAN518iaK1NNhy&#10;uNBgT28NVd/l1QTKcb0ttqehvX7FQ3m+9MP58IFKLebT6w6Ep8n/m//S7zrUjzcr+P0mjCC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PELVxwAAAN0AAAAPAAAAAAAA&#10;AAAAAAAAAKECAABkcnMvZG93bnJldi54bWxQSwUGAAAAAAQABAD5AAAAlQMAAAAA&#10;">
                        <v:stroke startarrowwidth="narrow" startarrowlength="short" endarrowwidth="narrow" endarrowlength="short"/>
                      </v:line>
                      <v:line id="Line 53" o:spid="_x0000_s1077" style="position:absolute;visibility:visible;mso-wrap-style:square" from="17748,14164" to="17755,19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nTscAAADdAAAADwAAAGRycy9kb3ducmV2LnhtbESPQWvCQBCF7wX/wzKCt7pJQdGYTSiF&#10;QA+9GAX1NmSnSdrsbJJdNf77bqHQ2wzvvW/epPlkOnGj0bWWFcTLCARxZXXLtYLjoXjegHAeWWNn&#10;mRQ8yEGezZ5STLS9855upa9FgLBLUEHjfZ9I6aqGDLql7YmD9mlHgz6sYy31iPcAN518iaK1NNhy&#10;uNBgT28NVd/l1QTKcb0ttqehvX7FQ3m+9MP58IFKLebT6w6Ep8n/m//S7zrUjzcr+P0mjCC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OdOxwAAAN0AAAAPAAAAAAAA&#10;AAAAAAAAAKECAABkcnMvZG93bnJldi54bWxQSwUGAAAAAAQABAD5AAAAlQMAAAAA&#10;">
                        <v:stroke startarrowwidth="narrow" startarrowlength="short" endarrowwidth="narrow" endarrowlength="short"/>
                      </v:line>
                      <v:shape id="Freeform 54" o:spid="_x0000_s1078" style="position:absolute;left:17710;top:19193;width:2052;height:81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kCG74A&#10;AADdAAAADwAAAGRycy9kb3ducmV2LnhtbERPSwrCMBDdC94hjODOproQqUYRQfC3sXqAsRnbYjMp&#10;Taz19kYQ3M3jfWex6kwlWmpcaVnBOIpBEGdWl5wruF62oxkI55E1VpZJwZscrJb93gITbV98pjb1&#10;uQgh7BJUUHhfJ1K6rCCDLrI1ceDutjHoA2xyqRt8hXBTyUkcT6XBkkNDgTVtCsoe6dMouOdvtpe2&#10;Xt/S7mb3bpcdD+lJqeGgW89BeOr8X/xz73SYP55N4ftNOEE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M5Ahu+AAAA3QAAAA8AAAAAAAAAAAAAAAAAmAIAAGRycy9kb3ducmV2&#10;LnhtbFBLBQYAAAAABAAEAPUAAACDAwAAAAA=&#10;" path="m,2090r436,l997,4478r,2089l1994,11045r,4179l2928,15224r935,4477l8785,19701r,-2089l9720,17612r,-2388l10218,15224r997,-4179l11651,11045r997,-4478l13146,6567r,-2089l13645,4478r,-2388l15078,2090,15576,r1932,l18006,2090r499,l18941,4478r,2089l19502,6567r,2090l19938,8657r,2388e" strokeweight=".5pt">
                        <v:stroke startarrowwidth="narrow" startarrowlength="short" endarrowwidth="narrow" endarrowlength="short"/>
                        <v:path arrowok="t" o:connecttype="custom" o:connectlocs="0,85;45,85;102,182;102,267;205,448;205,618;300,618;396,800;901,800;901,715;997,715;997,618;1048,618;1151,448;1195,448;1298,267;1349,267;1349,182;1400,182;1400,85;1547,85;1598,0;1796,0;1847,85;1899,85;1943,182;1943,267;2001,267;2001,351;2046,351;2046,448" o:connectangles="0,0,0,0,0,0,0,0,0,0,0,0,0,0,0,0,0,0,0,0,0,0,0,0,0,0,0,0,0,0,0"/>
                      </v:shape>
                      <v:line id="Line 55" o:spid="_x0000_s1079" style="position:absolute;flip:y;visibility:visible;mso-wrap-style:square" from="11498,7003" to="11505,10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zZiMMAAADdAAAADwAAAGRycy9kb3ducmV2LnhtbERPTYvCMBC9C/sfwizsRTTtHlSqUWRZ&#10;i4IXqx68Dc3YFptJaWLt/vuNIHibx/ucxao3teiodZVlBfE4AkGcW11xoeB03IxmIJxH1lhbJgV/&#10;5GC1/BgsMNH2wQfqMl+IEMIuQQWl900ipctLMujGtiEO3NW2Bn2AbSF1i48Qbmr5HUUTabDi0FBi&#10;Qz8l5bfsbhR0v9tDt6vpnqbN/hLrzS49Dy9KfX326zkIT71/i1/urQ7z49kUnt+EE+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Es2YjDAAAA3QAAAA8AAAAAAAAAAAAA&#10;AAAAoQIAAGRycy9kb3ducmV2LnhtbFBLBQYAAAAABAAEAPkAAACRAwAAAAA=&#10;" strokeweight=".5pt">
                        <v:stroke startarrowwidth="narrow" startarrowlength="short" endarrow="open" endarrowwidth="narrow" endarrowlength="short"/>
                      </v:line>
                      <v:line id="Line 56" o:spid="_x0000_s1080" style="position:absolute;visibility:visible;mso-wrap-style:square" from="3382,6942" to="10789,6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rMcsYAAADdAAAADwAAAGRycy9kb3ducmV2LnhtbESPT2vCQBDF74LfYRmhF6kbPYikrlIC&#10;BUEv/kN7G7LTbGh2Ns2umn77zqHgbYb35r3fLNe9b9SdulgHNjCdZKCIy2Brrgycjh+vC1AxIVts&#10;ApOBX4qwXg0HS8xtePCe7odUKQnhmKMBl1Kbax1LRx7jJLTEon2FzmOStau07fAh4b7Rsyyba481&#10;S4PDlgpH5ffh5g2UN7f9GfP4/Fnr+WWniz4rrntjXkb9+xuoRH16mv+vN1bwpwvBlW9kBL3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qzHLGAAAA3QAAAA8AAAAAAAAA&#10;AAAAAAAAoQIAAGRycy9kb3ducmV2LnhtbFBLBQYAAAAABAAEAPkAAACUAwAAAAA=&#10;" strokeweight=".5pt">
                        <v:stroke startarrowwidth="narrow" startarrowlength="short" endarrowwidth="narrow" endarrowlength="short"/>
                      </v:line>
                      <v:line id="Line 57" o:spid="_x0000_s1081" style="position:absolute;visibility:visible;mso-wrap-style:square" from="1471,3319" to="2155,3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Zp6cMAAADdAAAADwAAAGRycy9kb3ducmV2LnhtbERPTYvCMBC9C/sfwix4EU31IFqNshQW&#10;BL3oKuptaMambDPpNlHrvzfCgrd5vM+ZL1tbiRs1vnSsYDhIQBDnTpdcKNj/fPcnIHxA1lg5JgUP&#10;8rBcfHTmmGp35y3ddqEQMYR9igpMCHUqpc8NWfQDVxNH7uIaiyHCppC6wXsMt5UcJclYWiw5Nhis&#10;KTOU/+6uVkF+Neu/HvcO51KOjxuZtUl22irV/Wy/ZiACteEt/nevdJw/nEzh9U08QS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maenDAAAA3QAAAA8AAAAAAAAAAAAA&#10;AAAAoQIAAGRycy9kb3ducmV2LnhtbFBLBQYAAAAABAAEAPkAAACRAwAAAAA=&#10;" strokeweight=".5pt">
                        <v:stroke startarrowwidth="narrow" startarrowlength="short" endarrowwidth="narrow" endarrowlength="short"/>
                      </v:line>
                      <v:line id="Line 58" o:spid="_x0000_s1082" style="position:absolute;visibility:visible;mso-wrap-style:square" from="1471,6106" to="2155,6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VWqcYAAADdAAAADwAAAGRycy9kb3ducmV2LnhtbESPQWvCQBCF74L/YRmhF9GNPYiNrlIC&#10;QqFetJbW25Ads6HZ2ZhdNf77zqHQ2wzvzXvfrDa9b9SNulgHNjCbZqCIy2BrrgwcP7aTBaiYkC02&#10;gcnAgyJs1sPBCnMb7ryn2yFVSkI45mjApdTmWsfSkcc4DS2xaOfQeUyydpW2Hd4l3Df6Ocvm2mPN&#10;0uCwpcJR+XO4egPl1b1fxjz+PNV6/rXTRZ8V33tjnkb96xJUoj79m/+u36zgz16EX76REfT6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FVqnGAAAA3QAAAA8AAAAAAAAA&#10;AAAAAAAAoQIAAGRycy9kb3ducmV2LnhtbFBLBQYAAAAABAAEAPkAAACUAwAAAAA=&#10;" strokeweight=".5pt">
                        <v:stroke startarrowwidth="narrow" startarrowlength="short" endarrowwidth="narrow" endarrowlength="short"/>
                      </v:line>
                      <v:line id="Line 59" o:spid="_x0000_s1083" style="position:absolute;visibility:visible;mso-wrap-style:square" from="1695,-1" to="1701,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KaMMQAAADdAAAADwAAAGRycy9kb3ducmV2LnhtbERPTWvCQBC9C/0PywhepG5SJGh0laIV&#10;pBeptYfeptkxCWZnw+6q8d+7BcHbPN7nzJedacSFnK8tK0hHCQjiwuqaSwWH783rBIQPyBoby6Tg&#10;Rh6Wi5feHHNtr/xFl30oRQxhn6OCKoQ2l9IXFRn0I9sSR+5oncEQoSuldniN4aaRb0mSSYM1x4YK&#10;W1pVVJz2Z6PgY8fZwU+mf783ST/Zus7GQ/ep1KDfvc9ABOrCU/xwb3Wcn05T+P8mni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owxAAAAN0AAAAPAAAAAAAAAAAA&#10;AAAAAKECAABkcnMvZG93bnJldi54bWxQSwUGAAAAAAQABAD5AAAAkgMAAAAA&#10;" strokeweight=".5pt">
                        <v:stroke startarrowwidth="narrow" startarrowlength="short" endarrow="open" endarrowwidth="narrow" endarrowlength="short"/>
                      </v:line>
                      <v:line id="Line 60" o:spid="_x0000_s1084" style="position:absolute;flip:y;visibility:visible;mso-wrap-style:square" from="1695,6167" to="1701,9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LszcMAAADdAAAADwAAAGRycy9kb3ducmV2LnhtbERPTYvCMBC9L/gfwgheFk3rQXarUUS0&#10;KOzFrh68Dc3YFptJaWKt/94IC3ubx/ucxao3teiodZVlBfEkAkGcW11xoeD0uxt/gXAeWWNtmRQ8&#10;ycFqOfhYYKLtg4/UZb4QIYRdggpK75tESpeXZNBNbEMcuKttDfoA20LqFh8h3NRyGkUzabDi0FBi&#10;Q5uS8lt2Nwq67f7YHWq6p2nzc4n17pCePy9KjYb9eg7CU+//xX/uvQ7z4+8pvL8JJ8j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C7M3DAAAA3QAAAA8AAAAAAAAAAAAA&#10;AAAAoQIAAGRycy9kb3ducmV2LnhtbFBLBQYAAAAABAAEAPkAAACRAwAAAAA=&#10;" strokeweight=".5pt">
                        <v:stroke startarrowwidth="narrow" startarrowlength="short" endarrow="open" endarrowwidth="narrow" endarrowlength="short"/>
                      </v:line>
                      <v:line id="Line 61" o:spid="_x0000_s1085" style="position:absolute;visibility:visible;mso-wrap-style:square" from="13173,14007" to="13901,14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fI3sQAAADdAAAADwAAAGRycy9kb3ducmV2LnhtbERPS4vCMBC+L+x/CLPgRTRVQbQaZSks&#10;CHrxsazehmZsyjaTbhO1/nsjCHubj+8582VrK3GlxpeOFQz6CQji3OmSCwWH/VdvAsIHZI2VY1Jw&#10;Jw/LxfvbHFPtbryl6y4UIoawT1GBCaFOpfS5IYu+72riyJ1dYzFE2BRSN3iL4baSwyQZS4slxwaD&#10;NWWG8t/dxSrIL2b91+Xu96mU45+NzNokO26V6ny0nzMQgdrwL365VzrOH0xH8Pwmni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18jexAAAAN0AAAAPAAAAAAAAAAAA&#10;AAAAAKECAABkcnMvZG93bnJldi54bWxQSwUGAAAAAAQABAD5AAAAkgMAAAAA&#10;" strokeweight=".5pt">
                        <v:stroke startarrowwidth="narrow" startarrowlength="short" endarrowwidth="narrow" endarrowlength="short"/>
                      </v:line>
                    </v:group>
                  </w:pict>
                </mc:Fallback>
              </mc:AlternateContent>
            </w:r>
            <w:r w:rsidR="00750935" w:rsidRPr="0093620D">
              <w:rPr>
                <w:rFonts w:cs="Arial"/>
                <w:sz w:val="22"/>
                <w:szCs w:val="22"/>
              </w:rPr>
              <w:t>(2)</w:t>
            </w:r>
            <w:r w:rsidR="00750935">
              <w:rPr>
                <w:rFonts w:cs="Arial"/>
                <w:sz w:val="22"/>
                <w:szCs w:val="22"/>
              </w:rPr>
              <w:t xml:space="preserve"> </w:t>
            </w:r>
            <w:r w:rsidR="00750935" w:rsidRPr="0093620D">
              <w:rPr>
                <w:rFonts w:cs="Arial"/>
                <w:sz w:val="22"/>
                <w:szCs w:val="22"/>
              </w:rPr>
              <w:t>Mối hàn giữa tấm đáy phẳng hoặc tấm nắp và vỏ</w: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tc>
        <w:tc>
          <w:tcPr>
            <w:tcW w:w="749"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A</w:t>
            </w:r>
          </w:p>
        </w:tc>
        <w:tc>
          <w:tcPr>
            <w:tcW w:w="3980"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spacing w:before="120"/>
              <w:jc w:val="both"/>
              <w:rPr>
                <w:rFonts w:cs="Arial"/>
                <w:sz w:val="22"/>
                <w:szCs w:val="22"/>
              </w:rPr>
            </w:pPr>
            <w:r w:rsidRPr="0093620D">
              <w:rPr>
                <w:rFonts w:cs="Arial"/>
                <w:sz w:val="22"/>
                <w:szCs w:val="22"/>
              </w:rPr>
              <w:t>Khi L không bị hạn chế,</w:t>
            </w: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0,50 (tròn hoặc không tròn)</w:t>
            </w:r>
          </w:p>
          <w:p w:rsidR="00750935" w:rsidRPr="0093620D" w:rsidRDefault="00750935" w:rsidP="002C5B3D">
            <w:pPr>
              <w:widowControl w:val="0"/>
              <w:jc w:val="both"/>
              <w:rPr>
                <w:rFonts w:cs="Arial"/>
                <w:sz w:val="22"/>
                <w:szCs w:val="22"/>
                <w:lang w:val="fr-FR"/>
              </w:rPr>
            </w:pPr>
            <w:r w:rsidRPr="0093620D">
              <w:rPr>
                <w:rFonts w:cs="Arial"/>
                <w:sz w:val="22"/>
                <w:szCs w:val="22"/>
                <w:lang w:val="fr-FR"/>
              </w:rPr>
              <w:t xml:space="preserve">R </w:t>
            </w:r>
            <w:r w:rsidRPr="0093620D">
              <w:rPr>
                <w:rFonts w:cs="Arial"/>
                <w:sz w:val="22"/>
                <w:szCs w:val="22"/>
              </w:rPr>
              <w:sym w:font="Symbol" w:char="F0B3"/>
            </w:r>
            <w:r w:rsidRPr="0093620D">
              <w:rPr>
                <w:rFonts w:cs="Arial"/>
                <w:sz w:val="22"/>
                <w:szCs w:val="22"/>
                <w:lang w:val="fr-FR"/>
              </w:rPr>
              <w:t xml:space="preserve"> 3T</w:t>
            </w:r>
            <w:r w:rsidRPr="0093620D">
              <w:rPr>
                <w:rFonts w:cs="Arial"/>
                <w:sz w:val="22"/>
                <w:szCs w:val="22"/>
                <w:vertAlign w:val="subscript"/>
                <w:lang w:val="fr-FR"/>
              </w:rPr>
              <w:t>E</w:t>
            </w:r>
          </w:p>
          <w:p w:rsidR="00750935" w:rsidRPr="0093620D" w:rsidRDefault="00750935" w:rsidP="002C5B3D">
            <w:pPr>
              <w:widowControl w:val="0"/>
              <w:jc w:val="both"/>
              <w:rPr>
                <w:rFonts w:cs="Arial"/>
                <w:sz w:val="22"/>
                <w:szCs w:val="22"/>
                <w:lang w:val="fr-FR"/>
              </w:rPr>
            </w:pPr>
            <w:r w:rsidRPr="0093620D">
              <w:rPr>
                <w:rFonts w:cs="Arial"/>
                <w:sz w:val="22"/>
                <w:szCs w:val="22"/>
                <w:lang w:val="fr-FR"/>
              </w:rPr>
              <w:t xml:space="preserve">Khi </w:t>
            </w:r>
            <w:r w:rsidRPr="0093620D">
              <w:rPr>
                <w:rFonts w:cs="Arial"/>
                <w:position w:val="-34"/>
                <w:sz w:val="22"/>
                <w:szCs w:val="22"/>
              </w:rPr>
              <w:object w:dxaOrig="258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40pt" o:ole="" fillcolor="window">
                  <v:imagedata r:id="rId14" o:title=""/>
                </v:shape>
                <o:OLEObject Type="Embed" ProgID="Equation.3" ShapeID="_x0000_i1025" DrawAspect="Content" ObjectID="_1510997019" r:id="rId15"/>
              </w:object>
            </w:r>
          </w:p>
          <w:p w:rsidR="00750935" w:rsidRPr="0093620D" w:rsidRDefault="00750935" w:rsidP="002C5B3D">
            <w:pPr>
              <w:widowControl w:val="0"/>
              <w:jc w:val="both"/>
              <w:rPr>
                <w:rFonts w:cs="Arial"/>
                <w:sz w:val="22"/>
                <w:szCs w:val="22"/>
                <w:lang w:val="fr-FR"/>
              </w:rPr>
            </w:pPr>
            <w:r w:rsidRPr="0093620D">
              <w:rPr>
                <w:rFonts w:cs="Arial"/>
                <w:sz w:val="22"/>
                <w:szCs w:val="22"/>
                <w:lang w:val="fr-FR"/>
              </w:rPr>
              <w:t>C</w:t>
            </w:r>
            <w:r w:rsidRPr="0093620D">
              <w:rPr>
                <w:rFonts w:cs="Arial"/>
                <w:sz w:val="22"/>
                <w:szCs w:val="22"/>
                <w:vertAlign w:val="subscript"/>
                <w:lang w:val="fr-FR"/>
              </w:rPr>
              <w:t>1</w:t>
            </w:r>
            <w:r w:rsidRPr="0093620D">
              <w:rPr>
                <w:rFonts w:cs="Arial"/>
                <w:sz w:val="22"/>
                <w:szCs w:val="22"/>
                <w:lang w:val="fr-FR"/>
              </w:rPr>
              <w:t xml:space="preserve"> = 0,39 (chỉ đối với tròn)</w:t>
            </w:r>
          </w:p>
        </w:tc>
        <w:tc>
          <w:tcPr>
            <w:tcW w:w="3980" w:type="dxa"/>
          </w:tcPr>
          <w:p w:rsidR="00750935" w:rsidRPr="0093620D" w:rsidRDefault="00750935" w:rsidP="002C5B3D">
            <w:pPr>
              <w:widowControl w:val="0"/>
              <w:jc w:val="both"/>
              <w:rPr>
                <w:rFonts w:cs="Arial"/>
                <w:sz w:val="22"/>
                <w:szCs w:val="22"/>
                <w:lang w:val="fr-FR"/>
              </w:rPr>
            </w:pPr>
          </w:p>
        </w:tc>
      </w:tr>
      <w:tr w:rsidR="00750935" w:rsidRPr="0093620D" w:rsidTr="00AA471B">
        <w:trPr>
          <w:jc w:val="center"/>
        </w:trPr>
        <w:tc>
          <w:tcPr>
            <w:tcW w:w="1307" w:type="dxa"/>
            <w:vMerge/>
          </w:tcPr>
          <w:p w:rsidR="00750935" w:rsidRPr="0093620D" w:rsidRDefault="00750935" w:rsidP="002C5B3D">
            <w:pPr>
              <w:widowControl w:val="0"/>
              <w:jc w:val="both"/>
              <w:rPr>
                <w:rFonts w:cs="Arial"/>
                <w:sz w:val="22"/>
                <w:szCs w:val="22"/>
                <w:lang w:val="fr-FR"/>
              </w:rPr>
            </w:pPr>
          </w:p>
        </w:tc>
        <w:tc>
          <w:tcPr>
            <w:tcW w:w="749" w:type="dxa"/>
          </w:tcPr>
          <w:p w:rsidR="00750935" w:rsidRPr="0093620D" w:rsidRDefault="00750935" w:rsidP="002C5B3D">
            <w:pPr>
              <w:widowControl w:val="0"/>
              <w:jc w:val="both"/>
              <w:rPr>
                <w:rFonts w:cs="Arial"/>
                <w:sz w:val="22"/>
                <w:szCs w:val="22"/>
                <w:lang w:val="fr-FR"/>
              </w:rPr>
            </w:pPr>
          </w:p>
          <w:p w:rsidR="00750935" w:rsidRPr="0093620D" w:rsidRDefault="00750935" w:rsidP="002C5B3D">
            <w:pPr>
              <w:widowControl w:val="0"/>
              <w:jc w:val="both"/>
              <w:rPr>
                <w:rFonts w:cs="Arial"/>
                <w:sz w:val="22"/>
                <w:szCs w:val="22"/>
                <w:lang w:val="fr-FR"/>
              </w:rPr>
            </w:pPr>
          </w:p>
          <w:p w:rsidR="00750935" w:rsidRPr="0093620D" w:rsidRDefault="00750935" w:rsidP="002C5B3D">
            <w:pPr>
              <w:widowControl w:val="0"/>
              <w:jc w:val="both"/>
              <w:rPr>
                <w:rFonts w:cs="Arial"/>
                <w:sz w:val="22"/>
                <w:szCs w:val="22"/>
                <w:lang w:val="fr-FR"/>
              </w:rPr>
            </w:pPr>
          </w:p>
          <w:p w:rsidR="00750935" w:rsidRPr="0093620D" w:rsidRDefault="00750935" w:rsidP="002C5B3D">
            <w:pPr>
              <w:widowControl w:val="0"/>
              <w:jc w:val="both"/>
              <w:rPr>
                <w:rFonts w:cs="Arial"/>
                <w:sz w:val="22"/>
                <w:szCs w:val="22"/>
              </w:rPr>
            </w:pPr>
            <w:r w:rsidRPr="0093620D">
              <w:rPr>
                <w:rFonts w:cs="Arial"/>
                <w:sz w:val="22"/>
                <w:szCs w:val="22"/>
              </w:rPr>
              <w:t>B</w:t>
            </w: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36736" behindDoc="0" locked="0" layoutInCell="1" allowOverlap="1">
                      <wp:simplePos x="0" y="0"/>
                      <wp:positionH relativeFrom="column">
                        <wp:posOffset>126365</wp:posOffset>
                      </wp:positionH>
                      <wp:positionV relativeFrom="paragraph">
                        <wp:posOffset>6350</wp:posOffset>
                      </wp:positionV>
                      <wp:extent cx="2099310" cy="1085850"/>
                      <wp:effectExtent l="2540" t="0" r="12700" b="12700"/>
                      <wp:wrapNone/>
                      <wp:docPr id="1138"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9310" cy="1085850"/>
                                <a:chOff x="-3" y="1"/>
                                <a:chExt cx="20007" cy="19998"/>
                              </a:xfrm>
                            </wpg:grpSpPr>
                            <wpg:grpSp>
                              <wpg:cNvPr id="1139" name="Group 63"/>
                              <wpg:cNvGrpSpPr>
                                <a:grpSpLocks/>
                              </wpg:cNvGrpSpPr>
                              <wpg:grpSpPr bwMode="auto">
                                <a:xfrm>
                                  <a:off x="-3" y="1"/>
                                  <a:ext cx="20007" cy="19998"/>
                                  <a:chOff x="-3" y="1"/>
                                  <a:chExt cx="20007" cy="19998"/>
                                </a:xfrm>
                              </wpg:grpSpPr>
                              <wps:wsp>
                                <wps:cNvPr id="1140" name="Freeform 64"/>
                                <wps:cNvSpPr>
                                  <a:spLocks/>
                                </wps:cNvSpPr>
                                <wps:spPr bwMode="auto">
                                  <a:xfrm>
                                    <a:off x="6884" y="4632"/>
                                    <a:ext cx="1168" cy="3333"/>
                                  </a:xfrm>
                                  <a:custGeom>
                                    <a:avLst/>
                                    <a:gdLst>
                                      <a:gd name="T0" fmla="*/ 0 w 20000"/>
                                      <a:gd name="T1" fmla="*/ 0 h 20000"/>
                                      <a:gd name="T2" fmla="*/ 19896 w 20000"/>
                                      <a:gd name="T3" fmla="*/ 0 h 20000"/>
                                      <a:gd name="T4" fmla="*/ 0 w 20000"/>
                                      <a:gd name="T5" fmla="*/ 19930 h 20000"/>
                                      <a:gd name="T6" fmla="*/ 19896 w 20000"/>
                                      <a:gd name="T7" fmla="*/ 1993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896" y="0"/>
                                        </a:lnTo>
                                        <a:lnTo>
                                          <a:pt x="0" y="19930"/>
                                        </a:lnTo>
                                        <a:lnTo>
                                          <a:pt x="19896" y="19930"/>
                                        </a:lnTo>
                                        <a:lnTo>
                                          <a:pt x="0" y="0"/>
                                        </a:lnTo>
                                        <a:close/>
                                      </a:path>
                                    </a:pathLst>
                                  </a:custGeom>
                                  <a:solidFill>
                                    <a:srgbClr val="D9D9D9"/>
                                  </a:solidFill>
                                  <a:ln w="6350" cap="flat">
                                    <a:solidFill>
                                      <a:srgbClr val="000000"/>
                                    </a:solidFill>
                                    <a:prstDash val="solid"/>
                                    <a:round/>
                                    <a:headEnd type="none" w="sm" len="lg"/>
                                    <a:tailEnd type="none" w="sm"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1" name="Rectangle 65"/>
                                <wps:cNvSpPr>
                                  <a:spLocks noChangeArrowheads="1"/>
                                </wps:cNvSpPr>
                                <wps:spPr bwMode="auto">
                                  <a:xfrm>
                                    <a:off x="-3" y="1"/>
                                    <a:ext cx="1737" cy="4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ind w:left="-28"/>
                                        <w:rPr>
                                          <w:rFonts w:cs="Arial"/>
                                        </w:rPr>
                                      </w:pPr>
                                      <w:r w:rsidRPr="000C4501">
                                        <w:rPr>
                                          <w:rFonts w:cs="Arial"/>
                                          <w:sz w:val="16"/>
                                        </w:rPr>
                                        <w:t>T</w:t>
                                      </w:r>
                                      <w:r w:rsidRPr="000C4501">
                                        <w:rPr>
                                          <w:rFonts w:cs="Arial"/>
                                          <w:sz w:val="16"/>
                                          <w:vertAlign w:val="subscript"/>
                                        </w:rPr>
                                        <w:t>s</w:t>
                                      </w:r>
                                    </w:p>
                                  </w:txbxContent>
                                </wps:txbx>
                                <wps:bodyPr rot="0" vert="horz" wrap="none" lIns="12700" tIns="12700" rIns="72000" bIns="12700" anchor="t" anchorCtr="0" upright="1">
                                  <a:noAutofit/>
                                </wps:bodyPr>
                              </wps:wsp>
                              <wps:wsp>
                                <wps:cNvPr id="1142" name="Rectangle 66"/>
                                <wps:cNvSpPr>
                                  <a:spLocks noChangeArrowheads="1"/>
                                </wps:cNvSpPr>
                                <wps:spPr bwMode="auto">
                                  <a:xfrm>
                                    <a:off x="16204" y="15777"/>
                                    <a:ext cx="944" cy="311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pacing w:val="-10"/>
                                          <w:sz w:val="14"/>
                                        </w:rPr>
                                        <w:t>T</w:t>
                                      </w:r>
                                      <w:r w:rsidRPr="000C4501">
                                        <w:rPr>
                                          <w:rFonts w:cs="Arial"/>
                                          <w:spacing w:val="-10"/>
                                          <w:sz w:val="14"/>
                                          <w:vertAlign w:val="subscript"/>
                                        </w:rPr>
                                        <w:t>E</w:t>
                                      </w:r>
                                    </w:p>
                                  </w:txbxContent>
                                </wps:txbx>
                                <wps:bodyPr rot="0" vert="horz" wrap="square" lIns="12700" tIns="12700" rIns="12700" bIns="12700" anchor="t" anchorCtr="0" upright="1">
                                  <a:noAutofit/>
                                </wps:bodyPr>
                              </wps:wsp>
                              <wps:wsp>
                                <wps:cNvPr id="1143" name="Line 67"/>
                                <wps:cNvCnPr/>
                                <wps:spPr bwMode="auto">
                                  <a:xfrm flipH="1">
                                    <a:off x="524" y="4644"/>
                                    <a:ext cx="15710" cy="1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4" name="Line 68"/>
                                <wps:cNvCnPr/>
                                <wps:spPr bwMode="auto">
                                  <a:xfrm flipH="1">
                                    <a:off x="493" y="7977"/>
                                    <a:ext cx="7783" cy="1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5" name="Arc 69"/>
                                <wps:cNvSpPr>
                                  <a:spLocks/>
                                </wps:cNvSpPr>
                                <wps:spPr bwMode="auto">
                                  <a:xfrm>
                                    <a:off x="16301" y="4667"/>
                                    <a:ext cx="1688" cy="354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6" name="Arc 70"/>
                                <wps:cNvSpPr>
                                  <a:spLocks/>
                                </wps:cNvSpPr>
                                <wps:spPr bwMode="auto">
                                  <a:xfrm>
                                    <a:off x="8179" y="8035"/>
                                    <a:ext cx="7087" cy="679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7" name="Line 71"/>
                                <wps:cNvCnPr/>
                                <wps:spPr bwMode="auto">
                                  <a:xfrm flipV="1">
                                    <a:off x="11768" y="10947"/>
                                    <a:ext cx="2130" cy="561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8" name="Line 72"/>
                                <wps:cNvCnPr/>
                                <wps:spPr bwMode="auto">
                                  <a:xfrm>
                                    <a:off x="13178" y="17239"/>
                                    <a:ext cx="2021" cy="1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9" name="Line 73"/>
                                <wps:cNvCnPr/>
                                <wps:spPr bwMode="auto">
                                  <a:xfrm flipV="1">
                                    <a:off x="4330" y="8842"/>
                                    <a:ext cx="6" cy="899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0" name="Rectangle 74"/>
                                <wps:cNvSpPr>
                                  <a:spLocks noChangeArrowheads="1"/>
                                </wps:cNvSpPr>
                                <wps:spPr bwMode="auto">
                                  <a:xfrm>
                                    <a:off x="3804" y="12666"/>
                                    <a:ext cx="998" cy="2877"/>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6"/>
                                        </w:rPr>
                                        <w:t>d</w:t>
                                      </w:r>
                                      <w:proofErr w:type="gramEnd"/>
                                    </w:p>
                                  </w:txbxContent>
                                </wps:txbx>
                                <wps:bodyPr rot="0" vert="horz" wrap="square" lIns="12700" tIns="12700" rIns="12700" bIns="12700" anchor="t" anchorCtr="0" upright="1">
                                  <a:noAutofit/>
                                </wps:bodyPr>
                              </wps:wsp>
                              <wps:wsp>
                                <wps:cNvPr id="1151" name="Rectangle 75"/>
                                <wps:cNvSpPr>
                                  <a:spLocks noChangeArrowheads="1"/>
                                </wps:cNvSpPr>
                                <wps:spPr bwMode="auto">
                                  <a:xfrm>
                                    <a:off x="9305" y="15964"/>
                                    <a:ext cx="3401" cy="2877"/>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z w:val="16"/>
                                        </w:rPr>
                                        <w:t xml:space="preserve">R </w:t>
                                      </w:r>
                                      <w:r w:rsidRPr="000C4501">
                                        <w:rPr>
                                          <w:rFonts w:cs="Arial"/>
                                          <w:sz w:val="16"/>
                                        </w:rPr>
                                        <w:sym w:font="Symbol" w:char="F0B3"/>
                                      </w:r>
                                      <w:r w:rsidRPr="000C4501">
                                        <w:rPr>
                                          <w:rFonts w:cs="Arial"/>
                                          <w:sz w:val="16"/>
                                        </w:rPr>
                                        <w:t xml:space="preserve"> 3T</w:t>
                                      </w:r>
                                      <w:r w:rsidRPr="000C4501">
                                        <w:rPr>
                                          <w:rFonts w:cs="Arial"/>
                                          <w:sz w:val="16"/>
                                          <w:vertAlign w:val="subscript"/>
                                        </w:rPr>
                                        <w:t>f</w:t>
                                      </w:r>
                                    </w:p>
                                  </w:txbxContent>
                                </wps:txbx>
                                <wps:bodyPr rot="0" vert="horz" wrap="square" lIns="12700" tIns="12700" rIns="12700" bIns="12700" anchor="t" anchorCtr="0" upright="1">
                                  <a:noAutofit/>
                                </wps:bodyPr>
                              </wps:wsp>
                              <wps:wsp>
                                <wps:cNvPr id="1152" name="Line 76"/>
                                <wps:cNvCnPr/>
                                <wps:spPr bwMode="auto">
                                  <a:xfrm>
                                    <a:off x="18007" y="7965"/>
                                    <a:ext cx="6" cy="1134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3" name="Line 77"/>
                                <wps:cNvCnPr/>
                                <wps:spPr bwMode="auto">
                                  <a:xfrm>
                                    <a:off x="15272" y="14304"/>
                                    <a:ext cx="6" cy="512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4" name="Line 78"/>
                                <wps:cNvCnPr/>
                                <wps:spPr bwMode="auto">
                                  <a:xfrm flipH="1">
                                    <a:off x="17983" y="17298"/>
                                    <a:ext cx="2021" cy="1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5" name="Line 79"/>
                                <wps:cNvCnPr/>
                                <wps:spPr bwMode="auto">
                                  <a:xfrm>
                                    <a:off x="2260" y="8760"/>
                                    <a:ext cx="8975"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6" name="Line 80"/>
                                <wps:cNvCnPr/>
                                <wps:spPr bwMode="auto">
                                  <a:xfrm>
                                    <a:off x="996" y="726"/>
                                    <a:ext cx="6" cy="390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7" name="Line 81"/>
                                <wps:cNvCnPr/>
                                <wps:spPr bwMode="auto">
                                  <a:xfrm flipV="1">
                                    <a:off x="996" y="7942"/>
                                    <a:ext cx="6" cy="390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8" name="Line 82"/>
                                <wps:cNvCnPr/>
                                <wps:spPr bwMode="auto">
                                  <a:xfrm>
                                    <a:off x="475" y="4632"/>
                                    <a:ext cx="6" cy="33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9" name="Freeform 83"/>
                                <wps:cNvSpPr>
                                  <a:spLocks/>
                                </wps:cNvSpPr>
                                <wps:spPr bwMode="auto">
                                  <a:xfrm>
                                    <a:off x="15272" y="19169"/>
                                    <a:ext cx="2674" cy="830"/>
                                  </a:xfrm>
                                  <a:custGeom>
                                    <a:avLst/>
                                    <a:gdLst>
                                      <a:gd name="T0" fmla="*/ 0 w 20000"/>
                                      <a:gd name="T1" fmla="*/ 7887 h 20000"/>
                                      <a:gd name="T2" fmla="*/ 950 w 20000"/>
                                      <a:gd name="T3" fmla="*/ 15775 h 20000"/>
                                      <a:gd name="T4" fmla="*/ 2172 w 20000"/>
                                      <a:gd name="T5" fmla="*/ 19718 h 20000"/>
                                      <a:gd name="T6" fmla="*/ 3439 w 20000"/>
                                      <a:gd name="T7" fmla="*/ 19718 h 20000"/>
                                      <a:gd name="T8" fmla="*/ 4208 w 20000"/>
                                      <a:gd name="T9" fmla="*/ 14648 h 20000"/>
                                      <a:gd name="T10" fmla="*/ 4977 w 20000"/>
                                      <a:gd name="T11" fmla="*/ 10423 h 20000"/>
                                      <a:gd name="T12" fmla="*/ 5928 w 20000"/>
                                      <a:gd name="T13" fmla="*/ 6197 h 20000"/>
                                      <a:gd name="T14" fmla="*/ 6652 w 20000"/>
                                      <a:gd name="T15" fmla="*/ 3099 h 20000"/>
                                      <a:gd name="T16" fmla="*/ 7692 w 20000"/>
                                      <a:gd name="T17" fmla="*/ 4225 h 20000"/>
                                      <a:gd name="T18" fmla="*/ 8326 w 20000"/>
                                      <a:gd name="T19" fmla="*/ 9577 h 20000"/>
                                      <a:gd name="T20" fmla="*/ 9095 w 20000"/>
                                      <a:gd name="T21" fmla="*/ 13521 h 20000"/>
                                      <a:gd name="T22" fmla="*/ 10769 w 20000"/>
                                      <a:gd name="T23" fmla="*/ 19718 h 20000"/>
                                      <a:gd name="T24" fmla="*/ 12308 w 20000"/>
                                      <a:gd name="T25" fmla="*/ 15775 h 20000"/>
                                      <a:gd name="T26" fmla="*/ 12896 w 20000"/>
                                      <a:gd name="T27" fmla="*/ 9577 h 20000"/>
                                      <a:gd name="T28" fmla="*/ 13710 w 20000"/>
                                      <a:gd name="T29" fmla="*/ 5352 h 20000"/>
                                      <a:gd name="T30" fmla="*/ 14887 w 20000"/>
                                      <a:gd name="T31" fmla="*/ 5352 h 20000"/>
                                      <a:gd name="T32" fmla="*/ 15792 w 20000"/>
                                      <a:gd name="T33" fmla="*/ 11549 h 20000"/>
                                      <a:gd name="T34" fmla="*/ 17195 w 20000"/>
                                      <a:gd name="T35" fmla="*/ 15775 h 20000"/>
                                      <a:gd name="T36" fmla="*/ 18145 w 20000"/>
                                      <a:gd name="T37" fmla="*/ 11549 h 20000"/>
                                      <a:gd name="T38" fmla="*/ 19231 w 20000"/>
                                      <a:gd name="T39" fmla="*/ 7324 h 20000"/>
                                      <a:gd name="T40" fmla="*/ 19955 w 20000"/>
                                      <a:gd name="T41"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000" h="20000">
                                        <a:moveTo>
                                          <a:pt x="0" y="7887"/>
                                        </a:moveTo>
                                        <a:lnTo>
                                          <a:pt x="950" y="15775"/>
                                        </a:lnTo>
                                        <a:lnTo>
                                          <a:pt x="2172" y="19718"/>
                                        </a:lnTo>
                                        <a:lnTo>
                                          <a:pt x="3439" y="19718"/>
                                        </a:lnTo>
                                        <a:lnTo>
                                          <a:pt x="4208" y="14648"/>
                                        </a:lnTo>
                                        <a:lnTo>
                                          <a:pt x="4977" y="10423"/>
                                        </a:lnTo>
                                        <a:lnTo>
                                          <a:pt x="5928" y="6197"/>
                                        </a:lnTo>
                                        <a:lnTo>
                                          <a:pt x="6652" y="3099"/>
                                        </a:lnTo>
                                        <a:lnTo>
                                          <a:pt x="7692" y="4225"/>
                                        </a:lnTo>
                                        <a:lnTo>
                                          <a:pt x="8326" y="9577"/>
                                        </a:lnTo>
                                        <a:lnTo>
                                          <a:pt x="9095" y="13521"/>
                                        </a:lnTo>
                                        <a:lnTo>
                                          <a:pt x="10769" y="19718"/>
                                        </a:lnTo>
                                        <a:lnTo>
                                          <a:pt x="12308" y="15775"/>
                                        </a:lnTo>
                                        <a:lnTo>
                                          <a:pt x="12896" y="9577"/>
                                        </a:lnTo>
                                        <a:lnTo>
                                          <a:pt x="13710" y="5352"/>
                                        </a:lnTo>
                                        <a:lnTo>
                                          <a:pt x="14887" y="5352"/>
                                        </a:lnTo>
                                        <a:lnTo>
                                          <a:pt x="15792" y="11549"/>
                                        </a:lnTo>
                                        <a:lnTo>
                                          <a:pt x="17195" y="15775"/>
                                        </a:lnTo>
                                        <a:lnTo>
                                          <a:pt x="18145" y="11549"/>
                                        </a:lnTo>
                                        <a:lnTo>
                                          <a:pt x="19231" y="7324"/>
                                        </a:lnTo>
                                        <a:lnTo>
                                          <a:pt x="19955" y="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0" name="Line 84"/>
                                <wps:cNvCnPr/>
                                <wps:spPr bwMode="auto">
                                  <a:xfrm>
                                    <a:off x="4324" y="1089"/>
                                    <a:ext cx="6" cy="343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61" name="Rectangle 85"/>
                              <wps:cNvSpPr>
                                <a:spLocks noChangeArrowheads="1"/>
                              </wps:cNvSpPr>
                              <wps:spPr bwMode="auto">
                                <a:xfrm>
                                  <a:off x="3120" y="387"/>
                                  <a:ext cx="1912" cy="281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f</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86" style="position:absolute;left:0;text-align:left;margin-left:9.95pt;margin-top:.5pt;width:165.3pt;height:85.5pt;z-index:251636736" coordorigin="-3,1" coordsize="20007,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">
                      <v:group id="Group 63" o:spid="_x0000_s1087" style="position:absolute;left:-3;top:1;width:20007;height:19998" coordorigin="-3,1" coordsize="20007,199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0F3sMAAADdAAAADwAAAGRycy9kb3ducmV2LnhtbERPS4vCMBC+L/gfwgje&#10;1rSKi1ajiLjiQQQfIN6GZmyLzaQ02bb++82CsLf5+J6zWHWmFA3VrrCsIB5GIIhTqwvOFFwv359T&#10;EM4jaywtk4IXOVgtex8LTLRt+UTN2WcihLBLUEHufZVI6dKcDLqhrYgD97C1QR9gnUldYxvCTSlH&#10;UfQlDRYcGnKsaJNT+jz/GAW7Ftv1ON42h+dj87pfJsfbISalBv1uPQfhqfP/4rd7r8P8e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LQXewwAAAN0AAAAP&#10;AAAAAAAAAAAAAAAAAKoCAABkcnMvZG93bnJldi54bWxQSwUGAAAAAAQABAD6AAAAmgMAAAAA&#10;">
                        <v:shape id="Freeform 64" o:spid="_x0000_s1088" style="position:absolute;left:6884;top:4632;width:1168;height:333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lS8gA&#10;AADdAAAADwAAAGRycy9kb3ducmV2LnhtbESPQUvDQBCF74L/YRmhF7GbFBVJuy1W2iq9mRZKb0N2&#10;TEKzszG7aeK/dw6Ctxnem/e+WaxG16grdaH2bCCdJqCIC29rLg0cD9uHF1AhIltsPJOBHwqwWt7e&#10;LDCzfuBPuuaxVBLCIUMDVYxtpnUoKnIYpr4lFu3Ldw6jrF2pbYeDhLtGz5LkWTusWRoqbOmtouKS&#10;986A3w3nDT59n/L9Ou0Ps/d+3V/ujZncja9zUJHG+G/+u/6wgp8+Cr98IyPo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b6VLyAAAAN0AAAAPAAAAAAAAAAAAAAAAAJgCAABk&#10;cnMvZG93bnJldi54bWxQSwUGAAAAAAQABAD1AAAAjQMAAAAA&#10;" path="m,l19896,,,19930r19896,l,xe" fillcolor="#d9d9d9" strokeweight=".5pt">
                          <v:stroke startarrowwidth="narrow" startarrowlength="long" endarrowwidth="narrow" endarrowlength="long"/>
                          <v:path arrowok="t" o:connecttype="custom" o:connectlocs="0,0;1162,0;0,3321;1162,3321;0,0" o:connectangles="0,0,0,0,0"/>
                        </v:shape>
                        <v:rect id="Rectangle 65" o:spid="_x0000_s1089" style="position:absolute;left:-3;top:1;width:1737;height:400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wq9sUA&#10;AADdAAAADwAAAGRycy9kb3ducmV2LnhtbESPT2vCQBDF7wW/wzJCb3WTUv8QXaUECu1Rq+JxzI5J&#10;NDsbsltd/fRuQfA2w3u/N29mi2AacabO1ZYVpIMEBHFhdc2lgvXv19sEhPPIGhvLpOBKDhbz3ssM&#10;M20vvKTzypcihrDLUEHlfZtJ6YqKDLqBbYmjdrCdQR/XrpS6w0sMN418T5KRNFhzvFBhS3lFxWn1&#10;Z2KNH31brjfHMQ5zs93nRdged0Gp1374nILwFPzT/KC/deTSjxT+v4k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XCr2xQAAAN0AAAAPAAAAAAAAAAAAAAAAAJgCAABkcnMv&#10;ZG93bnJldi54bWxQSwUGAAAAAAQABAD1AAAAigMAAAAA&#10;" filled="f" stroked="f" strokeweight=".5pt">
                          <v:textbox inset="1pt,1pt,2mm,1pt">
                            <w:txbxContent>
                              <w:p w:rsidR="004E000A" w:rsidRPr="000C4501" w:rsidRDefault="004E000A" w:rsidP="00750935">
                                <w:pPr>
                                  <w:ind w:left="-28"/>
                                  <w:rPr>
                                    <w:rFonts w:cs="Arial"/>
                                  </w:rPr>
                                </w:pPr>
                                <w:r w:rsidRPr="000C4501">
                                  <w:rPr>
                                    <w:rFonts w:cs="Arial"/>
                                    <w:sz w:val="16"/>
                                  </w:rPr>
                                  <w:t>T</w:t>
                                </w:r>
                                <w:r w:rsidRPr="000C4501">
                                  <w:rPr>
                                    <w:rFonts w:cs="Arial"/>
                                    <w:sz w:val="16"/>
                                    <w:vertAlign w:val="subscript"/>
                                  </w:rPr>
                                  <w:t>s</w:t>
                                </w:r>
                              </w:p>
                            </w:txbxContent>
                          </v:textbox>
                        </v:rect>
                        <v:rect id="Rectangle 66" o:spid="_x0000_s1090" style="position:absolute;left:16204;top:15777;width:944;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zkF8QA&#10;AADdAAAADwAAAGRycy9kb3ducmV2LnhtbERP22rCQBB9F/oPywh9kbqJtFJSN1ItQouFYBT6OmQn&#10;F8zOhuyq0a/vCoW+zeFcZ7EcTCvO1LvGsoJ4GoEgLqxuuFJw2G+eXkE4j6yxtUwKruRgmT6MFpho&#10;e+EdnXNfiRDCLkEFtfddIqUrajLoprYjDlxpe4M+wL6SusdLCDetnEXRXBpsODTU2NG6puKYn4wC&#10;l5vN5CvOfjIyLydcbW9l9v2h1ON4eH8D4Wnw/+I/96cO8+PnGdy/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c5Bf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pacing w:val="-10"/>
                                    <w:sz w:val="14"/>
                                  </w:rPr>
                                  <w:t>T</w:t>
                                </w:r>
                                <w:r w:rsidRPr="000C4501">
                                  <w:rPr>
                                    <w:rFonts w:cs="Arial"/>
                                    <w:spacing w:val="-10"/>
                                    <w:sz w:val="14"/>
                                    <w:vertAlign w:val="subscript"/>
                                  </w:rPr>
                                  <w:t>E</w:t>
                                </w:r>
                              </w:p>
                            </w:txbxContent>
                          </v:textbox>
                        </v:rect>
                        <v:line id="Line 67" o:spid="_x0000_s1091" style="position:absolute;flip:x;visibility:visible;mso-wrap-style:square" from="524,4644" to="16234,4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7RMMAAADdAAAADwAAAGRycy9kb3ducmV2LnhtbERPS2vCQBC+C/0PyxS81Y1WQk1dpRaK&#10;Yk9NxPOYnTwwOxuy2xj/vSsI3ubje85yPZhG9NS52rKC6SQCQZxbXXOp4JD9vH2AcB5ZY2OZFFzJ&#10;wXr1Mlpiou2F/6hPfSlCCLsEFVTet4mULq/IoJvYljhwhe0M+gC7UuoOLyHcNHIWRbE0WHNoqLCl&#10;74ryc/pvFGSn3+1+e253xsaLTbY3xTHuC6XGr8PXJwhPg3+KH+6dDvOn83e4fxNO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wu0TDAAAA3QAAAA8AAAAAAAAAAAAA&#10;AAAAoQIAAGRycy9kb3ducmV2LnhtbFBLBQYAAAAABAAEAPkAAACRAwAAAAA=&#10;">
                          <v:stroke startarrowwidth="narrow" startarrowlength="long" endarrowwidth="narrow" endarrowlength="long"/>
                        </v:line>
                        <v:line id="Line 68" o:spid="_x0000_s1092" style="position:absolute;flip:x;visibility:visible;mso-wrap-style:square" from="493,7977" to="8276,7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kjMMIAAADdAAAADwAAAGRycy9kb3ducmV2LnhtbERPS4vCMBC+C/sfwizsTVNFilajuAui&#10;6Ekre55tpg9sJqXJ1vrvjSB4m4/vOct1b2rRUesqywrGowgEcWZ1xYWCS7odzkA4j6yxtkwK7uRg&#10;vfoYLDHR9sYn6s6+ECGEXYIKSu+bREqXlWTQjWxDHLjctgZ9gG0hdYu3EG5qOYmiWBqsODSU2NBP&#10;Sdn1/G8UpH/H3WF3bfbGxvPv9GDy37jLlfr67DcLEJ56/xa/3Hsd5o+nU3h+E06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RkjMMIAAADdAAAADwAAAAAAAAAAAAAA&#10;AAChAgAAZHJzL2Rvd25yZXYueG1sUEsFBgAAAAAEAAQA+QAAAJADAAAAAA==&#10;">
                          <v:stroke startarrowwidth="narrow" startarrowlength="long" endarrowwidth="narrow" endarrowlength="long"/>
                        </v:line>
                        <v:shape id="Arc 69" o:spid="_x0000_s1093" style="position:absolute;left:16301;top:4667;width:1688;height:354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rR4sUA&#10;AADdAAAADwAAAGRycy9kb3ducmV2LnhtbERP22rCQBB9F/yHZQp9041SRaKrlIoQ6qXUivg4Zsck&#10;NjsbsluNf98VBN/mcK4zmTWmFBeqXWFZQa8bgSBOrS44U7D7WXRGIJxH1lhaJgU3cjCbtlsTjLW9&#10;8jddtj4TIYRdjApy76tYSpfmZNB1bUUcuJOtDfoA60zqGq8h3JSyH0VDabDg0JBjRR85pb/bP6PA&#10;fa12Gz4lg/Uy2XwujvvzYcVzpV5fmvcxCE+Nf4of7kSH+b23Ady/CSfI6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tHixQAAAN0AAAAPAAAAAAAAAAAAAAAAAJgCAABkcnMv&#10;ZG93bnJldi54bWxQSwUGAAAAAAQABAD1AAAAigMAAAAA&#10;" path="m-1,nfc11929,,21600,9670,21600,21600em-1,nsc11929,,21600,9670,21600,21600l,21600,-1,xe" filled="f">
                          <v:path arrowok="t" o:extrusionok="f" o:connecttype="custom" o:connectlocs="0,0;1688,3544;0,3544" o:connectangles="0,0,0"/>
                        </v:shape>
                        <v:shape id="Arc 70" o:spid="_x0000_s1094" style="position:absolute;left:8179;top:8035;width:7087;height:679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hPlcQA&#10;AADdAAAADwAAAGRycy9kb3ducmV2LnhtbERPTWvCQBC9C/6HZQq96UapItFViiKEai21Ih7H7JhE&#10;s7Mhu9X477tCwds83udMZo0pxZVqV1hW0OtGIIhTqwvOFOx+lp0RCOeRNZaWScGdHMym7dYEY21v&#10;/E3Xrc9ECGEXo4Lc+yqW0qU5GXRdWxEH7mRrgz7AOpO6xlsIN6XsR9FQGiw4NORY0Tyn9LL9NQrc&#10;13q34VMy+Fwlm4/lcX8+rHmh1OtL8z4G4anxT/G/O9Fhfu9tCI9vwgl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YT5XEAAAA3QAAAA8AAAAAAAAAAAAAAAAAmAIAAGRycy9k&#10;b3ducmV2LnhtbFBLBQYAAAAABAAEAPUAAACJAwAAAAA=&#10;" path="m-1,nfc11929,,21600,9670,21600,21600em-1,nsc11929,,21600,9670,21600,21600l,21600,-1,xe" filled="f">
                          <v:path arrowok="t" o:extrusionok="f" o:connecttype="custom" o:connectlocs="0,0;7087,6795;0,6795" o:connectangles="0,0,0"/>
                        </v:shape>
                        <v:line id="Line 71" o:spid="_x0000_s1095" style="position:absolute;flip:y;visibility:visible;mso-wrap-style:square" from="11768,10947" to="13898,16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VjEsUAAADdAAAADwAAAGRycy9kb3ducmV2LnhtbERPS2uDQBC+F/Iflgn0UuJqKW0wbkIp&#10;jRjoJa9DboM7UYk7K+5G7b/vFgq9zcf3nGwzmVYM1LvGsoIkikEQl1Y3XCk4HbeLJQjnkTW2lknB&#10;NznYrGcPGabajryn4eArEULYpaig9r5LpXRlTQZdZDviwF1tb9AH2FdS9ziGcNPK5zh+lQYbDg01&#10;dvRRU3k73I2C4bPYD7uW7nnefV0Svd3l56eLUo/z6X0FwtPk/8V/7kKH+cnLG/x+E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VjEsUAAADdAAAADwAAAAAAAAAA&#10;AAAAAAChAgAAZHJzL2Rvd25yZXYueG1sUEsFBgAAAAAEAAQA+QAAAJMDAAAAAA==&#10;" strokeweight=".5pt">
                          <v:stroke startarrowwidth="narrow" startarrowlength="short" endarrow="open" endarrowwidth="narrow" endarrowlength="short"/>
                        </v:line>
                        <v:line id="Line 72" o:spid="_x0000_s1096" style="position:absolute;visibility:visible;mso-wrap-style:square" from="13178,17239" to="15199,17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gf6scAAADdAAAADwAAAGRycy9kb3ducmV2LnhtbESPQWvCQBCF7wX/wzKFXkrdKBI0dRVp&#10;FcSLVO2ht2l2moRmZ8PuVuO/dw5CbzO8N+99M1/2rlVnCrHxbGA0zEARl942XBk4HTcvU1AxIVts&#10;PZOBK0VYLgYPcyysv/AHnQ+pUhLCsUADdUpdoXUsa3IYh74jFu3HB4dJ1lBpG/Ai4a7V4yzLtcOG&#10;paHGjt5qKn8Pf87Aes/5KU5n319XTZ/5e5NPnsPOmKfHfvUKKlGf/s33660V/NFEcOUbGUEv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yB/qxwAAAN0AAAAPAAAAAAAA&#10;AAAAAAAAAKECAABkcnMvZG93bnJldi54bWxQSwUGAAAAAAQABAD5AAAAlQMAAAAA&#10;" strokeweight=".5pt">
                          <v:stroke startarrowwidth="narrow" startarrowlength="short" endarrow="open" endarrowwidth="narrow" endarrowlength="short"/>
                        </v:line>
                        <v:line id="Line 73" o:spid="_x0000_s1097" style="position:absolute;flip:y;visibility:visible;mso-wrap-style:square" from="4330,8842" to="4336,17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ZS+8UAAADdAAAADwAAAGRycy9kb3ducmV2LnhtbERPS2uDQBC+F/Iflgn0UuJqKaUxbkIp&#10;jRjoJa9DboM7UYk7K+5G7b/vFgq9zcf3nGwzmVYM1LvGsoIkikEQl1Y3XCk4HbeLNxDOI2tsLZOC&#10;b3KwWc8eMky1HXlPw8FXIoSwS1FB7X2XSunKmgy6yHbEgbva3qAPsK+k7nEM4aaVz3H8Kg02HBpq&#10;7OijpvJ2uBsFw2exH3Yt3fO8+7okervLz08XpR7n0/sKhKfJ/4v/3IUO85OXJfx+E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ZS+8UAAADdAAAADwAAAAAAAAAA&#10;AAAAAAChAgAAZHJzL2Rvd25yZXYueG1sUEsFBgAAAAAEAAQA+QAAAJMDAAAAAA==&#10;" strokeweight=".5pt">
                          <v:stroke startarrowwidth="narrow" startarrowlength="short" endarrow="open" endarrowwidth="narrow" endarrowlength="short"/>
                        </v:line>
                        <v:rect id="Rectangle 74" o:spid="_x0000_s1098" style="position:absolute;left:3804;top:12666;width:998;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tJJscA&#10;AADdAAAADwAAAGRycy9kb3ducmV2LnhtbESPQWvCQBCF74X+h2UKvRTdpGAp0VXUIrS0EEwFr0N2&#10;TILZ2ZBdNfXXO4eCtxnem/e+mS0G16oz9aHxbCAdJ6CIS28brgzsfjejd1AhIltsPZOBPwqwmD8+&#10;zDCz/sJbOhexUhLCIUMDdYxdpnUoa3IYxr4jFu3ge4dR1r7StseLhLtWvybJm3bYsDTU2NG6pvJY&#10;nJyBULjNy1ea73NykxOuvq+H/OfDmOenYTkFFWmId/P/9acV/HQi/PKNjK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bSSbHAAAA3QAAAA8AAAAAAAAAAAAAAAAAmAIAAGRy&#10;cy9kb3ducmV2LnhtbFBLBQYAAAAABAAEAPUAAACMAwAAAAA=&#10;" stroked="f" strokeweight=".5pt">
                          <v:textbox inset="1pt,1pt,1pt,1pt">
                            <w:txbxContent>
                              <w:p w:rsidR="004E000A" w:rsidRPr="000C4501" w:rsidRDefault="004E000A" w:rsidP="00750935">
                                <w:pPr>
                                  <w:rPr>
                                    <w:rFonts w:cs="Arial"/>
                                  </w:rPr>
                                </w:pPr>
                                <w:proofErr w:type="gramStart"/>
                                <w:r w:rsidRPr="000C4501">
                                  <w:rPr>
                                    <w:rFonts w:cs="Arial"/>
                                    <w:sz w:val="16"/>
                                  </w:rPr>
                                  <w:t>d</w:t>
                                </w:r>
                                <w:proofErr w:type="gramEnd"/>
                              </w:p>
                            </w:txbxContent>
                          </v:textbox>
                        </v:rect>
                        <v:rect id="Rectangle 75" o:spid="_x0000_s1099" style="position:absolute;left:9305;top:15964;width:3401;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fsvcQA&#10;AADdAAAADwAAAGRycy9kb3ducmV2LnhtbERPTWvCQBC9C/0PyxR6kWaTglJSN6FVBEuF0FTwOmTH&#10;JDQ7G7Krxv76riB4m8f7nEU+mk6caHCtZQVJFIMgrqxuuVaw+1k/v4JwHlljZ5kUXMhBnj1MFphq&#10;e+ZvOpW+FiGEXYoKGu/7VEpXNWTQRbYnDtzBDgZ9gEMt9YDnEG46+RLHc2mw5dDQYE/Lhqrf8mgU&#10;uNKsp59JsS/IzI748fV3KLYrpZ4ex/c3EJ5Gfxff3Bsd5iezBK7fhBN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X7L3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z w:val="16"/>
                                  </w:rPr>
                                  <w:t xml:space="preserve">R </w:t>
                                </w:r>
                                <w:r w:rsidRPr="000C4501">
                                  <w:rPr>
                                    <w:rFonts w:cs="Arial"/>
                                    <w:sz w:val="16"/>
                                  </w:rPr>
                                  <w:sym w:font="Symbol" w:char="F0B3"/>
                                </w:r>
                                <w:r w:rsidRPr="000C4501">
                                  <w:rPr>
                                    <w:rFonts w:cs="Arial"/>
                                    <w:sz w:val="16"/>
                                  </w:rPr>
                                  <w:t xml:space="preserve"> 3T</w:t>
                                </w:r>
                                <w:r w:rsidRPr="000C4501">
                                  <w:rPr>
                                    <w:rFonts w:cs="Arial"/>
                                    <w:sz w:val="16"/>
                                    <w:vertAlign w:val="subscript"/>
                                  </w:rPr>
                                  <w:t>f</w:t>
                                </w:r>
                              </w:p>
                            </w:txbxContent>
                          </v:textbox>
                        </v:rect>
                        <v:line id="Line 76" o:spid="_x0000_s1100" style="position:absolute;visibility:visible;mso-wrap-style:square" from="18007,7965" to="18013,19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TfcUAAADdAAAADwAAAGRycy9kb3ducmV2LnhtbESPQYvCMBCF78L+hzAL3jStoNiuUZYF&#10;YQ9erILubWjGtm4zaZuo9d8bQfA2w3vvmzeLVW9qcaXOVZYVxOMIBHFudcWFgv1uPZqDcB5ZY22Z&#10;FNzJwWr5MVhgqu2Nt3TNfCEChF2KCkrvm1RKl5dk0I1tQxy0k+0M+rB2hdQd3gLc1HISRTNpsOJw&#10;ocSGfkrK/7OLCZT9LFknh7a6nOM2O/417XG3QaWGn/33FwhPvX+bX+lfHerH0wk8vwkj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TfcUAAADdAAAADwAAAAAAAAAA&#10;AAAAAAChAgAAZHJzL2Rvd25yZXYueG1sUEsFBgAAAAAEAAQA+QAAAJMDAAAAAA==&#10;">
                          <v:stroke startarrowwidth="narrow" startarrowlength="short" endarrowwidth="narrow" endarrowlength="short"/>
                        </v:line>
                        <v:line id="Line 77" o:spid="_x0000_s1101" style="position:absolute;visibility:visible;mso-wrap-style:square" from="15272,14304" to="15278,19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X25scAAADdAAAADwAAAGRycy9kb3ducmV2LnhtbESPQWvCQBCF70L/wzIFb2aTFkXTrFIK&#10;gR68NAra25CdJmmzs0l2o+m/dwsFbzO89755k+0m04oLDa6xrCCJYhDEpdUNVwqOh3yxBuE8ssbW&#10;Min4JQe77cMsw1TbK3/QpfCVCBB2KSqove9SKV1Zk0EX2Y44aF92MOjDOlRSD3gNcNPKpzheSYMN&#10;hws1dvRWU/lTjCZQjqtNvjn1zfid9MX5s+vPhz0qNX+cXl9AeJr83fyfftehfrJ8hr9vwghye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tfbmxwAAAN0AAAAPAAAAAAAA&#10;AAAAAAAAAKECAABkcnMvZG93bnJldi54bWxQSwUGAAAAAAQABAD5AAAAlQMAAAAA&#10;">
                          <v:stroke startarrowwidth="narrow" startarrowlength="short" endarrowwidth="narrow" endarrowlength="short"/>
                        </v:line>
                        <v:line id="Line 78" o:spid="_x0000_s1102" style="position:absolute;flip:x;visibility:visible;mso-wrap-style:square" from="17983,17298" to="20004,17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5ruMUAAADdAAAADwAAAGRycy9kb3ducmV2LnhtbERPS2uDQBC+F/Iflgn0UuJqaUswbkIp&#10;jRjoJa9DboM7UYk7K+5G7b/vFgq9zcf3nGwzmVYM1LvGsoIkikEQl1Y3XCk4HbeLJQjnkTW2lknB&#10;NznYrGcPGabajryn4eArEULYpaig9r5LpXRlTQZdZDviwF1tb9AH2FdS9ziGcNPK5zh+kwYbDg01&#10;dvRRU3k73I2C4bPYD7uW7nnefV0Svd3l56eLUo/z6X0FwtPk/8V/7kKH+cnrC/x+E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55ruMUAAADdAAAADwAAAAAAAAAA&#10;AAAAAAChAgAAZHJzL2Rvd25yZXYueG1sUEsFBgAAAAAEAAQA+QAAAJMDAAAAAA==&#10;" strokeweight=".5pt">
                          <v:stroke startarrowwidth="narrow" startarrowlength="short" endarrow="open" endarrowwidth="narrow" endarrowlength="short"/>
                        </v:line>
                        <v:line id="Line 79" o:spid="_x0000_s1103" style="position:absolute;visibility:visible;mso-wrap-style:square" from="2260,8760" to="11235,8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tPq8MAAADdAAAADwAAAGRycy9kb3ducmV2LnhtbERPTYvCMBC9C/sfwix4EU0VFKlGWQoL&#10;gl50FfU2NGNTtpl0m6j13xthwds83ufMl62txI0aXzpWMBwkIIhzp0suFOx/vvtTED4ga6wck4IH&#10;eVguPjpzTLW785Zuu1CIGMI+RQUmhDqV0ueGLPqBq4kjd3GNxRBhU0jd4D2G20qOkmQiLZYcGwzW&#10;lBnKf3dXqyC/mvVfj3uHcyknx43M2iQ7bZXqfrZfMxCB2vAW/7tXOs4fjsfw+iaeIB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LT6vDAAAA3QAAAA8AAAAAAAAAAAAA&#10;AAAAoQIAAGRycy9kb3ducmV2LnhtbFBLBQYAAAAABAAEAPkAAACRAwAAAAA=&#10;" strokeweight=".5pt">
                          <v:stroke startarrowwidth="narrow" startarrowlength="short" endarrowwidth="narrow" endarrowlength="short"/>
                        </v:line>
                        <v:line id="Line 80" o:spid="_x0000_s1104" style="position:absolute;visibility:visible;mso-wrap-style:square" from="996,726" to="1002,4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K43sQAAADdAAAADwAAAGRycy9kb3ducmV2LnhtbERPS2sCMRC+C/0PYQpeRLNKG3Q1SukD&#10;pBepj4O3cTPuLt1MliTV9d+bQqG3+fies1h1thEX8qF2rGE8ykAQF87UXGrY7z6GUxAhIhtsHJOG&#10;GwVYLR96C8yNu/IXXbaxFCmEQ44aqhjbXMpQVGQxjFxLnLiz8xZjgr6UxuM1hdtGTrJMSYs1p4YK&#10;W3qtqPje/lgN7xtW+zCdnY43SQf1Vqungf/Uuv/YvcxBROriv/jPvTZp/vhZwe836QS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wrjexAAAAN0AAAAPAAAAAAAAAAAA&#10;AAAAAKECAABkcnMvZG93bnJldi54bWxQSwUGAAAAAAQABAD5AAAAkgMAAAAA&#10;" strokeweight=".5pt">
                          <v:stroke startarrowwidth="narrow" startarrowlength="short" endarrow="open" endarrowwidth="narrow" endarrowlength="short"/>
                        </v:line>
                        <v:line id="Line 81" o:spid="_x0000_s1105" style="position:absolute;flip:y;visibility:visible;mso-wrap-style:square" from="996,7942" to="1002,11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z1z8UAAADdAAAADwAAAGRycy9kb3ducmV2LnhtbERPS2uDQBC+F/Iflgn0UuJqoW0wbkIp&#10;jRjoJa9DboM7UYk7K+5G7b/vFgq9zcf3nGwzmVYM1LvGsoIkikEQl1Y3XCk4HbeLJQjnkTW2lknB&#10;NznYrGcPGabajryn4eArEULYpaig9r5LpXRlTQZdZDviwF1tb9AH2FdS9ziGcNPK5zh+lQYbDg01&#10;dvRRU3k73I2C4bPYD7uW7nnefV0Svd3l56eLUo/z6X0FwtPk/8V/7kKH+cnLG/x+E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0z1z8UAAADdAAAADwAAAAAAAAAA&#10;AAAAAAChAgAAZHJzL2Rvd25yZXYueG1sUEsFBgAAAAAEAAQA+QAAAJMDAAAAAA==&#10;" strokeweight=".5pt">
                          <v:stroke startarrowwidth="narrow" startarrowlength="short" endarrow="open" endarrowwidth="narrow" endarrowlength="short"/>
                        </v:line>
                        <v:line id="Line 82" o:spid="_x0000_s1106" style="position:absolute;visibility:visible;mso-wrap-style:square" from="475,4632" to="481,7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Fkl8YAAADdAAAADwAAAGRycy9kb3ducmV2LnhtbESPQWvCQBCF7wX/wzJCb3WTQqWmriIF&#10;wYOXRkF7G7JjEs3OJtlV03/vHITe3jBvvnlvvhxco27Uh9qzgXSSgCIuvK25NLDfrd8+QYWIbLHx&#10;TAb+KMByMXqZY2b9nX/olsdSCYRDhgaqGNtM61BU5DBMfEssu5PvHUYZ+1LbHu8Cd41+T5Kpdliz&#10;fKiwpe+Kikt+dULZT2fr2aGrr+e0y4+/bXfcbdGY1/Gw+gIVaYj/5uf1xkr89EPiShuRo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RZJfGAAAA3QAAAA8AAAAAAAAA&#10;AAAAAAAAoQIAAGRycy9kb3ducmV2LnhtbFBLBQYAAAAABAAEAPkAAACUAwAAAAA=&#10;">
                          <v:stroke startarrowwidth="narrow" startarrowlength="short" endarrowwidth="narrow" endarrowlength="short"/>
                        </v:line>
                        <v:shape id="Freeform 83" o:spid="_x0000_s1107" style="position:absolute;left:15272;top:19169;width:2674;height:83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a6LsIA&#10;AADdAAAADwAAAGRycy9kb3ducmV2LnhtbERPzWrCQBC+C77DMkJvukmhRaOrBKGQ2l6MPsCYHZNg&#10;djZkt0l8e1cQepuP73c2u9E0oqfO1ZYVxIsIBHFhdc2lgvPpa74E4TyyxsYyKbiTg912Otlgou3A&#10;R+pzX4oQwi5BBZX3bSKlKyoy6Ba2JQ7c1XYGfYBdKXWHQwg3jXyPok9psObQUGFL+4qKW/5nFFzL&#10;O9tT36aXfLzYb5cVP4f8V6m32ZiuQXga/b/45c50mB9/rOD5TThBb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xrouwgAAAN0AAAAPAAAAAAAAAAAAAAAAAJgCAABkcnMvZG93&#10;bnJldi54bWxQSwUGAAAAAAQABAD1AAAAhwMAAAAA&#10;" path="m,7887r950,7888l2172,19718r1267,l4208,14648r769,-4225l5928,6197,6652,3099,7692,4225r634,5352l9095,13521r1674,6197l12308,15775r588,-6198l13710,5352r1177,l15792,11549r1403,4226l18145,11549,19231,7324,19955,e" strokeweight=".5pt">
                          <v:stroke startarrowwidth="narrow" startarrowlength="short" endarrowwidth="narrow" endarrowlength="short"/>
                          <v:path arrowok="t" o:connecttype="custom" o:connectlocs="0,327;127,655;290,818;460,818;563,608;665,433;793,257;889,129;1028,175;1113,397;1216,561;1440,818;1646,655;1724,397;1833,222;1990,222;2111,479;2299,655;2426,479;2571,304;2668,0" o:connectangles="0,0,0,0,0,0,0,0,0,0,0,0,0,0,0,0,0,0,0,0,0"/>
                        </v:shape>
                        <v:line id="Line 84" o:spid="_x0000_s1108" style="position:absolute;visibility:visible;mso-wrap-style:square" from="4324,1089" to="4330,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tPjMcAAADdAAAADwAAAGRycy9kb3ducmV2LnhtbESPS2sDMQyE74X+B6NCLqXxJgSTbuOE&#10;0geEXEoePfSmrtXdpWt5sd1k8++jQyE3iRnNfFqsBt+pI8XUBrYwGRegiKvgWq4tHPbvD3NQKSM7&#10;7AKThTMlWC1vbxZYunDiLR13uVYSwqlEC03Ofal1qhrymMahJxbtJ0SPWdZYaxfxJOG+09OiMNpj&#10;y9LQYE8vDVW/uz9v4e2DzSHNH7+/zpo+zWtrZvdxY+3obnh+ApVpyFfz//XaCf7ECL98IyPo5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C0+MxwAAAN0AAAAPAAAAAAAA&#10;AAAAAAAAAKECAABkcnMvZG93bnJldi54bWxQSwUGAAAAAAQABAD5AAAAlQMAAAAA&#10;" strokeweight=".5pt">
                          <v:stroke startarrowwidth="narrow" startarrowlength="short" endarrow="open" endarrowwidth="narrow" endarrowlength="short"/>
                        </v:line>
                      </v:group>
                      <v:rect id="Rectangle 85" o:spid="_x0000_s1109" style="position:absolute;left:3120;top:387;width:1912;height:28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4OksIA&#10;AADdAAAADwAAAGRycy9kb3ducmV2LnhtbERPS2vCQBC+C/6HZYTedJNSQkldRVpavIj4uPQ2ZKfZ&#10;YGY2ZFeN/94VhN7m43vOfDlwqy7Uh8aLgXyWgSKpvG2kNnA8fE/fQYWIYrH1QgZuFGC5GI/mWFp/&#10;lR1d9rFWKURCiQZcjF2pdagcMYaZ70gS9+d7xphgX2vb4zWFc6tfs6zQjI2kBocdfTqqTvszG1gP&#10;vLLuZ/u2+W2P4SvsuDif2JiXybD6ABVpiP/ip3tt0/y8yOHxTTpB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jg6S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f</w:t>
                              </w:r>
                            </w:p>
                          </w:txbxContent>
                        </v:textbox>
                      </v:rect>
                    </v:group>
                  </w:pict>
                </mc:Fallback>
              </mc:AlternateContent>
            </w:r>
          </w:p>
          <w:p w:rsidR="00750935" w:rsidRPr="0093620D" w:rsidRDefault="00750935" w:rsidP="002C5B3D">
            <w:pPr>
              <w:widowControl w:val="0"/>
              <w:ind w:firstLine="454"/>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 xml:space="preserve">1 </w:t>
            </w:r>
            <w:r w:rsidRPr="0093620D">
              <w:rPr>
                <w:rFonts w:cs="Arial"/>
                <w:sz w:val="22"/>
                <w:szCs w:val="22"/>
              </w:rPr>
              <w:t>= 0,50 (tròn hoặc không tròn)</w:t>
            </w:r>
          </w:p>
        </w:tc>
        <w:tc>
          <w:tcPr>
            <w:tcW w:w="3980" w:type="dxa"/>
          </w:tcPr>
          <w:p w:rsidR="00750935" w:rsidRPr="0093620D" w:rsidRDefault="00750935" w:rsidP="002C5B3D">
            <w:pPr>
              <w:widowControl w:val="0"/>
              <w:jc w:val="both"/>
              <w:rPr>
                <w:rFonts w:cs="Arial"/>
                <w:sz w:val="22"/>
                <w:szCs w:val="22"/>
              </w:rPr>
            </w:pPr>
            <w:r w:rsidRPr="0093620D">
              <w:rPr>
                <w:rFonts w:cs="Arial"/>
                <w:sz w:val="22"/>
                <w:szCs w:val="22"/>
              </w:rPr>
              <w:t>T</w:t>
            </w:r>
            <w:r w:rsidRPr="0093620D">
              <w:rPr>
                <w:rFonts w:cs="Arial"/>
                <w:sz w:val="22"/>
                <w:szCs w:val="22"/>
                <w:vertAlign w:val="subscript"/>
              </w:rPr>
              <w:t xml:space="preserve">f </w:t>
            </w:r>
            <w:r w:rsidRPr="0093620D">
              <w:rPr>
                <w:rFonts w:cs="Arial"/>
                <w:sz w:val="22"/>
                <w:szCs w:val="22"/>
              </w:rPr>
              <w:t xml:space="preserve"> </w:t>
            </w:r>
            <w:r w:rsidRPr="0093620D">
              <w:rPr>
                <w:rFonts w:cs="Arial"/>
                <w:sz w:val="22"/>
                <w:szCs w:val="22"/>
              </w:rPr>
              <w:sym w:font="Symbol" w:char="F0B3"/>
            </w:r>
            <w:r w:rsidRPr="0093620D">
              <w:rPr>
                <w:rFonts w:cs="Arial"/>
                <w:sz w:val="22"/>
                <w:szCs w:val="22"/>
              </w:rPr>
              <w:t xml:space="preserve"> 2T</w:t>
            </w:r>
            <w:r w:rsidRPr="0093620D">
              <w:rPr>
                <w:rFonts w:cs="Arial"/>
                <w:sz w:val="22"/>
                <w:szCs w:val="22"/>
                <w:vertAlign w:val="subscript"/>
              </w:rPr>
              <w:t>s</w:t>
            </w:r>
          </w:p>
        </w:tc>
      </w:tr>
      <w:tr w:rsidR="00750935" w:rsidRPr="0093620D" w:rsidTr="00AA471B">
        <w:trPr>
          <w:jc w:val="center"/>
        </w:trPr>
        <w:tc>
          <w:tcPr>
            <w:tcW w:w="1307" w:type="dxa"/>
            <w:vMerge/>
          </w:tcPr>
          <w:p w:rsidR="00750935" w:rsidRPr="0093620D" w:rsidRDefault="00750935" w:rsidP="002C5B3D">
            <w:pPr>
              <w:widowControl w:val="0"/>
              <w:jc w:val="both"/>
              <w:rPr>
                <w:rFonts w:cs="Arial"/>
                <w:sz w:val="22"/>
                <w:szCs w:val="22"/>
              </w:rPr>
            </w:pPr>
          </w:p>
        </w:tc>
        <w:tc>
          <w:tcPr>
            <w:tcW w:w="749"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p>
          <w:p w:rsidR="00750935" w:rsidRPr="0093620D" w:rsidRDefault="00750935" w:rsidP="002C5B3D">
            <w:pPr>
              <w:widowControl w:val="0"/>
              <w:jc w:val="both"/>
              <w:rPr>
                <w:rFonts w:cs="Arial"/>
                <w:sz w:val="22"/>
                <w:szCs w:val="22"/>
              </w:rPr>
            </w:pP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39808" behindDoc="1" locked="0" layoutInCell="1" allowOverlap="1">
                      <wp:simplePos x="0" y="0"/>
                      <wp:positionH relativeFrom="column">
                        <wp:posOffset>533400</wp:posOffset>
                      </wp:positionH>
                      <wp:positionV relativeFrom="paragraph">
                        <wp:posOffset>29210</wp:posOffset>
                      </wp:positionV>
                      <wp:extent cx="1195070" cy="1382395"/>
                      <wp:effectExtent l="38100" t="635" r="14605" b="17145"/>
                      <wp:wrapNone/>
                      <wp:docPr id="1115"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5070" cy="1382395"/>
                                <a:chOff x="1" y="-1"/>
                                <a:chExt cx="19997" cy="20003"/>
                              </a:xfrm>
                            </wpg:grpSpPr>
                            <wps:wsp>
                              <wps:cNvPr id="1116" name="Freeform 93"/>
                              <wps:cNvSpPr>
                                <a:spLocks/>
                              </wps:cNvSpPr>
                              <wps:spPr bwMode="auto">
                                <a:xfrm>
                                  <a:off x="6961" y="7634"/>
                                  <a:ext cx="3623" cy="2196"/>
                                </a:xfrm>
                                <a:custGeom>
                                  <a:avLst/>
                                  <a:gdLst>
                                    <a:gd name="T0" fmla="*/ 0 w 20000"/>
                                    <a:gd name="T1" fmla="*/ 0 h 20000"/>
                                    <a:gd name="T2" fmla="*/ 19941 w 20000"/>
                                    <a:gd name="T3" fmla="*/ 0 h 20000"/>
                                    <a:gd name="T4" fmla="*/ 19941 w 20000"/>
                                    <a:gd name="T5" fmla="*/ 19916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41" y="0"/>
                                      </a:lnTo>
                                      <a:lnTo>
                                        <a:pt x="19941" y="19916"/>
                                      </a:lnTo>
                                      <a:lnTo>
                                        <a:pt x="0" y="0"/>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17" name="Rectangle 94"/>
                              <wps:cNvSpPr>
                                <a:spLocks noChangeArrowheads="1"/>
                              </wps:cNvSpPr>
                              <wps:spPr bwMode="auto">
                                <a:xfrm>
                                  <a:off x="12103" y="16969"/>
                                  <a:ext cx="2795" cy="26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1118" name="Line 95"/>
                              <wps:cNvCnPr/>
                              <wps:spPr bwMode="auto">
                                <a:xfrm flipV="1">
                                  <a:off x="15684" y="2351"/>
                                  <a:ext cx="4314" cy="18"/>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9" name="Line 96"/>
                              <wps:cNvCnPr/>
                              <wps:spPr bwMode="auto">
                                <a:xfrm>
                                  <a:off x="6504" y="17898"/>
                                  <a:ext cx="4080" cy="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0" name="Rectangle 97"/>
                              <wps:cNvSpPr>
                                <a:spLocks noChangeArrowheads="1"/>
                              </wps:cNvSpPr>
                              <wps:spPr bwMode="auto">
                                <a:xfrm>
                                  <a:off x="17002" y="-1"/>
                                  <a:ext cx="2029" cy="230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t</w:t>
                                    </w:r>
                                    <w:r w:rsidRPr="000C4501">
                                      <w:rPr>
                                        <w:rFonts w:cs="Arial"/>
                                        <w:sz w:val="18"/>
                                        <w:vertAlign w:val="subscript"/>
                                      </w:rPr>
                                      <w:t>h</w:t>
                                    </w:r>
                                    <w:proofErr w:type="gramEnd"/>
                                  </w:p>
                                </w:txbxContent>
                              </wps:txbx>
                              <wps:bodyPr rot="0" vert="horz" wrap="square" lIns="12700" tIns="12700" rIns="12700" bIns="12700" anchor="t" anchorCtr="0" upright="1">
                                <a:noAutofit/>
                              </wps:bodyPr>
                            </wps:wsp>
                            <wps:wsp>
                              <wps:cNvPr id="1121" name="Line 98"/>
                              <wps:cNvCnPr/>
                              <wps:spPr bwMode="auto">
                                <a:xfrm flipH="1">
                                  <a:off x="15514" y="17907"/>
                                  <a:ext cx="4080" cy="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2" name="Line 99"/>
                              <wps:cNvCnPr/>
                              <wps:spPr bwMode="auto">
                                <a:xfrm flipV="1">
                                  <a:off x="2318" y="7662"/>
                                  <a:ext cx="10" cy="1127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3" name="Arc 100"/>
                              <wps:cNvSpPr>
                                <a:spLocks/>
                              </wps:cNvSpPr>
                              <wps:spPr bwMode="auto">
                                <a:xfrm flipV="1">
                                  <a:off x="15461" y="7726"/>
                                  <a:ext cx="3538" cy="212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9D9D9"/>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24" name="Freeform 101"/>
                              <wps:cNvSpPr>
                                <a:spLocks/>
                              </wps:cNvSpPr>
                              <wps:spPr bwMode="auto">
                                <a:xfrm>
                                  <a:off x="10584" y="7634"/>
                                  <a:ext cx="4888" cy="2307"/>
                                </a:xfrm>
                                <a:custGeom>
                                  <a:avLst/>
                                  <a:gdLst>
                                    <a:gd name="T0" fmla="*/ 0 w 20000"/>
                                    <a:gd name="T1" fmla="*/ 10677 h 20000"/>
                                    <a:gd name="T2" fmla="*/ 0 w 20000"/>
                                    <a:gd name="T3" fmla="*/ 0 h 20000"/>
                                    <a:gd name="T4" fmla="*/ 19913 w 20000"/>
                                    <a:gd name="T5" fmla="*/ 0 h 20000"/>
                                    <a:gd name="T6" fmla="*/ 19957 w 20000"/>
                                    <a:gd name="T7" fmla="*/ 19602 h 20000"/>
                                    <a:gd name="T8" fmla="*/ 17478 w 20000"/>
                                    <a:gd name="T9" fmla="*/ 19920 h 20000"/>
                                    <a:gd name="T10" fmla="*/ 15174 w 20000"/>
                                    <a:gd name="T11" fmla="*/ 19920 h 20000"/>
                                    <a:gd name="T12" fmla="*/ 13174 w 20000"/>
                                    <a:gd name="T13" fmla="*/ 19761 h 20000"/>
                                    <a:gd name="T14" fmla="*/ 9739 w 20000"/>
                                    <a:gd name="T15" fmla="*/ 18486 h 20000"/>
                                    <a:gd name="T16" fmla="*/ 4739 w 20000"/>
                                    <a:gd name="T17" fmla="*/ 16335 h 20000"/>
                                    <a:gd name="T18" fmla="*/ 0 w 20000"/>
                                    <a:gd name="T19" fmla="*/ 13705 h 20000"/>
                                    <a:gd name="T20" fmla="*/ 0 w 20000"/>
                                    <a:gd name="T21" fmla="*/ 1067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000" h="20000">
                                      <a:moveTo>
                                        <a:pt x="0" y="10677"/>
                                      </a:moveTo>
                                      <a:lnTo>
                                        <a:pt x="0" y="0"/>
                                      </a:lnTo>
                                      <a:lnTo>
                                        <a:pt x="19913" y="0"/>
                                      </a:lnTo>
                                      <a:lnTo>
                                        <a:pt x="19957" y="19602"/>
                                      </a:lnTo>
                                      <a:lnTo>
                                        <a:pt x="17478" y="19920"/>
                                      </a:lnTo>
                                      <a:lnTo>
                                        <a:pt x="15174" y="19920"/>
                                      </a:lnTo>
                                      <a:lnTo>
                                        <a:pt x="13174" y="19761"/>
                                      </a:lnTo>
                                      <a:lnTo>
                                        <a:pt x="9739" y="18486"/>
                                      </a:lnTo>
                                      <a:lnTo>
                                        <a:pt x="4739" y="16335"/>
                                      </a:lnTo>
                                      <a:lnTo>
                                        <a:pt x="0" y="13705"/>
                                      </a:lnTo>
                                      <a:lnTo>
                                        <a:pt x="0" y="10677"/>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25" name="Freeform 102"/>
                              <wps:cNvSpPr>
                                <a:spLocks/>
                              </wps:cNvSpPr>
                              <wps:spPr bwMode="auto">
                                <a:xfrm>
                                  <a:off x="469" y="4621"/>
                                  <a:ext cx="19529" cy="3069"/>
                                </a:xfrm>
                                <a:custGeom>
                                  <a:avLst/>
                                  <a:gdLst>
                                    <a:gd name="T0" fmla="*/ 0 w 20000"/>
                                    <a:gd name="T1" fmla="*/ 0 h 20000"/>
                                    <a:gd name="T2" fmla="*/ 19989 w 20000"/>
                                    <a:gd name="T3" fmla="*/ 0 h 20000"/>
                                    <a:gd name="T4" fmla="*/ 19989 w 20000"/>
                                    <a:gd name="T5" fmla="*/ 19940 h 20000"/>
                                    <a:gd name="T6" fmla="*/ 0 w 20000"/>
                                    <a:gd name="T7" fmla="*/ 19940 h 20000"/>
                                  </a:gdLst>
                                  <a:ahLst/>
                                  <a:cxnLst>
                                    <a:cxn ang="0">
                                      <a:pos x="T0" y="T1"/>
                                    </a:cxn>
                                    <a:cxn ang="0">
                                      <a:pos x="T2" y="T3"/>
                                    </a:cxn>
                                    <a:cxn ang="0">
                                      <a:pos x="T4" y="T5"/>
                                    </a:cxn>
                                    <a:cxn ang="0">
                                      <a:pos x="T6" y="T7"/>
                                    </a:cxn>
                                  </a:cxnLst>
                                  <a:rect l="0" t="0" r="r" b="b"/>
                                  <a:pathLst>
                                    <a:path w="20000" h="20000">
                                      <a:moveTo>
                                        <a:pt x="0" y="0"/>
                                      </a:moveTo>
                                      <a:lnTo>
                                        <a:pt x="19989" y="0"/>
                                      </a:lnTo>
                                      <a:lnTo>
                                        <a:pt x="19989" y="19940"/>
                                      </a:lnTo>
                                      <a:lnTo>
                                        <a:pt x="0" y="19940"/>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26" name="Freeform 103"/>
                              <wps:cNvSpPr>
                                <a:spLocks/>
                              </wps:cNvSpPr>
                              <wps:spPr bwMode="auto">
                                <a:xfrm>
                                  <a:off x="1" y="4556"/>
                                  <a:ext cx="1116" cy="3069"/>
                                </a:xfrm>
                                <a:custGeom>
                                  <a:avLst/>
                                  <a:gdLst>
                                    <a:gd name="T0" fmla="*/ 7429 w 20000"/>
                                    <a:gd name="T1" fmla="*/ 0 h 20000"/>
                                    <a:gd name="T2" fmla="*/ 1143 w 20000"/>
                                    <a:gd name="T3" fmla="*/ 2635 h 20000"/>
                                    <a:gd name="T4" fmla="*/ 2857 w 20000"/>
                                    <a:gd name="T5" fmla="*/ 1557 h 20000"/>
                                    <a:gd name="T6" fmla="*/ 0 w 20000"/>
                                    <a:gd name="T7" fmla="*/ 4251 h 20000"/>
                                    <a:gd name="T8" fmla="*/ 0 w 20000"/>
                                    <a:gd name="T9" fmla="*/ 7006 h 20000"/>
                                    <a:gd name="T10" fmla="*/ 2857 w 20000"/>
                                    <a:gd name="T11" fmla="*/ 9102 h 20000"/>
                                    <a:gd name="T12" fmla="*/ 7429 w 20000"/>
                                    <a:gd name="T13" fmla="*/ 9940 h 20000"/>
                                    <a:gd name="T14" fmla="*/ 9524 w 20000"/>
                                    <a:gd name="T15" fmla="*/ 11497 h 20000"/>
                                    <a:gd name="T16" fmla="*/ 11619 w 20000"/>
                                    <a:gd name="T17" fmla="*/ 12455 h 20000"/>
                                    <a:gd name="T18" fmla="*/ 14476 w 20000"/>
                                    <a:gd name="T19" fmla="*/ 13114 h 20000"/>
                                    <a:gd name="T20" fmla="*/ 18095 w 20000"/>
                                    <a:gd name="T21" fmla="*/ 14671 h 20000"/>
                                    <a:gd name="T22" fmla="*/ 19810 w 20000"/>
                                    <a:gd name="T23" fmla="*/ 15868 h 20000"/>
                                    <a:gd name="T24" fmla="*/ 18857 w 20000"/>
                                    <a:gd name="T25" fmla="*/ 17665 h 20000"/>
                                    <a:gd name="T26" fmla="*/ 18095 w 20000"/>
                                    <a:gd name="T27" fmla="*/ 18503 h 20000"/>
                                    <a:gd name="T28" fmla="*/ 11619 w 20000"/>
                                    <a:gd name="T29" fmla="*/ 1994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29" y="0"/>
                                      </a:moveTo>
                                      <a:lnTo>
                                        <a:pt x="1143" y="2635"/>
                                      </a:lnTo>
                                      <a:lnTo>
                                        <a:pt x="2857" y="1557"/>
                                      </a:lnTo>
                                      <a:lnTo>
                                        <a:pt x="0" y="4251"/>
                                      </a:lnTo>
                                      <a:lnTo>
                                        <a:pt x="0" y="7006"/>
                                      </a:lnTo>
                                      <a:lnTo>
                                        <a:pt x="2857" y="9102"/>
                                      </a:lnTo>
                                      <a:lnTo>
                                        <a:pt x="7429" y="9940"/>
                                      </a:lnTo>
                                      <a:lnTo>
                                        <a:pt x="9524" y="11497"/>
                                      </a:lnTo>
                                      <a:lnTo>
                                        <a:pt x="11619" y="12455"/>
                                      </a:lnTo>
                                      <a:lnTo>
                                        <a:pt x="14476" y="13114"/>
                                      </a:lnTo>
                                      <a:lnTo>
                                        <a:pt x="18095" y="14671"/>
                                      </a:lnTo>
                                      <a:lnTo>
                                        <a:pt x="19810" y="15868"/>
                                      </a:lnTo>
                                      <a:lnTo>
                                        <a:pt x="18857" y="17665"/>
                                      </a:lnTo>
                                      <a:lnTo>
                                        <a:pt x="18095" y="18503"/>
                                      </a:lnTo>
                                      <a:lnTo>
                                        <a:pt x="11619" y="19940"/>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27" name="Freeform 104"/>
                              <wps:cNvSpPr>
                                <a:spLocks/>
                              </wps:cNvSpPr>
                              <wps:spPr bwMode="auto">
                                <a:xfrm>
                                  <a:off x="10669" y="19313"/>
                                  <a:ext cx="4898" cy="689"/>
                                </a:xfrm>
                                <a:custGeom>
                                  <a:avLst/>
                                  <a:gdLst>
                                    <a:gd name="T0" fmla="*/ 19957 w 20000"/>
                                    <a:gd name="T1" fmla="*/ 7733 h 20000"/>
                                    <a:gd name="T2" fmla="*/ 17267 w 20000"/>
                                    <a:gd name="T3" fmla="*/ 800 h 20000"/>
                                    <a:gd name="T4" fmla="*/ 18395 w 20000"/>
                                    <a:gd name="T5" fmla="*/ 2933 h 20000"/>
                                    <a:gd name="T6" fmla="*/ 15662 w 20000"/>
                                    <a:gd name="T7" fmla="*/ 0 h 20000"/>
                                    <a:gd name="T8" fmla="*/ 12798 w 20000"/>
                                    <a:gd name="T9" fmla="*/ 0 h 20000"/>
                                    <a:gd name="T10" fmla="*/ 10889 w 20000"/>
                                    <a:gd name="T11" fmla="*/ 2933 h 20000"/>
                                    <a:gd name="T12" fmla="*/ 9935 w 20000"/>
                                    <a:gd name="T13" fmla="*/ 7733 h 20000"/>
                                    <a:gd name="T14" fmla="*/ 8416 w 20000"/>
                                    <a:gd name="T15" fmla="*/ 9333 h 20000"/>
                                    <a:gd name="T16" fmla="*/ 7505 w 20000"/>
                                    <a:gd name="T17" fmla="*/ 11467 h 20000"/>
                                    <a:gd name="T18" fmla="*/ 6898 w 20000"/>
                                    <a:gd name="T19" fmla="*/ 14400 h 20000"/>
                                    <a:gd name="T20" fmla="*/ 5293 w 20000"/>
                                    <a:gd name="T21" fmla="*/ 17867 h 20000"/>
                                    <a:gd name="T22" fmla="*/ 4035 w 20000"/>
                                    <a:gd name="T23" fmla="*/ 19733 h 20000"/>
                                    <a:gd name="T24" fmla="*/ 2256 w 20000"/>
                                    <a:gd name="T25" fmla="*/ 19200 h 20000"/>
                                    <a:gd name="T26" fmla="*/ 1345 w 20000"/>
                                    <a:gd name="T27" fmla="*/ 17867 h 20000"/>
                                    <a:gd name="T28" fmla="*/ 0 w 20000"/>
                                    <a:gd name="T29" fmla="*/ 1146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57" y="7733"/>
                                      </a:moveTo>
                                      <a:lnTo>
                                        <a:pt x="17267" y="800"/>
                                      </a:lnTo>
                                      <a:lnTo>
                                        <a:pt x="18395" y="2933"/>
                                      </a:lnTo>
                                      <a:lnTo>
                                        <a:pt x="15662" y="0"/>
                                      </a:lnTo>
                                      <a:lnTo>
                                        <a:pt x="12798" y="0"/>
                                      </a:lnTo>
                                      <a:lnTo>
                                        <a:pt x="10889" y="2933"/>
                                      </a:lnTo>
                                      <a:lnTo>
                                        <a:pt x="9935" y="7733"/>
                                      </a:lnTo>
                                      <a:lnTo>
                                        <a:pt x="8416" y="9333"/>
                                      </a:lnTo>
                                      <a:lnTo>
                                        <a:pt x="7505" y="11467"/>
                                      </a:lnTo>
                                      <a:lnTo>
                                        <a:pt x="6898" y="14400"/>
                                      </a:lnTo>
                                      <a:lnTo>
                                        <a:pt x="5293" y="17867"/>
                                      </a:lnTo>
                                      <a:lnTo>
                                        <a:pt x="4035" y="19733"/>
                                      </a:lnTo>
                                      <a:lnTo>
                                        <a:pt x="2256" y="19200"/>
                                      </a:lnTo>
                                      <a:lnTo>
                                        <a:pt x="1345" y="17867"/>
                                      </a:lnTo>
                                      <a:lnTo>
                                        <a:pt x="0" y="11467"/>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28" name="Line 105"/>
                              <wps:cNvCnPr/>
                              <wps:spPr bwMode="auto">
                                <a:xfrm flipV="1">
                                  <a:off x="15503" y="1056"/>
                                  <a:ext cx="11" cy="654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9" name="Line 106"/>
                              <wps:cNvCnPr/>
                              <wps:spPr bwMode="auto">
                                <a:xfrm flipV="1">
                                  <a:off x="19987" y="1056"/>
                                  <a:ext cx="11" cy="481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0" name="Rectangle 107"/>
                              <wps:cNvSpPr>
                                <a:spLocks noChangeArrowheads="1"/>
                              </wps:cNvSpPr>
                              <wps:spPr bwMode="auto">
                                <a:xfrm>
                                  <a:off x="1393" y="12624"/>
                                  <a:ext cx="2029" cy="273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g:grpSp>
                              <wpg:cNvPr id="1131" name="Group 108"/>
                              <wpg:cNvGrpSpPr>
                                <a:grpSpLocks/>
                              </wpg:cNvGrpSpPr>
                              <wpg:grpSpPr bwMode="auto">
                                <a:xfrm>
                                  <a:off x="3252" y="8820"/>
                                  <a:ext cx="5568" cy="3877"/>
                                  <a:chOff x="0" y="1"/>
                                  <a:chExt cx="20001" cy="19999"/>
                                </a:xfrm>
                              </wpg:grpSpPr>
                              <wps:wsp>
                                <wps:cNvPr id="1132" name="Rectangle 109"/>
                                <wps:cNvSpPr>
                                  <a:spLocks noChangeArrowheads="1"/>
                                </wps:cNvSpPr>
                                <wps:spPr bwMode="auto">
                                  <a:xfrm>
                                    <a:off x="2482" y="9812"/>
                                    <a:ext cx="10040" cy="97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6"/>
                                        </w:rPr>
                                        <w:t>a</w:t>
                                      </w:r>
                                      <w:proofErr w:type="gramEnd"/>
                                    </w:p>
                                  </w:txbxContent>
                                </wps:txbx>
                                <wps:bodyPr rot="0" vert="horz" wrap="square" lIns="12700" tIns="12700" rIns="12700" bIns="12700" anchor="t" anchorCtr="0" upright="1">
                                  <a:noAutofit/>
                                </wps:bodyPr>
                              </wps:wsp>
                              <wps:wsp>
                                <wps:cNvPr id="1133" name="Oval 110"/>
                                <wps:cNvSpPr>
                                  <a:spLocks noChangeArrowheads="1"/>
                                </wps:cNvSpPr>
                                <wps:spPr bwMode="auto">
                                  <a:xfrm>
                                    <a:off x="0" y="11375"/>
                                    <a:ext cx="8819" cy="8625"/>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34" name="Line 111"/>
                                <wps:cNvCnPr/>
                                <wps:spPr bwMode="auto">
                                  <a:xfrm flipV="1">
                                    <a:off x="7443" y="1"/>
                                    <a:ext cx="12558" cy="1213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35" name="Line 112"/>
                              <wps:cNvCnPr/>
                              <wps:spPr bwMode="auto">
                                <a:xfrm>
                                  <a:off x="2349" y="2048"/>
                                  <a:ext cx="11" cy="255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6" name="Rectangle 113"/>
                              <wps:cNvSpPr>
                                <a:spLocks noChangeArrowheads="1"/>
                              </wps:cNvSpPr>
                              <wps:spPr bwMode="auto">
                                <a:xfrm>
                                  <a:off x="1287" y="4832"/>
                                  <a:ext cx="2794" cy="26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1137" name="Freeform 114"/>
                              <wps:cNvSpPr>
                                <a:spLocks/>
                              </wps:cNvSpPr>
                              <wps:spPr bwMode="auto">
                                <a:xfrm>
                                  <a:off x="10595" y="7726"/>
                                  <a:ext cx="4898" cy="12074"/>
                                </a:xfrm>
                                <a:custGeom>
                                  <a:avLst/>
                                  <a:gdLst>
                                    <a:gd name="T0" fmla="*/ 0 w 20000"/>
                                    <a:gd name="T1" fmla="*/ 19985 h 20000"/>
                                    <a:gd name="T2" fmla="*/ 0 w 20000"/>
                                    <a:gd name="T3" fmla="*/ 0 h 20000"/>
                                    <a:gd name="T4" fmla="*/ 19957 w 20000"/>
                                    <a:gd name="T5" fmla="*/ 0 h 20000"/>
                                    <a:gd name="T6" fmla="*/ 19957 w 20000"/>
                                    <a:gd name="T7" fmla="*/ 19985 h 20000"/>
                                  </a:gdLst>
                                  <a:ahLst/>
                                  <a:cxnLst>
                                    <a:cxn ang="0">
                                      <a:pos x="T0" y="T1"/>
                                    </a:cxn>
                                    <a:cxn ang="0">
                                      <a:pos x="T2" y="T3"/>
                                    </a:cxn>
                                    <a:cxn ang="0">
                                      <a:pos x="T4" y="T5"/>
                                    </a:cxn>
                                    <a:cxn ang="0">
                                      <a:pos x="T6" y="T7"/>
                                    </a:cxn>
                                  </a:cxnLst>
                                  <a:rect l="0" t="0" r="r" b="b"/>
                                  <a:pathLst>
                                    <a:path w="20000" h="20000">
                                      <a:moveTo>
                                        <a:pt x="0" y="19985"/>
                                      </a:moveTo>
                                      <a:lnTo>
                                        <a:pt x="0" y="0"/>
                                      </a:lnTo>
                                      <a:lnTo>
                                        <a:pt x="19957" y="0"/>
                                      </a:lnTo>
                                      <a:lnTo>
                                        <a:pt x="19957" y="19985"/>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2" o:spid="_x0000_s1110" style="position:absolute;left:0;text-align:left;margin-left:42pt;margin-top:2.3pt;width:94.1pt;height:108.85pt;z-index:-251676672" coordorigin="1,-1" coordsize="19997,2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">
                      <v:shape id="Freeform 93" o:spid="_x0000_s1111" style="position:absolute;left:6961;top:7634;width:3623;height:21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UBRMMA&#10;AADdAAAADwAAAGRycy9kb3ducmV2LnhtbERPS2rDMBDdB3oHMYXsEtldmMSNEkKLaTdd5HOAwZpa&#10;Tq2Ra6m20tNHhUJ283jf2eyi7cRIg28dK8iXGQji2umWGwXnU7VYgfABWWPnmBRcycNu+zDbYKnd&#10;xAcaj6ERKYR9iQpMCH0ppa8NWfRL1xMn7tMNFkOCQyP1gFMKt518yrJCWmw5NRjs6cVQ/XX8sQqy&#10;0V9eD/HDnPaXX/22rmxF31ap+WPcP4MIFMNd/O9+12l+nhfw9006QW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UBRMMAAADdAAAADwAAAAAAAAAAAAAAAACYAgAAZHJzL2Rv&#10;d25yZXYueG1sUEsFBgAAAAAEAAQA9QAAAIgDAAAAAA==&#10;" path="m,l19941,r,19916l,xe" fillcolor="#d9d9d9" strokeweight=".5pt">
                        <v:stroke startarrowwidth="narrow" startarrowlength="short" endarrowwidth="narrow" endarrowlength="short"/>
                        <v:path arrowok="t" o:connecttype="custom" o:connectlocs="0,0;3612,0;3612,2187;0,0" o:connectangles="0,0,0,0"/>
                      </v:shape>
                      <v:rect id="Rectangle 94" o:spid="_x0000_s1112" style="position:absolute;left:12103;top:16969;width:2795;height:26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1AAMMA&#10;AADdAAAADwAAAGRycy9kb3ducmV2LnhtbERPTWvCQBC9F/wPyxR6q5uUoiW6ilhavEjRevE2ZKfZ&#10;YGY2ZDcx/fddoeBtHu9zluuRGzVQF2ovBvJpBoqk9LaWysDp++P5DVSIKBYbL2TglwKsV5OHJRbW&#10;X+VAwzFWKoVIKNCAi7EttA6lI8Yw9S1J4n58xxgT7CptO7ymcG70S5bNNGMtqcFhS1tH5eXYs4Hd&#10;yBvrPr9e9+fmFN7DgWf9hY15ehw3C1CRxngX/7t3Ns3P8zncvkkn6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1AAMMAAADdAAAADwAAAAAAAAAAAAAAAACYAgAAZHJzL2Rv&#10;d25yZXYueG1sUEsFBgAAAAAEAAQA9QAAAIgDA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95" o:spid="_x0000_s1113" style="position:absolute;flip:y;visibility:visible;mso-wrap-style:square" from="15684,2351" to="19998,2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ep+scAAADdAAAADwAAAGRycy9kb3ducmV2LnhtbESPT2/CMAzF75P4DpEncRtpOYzREdCE&#10;tGmIE+Xf1WpMW61xqiRAt08/HybtZus9v/fzYjW4Tt0oxNazgXySgSKuvG25NnDYvz+9gIoJ2WLn&#10;mQx8U4TVcvSwwML6O+/oVqZaSQjHAg00KfWF1rFqyGGc+J5YtIsPDpOsodY24F3CXaenWfasHbYs&#10;DQ32tG6o+iqvzsDHtNz+7I/xPJ+dj5dNNgu762lrzPhxeHsFlWhI/+a/608r+HkuuPKNjK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h6n6xwAAAN0AAAAPAAAAAAAA&#10;AAAAAAAAAKECAABkcnMvZG93bnJldi54bWxQSwUGAAAAAAQABAD5AAAAlQMAAAAA&#10;" strokeweight=".5pt">
                        <v:stroke startarrow="open" startarrowwidth="narrow" startarrowlength="short" endarrow="open" endarrowwidth="narrow" endarrowlength="short"/>
                      </v:line>
                      <v:line id="Line 96" o:spid="_x0000_s1114" style="position:absolute;visibility:visible;mso-wrap-style:square" from="6504,17898" to="10584,1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eVbMQAAADdAAAADwAAAGRycy9kb3ducmV2LnhtbERPTWvCQBC9C/0PywhepG5SJGh0laIV&#10;pBeptYfeptkxCWZnw+6q8d+7BcHbPN7nzJedacSFnK8tK0hHCQjiwuqaSwWH783rBIQPyBoby6Tg&#10;Rh6Wi5feHHNtr/xFl30oRQxhn6OCKoQ2l9IXFRn0I9sSR+5oncEQoSuldniN4aaRb0mSSYM1x4YK&#10;W1pVVJz2Z6PgY8fZwU+mf783ST/Zus7GQ/ep1KDfvc9ABOrCU/xwb3Wcn6ZT+P8mni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N5VsxAAAAN0AAAAPAAAAAAAAAAAA&#10;AAAAAKECAABkcnMvZG93bnJldi54bWxQSwUGAAAAAAQABAD5AAAAkgMAAAAA&#10;" strokeweight=".5pt">
                        <v:stroke startarrowwidth="narrow" startarrowlength="short" endarrow="open" endarrowwidth="narrow" endarrowlength="short"/>
                      </v:line>
                      <v:rect id="Rectangle 97" o:spid="_x0000_s1115" style="position:absolute;left:17002;top:-1;width:2029;height:2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06W8cA&#10;AADdAAAADwAAAGRycy9kb3ducmV2LnhtbESPQWvCQBCF7wX/wzJCL0U3ESwlukq1CBULoangdciO&#10;SWh2NmRXTfvrOwehtxnem/e+Wa4H16or9aHxbCCdJqCIS28brgwcv3aTF1AhIltsPZOBHwqwXo0e&#10;lphZf+NPuhaxUhLCIUMDdYxdpnUoa3IYpr4jFu3se4dR1r7StsebhLtWz5LkWTtsWBpq7GhbU/ld&#10;XJyBULjd0z7NTzm5+QU3h99z/vFmzON4eF2AijTEf/P9+t0KfjoTfvlGR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dOlvHAAAA3QAAAA8AAAAAAAAAAAAAAAAAmAIAAGRy&#10;cy9kb3ducmV2LnhtbFBLBQYAAAAABAAEAPUAAACMAwAAAAA=&#10;" stroked="f" strokeweight=".5pt">
                        <v:textbox inset="1pt,1pt,1pt,1pt">
                          <w:txbxContent>
                            <w:p w:rsidR="004E000A" w:rsidRPr="000C4501" w:rsidRDefault="004E000A" w:rsidP="00750935">
                              <w:pPr>
                                <w:rPr>
                                  <w:rFonts w:cs="Arial"/>
                                </w:rPr>
                              </w:pPr>
                              <w:proofErr w:type="gramStart"/>
                              <w:r w:rsidRPr="000C4501">
                                <w:rPr>
                                  <w:rFonts w:cs="Arial"/>
                                  <w:sz w:val="18"/>
                                </w:rPr>
                                <w:t>t</w:t>
                              </w:r>
                              <w:r w:rsidRPr="000C4501">
                                <w:rPr>
                                  <w:rFonts w:cs="Arial"/>
                                  <w:sz w:val="18"/>
                                  <w:vertAlign w:val="subscript"/>
                                </w:rPr>
                                <w:t>h</w:t>
                              </w:r>
                              <w:proofErr w:type="gramEnd"/>
                            </w:p>
                          </w:txbxContent>
                        </v:textbox>
                      </v:rect>
                      <v:line id="Line 98" o:spid="_x0000_s1116" style="position:absolute;flip:x;visibility:visible;mso-wrap-style:square" from="15514,17907" to="19594,17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XcQAAADdAAAADwAAAGRycy9kb3ducmV2LnhtbERPS2vCQBC+F/wPywheSt3EQympq5Si&#10;QaEXXwdvQ3ZMgtnZkN1s4r93C4Xe5uN7znI9mkYE6lxtWUE6T0AQF1bXXCo4n7ZvHyCcR9bYWCYF&#10;D3KwXk1elphpO/CBwtGXIoawy1BB5X2bSemKigy6uW2JI3eznUEfYVdK3eEQw00jF0nyLg3WHBsq&#10;bOm7ouJ+7I2CsNkdwr6hPs/bn2uqt/v88npVajYdvz5BeBr9v/jPvdNxfrpI4febeIJc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77tdxAAAAN0AAAAPAAAAAAAAAAAA&#10;AAAAAKECAABkcnMvZG93bnJldi54bWxQSwUGAAAAAAQABAD5AAAAkgMAAAAA&#10;" strokeweight=".5pt">
                        <v:stroke startarrowwidth="narrow" startarrowlength="short" endarrow="open" endarrowwidth="narrow" endarrowlength="short"/>
                      </v:line>
                      <v:line id="Line 99" o:spid="_x0000_s1117" style="position:absolute;flip:y;visibility:visible;mso-wrap-style:square" from="2318,7662" to="2328,18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0lKsQAAADdAAAADwAAAGRycy9kb3ducmV2LnhtbERPS2uDQBC+F/oflin0UppVD6XYbEII&#10;jSj0Yh6H3AZ3qlJ3VtyNmn+fDQR6m4/vOcv1bDox0uBaywriRQSCuLK65VrB8bB7/wThPLLGzjIp&#10;uJKD9er5aYmpthOXNO59LUIIuxQVNN73qZSuasigW9ieOHC/djDoAxxqqQecQrjpZBJFH9Jgy6Gh&#10;wZ62DVV/+4tRMH7n5Vh0dMmy/ucc612Rnd7OSr2+zJsvEJ5m/y9+uHMd5sdJAvdvwgl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PSUqxAAAAN0AAAAPAAAAAAAAAAAA&#10;AAAAAKECAABkcnMvZG93bnJldi54bWxQSwUGAAAAAAQABAD5AAAAkgMAAAAA&#10;" strokeweight=".5pt">
                        <v:stroke startarrowwidth="narrow" startarrowlength="short" endarrow="open" endarrowwidth="narrow" endarrowlength="short"/>
                      </v:line>
                      <v:shape id="Arc 100" o:spid="_x0000_s1118" style="position:absolute;left:15461;top:7726;width:3538;height:2123;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jf6sMA&#10;AADdAAAADwAAAGRycy9kb3ducmV2LnhtbERP32vCMBB+F/Y/hBN807SKMjqjOJkogsLcwNdbc2u7&#10;NZfSRI3/vREE3+7j+3nTeTC1OFPrKssK0kECgji3uuJCwffXqv8KwnlkjbVlUnAlB/PZS2eKmbYX&#10;/qTzwRcihrDLUEHpfZNJ6fKSDLqBbYgj92tbgz7CtpC6xUsMN7UcJslEGqw4NpTY0LKk/P9wMgr+&#10;ws/+fbU+Hm3YhtNH6pe79bhSqtcNizcQnoJ/ih/ujY7z0+EI7t/EE+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jf6sMAAADdAAAADwAAAAAAAAAAAAAAAACYAgAAZHJzL2Rv&#10;d25yZXYueG1sUEsFBgAAAAAEAAQA9QAAAIgDAAAAAA==&#10;" path="m-1,nfc11929,,21600,9670,21600,21600em-1,nsc11929,,21600,9670,21600,21600l,21600,-1,xe" fillcolor="#d9d9d9" strokeweight=".5pt">
                        <v:path arrowok="t" o:extrusionok="f" o:connecttype="custom" o:connectlocs="0,0;3538,2123;0,2123" o:connectangles="0,0,0"/>
                      </v:shape>
                      <v:shape id="Freeform 101" o:spid="_x0000_s1119" style="position:absolute;left:10584;top:7634;width:4888;height:230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fwFcMA&#10;AADdAAAADwAAAGRycy9kb3ducmV2LnhtbERPzWrCQBC+F3yHZQRvdWOQ0kZXkZZgLz0k9gGG7JiN&#10;Zmdjdk3SPn23UOhtPr7f2e4n24qBet84VrBaJiCIK6cbrhV8nvLHZxA+IGtsHZOCL/Kw380etphp&#10;N3JBQxlqEUPYZ6jAhNBlUvrKkEW/dB1x5M6utxgi7GupexxjuG1lmiRP0mLDscFgR6+Gqmt5twqS&#10;wV/eiunDnA6Xb318yW1ON6vUYj4dNiACTeFf/Od+13H+Kl3D7zfxBLn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fwFcMAAADdAAAADwAAAAAAAAAAAAAAAACYAgAAZHJzL2Rv&#10;d25yZXYueG1sUEsFBgAAAAAEAAQA9QAAAIgDAAAAAA==&#10;" path="m,10677l,,19913,r44,19602l17478,19920r-2304,l13174,19761,9739,18486,4739,16335,,13705,,10677xe" fillcolor="#d9d9d9" strokeweight=".5pt">
                        <v:stroke startarrowwidth="narrow" startarrowlength="short" endarrowwidth="narrow" endarrowlength="short"/>
                        <v:path arrowok="t" o:connecttype="custom" o:connectlocs="0,1232;0,0;4867,0;4877,2261;4272,2298;3709,2298;3220,2279;2380,2132;1158,1884;0,1581;0,1232" o:connectangles="0,0,0,0,0,0,0,0,0,0,0"/>
                      </v:shape>
                      <v:shape id="Freeform 102" o:spid="_x0000_s1120" style="position:absolute;left:469;top:4621;width:19529;height:306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kpj8UA&#10;AADdAAAADwAAAGRycy9kb3ducmV2LnhtbESPT4vCMBDF7wv7HcII3jRVUKQapbgIXlzxD4i3sRmb&#10;YjOpTdTutzcLC3ub4b33mzezRWsr8aTGl44VDPoJCOLc6ZILBcfDqjcB4QOyxsoxKfghD4v558cM&#10;U+1evKPnPhQiQtinqMCEUKdS+tyQRd93NXHUrq6xGOLaFFI3+IpwW8lhkoylxZLjBYM1LQ3lt/3D&#10;Rgra79Vpu83M2d42XzK7jP39olS302ZTEIHa8G/+S691rD8YjuD3mziCnL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SmPxQAAAN0AAAAPAAAAAAAAAAAAAAAAAJgCAABkcnMv&#10;ZG93bnJldi54bWxQSwUGAAAAAAQABAD1AAAAigMAAAAA&#10;" path="m,l19989,r,19940l,19940e">
                        <v:stroke startarrowwidth="narrow" startarrowlength="short" endarrowwidth="narrow" endarrowlength="short"/>
                        <v:path arrowok="t" o:connecttype="custom" o:connectlocs="0,0;19518,0;19518,3060;0,3060" o:connectangles="0,0,0,0"/>
                      </v:shape>
                      <v:shape id="Freeform 103" o:spid="_x0000_s1121" style="position:absolute;left:1;top:4556;width:1116;height:306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C9MQA&#10;AADdAAAADwAAAGRycy9kb3ducmV2LnhtbERPS2vCQBC+F/wPywi91Y0epKSuIViCeuih1tTrkJ08&#10;bHY2ZDcx/nu3UOhtPr7nbJLJtGKk3jWWFSwXEQjiwuqGKwXnr+zlFYTzyBpby6TgTg6S7expg7G2&#10;N/6k8eQrEULYxaig9r6LpXRFTQbdwnbEgSttb9AH2FdS93gL4aaVqyhaS4MNh4YaO9rVVPycBqMg&#10;z/ZD+rE7ftssP3bTJX9vy/Kq1PN8St9AeJr8v/jPfdBh/nK1ht9vwgly+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RQvTEAAAA3QAAAA8AAAAAAAAAAAAAAAAAmAIAAGRycy9k&#10;b3ducmV2LnhtbFBLBQYAAAAABAAEAPUAAACJAwAAAAA=&#10;" path="m7429,l1143,2635,2857,1557,,4251,,7006,2857,9102r4572,838l9524,11497r2095,958l14476,13114r3619,1557l19810,15868r-953,1797l18095,18503r-6476,1437e" filled="f" strokeweight=".5pt">
                        <v:stroke startarrowwidth="narrow" startarrowlength="short" endarrowwidth="narrow" endarrowlength="short"/>
                        <v:path arrowok="t" o:connecttype="custom" o:connectlocs="415,0;64,404;159,239;0,652;0,1075;159,1397;415,1525;531,1764;648,1911;808,2012;1010,2251;1105,2435;1052,2711;1010,2839;648,3060" o:connectangles="0,0,0,0,0,0,0,0,0,0,0,0,0,0,0"/>
                      </v:shape>
                      <v:shape id="Freeform 104" o:spid="_x0000_s1122" style="position:absolute;left:10669;top:19313;width:4898;height:68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3nb8MA&#10;AADdAAAADwAAAGRycy9kb3ducmV2LnhtbERPS4vCMBC+L/gfwgje1lQP7lKNIkpRD3vwUb0OzfSx&#10;20xKE7X+eyMIe5uP7zmzRWdqcaPWVZYVjIYRCOLM6ooLBadj8vkNwnlkjbVlUvAgB4t572OGsbZ3&#10;3tPt4AsRQtjFqKD0vomldFlJBt3QNsSBy21r0AfYFlK3eA/hppbjKJpIgxWHhhIbWpWU/R2uRkGa&#10;bK7Ln9XubJN013SXdF3n+a9Sg363nILw1Pl/8du91WH+aPwFr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3nb8MAAADdAAAADwAAAAAAAAAAAAAAAACYAgAAZHJzL2Rv&#10;d25yZXYueG1sUEsFBgAAAAAEAAQA9QAAAIgDAAAAAA==&#10;" path="m19957,7733l17267,800r1128,2133l15662,,12798,,10889,2933,9935,7733,8416,9333r-911,2134l6898,14400,5293,17867,4035,19733,2256,19200,1345,17867,,11467e" filled="f" strokeweight=".5pt">
                        <v:stroke startarrowwidth="narrow" startarrowlength="short" endarrowwidth="narrow" endarrowlength="short"/>
                        <v:path arrowok="t" o:connecttype="custom" o:connectlocs="4887,266;4229,28;4505,101;3836,0;3134,0;2667,101;2433,266;2061,322;1838,395;1689,496;1296,616;988,680;552,661;329,616;0,395" o:connectangles="0,0,0,0,0,0,0,0,0,0,0,0,0,0,0"/>
                      </v:shape>
                      <v:line id="Line 105" o:spid="_x0000_s1123" style="position:absolute;flip:y;visibility:visible;mso-wrap-style:square" from="15503,1056" to="15514,7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JD1cUAAADdAAAADwAAAGRycy9kb3ducmV2LnhtbESPQWvCQBCF7wX/wzJCb3WjgpToKmop&#10;SC9aNQdvQ3ZMgtnZkF1j+u87B8HbDO/Ne98sVr2rVUdtqDwbGI8SUMS5txUXBs6n749PUCEiW6w9&#10;k4E/CrBaDt4WmFr/4F/qjrFQEsIhRQNljE2qdchLchhGviEW7epbh1HWttC2xYeEu1pPkmSmHVYs&#10;DSU2tC0pvx3vzkC3mf587TM/u/im0tn6lE3DoTbmfdiv56Ai9fFlfl7vrOCPJ4Ir38gIevk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iJD1cUAAADdAAAADwAAAAAAAAAA&#10;AAAAAAChAgAAZHJzL2Rvd25yZXYueG1sUEsFBgAAAAAEAAQA+QAAAJMDAAAAAA==&#10;" strokeweight=".5pt">
                        <v:stroke startarrowwidth="narrow" startarrowlength="short" endarrowwidth="narrow" endarrowlength="short"/>
                      </v:line>
                      <v:line id="Line 106" o:spid="_x0000_s1124" style="position:absolute;flip:y;visibility:visible;mso-wrap-style:square" from="19987,1056" to="19998,5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7mTsQAAADdAAAADwAAAGRycy9kb3ducmV2LnhtbERPTWvCQBC9C/0PyxR6MxsVRFNXUUtB&#10;erEac+htyE6T0Oxs2N3G+O+7QsHbPN7nrDaDaUVPzjeWFUySFARxaXXDlYJL/j5egPABWWNrmRTc&#10;yMNm/TRaYabtlU/Un0MlYgj7DBXUIXSZlL6syaBPbEccuW/rDIYIXSW1w2sMN62cpulcGmw4NtTY&#10;0b6m8uf8axT0u9nH27Gw8y/bNbLY5sXMf7ZKvTwP21cQgYbwEP+7DzrOn0yXcP8mni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buZOxAAAAN0AAAAPAAAAAAAAAAAA&#10;AAAAAKECAABkcnMvZG93bnJldi54bWxQSwUGAAAAAAQABAD5AAAAkgMAAAAA&#10;" strokeweight=".5pt">
                        <v:stroke startarrowwidth="narrow" startarrowlength="short" endarrowwidth="narrow" endarrowlength="short"/>
                      </v:line>
                      <v:rect id="Rectangle 107" o:spid="_x0000_s1125" style="position:absolute;left:1393;top:12624;width:2029;height:27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SshscA&#10;AADdAAAADwAAAGRycy9kb3ducmV2LnhtbESPQWvCQBCF74X+h2UKvZS6SaUiqau0iqBUCKaFXofs&#10;mIRmZ0N21eivdw6F3mZ4b977ZrYYXKtO1IfGs4F0lIAiLr1tuDLw/bV+noIKEdli65kMXCjAYn5/&#10;N8PM+jPv6VTESkkIhwwN1DF2mdahrMlhGPmOWLSD7x1GWftK2x7PEu5a/ZIkE+2wYWmosaNlTeVv&#10;cXQGQuHWT9s0/8nJvR7x4/N6yHcrYx4fhvc3UJGG+G/+u95YwU/Hwi/fyAh6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ErIbHAAAA3QAAAA8AAAAAAAAAAAAAAAAAmAIAAGRy&#10;cy9kb3ducmV2LnhtbFBLBQYAAAAABAAEAPUAAACMAwAAAAA=&#10;" stroked="f" strokeweight=".5pt">
                        <v:textbox inset="1pt,1pt,1pt,1pt">
                          <w:txbxContent>
                            <w:p w:rsidR="004E000A" w:rsidRPr="000C4501" w:rsidRDefault="004E000A" w:rsidP="00750935">
                              <w:pPr>
                                <w:rPr>
                                  <w:rFonts w:cs="Arial"/>
                                </w:rPr>
                              </w:pPr>
                              <w:proofErr w:type="gramStart"/>
                              <w:r w:rsidRPr="000C4501">
                                <w:rPr>
                                  <w:rFonts w:cs="Arial"/>
                                  <w:sz w:val="18"/>
                                </w:rPr>
                                <w:t>d</w:t>
                              </w:r>
                              <w:proofErr w:type="gramEnd"/>
                            </w:p>
                          </w:txbxContent>
                        </v:textbox>
                      </v:rect>
                      <v:group id="Group 108" o:spid="_x0000_s1126" style="position:absolute;left:3252;top:8820;width:5568;height:3877" coordorigin=",1" coordsize="20001,199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FsJ2MMAAADdAAAADwAAAGRycy9kb3ducmV2LnhtbERPTYvCMBC9L/gfwgje&#10;1jQrLks1iogrHkRYXRBvQzO2xWZSmtjWf2+Ehb3N433OfNnbSrTU+NKxBjVOQBBnzpSca/g9fb9/&#10;gfAB2WDlmDQ8yMNyMXibY2pcxz/UHkMuYgj7FDUUIdSplD4ryKIfu5o4clfXWAwRNrk0DXYx3Fby&#10;I0k+pcWSY0OBNa0Lym7Hu9Ww7bBbTdSm3d+u68flND2c94q0Hg371QxEoD78i//cOxPnq4mC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4WwnYwwAAAN0AAAAP&#10;AAAAAAAAAAAAAAAAAKoCAABkcnMvZG93bnJldi54bWxQSwUGAAAAAAQABAD6AAAAmgMAAAAA&#10;">
                        <v:rect id="Rectangle 109" o:spid="_x0000_s1127" style="position:absolute;left:2482;top:9812;width:10040;height:9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IA&#10;AADdAAAADwAAAGRycy9kb3ducmV2LnhtbERPS2sCMRC+C/0PYQreNOsDkdUoorR4keLj4m3YjJvF&#10;ncmyibr9902h0Nt8fM9Zrjuu1ZPaUHkxMBpmoEgKbyspDVzOH4M5qBBRLNZeyMA3BViv3npLzK1/&#10;yZGep1iqFCIhRwMuxibXOhSOGMPQNySJu/mWMSbYltq2+ErhXOtxls00YyWpwWFDW0fF/fRgA/uO&#10;N9Z9fk0P1/oSduHIs8edjem/d5sFqEhd/Bf/ufc2zR9NxvD7TTpBr3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7/4wgAAAN0AAAAPAAAAAAAAAAAAAAAAAJgCAABkcnMvZG93&#10;bnJldi54bWxQSwUGAAAAAAQABAD1AAAAhwMAAAAA&#10;" filled="f" stroked="f" strokeweight=".5pt">
                          <v:textbox inset="1pt,1pt,1pt,1pt">
                            <w:txbxContent>
                              <w:p w:rsidR="004E000A" w:rsidRPr="000C4501" w:rsidRDefault="004E000A" w:rsidP="00750935">
                                <w:pPr>
                                  <w:rPr>
                                    <w:rFonts w:cs="Arial"/>
                                  </w:rPr>
                                </w:pPr>
                                <w:proofErr w:type="gramStart"/>
                                <w:r w:rsidRPr="000C4501">
                                  <w:rPr>
                                    <w:rFonts w:cs="Arial"/>
                                    <w:sz w:val="16"/>
                                  </w:rPr>
                                  <w:t>a</w:t>
                                </w:r>
                                <w:proofErr w:type="gramEnd"/>
                              </w:p>
                            </w:txbxContent>
                          </v:textbox>
                        </v:rect>
                        <v:oval id="Oval 110" o:spid="_x0000_s1128" style="position:absolute;top:11375;width:8819;height:8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GlRr4A&#10;AADdAAAADwAAAGRycy9kb3ducmV2LnhtbERPvQrCMBDeBd8hnOCmqQoi1SgiKOJmdXE7m7MpNpfS&#10;RK1vbwTB7T6+31usWluJJzW+dKxgNExAEOdOl1woOJ+2gxkIH5A1Vo5JwZs8rJbdzgJT7V58pGcW&#10;ChFD2KeowIRQp1L63JBFP3Q1ceRurrEYImwKqRt8xXBbyXGSTKXFkmODwZo2hvJ79rAKxmZf7e7b&#10;dVbUZnO7nHeHa5gdlOr32vUcRKA2/MU/917H+aPJBL7fxBPk8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9BpUa+AAAA3QAAAA8AAAAAAAAAAAAAAAAAmAIAAGRycy9kb3ducmV2&#10;LnhtbFBLBQYAAAAABAAEAPUAAACDAwAAAAA=&#10;" filled="f" strokeweight=".5pt"/>
                        <v:line id="Line 111" o:spid="_x0000_s1129" style="position:absolute;flip:y;visibility:visible;mso-wrap-style:square" from="7443,1" to="20001,12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GOGMUAAADdAAAADwAAAGRycy9kb3ducmV2LnhtbERPS2uDQBC+F/Iflgn0UuJqW0owbkIp&#10;jRjoJa9DboM7UYk7K+5G7b/vFgq9zcf3nGwzmVYM1LvGsoIkikEQl1Y3XCk4HbeLJQjnkTW2lknB&#10;NznYrGcPGabajryn4eArEULYpaig9r5LpXRlTQZdZDviwF1tb9AH2FdS9ziGcNPK5zh+kwYbDg01&#10;dvRRU3k73I2C4bPYD7uW7nnefV0Svd3l56eLUo/z6X0FwtPk/8V/7kKH+cnLK/x+E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GOGMUAAADdAAAADwAAAAAAAAAA&#10;AAAAAAChAgAAZHJzL2Rvd25yZXYueG1sUEsFBgAAAAAEAAQA+QAAAJMDAAAAAA==&#10;" strokeweight=".5pt">
                          <v:stroke startarrowwidth="narrow" startarrowlength="short" endarrow="open" endarrowwidth="narrow" endarrowlength="short"/>
                        </v:line>
                      </v:group>
                      <v:line id="Line 112" o:spid="_x0000_s1130" style="position:absolute;visibility:visible;mso-wrap-style:square" from="2349,2048" to="2360,4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DCcUAAADdAAAADwAAAGRycy9kb3ducmV2LnhtbERPS2vCQBC+C/6HZYReSt3Y2qDRVaQP&#10;kF5KUz14G7NjEszOht2txn/vCgVv8/E9Z77sTCNO5HxtWcFomIAgLqyuuVSw+f18moDwAVljY5kU&#10;XMjDctHvzTHT9sw/dMpDKWII+wwVVCG0mZS+qMigH9qWOHIH6wyGCF0ptcNzDDeNfE6SVBqsOTZU&#10;2NJbRcUx/zMKPr453fjJdL+7SNqm73U6fnRfSj0MutUMRKAu3MX/7rWO80cvr3D7Jp4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DCcUAAADdAAAADwAAAAAAAAAA&#10;AAAAAAChAgAAZHJzL2Rvd25yZXYueG1sUEsFBgAAAAAEAAQA+QAAAJMDAAAAAA==&#10;" strokeweight=".5pt">
                        <v:stroke startarrowwidth="narrow" startarrowlength="short" endarrow="open" endarrowwidth="narrow" endarrowlength="short"/>
                      </v:line>
                      <v:rect id="Rectangle 113" o:spid="_x0000_s1131" style="position:absolute;left:1287;top:4832;width:2794;height:26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S5+8IA&#10;AADdAAAADwAAAGRycy9kb3ducmV2LnhtbERPTWvCQBC9F/wPyxS81Y21hBJdRSyKlyJaL96G7DQb&#10;zMyG7Krpv+8Kgrd5vM+ZLXpu1JW6UHsxMB5loEhKb2upDBx/1m+foEJEsdh4IQN/FGAxH7zMsLD+&#10;Jnu6HmKlUoiEAg24GNtC61A6Ygwj35Ik7td3jDHBrtK2w1sK50a/Z1muGWtJDQ5bWjkqz4cLG9j2&#10;vLRus/v4PjXH8BX2nF/ObMzwtV9OQUXq41P8cG9tmj+e5HD/Jp2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1Ln7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shape id="Freeform 114" o:spid="_x0000_s1132" style="position:absolute;left:10595;top:7726;width:4898;height:1207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2mscMA&#10;AADdAAAADwAAAGRycy9kb3ducmV2LnhtbERPS4vCMBC+C/6HMMLeNFUXH9UosiD0tGBV0NvQjG21&#10;mXSbqN1/bxYWvM3H95zlujWVeFDjSssKhoMIBHFmdcm5gsN+25+BcB5ZY2WZFPySg/Wq21lirO2T&#10;d/RIfS5CCLsYFRTe17GULivIoBvYmjhwF9sY9AE2udQNPkO4qeQoiibSYMmhocCavgrKbundKIi+&#10;J+XRJbi5zw+3a5b+JNPz6VOpj167WYDw1Pq3+N+d6DB/OJ7C3zfhBL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2mscMAAADdAAAADwAAAAAAAAAAAAAAAACYAgAAZHJzL2Rv&#10;d25yZXYueG1sUEsFBgAAAAAEAAQA9QAAAIgDAAAAAA==&#10;" path="m,19985l,,19957,r,19985e" filled="f">
                        <v:stroke startarrowwidth="narrow" startarrowlength="short" endarrowwidth="narrow" endarrowlength="short"/>
                        <v:path arrowok="t" o:connecttype="custom" o:connectlocs="0,12065;0,0;4887,0;4887,12065" o:connectangles="0,0,0,0"/>
                      </v:shape>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0,70 (tròn hoặc không tròn)</w:t>
            </w:r>
          </w:p>
        </w:tc>
        <w:tc>
          <w:tcPr>
            <w:tcW w:w="3980" w:type="dxa"/>
          </w:tcPr>
          <w:p w:rsidR="00750935" w:rsidRPr="0093620D" w:rsidRDefault="00750935" w:rsidP="002C5B3D">
            <w:pPr>
              <w:widowControl w:val="0"/>
              <w:spacing w:before="120"/>
              <w:jc w:val="both"/>
              <w:rPr>
                <w:rFonts w:cs="Arial"/>
                <w:sz w:val="22"/>
                <w:szCs w:val="22"/>
              </w:rPr>
            </w:pPr>
            <w:r w:rsidRPr="0093620D">
              <w:rPr>
                <w:rFonts w:cs="Arial"/>
                <w:sz w:val="22"/>
                <w:szCs w:val="22"/>
              </w:rPr>
              <w:t>(1) T</w:t>
            </w:r>
            <w:r w:rsidRPr="0093620D">
              <w:rPr>
                <w:rFonts w:cs="Arial"/>
                <w:sz w:val="22"/>
                <w:szCs w:val="22"/>
                <w:vertAlign w:val="subscript"/>
              </w:rPr>
              <w:t>s</w:t>
            </w:r>
            <w:r w:rsidRPr="0093620D">
              <w:rPr>
                <w:rFonts w:cs="Arial"/>
                <w:sz w:val="22"/>
                <w:szCs w:val="22"/>
              </w:rPr>
              <w:t xml:space="preserve"> </w:t>
            </w:r>
            <w:r w:rsidRPr="0093620D">
              <w:rPr>
                <w:rFonts w:cs="Arial"/>
                <w:sz w:val="22"/>
                <w:szCs w:val="22"/>
                <w:vertAlign w:val="subscript"/>
              </w:rPr>
              <w:t xml:space="preserve"> </w:t>
            </w:r>
            <w:r w:rsidRPr="0093620D">
              <w:rPr>
                <w:rFonts w:cs="Arial"/>
                <w:sz w:val="22"/>
                <w:szCs w:val="22"/>
              </w:rPr>
              <w:sym w:font="Symbol" w:char="F0B3"/>
            </w:r>
            <w:r w:rsidRPr="0093620D">
              <w:rPr>
                <w:rFonts w:cs="Arial"/>
                <w:sz w:val="22"/>
                <w:szCs w:val="22"/>
              </w:rPr>
              <w:t xml:space="preserve"> 1,25T</w:t>
            </w:r>
            <w:r w:rsidRPr="0093620D">
              <w:rPr>
                <w:rFonts w:cs="Arial"/>
                <w:sz w:val="22"/>
                <w:szCs w:val="22"/>
                <w:vertAlign w:val="subscript"/>
              </w:rPr>
              <w:t>ro</w:t>
            </w:r>
          </w:p>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37760" behindDoc="0" locked="0" layoutInCell="1" allowOverlap="1">
                      <wp:simplePos x="0" y="0"/>
                      <wp:positionH relativeFrom="column">
                        <wp:posOffset>1138555</wp:posOffset>
                      </wp:positionH>
                      <wp:positionV relativeFrom="paragraph">
                        <wp:posOffset>149860</wp:posOffset>
                      </wp:positionV>
                      <wp:extent cx="186690" cy="186690"/>
                      <wp:effectExtent l="5080" t="6985" r="8255" b="6350"/>
                      <wp:wrapNone/>
                      <wp:docPr id="1112"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690" cy="186690"/>
                                <a:chOff x="0" y="0"/>
                                <a:chExt cx="20000" cy="20000"/>
                              </a:xfrm>
                            </wpg:grpSpPr>
                            <wps:wsp>
                              <wps:cNvPr id="1113" name="Rectangle 87"/>
                              <wps:cNvSpPr>
                                <a:spLocks noChangeArrowheads="1"/>
                              </wps:cNvSpPr>
                              <wps:spPr bwMode="auto">
                                <a:xfrm>
                                  <a:off x="891" y="891"/>
                                  <a:ext cx="19109" cy="19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jc w:val="center"/>
                                      <w:rPr>
                                        <w:rFonts w:cs="Arial"/>
                                      </w:rPr>
                                    </w:pPr>
                                    <w:proofErr w:type="gramStart"/>
                                    <w:r w:rsidRPr="000C4501">
                                      <w:rPr>
                                        <w:rFonts w:cs="Arial"/>
                                      </w:rPr>
                                      <w:t>a</w:t>
                                    </w:r>
                                    <w:proofErr w:type="gramEnd"/>
                                  </w:p>
                                </w:txbxContent>
                              </wps:txbx>
                              <wps:bodyPr rot="0" vert="horz" wrap="square" lIns="0" tIns="0" rIns="0" bIns="0" anchor="t" anchorCtr="0" upright="1">
                                <a:noAutofit/>
                              </wps:bodyPr>
                            </wps:wsp>
                            <wps:wsp>
                              <wps:cNvPr id="1114" name="Oval 88"/>
                              <wps:cNvSpPr>
                                <a:spLocks noChangeArrowheads="1"/>
                              </wps:cNvSpPr>
                              <wps:spPr bwMode="auto">
                                <a:xfrm>
                                  <a:off x="0" y="0"/>
                                  <a:ext cx="20000" cy="20000"/>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6" o:spid="_x0000_s1133" style="position:absolute;left:0;text-align:left;margin-left:89.65pt;margin-top:11.8pt;width:14.7pt;height:14.7pt;z-index:25163776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">
                      <v:rect id="Rectangle 87" o:spid="_x0000_s1134" style="position:absolute;left:891;top:891;width:19109;height:19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7A/sMA&#10;AADdAAAADwAAAGRycy9kb3ducmV2LnhtbERPyWrDMBC9F/oPYgq5NbJbCK0bJZQYQ3LL0ktvgzWx&#10;TayRLam28/dRINDbPN46y/VkWjGQ841lBek8AUFcWt1wpeDnVLx+gPABWWNrmRRcycN69fy0xEzb&#10;kQ80HEMlYgj7DBXUIXSZlL6syaCf2444cmfrDIYIXSW1wzGGm1a+JclCGmw4NtTY0aam8nL8Mwpy&#10;t9CF32zz4vN3zMNu3w+97JWavUzfXyACTeFf/HBvdZyfpu9w/yae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7A/sMAAADdAAAADwAAAAAAAAAAAAAAAACYAgAAZHJzL2Rv&#10;d25yZXYueG1sUEsFBgAAAAAEAAQA9QAAAIgDAAAAAA==&#10;" filled="f" stroked="f" strokeweight="0">
                        <v:textbox inset="0,0,0,0">
                          <w:txbxContent>
                            <w:p w:rsidR="004E000A" w:rsidRPr="000C4501" w:rsidRDefault="004E000A" w:rsidP="00750935">
                              <w:pPr>
                                <w:jc w:val="center"/>
                                <w:rPr>
                                  <w:rFonts w:cs="Arial"/>
                                </w:rPr>
                              </w:pPr>
                              <w:proofErr w:type="gramStart"/>
                              <w:r w:rsidRPr="000C4501">
                                <w:rPr>
                                  <w:rFonts w:cs="Arial"/>
                                </w:rPr>
                                <w:t>a</w:t>
                              </w:r>
                              <w:proofErr w:type="gramEnd"/>
                            </w:p>
                          </w:txbxContent>
                        </v:textbox>
                      </v:rect>
                      <v:oval id="Oval 88" o:spid="_x0000_s1135"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GNrcIA&#10;AADdAAAADwAAAGRycy9kb3ducmV2LnhtbERPzWoCMRC+F3yHMIKXotkVKbIaRYRCD0Kt+gDjZsyu&#10;biZrEt3t2zeFQm/z8f3Oct3bRjzJh9qxgnySgSAuna7ZKDgd38dzECEia2wck4JvCrBeDV6WWGjX&#10;8Rc9D9GIFMKhQAVVjG0hZSgrshgmriVO3MV5izFBb6T22KVw28hplr1JizWnhgpb2lZU3g4Pq+B8&#10;Prle3v3n/tXcPM6uXWt2e6VGw36zABGpj//iP/eHTvPzfAa/36QT5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QY2twgAAAN0AAAAPAAAAAAAAAAAAAAAAAJgCAABkcnMvZG93&#10;bnJldi54bWxQSwUGAAAAAAQABAD1AAAAhwMAAAAA&#10;" filled="f"/>
                    </v:group>
                  </w:pict>
                </mc:Fallback>
              </mc:AlternateContent>
            </w:r>
            <w:r w:rsidR="00750935" w:rsidRPr="0093620D">
              <w:rPr>
                <w:rFonts w:cs="Arial"/>
                <w:sz w:val="22"/>
                <w:szCs w:val="22"/>
              </w:rPr>
              <w:t>(2) t</w:t>
            </w:r>
            <w:r w:rsidR="00750935" w:rsidRPr="0093620D">
              <w:rPr>
                <w:rFonts w:cs="Arial"/>
                <w:sz w:val="22"/>
                <w:szCs w:val="22"/>
                <w:vertAlign w:val="subscript"/>
              </w:rPr>
              <w:t xml:space="preserve">h </w:t>
            </w:r>
            <w:r w:rsidR="00750935" w:rsidRPr="0093620D">
              <w:rPr>
                <w:rFonts w:cs="Arial"/>
                <w:sz w:val="22"/>
                <w:szCs w:val="22"/>
              </w:rPr>
              <w:t xml:space="preserve"> </w:t>
            </w:r>
            <w:r w:rsidR="00750935" w:rsidRPr="0093620D">
              <w:rPr>
                <w:rFonts w:cs="Arial"/>
                <w:sz w:val="22"/>
                <w:szCs w:val="22"/>
              </w:rPr>
              <w:sym w:font="Symbol" w:char="F0B3"/>
            </w:r>
            <w:r w:rsidR="00750935" w:rsidRPr="0093620D">
              <w:rPr>
                <w:rFonts w:cs="Arial"/>
                <w:sz w:val="22"/>
                <w:szCs w:val="22"/>
              </w:rPr>
              <w:t xml:space="preserve"> T</w:t>
            </w:r>
            <w:r w:rsidR="00750935" w:rsidRPr="0093620D">
              <w:rPr>
                <w:rFonts w:cs="Arial"/>
                <w:sz w:val="22"/>
                <w:szCs w:val="22"/>
                <w:vertAlign w:val="subscript"/>
              </w:rPr>
              <w:t>s</w:t>
            </w:r>
          </w:p>
          <w:p w:rsidR="00750935" w:rsidRPr="0093620D" w:rsidRDefault="00750935" w:rsidP="002C5B3D">
            <w:pPr>
              <w:widowControl w:val="0"/>
              <w:tabs>
                <w:tab w:val="left" w:pos="2036"/>
              </w:tabs>
              <w:ind w:left="340" w:hanging="340"/>
              <w:jc w:val="both"/>
              <w:rPr>
                <w:rFonts w:cs="Arial"/>
                <w:sz w:val="22"/>
                <w:szCs w:val="22"/>
              </w:rPr>
            </w:pPr>
            <w:r w:rsidRPr="0093620D">
              <w:rPr>
                <w:rFonts w:cs="Arial"/>
                <w:sz w:val="22"/>
                <w:szCs w:val="22"/>
              </w:rPr>
              <w:t>(3) Khi hàn phần       được coi là khó khăn thì phải dùng tấm đỡ hoặc phương pháp hàn đảm bảo ngấu đến chân.</w:t>
            </w:r>
          </w:p>
        </w:tc>
      </w:tr>
      <w:tr w:rsidR="00750935" w:rsidRPr="009F3346" w:rsidTr="00AA471B">
        <w:trPr>
          <w:trHeight w:val="2520"/>
          <w:jc w:val="center"/>
        </w:trPr>
        <w:tc>
          <w:tcPr>
            <w:tcW w:w="1307" w:type="dxa"/>
            <w:vMerge/>
          </w:tcPr>
          <w:p w:rsidR="00750935" w:rsidRPr="0093620D" w:rsidRDefault="00750935" w:rsidP="002C5B3D">
            <w:pPr>
              <w:widowControl w:val="0"/>
              <w:jc w:val="both"/>
              <w:rPr>
                <w:rFonts w:cs="Arial"/>
                <w:sz w:val="22"/>
                <w:szCs w:val="22"/>
              </w:rPr>
            </w:pPr>
          </w:p>
        </w:tc>
        <w:tc>
          <w:tcPr>
            <w:tcW w:w="749"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D</w:t>
            </w: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40832" behindDoc="0" locked="0" layoutInCell="1" allowOverlap="1">
                      <wp:simplePos x="0" y="0"/>
                      <wp:positionH relativeFrom="column">
                        <wp:posOffset>600075</wp:posOffset>
                      </wp:positionH>
                      <wp:positionV relativeFrom="paragraph">
                        <wp:posOffset>18415</wp:posOffset>
                      </wp:positionV>
                      <wp:extent cx="1195070" cy="1343660"/>
                      <wp:effectExtent l="57150" t="8890" r="14605" b="0"/>
                      <wp:wrapNone/>
                      <wp:docPr id="1083"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5070" cy="1343660"/>
                                <a:chOff x="4" y="-1"/>
                                <a:chExt cx="19994" cy="20005"/>
                              </a:xfrm>
                            </wpg:grpSpPr>
                            <wps:wsp>
                              <wps:cNvPr id="1084" name="Freeform 116"/>
                              <wps:cNvSpPr>
                                <a:spLocks/>
                              </wps:cNvSpPr>
                              <wps:spPr bwMode="auto">
                                <a:xfrm>
                                  <a:off x="13061" y="3166"/>
                                  <a:ext cx="2433" cy="3082"/>
                                </a:xfrm>
                                <a:custGeom>
                                  <a:avLst/>
                                  <a:gdLst>
                                    <a:gd name="T0" fmla="*/ 0 w 20000"/>
                                    <a:gd name="T1" fmla="*/ 0 h 20000"/>
                                    <a:gd name="T2" fmla="*/ 19913 w 20000"/>
                                    <a:gd name="T3" fmla="*/ 0 h 20000"/>
                                    <a:gd name="T4" fmla="*/ 16681 w 20000"/>
                                    <a:gd name="T5" fmla="*/ 19939 h 20000"/>
                                    <a:gd name="T6" fmla="*/ 4978 w 20000"/>
                                    <a:gd name="T7" fmla="*/ 19939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913" y="0"/>
                                      </a:lnTo>
                                      <a:lnTo>
                                        <a:pt x="16681" y="19939"/>
                                      </a:lnTo>
                                      <a:lnTo>
                                        <a:pt x="4978" y="19939"/>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85" name="Rectangle 117"/>
                              <wps:cNvSpPr>
                                <a:spLocks noChangeArrowheads="1"/>
                              </wps:cNvSpPr>
                              <wps:spPr bwMode="auto">
                                <a:xfrm>
                                  <a:off x="15908" y="14501"/>
                                  <a:ext cx="2433" cy="323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1086" name="Line 118"/>
                              <wps:cNvCnPr/>
                              <wps:spPr bwMode="auto">
                                <a:xfrm>
                                  <a:off x="14038" y="16998"/>
                                  <a:ext cx="5918" cy="28"/>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 name="Rectangle 119"/>
                              <wps:cNvSpPr>
                                <a:spLocks noChangeArrowheads="1"/>
                              </wps:cNvSpPr>
                              <wps:spPr bwMode="auto">
                                <a:xfrm>
                                  <a:off x="11701" y="7657"/>
                                  <a:ext cx="1753" cy="232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r</w:t>
                                    </w:r>
                                    <w:proofErr w:type="gramEnd"/>
                                  </w:p>
                                </w:txbxContent>
                              </wps:txbx>
                              <wps:bodyPr rot="0" vert="horz" wrap="square" lIns="12700" tIns="12700" rIns="12700" bIns="12700" anchor="t" anchorCtr="0" upright="1">
                                <a:noAutofit/>
                              </wps:bodyPr>
                            </wps:wsp>
                            <wps:wsp>
                              <wps:cNvPr id="1088" name="Line 120"/>
                              <wps:cNvCnPr/>
                              <wps:spPr bwMode="auto">
                                <a:xfrm>
                                  <a:off x="16333" y="7033"/>
                                  <a:ext cx="11" cy="514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9" name="Line 121"/>
                              <wps:cNvCnPr/>
                              <wps:spPr bwMode="auto">
                                <a:xfrm flipV="1">
                                  <a:off x="3032" y="6239"/>
                                  <a:ext cx="10" cy="1078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0" name="Freeform 122"/>
                              <wps:cNvSpPr>
                                <a:spLocks/>
                              </wps:cNvSpPr>
                              <wps:spPr bwMode="auto">
                                <a:xfrm>
                                  <a:off x="408" y="3166"/>
                                  <a:ext cx="19590" cy="15354"/>
                                </a:xfrm>
                                <a:custGeom>
                                  <a:avLst/>
                                  <a:gdLst>
                                    <a:gd name="T0" fmla="*/ 0 w 20000"/>
                                    <a:gd name="T1" fmla="*/ 49 h 20000"/>
                                    <a:gd name="T2" fmla="*/ 19989 w 20000"/>
                                    <a:gd name="T3" fmla="*/ 0 h 20000"/>
                                    <a:gd name="T4" fmla="*/ 19989 w 20000"/>
                                    <a:gd name="T5" fmla="*/ 19988 h 20000"/>
                                  </a:gdLst>
                                  <a:ahLst/>
                                  <a:cxnLst>
                                    <a:cxn ang="0">
                                      <a:pos x="T0" y="T1"/>
                                    </a:cxn>
                                    <a:cxn ang="0">
                                      <a:pos x="T2" y="T3"/>
                                    </a:cxn>
                                    <a:cxn ang="0">
                                      <a:pos x="T4" y="T5"/>
                                    </a:cxn>
                                  </a:cxnLst>
                                  <a:rect l="0" t="0" r="r" b="b"/>
                                  <a:pathLst>
                                    <a:path w="20000" h="20000">
                                      <a:moveTo>
                                        <a:pt x="0" y="49"/>
                                      </a:moveTo>
                                      <a:lnTo>
                                        <a:pt x="19989" y="0"/>
                                      </a:lnTo>
                                      <a:lnTo>
                                        <a:pt x="19989" y="19988"/>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91" name="Freeform 123"/>
                              <wps:cNvSpPr>
                                <a:spLocks/>
                              </wps:cNvSpPr>
                              <wps:spPr bwMode="auto">
                                <a:xfrm>
                                  <a:off x="4" y="3147"/>
                                  <a:ext cx="829" cy="3035"/>
                                </a:xfrm>
                                <a:custGeom>
                                  <a:avLst/>
                                  <a:gdLst>
                                    <a:gd name="T0" fmla="*/ 7436 w 20000"/>
                                    <a:gd name="T1" fmla="*/ 0 h 20000"/>
                                    <a:gd name="T2" fmla="*/ 1026 w 20000"/>
                                    <a:gd name="T3" fmla="*/ 2617 h 20000"/>
                                    <a:gd name="T4" fmla="*/ 3077 w 20000"/>
                                    <a:gd name="T5" fmla="*/ 1558 h 20000"/>
                                    <a:gd name="T6" fmla="*/ 0 w 20000"/>
                                    <a:gd name="T7" fmla="*/ 4237 h 20000"/>
                                    <a:gd name="T8" fmla="*/ 0 w 20000"/>
                                    <a:gd name="T9" fmla="*/ 7103 h 20000"/>
                                    <a:gd name="T10" fmla="*/ 3077 w 20000"/>
                                    <a:gd name="T11" fmla="*/ 9097 h 20000"/>
                                    <a:gd name="T12" fmla="*/ 7436 w 20000"/>
                                    <a:gd name="T13" fmla="*/ 9969 h 20000"/>
                                    <a:gd name="T14" fmla="*/ 9487 w 20000"/>
                                    <a:gd name="T15" fmla="*/ 11526 h 20000"/>
                                    <a:gd name="T16" fmla="*/ 11538 w 20000"/>
                                    <a:gd name="T17" fmla="*/ 12399 h 20000"/>
                                    <a:gd name="T18" fmla="*/ 14615 w 20000"/>
                                    <a:gd name="T19" fmla="*/ 13084 h 20000"/>
                                    <a:gd name="T20" fmla="*/ 17692 w 20000"/>
                                    <a:gd name="T21" fmla="*/ 14642 h 20000"/>
                                    <a:gd name="T22" fmla="*/ 19744 w 20000"/>
                                    <a:gd name="T23" fmla="*/ 15888 h 20000"/>
                                    <a:gd name="T24" fmla="*/ 18974 w 20000"/>
                                    <a:gd name="T25" fmla="*/ 17695 h 20000"/>
                                    <a:gd name="T26" fmla="*/ 17692 w 20000"/>
                                    <a:gd name="T27" fmla="*/ 18567 h 20000"/>
                                    <a:gd name="T28" fmla="*/ 11538 w 20000"/>
                                    <a:gd name="T29" fmla="*/ 1993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36" y="0"/>
                                      </a:moveTo>
                                      <a:lnTo>
                                        <a:pt x="1026" y="2617"/>
                                      </a:lnTo>
                                      <a:lnTo>
                                        <a:pt x="3077" y="1558"/>
                                      </a:lnTo>
                                      <a:lnTo>
                                        <a:pt x="0" y="4237"/>
                                      </a:lnTo>
                                      <a:lnTo>
                                        <a:pt x="0" y="7103"/>
                                      </a:lnTo>
                                      <a:lnTo>
                                        <a:pt x="3077" y="9097"/>
                                      </a:lnTo>
                                      <a:lnTo>
                                        <a:pt x="7436" y="9969"/>
                                      </a:lnTo>
                                      <a:lnTo>
                                        <a:pt x="9487" y="11526"/>
                                      </a:lnTo>
                                      <a:lnTo>
                                        <a:pt x="11538" y="12399"/>
                                      </a:lnTo>
                                      <a:lnTo>
                                        <a:pt x="14615" y="13084"/>
                                      </a:lnTo>
                                      <a:lnTo>
                                        <a:pt x="17692" y="14642"/>
                                      </a:lnTo>
                                      <a:lnTo>
                                        <a:pt x="19744" y="15888"/>
                                      </a:lnTo>
                                      <a:lnTo>
                                        <a:pt x="18974" y="17695"/>
                                      </a:lnTo>
                                      <a:lnTo>
                                        <a:pt x="17692" y="18567"/>
                                      </a:lnTo>
                                      <a:lnTo>
                                        <a:pt x="11538" y="1993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92" name="Freeform 124"/>
                              <wps:cNvSpPr>
                                <a:spLocks/>
                              </wps:cNvSpPr>
                              <wps:spPr bwMode="auto">
                                <a:xfrm>
                                  <a:off x="13964" y="18019"/>
                                  <a:ext cx="5907" cy="860"/>
                                </a:xfrm>
                                <a:custGeom>
                                  <a:avLst/>
                                  <a:gdLst>
                                    <a:gd name="T0" fmla="*/ 19964 w 20000"/>
                                    <a:gd name="T1" fmla="*/ 7473 h 20000"/>
                                    <a:gd name="T2" fmla="*/ 17302 w 20000"/>
                                    <a:gd name="T3" fmla="*/ 1099 h 20000"/>
                                    <a:gd name="T4" fmla="*/ 18417 w 20000"/>
                                    <a:gd name="T5" fmla="*/ 3077 h 20000"/>
                                    <a:gd name="T6" fmla="*/ 15719 w 20000"/>
                                    <a:gd name="T7" fmla="*/ 0 h 20000"/>
                                    <a:gd name="T8" fmla="*/ 12806 w 20000"/>
                                    <a:gd name="T9" fmla="*/ 0 h 20000"/>
                                    <a:gd name="T10" fmla="*/ 10863 w 20000"/>
                                    <a:gd name="T11" fmla="*/ 3077 h 20000"/>
                                    <a:gd name="T12" fmla="*/ 9964 w 20000"/>
                                    <a:gd name="T13" fmla="*/ 7473 h 20000"/>
                                    <a:gd name="T14" fmla="*/ 8417 w 20000"/>
                                    <a:gd name="T15" fmla="*/ 9451 h 20000"/>
                                    <a:gd name="T16" fmla="*/ 7518 w 20000"/>
                                    <a:gd name="T17" fmla="*/ 11429 h 20000"/>
                                    <a:gd name="T18" fmla="*/ 6871 w 20000"/>
                                    <a:gd name="T19" fmla="*/ 14505 h 20000"/>
                                    <a:gd name="T20" fmla="*/ 5324 w 20000"/>
                                    <a:gd name="T21" fmla="*/ 17802 h 20000"/>
                                    <a:gd name="T22" fmla="*/ 4065 w 20000"/>
                                    <a:gd name="T23" fmla="*/ 19780 h 20000"/>
                                    <a:gd name="T24" fmla="*/ 2230 w 20000"/>
                                    <a:gd name="T25" fmla="*/ 18901 h 20000"/>
                                    <a:gd name="T26" fmla="*/ 1403 w 20000"/>
                                    <a:gd name="T27" fmla="*/ 17802 h 20000"/>
                                    <a:gd name="T28" fmla="*/ 0 w 20000"/>
                                    <a:gd name="T29" fmla="*/ 1142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64" y="7473"/>
                                      </a:moveTo>
                                      <a:lnTo>
                                        <a:pt x="17302" y="1099"/>
                                      </a:lnTo>
                                      <a:lnTo>
                                        <a:pt x="18417" y="3077"/>
                                      </a:lnTo>
                                      <a:lnTo>
                                        <a:pt x="15719" y="0"/>
                                      </a:lnTo>
                                      <a:lnTo>
                                        <a:pt x="12806" y="0"/>
                                      </a:lnTo>
                                      <a:lnTo>
                                        <a:pt x="10863" y="3077"/>
                                      </a:lnTo>
                                      <a:lnTo>
                                        <a:pt x="9964" y="7473"/>
                                      </a:lnTo>
                                      <a:lnTo>
                                        <a:pt x="8417" y="9451"/>
                                      </a:lnTo>
                                      <a:lnTo>
                                        <a:pt x="7518" y="11429"/>
                                      </a:lnTo>
                                      <a:lnTo>
                                        <a:pt x="6871" y="14505"/>
                                      </a:lnTo>
                                      <a:lnTo>
                                        <a:pt x="5324" y="17802"/>
                                      </a:lnTo>
                                      <a:lnTo>
                                        <a:pt x="4065" y="19780"/>
                                      </a:lnTo>
                                      <a:lnTo>
                                        <a:pt x="2230" y="18901"/>
                                      </a:lnTo>
                                      <a:lnTo>
                                        <a:pt x="1403" y="17802"/>
                                      </a:lnTo>
                                      <a:lnTo>
                                        <a:pt x="0" y="1142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93" name="Line 125"/>
                              <wps:cNvCnPr/>
                              <wps:spPr bwMode="auto">
                                <a:xfrm flipV="1">
                                  <a:off x="9778" y="11240"/>
                                  <a:ext cx="4334" cy="701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4" name="Rectangle 126"/>
                              <wps:cNvSpPr>
                                <a:spLocks noChangeArrowheads="1"/>
                              </wps:cNvSpPr>
                              <wps:spPr bwMode="auto">
                                <a:xfrm>
                                  <a:off x="2426" y="11628"/>
                                  <a:ext cx="1753" cy="232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g:grpSp>
                              <wpg:cNvPr id="1095" name="Group 127"/>
                              <wpg:cNvGrpSpPr>
                                <a:grpSpLocks/>
                              </wpg:cNvGrpSpPr>
                              <wpg:grpSpPr bwMode="auto">
                                <a:xfrm>
                                  <a:off x="7802" y="6305"/>
                                  <a:ext cx="5864" cy="4793"/>
                                  <a:chOff x="0" y="-1"/>
                                  <a:chExt cx="20001" cy="20001"/>
                                </a:xfrm>
                              </wpg:grpSpPr>
                              <wpg:grpSp>
                                <wpg:cNvPr id="1096" name="Group 128"/>
                                <wpg:cNvGrpSpPr>
                                  <a:grpSpLocks/>
                                </wpg:cNvGrpSpPr>
                                <wpg:grpSpPr bwMode="auto">
                                  <a:xfrm>
                                    <a:off x="0" y="10928"/>
                                    <a:ext cx="9782" cy="9072"/>
                                    <a:chOff x="0" y="0"/>
                                    <a:chExt cx="20000" cy="20000"/>
                                  </a:xfrm>
                                </wpg:grpSpPr>
                                <wps:wsp>
                                  <wps:cNvPr id="1097" name="Rectangle 129"/>
                                  <wps:cNvSpPr>
                                    <a:spLocks noChangeArrowheads="1"/>
                                  </wps:cNvSpPr>
                                  <wps:spPr bwMode="auto">
                                    <a:xfrm>
                                      <a:off x="3034" y="0"/>
                                      <a:ext cx="16966" cy="199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6"/>
                                          </w:rPr>
                                          <w:t>a</w:t>
                                        </w:r>
                                        <w:proofErr w:type="gramEnd"/>
                                      </w:p>
                                    </w:txbxContent>
                                  </wps:txbx>
                                  <wps:bodyPr rot="0" vert="horz" wrap="square" lIns="12700" tIns="12700" rIns="12700" bIns="12700" anchor="t" anchorCtr="0" upright="1">
                                    <a:noAutofit/>
                                  </wps:bodyPr>
                                </wps:wsp>
                                <wps:wsp>
                                  <wps:cNvPr id="1098" name="Oval 130"/>
                                  <wps:cNvSpPr>
                                    <a:spLocks noChangeArrowheads="1"/>
                                  </wps:cNvSpPr>
                                  <wps:spPr bwMode="auto">
                                    <a:xfrm>
                                      <a:off x="0" y="2520"/>
                                      <a:ext cx="14889" cy="17480"/>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099" name="Line 131"/>
                                <wps:cNvCnPr/>
                                <wps:spPr bwMode="auto">
                                  <a:xfrm flipV="1">
                                    <a:off x="6883" y="-1"/>
                                    <a:ext cx="13118" cy="1404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00" name="Line 132"/>
                              <wps:cNvCnPr/>
                              <wps:spPr bwMode="auto">
                                <a:xfrm>
                                  <a:off x="3042" y="-1"/>
                                  <a:ext cx="11" cy="315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1" name="Rectangle 133"/>
                              <wps:cNvSpPr>
                                <a:spLocks noChangeArrowheads="1"/>
                              </wps:cNvSpPr>
                              <wps:spPr bwMode="auto">
                                <a:xfrm>
                                  <a:off x="17470" y="8924"/>
                                  <a:ext cx="2432" cy="2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6"/>
                                      </w:rPr>
                                      <w:t>t</w:t>
                                    </w:r>
                                    <w:r w:rsidRPr="000C4501">
                                      <w:rPr>
                                        <w:rFonts w:cs="Arial"/>
                                        <w:sz w:val="16"/>
                                        <w:vertAlign w:val="subscript"/>
                                      </w:rPr>
                                      <w:t>n</w:t>
                                    </w:r>
                                    <w:proofErr w:type="gramEnd"/>
                                  </w:p>
                                </w:txbxContent>
                              </wps:txbx>
                              <wps:bodyPr rot="0" vert="horz" wrap="square" lIns="12700" tIns="12700" rIns="12700" bIns="12700" anchor="t" anchorCtr="0" upright="1">
                                <a:noAutofit/>
                              </wps:bodyPr>
                            </wps:wsp>
                            <wps:wsp>
                              <wps:cNvPr id="1102" name="Rectangle 134"/>
                              <wps:cNvSpPr>
                                <a:spLocks noChangeArrowheads="1"/>
                              </wps:cNvSpPr>
                              <wps:spPr bwMode="auto">
                                <a:xfrm>
                                  <a:off x="1789" y="3421"/>
                                  <a:ext cx="2433" cy="23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1103" name="Line 135"/>
                              <wps:cNvCnPr/>
                              <wps:spPr bwMode="auto">
                                <a:xfrm>
                                  <a:off x="610" y="6163"/>
                                  <a:ext cx="14745" cy="5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4" name="Oval 136"/>
                              <wps:cNvSpPr>
                                <a:spLocks noChangeArrowheads="1"/>
                              </wps:cNvSpPr>
                              <wps:spPr bwMode="auto">
                                <a:xfrm>
                                  <a:off x="14346" y="6239"/>
                                  <a:ext cx="2051" cy="1824"/>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5" name="Line 137"/>
                              <wps:cNvCnPr/>
                              <wps:spPr bwMode="auto">
                                <a:xfrm flipV="1">
                                  <a:off x="13964" y="7610"/>
                                  <a:ext cx="2348" cy="388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6" name="Freeform 138"/>
                              <wps:cNvSpPr>
                                <a:spLocks/>
                              </wps:cNvSpPr>
                              <wps:spPr bwMode="auto">
                                <a:xfrm>
                                  <a:off x="13932" y="6314"/>
                                  <a:ext cx="2199" cy="2988"/>
                                </a:xfrm>
                                <a:custGeom>
                                  <a:avLst/>
                                  <a:gdLst>
                                    <a:gd name="T0" fmla="*/ 0 w 20000"/>
                                    <a:gd name="T1" fmla="*/ 0 h 20000"/>
                                    <a:gd name="T2" fmla="*/ 11014 w 20000"/>
                                    <a:gd name="T3" fmla="*/ 0 h 20000"/>
                                    <a:gd name="T4" fmla="*/ 19903 w 20000"/>
                                    <a:gd name="T5" fmla="*/ 8544 h 20000"/>
                                    <a:gd name="T6" fmla="*/ 11884 w 20000"/>
                                    <a:gd name="T7" fmla="*/ 19937 h 20000"/>
                                    <a:gd name="T8" fmla="*/ 5507 w 20000"/>
                                    <a:gd name="T9" fmla="*/ 14430 h 20000"/>
                                    <a:gd name="T10" fmla="*/ 0 w 20000"/>
                                    <a:gd name="T11" fmla="*/ 7215 h 20000"/>
                                    <a:gd name="T12" fmla="*/ 0 w 20000"/>
                                    <a:gd name="T13" fmla="*/ 0 h 20000"/>
                                  </a:gdLst>
                                  <a:ahLst/>
                                  <a:cxnLst>
                                    <a:cxn ang="0">
                                      <a:pos x="T0" y="T1"/>
                                    </a:cxn>
                                    <a:cxn ang="0">
                                      <a:pos x="T2" y="T3"/>
                                    </a:cxn>
                                    <a:cxn ang="0">
                                      <a:pos x="T4" y="T5"/>
                                    </a:cxn>
                                    <a:cxn ang="0">
                                      <a:pos x="T6" y="T7"/>
                                    </a:cxn>
                                    <a:cxn ang="0">
                                      <a:pos x="T8" y="T9"/>
                                    </a:cxn>
                                    <a:cxn ang="0">
                                      <a:pos x="T10" y="T11"/>
                                    </a:cxn>
                                    <a:cxn ang="0">
                                      <a:pos x="T12" y="T13"/>
                                    </a:cxn>
                                  </a:cxnLst>
                                  <a:rect l="0" t="0" r="r" b="b"/>
                                  <a:pathLst>
                                    <a:path w="20000" h="20000">
                                      <a:moveTo>
                                        <a:pt x="0" y="0"/>
                                      </a:moveTo>
                                      <a:lnTo>
                                        <a:pt x="11014" y="0"/>
                                      </a:lnTo>
                                      <a:lnTo>
                                        <a:pt x="19903" y="8544"/>
                                      </a:lnTo>
                                      <a:lnTo>
                                        <a:pt x="11884" y="19937"/>
                                      </a:lnTo>
                                      <a:lnTo>
                                        <a:pt x="5507" y="14430"/>
                                      </a:lnTo>
                                      <a:lnTo>
                                        <a:pt x="0" y="7215"/>
                                      </a:lnTo>
                                      <a:lnTo>
                                        <a:pt x="0" y="0"/>
                                      </a:lnTo>
                                      <a:close/>
                                    </a:path>
                                  </a:pathLst>
                                </a:custGeom>
                                <a:solidFill>
                                  <a:srgbClr val="FFFFFF"/>
                                </a:solidFill>
                                <a:ln>
                                  <a:noFill/>
                                </a:ln>
                                <a:effectLst/>
                                <a:extLst>
                                  <a:ext uri="{91240B29-F687-4f45-9708-019B960494DF}">
                                    <a14:hiddenLine xmlns:a14="http://schemas.microsoft.com/office/drawing/2010/main" w="317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7" name="Line 139"/>
                              <wps:cNvCnPr/>
                              <wps:spPr bwMode="auto">
                                <a:xfrm flipH="1">
                                  <a:off x="13964" y="11514"/>
                                  <a:ext cx="21" cy="700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8" name="Line 140"/>
                              <wps:cNvCnPr/>
                              <wps:spPr bwMode="auto">
                                <a:xfrm flipV="1">
                                  <a:off x="13018" y="6551"/>
                                  <a:ext cx="3007" cy="225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9" name="Line 141"/>
                              <wps:cNvCnPr/>
                              <wps:spPr bwMode="auto">
                                <a:xfrm>
                                  <a:off x="16354" y="11089"/>
                                  <a:ext cx="3548" cy="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0" name="Freeform 142"/>
                              <wps:cNvSpPr>
                                <a:spLocks/>
                              </wps:cNvSpPr>
                              <wps:spPr bwMode="auto">
                                <a:xfrm>
                                  <a:off x="11021" y="16307"/>
                                  <a:ext cx="2964" cy="719"/>
                                </a:xfrm>
                                <a:custGeom>
                                  <a:avLst/>
                                  <a:gdLst>
                                    <a:gd name="T0" fmla="*/ 0 w 20000"/>
                                    <a:gd name="T1" fmla="*/ 0 h 20000"/>
                                    <a:gd name="T2" fmla="*/ 2509 w 20000"/>
                                    <a:gd name="T3" fmla="*/ 6316 h 20000"/>
                                    <a:gd name="T4" fmla="*/ 4229 w 20000"/>
                                    <a:gd name="T5" fmla="*/ 10263 h 20000"/>
                                    <a:gd name="T6" fmla="*/ 6380 w 20000"/>
                                    <a:gd name="T7" fmla="*/ 12895 h 20000"/>
                                    <a:gd name="T8" fmla="*/ 8961 w 20000"/>
                                    <a:gd name="T9" fmla="*/ 15526 h 20000"/>
                                    <a:gd name="T10" fmla="*/ 11111 w 20000"/>
                                    <a:gd name="T11" fmla="*/ 17368 h 20000"/>
                                    <a:gd name="T12" fmla="*/ 13907 w 20000"/>
                                    <a:gd name="T13" fmla="*/ 18684 h 20000"/>
                                    <a:gd name="T14" fmla="*/ 16272 w 20000"/>
                                    <a:gd name="T15" fmla="*/ 19737 h 20000"/>
                                    <a:gd name="T16" fmla="*/ 19928 w 20000"/>
                                    <a:gd name="T17" fmla="*/ 1973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000" h="20000">
                                      <a:moveTo>
                                        <a:pt x="0" y="0"/>
                                      </a:moveTo>
                                      <a:lnTo>
                                        <a:pt x="2509" y="6316"/>
                                      </a:lnTo>
                                      <a:lnTo>
                                        <a:pt x="4229" y="10263"/>
                                      </a:lnTo>
                                      <a:lnTo>
                                        <a:pt x="6380" y="12895"/>
                                      </a:lnTo>
                                      <a:lnTo>
                                        <a:pt x="8961" y="15526"/>
                                      </a:lnTo>
                                      <a:lnTo>
                                        <a:pt x="11111" y="17368"/>
                                      </a:lnTo>
                                      <a:lnTo>
                                        <a:pt x="13907" y="18684"/>
                                      </a:lnTo>
                                      <a:lnTo>
                                        <a:pt x="16272" y="19737"/>
                                      </a:lnTo>
                                      <a:lnTo>
                                        <a:pt x="19928" y="19737"/>
                                      </a:lnTo>
                                    </a:path>
                                  </a:pathLst>
                                </a:custGeom>
                                <a:noFill/>
                                <a:ln w="6350" cap="flat">
                                  <a:solidFill>
                                    <a:srgbClr val="000000"/>
                                  </a:solidFill>
                                  <a:prstDash val="solid"/>
                                  <a:round/>
                                  <a:headEnd type="arrow" w="sm" len="sm"/>
                                  <a:tailEnd type="arrow"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11" name="Rectangle 143"/>
                              <wps:cNvSpPr>
                                <a:spLocks noChangeArrowheads="1"/>
                              </wps:cNvSpPr>
                              <wps:spPr bwMode="auto">
                                <a:xfrm>
                                  <a:off x="10808" y="16809"/>
                                  <a:ext cx="3570" cy="3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spacing w:before="60"/>
                                      <w:rPr>
                                        <w:rFonts w:cs="Arial"/>
                                      </w:rPr>
                                    </w:pPr>
                                    <w:r w:rsidRPr="000C4501">
                                      <w:rPr>
                                        <w:rFonts w:cs="Arial"/>
                                        <w:sz w:val="16"/>
                                      </w:rPr>
                                      <w:t>20</w:t>
                                    </w:r>
                                    <w:r w:rsidRPr="000C4501">
                                      <w:rPr>
                                        <w:rFonts w:cs="Arial"/>
                                        <w:sz w:val="16"/>
                                        <w:vertAlign w:val="superscript"/>
                                      </w:rPr>
                                      <w:t>o</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5" o:spid="_x0000_s1136" style="position:absolute;left:0;text-align:left;margin-left:47.25pt;margin-top:1.45pt;width:94.1pt;height:105.8pt;z-index:251640832" coordorigin="4,-1" coordsize="19994,2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">
                      <v:shape id="Freeform 116" o:spid="_x0000_s1137" style="position:absolute;left:13061;top:3166;width:2433;height:308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LfXsEA&#10;AADdAAAADwAAAGRycy9kb3ducmV2LnhtbERPS4vCMBC+C/sfwizszaYuIto1iiwI3sQHdY9DM7bF&#10;ZFKa2Hb/vREEb/PxPWe5HqwRHbW+dqxgkqQgiAunay4VnE/b8RyED8gajWNS8E8e1quP0RIz7Xo+&#10;UHcMpYgh7DNUUIXQZFL6oiKLPnENceSurrUYImxLqVvsY7g18jtNZ9JizbGhwoZ+Kypux7tVcO23&#10;+eC6/Lbf7U+LS/gzzSw3Sn19DpsfEIGG8Ba/3Dsd56fzKTy/iS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y317BAAAA3QAAAA8AAAAAAAAAAAAAAAAAmAIAAGRycy9kb3du&#10;cmV2LnhtbFBLBQYAAAAABAAEAPUAAACGAwAAAAA=&#10;" path="m,l19913,,16681,19939r-11703,l,xe" fillcolor="#d9d9d9">
                        <v:stroke startarrowwidth="narrow" startarrowlength="short" endarrowwidth="narrow" endarrowlength="short"/>
                        <v:path arrowok="t" o:connecttype="custom" o:connectlocs="0,0;2422,0;2029,3073;606,3073;0,0" o:connectangles="0,0,0,0,0"/>
                      </v:shape>
                      <v:rect id="Rectangle 117" o:spid="_x0000_s1138" style="position:absolute;left:15908;top:14501;width:2433;height:32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jh9sIA&#10;AADdAAAADwAAAGRycy9kb3ducmV2LnhtbERPS2vCQBC+F/oflhG81Y1FRVI3Ii0tXqT4uHgbstNs&#10;SGY2ZFeN/94tFHqbj+85q/XArbpSH2ovBqaTDBRJ6W0tlYHT8fNlCSpEFIutFzJwpwDr4vlphbn1&#10;N9nT9RArlUIk5GjAxdjlWofSEWOY+I4kcT++Z4wJ9pW2Pd5SOLf6NcsWmrGW1OCwo3dHZXO4sIHt&#10;wBvrvr5nu3N7Ch9hz4tLw8aMR8PmDVSkIf6L/9xbm+Znyzn8fpNO0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WOH2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118" o:spid="_x0000_s1139" style="position:absolute;visibility:visible;mso-wrap-style:square" from="14038,16998" to="19956,17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zihMMAAADdAAAADwAAAGRycy9kb3ducmV2LnhtbERPS2uDQBC+B/oflin01qymIKnJKm1e&#10;FHqqLeQ6uBM1urPiboz5991CIbf5+J6zzifTiZEG11hWEM8jEMSl1Q1XCn6+989LEM4ja+wsk4Ib&#10;Ocizh9kaU22v/EVj4SsRQtilqKD2vk+ldGVNBt3c9sSBO9nBoA9wqKQe8BrCTScXUZRIgw2Hhhp7&#10;2tRUtsXFKDhXSevHw2t5Kd53xfazjV/2x1ipp8fpbQXC0+Tv4n/3hw7zo2UCf9+EE2T2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c4oTDAAAA3QAAAA8AAAAAAAAAAAAA&#10;AAAAoQIAAGRycy9kb3ducmV2LnhtbFBLBQYAAAAABAAEAPkAAACRAwAAAAA=&#10;" strokeweight=".5pt">
                        <v:stroke startarrow="open" startarrowwidth="narrow" startarrowlength="short" endarrow="open" endarrowwidth="narrow" endarrowlength="short"/>
                      </v:line>
                      <v:rect id="Rectangle 119" o:spid="_x0000_s1140" style="position:absolute;left:11701;top:7657;width:1753;height:23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PyiMQA&#10;AADdAAAADwAAAGRycy9kb3ducmV2LnhtbERP22rCQBB9F/oPyxT6InVjwRpSN9IqgmIhmBb6OmQn&#10;F5qdDdlVo1/vCoW+zeFcZ7EcTCtO1LvGsoLpJAJBXFjdcKXg+2vzHINwHllja5kUXMjBMn0YLTDR&#10;9swHOuW+EiGEXYIKau+7REpX1GTQTWxHHLjS9gZ9gH0ldY/nEG5a+RJFr9Jgw6Ghxo5WNRW/+dEo&#10;cLnZjHfT7CcjMzvix/5aZp9rpZ4eh/c3EJ4G/y/+c291mB/Fc7h/E06Q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z8ojEAAAA3QAAAA8AAAAAAAAAAAAAAAAAmAIAAGRycy9k&#10;b3ducmV2LnhtbFBLBQYAAAAABAAEAPUAAACJAwAAAAA=&#10;" stroked="f" strokeweight=".5pt">
                        <v:textbox inset="1pt,1pt,1pt,1pt">
                          <w:txbxContent>
                            <w:p w:rsidR="004E000A" w:rsidRPr="000C4501" w:rsidRDefault="004E000A" w:rsidP="00750935">
                              <w:pPr>
                                <w:rPr>
                                  <w:rFonts w:cs="Arial"/>
                                </w:rPr>
                              </w:pPr>
                              <w:proofErr w:type="gramStart"/>
                              <w:r w:rsidRPr="000C4501">
                                <w:rPr>
                                  <w:rFonts w:cs="Arial"/>
                                  <w:sz w:val="18"/>
                                </w:rPr>
                                <w:t>r</w:t>
                              </w:r>
                              <w:proofErr w:type="gramEnd"/>
                            </w:p>
                          </w:txbxContent>
                        </v:textbox>
                      </v:rect>
                      <v:line id="Line 120" o:spid="_x0000_s1141" style="position:absolute;visibility:visible;mso-wrap-style:square" from="16333,7033" to="16344,12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vD78YAAADdAAAADwAAAGRycy9kb3ducmV2LnhtbESPQWsCMRCF74X+hzCFXkST9iCyGqUs&#10;FArtRW2p3obNuFncTLabqNt/7xwEbzO8N+99s1gNoVVn6lMT2cLLxIAirqJruLbwvX0fz0CljOyw&#10;jUwW/inBavn4sMDCxQuv6bzJtZIQTgVa8Dl3hdap8hQwTWJHLNoh9gGzrH2tXY8XCQ+tfjVmqgM2&#10;LA0eOyo9VcfNKVioTv7zb8Sjn32jp79fuhxMuVtb+/w0vM1BZRry3Xy7/nCCb2aCK9/ICHp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Lw+/GAAAA3QAAAA8AAAAAAAAA&#10;AAAAAAAAoQIAAGRycy9kb3ducmV2LnhtbFBLBQYAAAAABAAEAPkAAACUAwAAAAA=&#10;" strokeweight=".5pt">
                        <v:stroke startarrowwidth="narrow" startarrowlength="short" endarrowwidth="narrow" endarrowlength="short"/>
                      </v:line>
                      <v:line id="Line 121" o:spid="_x0000_s1142" style="position:absolute;flip:y;visibility:visible;mso-wrap-style:square" from="3032,6239" to="3042,17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7n/MIAAADdAAAADwAAAGRycy9kb3ducmV2LnhtbERPy6rCMBDdC/5DGMGNaKqLi1ajiGhR&#10;cONr4W5oxrbYTEoTa/37G+HC3c3hPGexak0pGqpdYVnBeBSBIE6tLjhTcL3shlMQziNrLC2Tgg85&#10;WC27nQXG2r75RM3ZZyKEsItRQe59FUvp0pwMupGtiAP3sLVBH2CdSV3jO4SbUk6i6EcaLDg05FjR&#10;Jqf0eX4ZBc12f2oOJb2SpDrex3p3SG6Du1L9Xrueg/DU+n/xn3uvw/xoOoPvN+EEuf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R7n/MIAAADdAAAADwAAAAAAAAAAAAAA&#10;AAChAgAAZHJzL2Rvd25yZXYueG1sUEsFBgAAAAAEAAQA+QAAAJADAAAAAA==&#10;" strokeweight=".5pt">
                        <v:stroke startarrowwidth="narrow" startarrowlength="short" endarrow="open" endarrowwidth="narrow" endarrowlength="short"/>
                      </v:line>
                      <v:shape id="Freeform 122" o:spid="_x0000_s1143" style="position:absolute;left:408;top:3166;width:19590;height:1535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NuYsYA&#10;AADdAAAADwAAAGRycy9kb3ducmV2LnhtbESPQWvCQBCF7wX/wzKCt7rbIrZGVxGhkFOhqYX2NmTH&#10;JDU7G7Orpv++cxC8zfDevPfNajP4Vl2oj01gC09TA4q4DK7hysL+8+3xFVRMyA7bwGThjyJs1qOH&#10;FWYuXPmDLkWqlIRwzNBCnVKXaR3LmjzGaeiIRTuE3mOSta+06/Eq4b7Vz8bMtceGpaHGjnY1lcfi&#10;7C2Y93nzFXPcnhf7429ZnPKXn++ZtZPxsF2CSjSku/l2nTvBNwvhl29kBL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kNuYsYAAADdAAAADwAAAAAAAAAAAAAAAACYAgAAZHJz&#10;L2Rvd25yZXYueG1sUEsFBgAAAAAEAAQA9QAAAIsDAAAAAA==&#10;" path="m,49l19989,r,19988e" filled="f">
                        <v:stroke startarrowwidth="narrow" startarrowlength="short" endarrowwidth="narrow" endarrowlength="short"/>
                        <v:path arrowok="t" o:connecttype="custom" o:connectlocs="0,38;19579,0;19579,15345" o:connectangles="0,0,0"/>
                      </v:shape>
                      <v:shape id="Freeform 123" o:spid="_x0000_s1144" style="position:absolute;left:4;top:3147;width:829;height:303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Yc+sMA&#10;AADdAAAADwAAAGRycy9kb3ducmV2LnhtbERPS4vCMBC+L/gfwgh7W1M9iFuNIkpRDx5WrV6HZvrQ&#10;ZlKaqN1/vxGEvc3H95zZojO1eFDrKssKhoMIBHFmdcWFgtMx+ZqAcB5ZY22ZFPySg8W89zHDWNsn&#10;/9Dj4AsRQtjFqKD0vomldFlJBt3ANsSBy21r0AfYFlK3+AzhppajKBpLgxWHhhIbWpWU3Q53oyBN&#10;NvflfrU72yTdNd0lXdd5flXqs98tpyA8df5f/HZvdZgffQ/h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Yc+sMAAADdAAAADwAAAAAAAAAAAAAAAACYAgAAZHJzL2Rv&#10;d25yZXYueG1sUEsFBgAAAAAEAAQA9QAAAIgDAAAAAA==&#10;" path="m7436,l1026,2617,3077,1558,,4237,,7103,3077,9097r4359,872l9487,11526r2051,873l14615,13084r3077,1558l19744,15888r-770,1807l17692,18567r-6154,1371e" filled="f" strokeweight=".5pt">
                        <v:stroke startarrowwidth="narrow" startarrowlength="short" endarrowwidth="narrow" endarrowlength="short"/>
                        <v:path arrowok="t" o:connecttype="custom" o:connectlocs="308,0;43,397;128,236;0,643;0,1078;128,1380;308,1513;393,1749;478,1882;606,1985;733,2222;818,2411;786,2685;733,2818;478,3026" o:connectangles="0,0,0,0,0,0,0,0,0,0,0,0,0,0,0"/>
                      </v:shape>
                      <v:shape id="Freeform 124" o:spid="_x0000_s1145" style="position:absolute;left:13964;top:18019;width:5907;height:86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CjcQA&#10;AADdAAAADwAAAGRycy9kb3ducmV2LnhtbERPS2vCQBC+F/wPywi91U1zKDZ1FVGC9eBB29TrkJ08&#10;bHY2ZDeP/nu3UOhtPr7nrDaTacRAnastK3heRCCIc6trLhV8fqRPSxDOI2tsLJOCH3KwWc8eVpho&#10;O/KZhosvRQhhl6CCyvs2kdLlFRl0C9sSB66wnUEfYFdK3eEYwk0j4yh6kQZrDg0VtrSrKP++9EZB&#10;lh767Wl3/LJpdmyna7ZviuKm1ON82r6B8DT5f/Gf+12H+dFrDL/fhBP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0go3EAAAA3QAAAA8AAAAAAAAAAAAAAAAAmAIAAGRycy9k&#10;b3ducmV2LnhtbFBLBQYAAAAABAAEAPUAAACJAwAAAAA=&#10;" path="m19964,7473l17302,1099r1115,1978l15719,,12806,,10863,3077,9964,7473,8417,9451r-899,1978l6871,14505,5324,17802,4065,19780,2230,18901,1403,17802,,11429e" filled="f" strokeweight=".5pt">
                        <v:stroke startarrowwidth="narrow" startarrowlength="short" endarrowwidth="narrow" endarrowlength="short"/>
                        <v:path arrowok="t" o:connecttype="custom" o:connectlocs="5896,321;5110,47;5439,132;4643,0;3782,0;3208,132;2943,321;2486,406;2220,491;2029,624;1572,765;1201,851;659,813;414,765;0,491" o:connectangles="0,0,0,0,0,0,0,0,0,0,0,0,0,0,0"/>
                      </v:shape>
                      <v:line id="Line 125" o:spid="_x0000_s1146" style="position:absolute;flip:y;visibility:visible;mso-wrap-style:square" from="9778,11240" to="14112,18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gX3sIAAADdAAAADwAAAGRycy9kb3ducmV2LnhtbERPS4vCMBC+C/6HMII3TbUg2jWKD4Rl&#10;Lz572NvQzLZlm0lpYu3++40geJuP7znLdWcq0VLjSssKJuMIBHFmdcm5gtv1MJqDcB5ZY2WZFPyR&#10;g/Wq31tiou2Dz9RefC5CCLsEFRTe14mULivIoBvbmjhwP7Yx6ANscqkbfIRwU8lpFM2kwZJDQ4E1&#10;7QrKfi93o6Ddxl/7Y2pn37YuZbq5prE7VUoNB93mA4Snzr/FL/enDvOjRQzPb8IJ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dgX3sIAAADdAAAADwAAAAAAAAAAAAAA&#10;AAChAgAAZHJzL2Rvd25yZXYueG1sUEsFBgAAAAAEAAQA+QAAAJADAAAAAA==&#10;" strokeweight=".5pt">
                        <v:stroke startarrowwidth="narrow" startarrowlength="short" endarrowwidth="narrow" endarrowlength="short"/>
                      </v:line>
                      <v:rect id="Rectangle 126" o:spid="_x0000_s1147" style="position:absolute;left:2426;top:11628;width:1753;height:2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j6IsUA&#10;AADdAAAADwAAAGRycy9kb3ducmV2LnhtbERP22rCQBB9F/oPyxT6IrpRrGjqRlqLUGkhGAt9HbKT&#10;C83OhuyqsV/vFgTf5nCus1r3phEn6lxtWcFkHIEgzq2uuVTwfdiOFiCcR9bYWCYFF3KwTh4GK4y1&#10;PfOeTpkvRQhhF6OCyvs2ltLlFRl0Y9sSB66wnUEfYFdK3eE5hJtGTqNoLg3WHBoqbGlTUf6bHY0C&#10;l5ntcDdJf1Iyz0d8+/wr0q93pZ4e+9cXEJ56fxff3B86zI+WM/j/Jpwgk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ePoixQAAAN0AAAAPAAAAAAAAAAAAAAAAAJgCAABkcnMv&#10;ZG93bnJldi54bWxQSwUGAAAAAAQABAD1AAAAigMAAAAA&#10;" stroked="f" strokeweight=".5pt">
                        <v:textbox inset="1pt,1pt,1pt,1pt">
                          <w:txbxContent>
                            <w:p w:rsidR="004E000A" w:rsidRPr="000C4501" w:rsidRDefault="004E000A" w:rsidP="00750935">
                              <w:pPr>
                                <w:rPr>
                                  <w:rFonts w:cs="Arial"/>
                                </w:rPr>
                              </w:pPr>
                              <w:proofErr w:type="gramStart"/>
                              <w:r w:rsidRPr="000C4501">
                                <w:rPr>
                                  <w:rFonts w:cs="Arial"/>
                                  <w:sz w:val="18"/>
                                </w:rPr>
                                <w:t>d</w:t>
                              </w:r>
                              <w:proofErr w:type="gramEnd"/>
                            </w:p>
                          </w:txbxContent>
                        </v:textbox>
                      </v:rect>
                      <v:group id="Group 127" o:spid="_x0000_s1148" style="position:absolute;left:7802;top:6305;width:5864;height:4793" coordorigin=",-1" coordsize="20001,20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ffMMAAADdAAAADwAAAGRycy9kb3ducmV2LnhtbERPS4vCMBC+L/gfwgje&#10;NK2iuF2jiKh4EMEHLHsbmrEtNpPSxLb++82CsLf5+J6zWHWmFA3VrrCsIB5FIIhTqwvOFNyuu+Ec&#10;hPPIGkvLpOBFDlbL3scCE21bPlNz8ZkIIewSVJB7XyVSujQng25kK+LA3W1t0AdYZ1LX2IZwU8px&#10;FM2kwYJDQ44VbXJKH5enUbBvsV1P4m1zfNw3r5/r9PR9jEmpQb9bf4Hw1Pl/8dt90GF+9Dm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5198wwAAAN0AAAAP&#10;AAAAAAAAAAAAAAAAAKoCAABkcnMvZG93bnJldi54bWxQSwUGAAAAAAQABAD6AAAAmgMAAAAA&#10;">
                        <v:group id="Group 128" o:spid="_x0000_s1149" style="position:absolute;top:10928;width:9782;height:9072"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zXBC8MAAADdAAAADwAAAGRycy9kb3ducmV2LnhtbERPS4vCMBC+C/6HMIK3&#10;Na2y4naNIqLiQRZ8wLK3oRnbYjMpTWzrv98Igrf5+J4zX3amFA3VrrCsIB5FIIhTqwvOFFzO248Z&#10;COeRNZaWScGDHCwX/d4cE21bPlJz8pkIIewSVJB7XyVSujQng25kK+LAXW1t0AdYZ1LX2IZwU8px&#10;FE2lwYJDQ44VrXNKb6e7UbBrsV1N4k1zuF3Xj7/z58/vISalhoNu9Q3CU+ff4pd7r8P86Gs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NcELwwAAAN0AAAAP&#10;AAAAAAAAAAAAAAAAAKoCAABkcnMvZG93bnJldi54bWxQSwUGAAAAAAQABAD6AAAAmgMAAAAA&#10;">
                          <v:rect id="Rectangle 129" o:spid="_x0000_s1150" style="position:absolute;left:3034;width:16966;height:19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9Mx8IA&#10;AADdAAAADwAAAGRycy9kb3ducmV2LnhtbERPTWsCMRC9F/wPYQRvNWsRW1ejiEXxIkXrxduwGTeL&#10;O5NlE3X77xuh0Ns83ufMlx3X6k5tqLwYGA0zUCSFt5WUBk7fm9cPUCGiWKy9kIEfCrBc9F7mmFv/&#10;kAPdj7FUKURCjgZcjE2udSgcMYahb0gSd/EtY0ywLbVt8ZHCudZvWTbRjJWkBocNrR0V1+ONDew6&#10;Xlm3/Rrvz/UpfIYDT25XNmbQ71YzUJG6+C/+c+9smp9N3+H5TTpBL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H0zHwgAAAN0AAAAPAAAAAAAAAAAAAAAAAJgCAABkcnMvZG93&#10;bnJldi54bWxQSwUGAAAAAAQABAD1AAAAhwMAAAAA&#10;" filled="f" stroked="f" strokeweight=".5pt">
                            <v:textbox inset="1pt,1pt,1pt,1pt">
                              <w:txbxContent>
                                <w:p w:rsidR="004E000A" w:rsidRPr="000C4501" w:rsidRDefault="004E000A" w:rsidP="00750935">
                                  <w:pPr>
                                    <w:rPr>
                                      <w:rFonts w:cs="Arial"/>
                                    </w:rPr>
                                  </w:pPr>
                                  <w:proofErr w:type="gramStart"/>
                                  <w:r w:rsidRPr="000C4501">
                                    <w:rPr>
                                      <w:rFonts w:cs="Arial"/>
                                      <w:sz w:val="16"/>
                                    </w:rPr>
                                    <w:t>a</w:t>
                                  </w:r>
                                  <w:proofErr w:type="gramEnd"/>
                                </w:p>
                              </w:txbxContent>
                            </v:textbox>
                          </v:rect>
                          <v:oval id="Oval 130" o:spid="_x0000_s1151" style="position:absolute;top:2520;width:14889;height:17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JnkMMA&#10;AADdAAAADwAAAGRycy9kb3ducmV2LnhtbESPMY/CMAyFd6T7D5FPYoP0GBD0CAghgRAbheU2X2Oa&#10;isapmgDl3+MBic3We37v82LV+0bdqYt1YAM/4wwUcRlszZWB82k7moGKCdliE5gMPCnCavk1WGBu&#10;w4OPdC9SpSSEY44GXEptrnUsHXmM49ASi3YJnccka1dp2+FDwn2jJ1k21R5rlgaHLW0cldfi5g1M&#10;3L7ZXbfromrd5vJ33h3+0+xgzPC7X/+CStSnj/l9vbeCn80FV76REf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JnkMMAAADdAAAADwAAAAAAAAAAAAAAAACYAgAAZHJzL2Rv&#10;d25yZXYueG1sUEsFBgAAAAAEAAQA9QAAAIgDAAAAAA==&#10;" filled="f" strokeweight=".5pt"/>
                        </v:group>
                        <v:line id="Line 131" o:spid="_x0000_s1152" style="position:absolute;flip:y;visibility:visible;mso-wrap-style:square" from="6883,-1" to="20001,14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dxIcQAAADdAAAADwAAAGRycy9kb3ducmV2LnhtbERPS2vCQBC+F/oflil4KXWjB9HUVYqY&#10;EKEXHz14G7LTJDQ7G7Kbh//eFQre5uN7zno7mlr01LrKsoLZNAJBnFtdcaHgck4+liCcR9ZYWyYF&#10;N3Kw3by+rDHWduAj9SdfiBDCLkYFpfdNLKXLSzLoprYhDtyvbQ36ANtC6haHEG5qOY+ihTRYcWgo&#10;saFdSfnfqTMK+n127A81dWnafF9nOjmkP+9XpSZv49cnCE+jf4r/3ZkO86PVCh7fhBPk5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x3EhxAAAAN0AAAAPAAAAAAAAAAAA&#10;AAAAAKECAABkcnMvZG93bnJldi54bWxQSwUGAAAAAAQABAD5AAAAkgMAAAAA&#10;" strokeweight=".5pt">
                          <v:stroke startarrowwidth="narrow" startarrowlength="short" endarrow="open" endarrowwidth="narrow" endarrowlength="short"/>
                        </v:line>
                      </v:group>
                      <v:line id="Line 132" o:spid="_x0000_s1153" style="position:absolute;visibility:visible;mso-wrap-style:square" from="3042,-1" to="3053,3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SqLMcAAADdAAAADwAAAGRycy9kb3ducmV2LnhtbESPQWvCQBCF74L/YRmhF6kbiwSbuorY&#10;CuKl1NpDb9PsNAnNzobdVeO/dw4FbzO8N+99s1j1rlVnCrHxbGA6yUARl942XBk4fm4f56BiQrbY&#10;eiYDV4qwWg4HCyysv/AHnQ+pUhLCsUADdUpdoXUsa3IYJ74jFu3XB4dJ1lBpG/Ai4a7VT1mWa4cN&#10;S0ONHW1qKv8OJ2fg7Z3zY5w//3xfNX3lr00+G4e9MQ+jfv0CKlGf7ub/650V/Gkm/PKNjKC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1KosxwAAAN0AAAAPAAAAAAAA&#10;AAAAAAAAAKECAABkcnMvZG93bnJldi54bWxQSwUGAAAAAAQABAD5AAAAlQMAAAAA&#10;" strokeweight=".5pt">
                        <v:stroke startarrowwidth="narrow" startarrowlength="short" endarrow="open" endarrowwidth="narrow" endarrowlength="short"/>
                      </v:line>
                      <v:rect id="Rectangle 133" o:spid="_x0000_s1154" style="position:absolute;left:17470;top:8924;width:2432;height:2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HrMsEA&#10;AADdAAAADwAAAGRycy9kb3ducmV2LnhtbERPS2vCQBC+C/0PyxS86SZFRKKrSMXiRYqPi7chO80G&#10;M7Mhu2r677tCwdt8fM9ZrHpu1J26UHsxkI8zUCSlt7VUBs6n7WgGKkQUi40XMvBLAVbLt8ECC+sf&#10;cqD7MVYqhUgo0ICLsS20DqUjxjD2LUnifnzHGBPsKm07fKRwbvRHlk01Yy2pwWFLn47K6/HGBnY9&#10;r637+p7sL805bMKBp7crGzN879dzUJH6+BL/u3c2zc+zHJ7fpBP0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R6zLBAAAA3QAAAA8AAAAAAAAAAAAAAAAAmAIAAGRycy9kb3du&#10;cmV2LnhtbFBLBQYAAAAABAAEAPUAAACGAwAAAAA=&#10;" filled="f" stroked="f" strokeweight=".5pt">
                        <v:textbox inset="1pt,1pt,1pt,1pt">
                          <w:txbxContent>
                            <w:p w:rsidR="004E000A" w:rsidRPr="000C4501" w:rsidRDefault="004E000A" w:rsidP="00750935">
                              <w:pPr>
                                <w:rPr>
                                  <w:rFonts w:cs="Arial"/>
                                </w:rPr>
                              </w:pPr>
                              <w:proofErr w:type="gramStart"/>
                              <w:r w:rsidRPr="000C4501">
                                <w:rPr>
                                  <w:rFonts w:cs="Arial"/>
                                  <w:sz w:val="16"/>
                                </w:rPr>
                                <w:t>t</w:t>
                              </w:r>
                              <w:r w:rsidRPr="000C4501">
                                <w:rPr>
                                  <w:rFonts w:cs="Arial"/>
                                  <w:sz w:val="16"/>
                                  <w:vertAlign w:val="subscript"/>
                                </w:rPr>
                                <w:t>n</w:t>
                              </w:r>
                              <w:proofErr w:type="gramEnd"/>
                            </w:p>
                          </w:txbxContent>
                        </v:textbox>
                      </v:rect>
                      <v:rect id="Rectangle 134" o:spid="_x0000_s1155" style="position:absolute;left:1789;top:3421;width:2433;height:23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N1RcEA&#10;AADdAAAADwAAAGRycy9kb3ducmV2LnhtbERPS4vCMBC+L/gfwgje1lQRkWoUUXbxIouPi7ehGZti&#10;Z1KaqN1/vxEWvM3H95zFquNaPagNlRcDo2EGiqTwtpLSwPn09TkDFSKKxdoLGfilAKtl72OBufVP&#10;OdDjGEuVQiTkaMDF2ORah8IRYxj6hiRxV98yxgTbUtsWnymcaz3OsqlmrCQ1OGxo46i4He9sYNfx&#10;2rrvn8n+Up/DNhx4er+xMYN+t56DitTFt/jfvbNp/igbw+ubdIJ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DdUXBAAAA3QAAAA8AAAAAAAAAAAAAAAAAmAIAAGRycy9kb3du&#10;cmV2LnhtbFBLBQYAAAAABAAEAPUAAACGAw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line id="Line 135" o:spid="_x0000_s1156" style="position:absolute;visibility:visible;mso-wrap-style:square" from="610,6163" to="15355,6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bZ+8UAAADdAAAADwAAAGRycy9kb3ducmV2LnhtbESPQYvCMBCF74L/IYzgTdPugmg1igjC&#10;HvZiFdTb0IxttZm0TdTuv98IgrcZ3nvfvFmsOlOJB7WutKwgHkcgiDOrS84VHPbb0RSE88gaK8uk&#10;4I8crJb93gITbZ+8o0fqcxEg7BJUUHhfJ1K6rCCDbmxr4qBdbGvQh7XNpW7xGeCmkl9RNJEGSw4X&#10;CqxpU1B2S+8mUA6T2XZ2bMr7NW7S07luTvtfVGo46NZzEJ46/zG/0z861I+jb3h9E0a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bZ+8UAAADdAAAADwAAAAAAAAAA&#10;AAAAAAChAgAAZHJzL2Rvd25yZXYueG1sUEsFBgAAAAAEAAQA+QAAAJMDAAAAAA==&#10;">
                        <v:stroke startarrowwidth="narrow" startarrowlength="short" endarrowwidth="narrow" endarrowlength="short"/>
                      </v:line>
                      <v:oval id="Oval 136" o:spid="_x0000_s1157" style="position:absolute;left:14346;top:6239;width:2051;height:18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gbcMMA&#10;AADdAAAADwAAAGRycy9kb3ducmV2LnhtbERP3WrCMBS+F3yHcITdiE0dItKZyhAGuxDm1Ac4Nmdp&#10;Z3NSk2i7t18GA+/Ox/d71pvBtuJOPjSOFcyzHARx5XTDRsHp+DZbgQgRWWPrmBT8UIBNOR6tsdCu&#10;50+6H6IRKYRDgQrqGLtCylDVZDFkriNO3JfzFmOC3kjtsU/htpXPeb6UFhtODTV2tK2puhxuVsH5&#10;fHKDvPqP/dRcPC6++87s9ko9TYbXFxCRhvgQ/7vfdZo/zxfw9006QZ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gbcMMAAADdAAAADwAAAAAAAAAAAAAAAACYAgAAZHJzL2Rv&#10;d25yZXYueG1sUEsFBgAAAAAEAAQA9QAAAIgDAAAAAA==&#10;" filled="f"/>
                      <v:line id="Line 137" o:spid="_x0000_s1158" style="position:absolute;flip:y;visibility:visible;mso-wrap-style:square" from="13964,7610" to="16312,11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fussMAAADdAAAADwAAAGRycy9kb3ducmV2LnhtbERPTWsCMRC9F/ofwhS81UTF0q5GKUKh&#10;RaRWhV6HzbhZ3Ey2Sequ/94Ihd7m8T5nvuxdI84UYu1Zw2ioQBCX3tRcaTjs3x6fQcSEbLDxTBou&#10;FGG5uL+bY2F8x1903qVK5BCOBWqwKbWFlLG05DAOfUucuaMPDlOGoZImYJfDXSPHSj1JhzXnBost&#10;rSyVp92v0zD+VJPqpdyE7TGuDz+rzu6/P3qtBw/96wxEoj79i//c7ybPH6kp3L7JJ8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n7rLDAAAA3QAAAA8AAAAAAAAAAAAA&#10;AAAAoQIAAGRycy9kb3ducmV2LnhtbFBLBQYAAAAABAAEAPkAAACRAwAAAAA=&#10;">
                        <v:stroke startarrowwidth="narrow" startarrowlength="short" endarrowwidth="narrow" endarrowlength="short"/>
                      </v:line>
                      <v:shape id="Freeform 138" o:spid="_x0000_s1159" style="position:absolute;left:13932;top:6314;width:2199;height:298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ZrFMQA&#10;AADdAAAADwAAAGRycy9kb3ducmV2LnhtbERPTWvCQBC9C/6HZQredNdiQ4muUqWCUrQYPXgcstMk&#10;NDsbsqvG/nq3UOhtHu9zZovO1uJKra8caxiPFAji3JmKCw2n43r4CsIHZIO1Y9JwJw+Leb83w9S4&#10;Gx/omoVCxBD2KWooQ2hSKX1ekkU/cg1x5L5cazFE2BbStHiL4baWz0ol0mLFsaHEhlYl5d/ZxWpY&#10;bn8y4ybJy0dx+GzUfn8/795XWg+eurcpiEBd+Bf/uTcmzh+rBH6/iS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maxTEAAAA3QAAAA8AAAAAAAAAAAAAAAAAmAIAAGRycy9k&#10;b3ducmV2LnhtbFBLBQYAAAAABAAEAPUAAACJAwAAAAA=&#10;" path="m,l11014,r8889,8544l11884,19937,5507,14430,,7215,,xe" stroked="f" strokeweight=".25pt">
                        <v:stroke startarrowwidth="narrow" startarrowlength="short" endarrowwidth="narrow" endarrowlength="short"/>
                        <v:path arrowok="t" o:connecttype="custom" o:connectlocs="0,0;1211,0;2188,1276;1307,2979;605,2156;0,1078;0,0" o:connectangles="0,0,0,0,0,0,0"/>
                      </v:shape>
                      <v:line id="Line 139" o:spid="_x0000_s1160" style="position:absolute;flip:x;visibility:visible;mso-wrap-style:square" from="13964,11514" to="13985,1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nVXsMAAADdAAAADwAAAGRycy9kb3ducmV2LnhtbERPTWsCMRC9F/ofwhS81UQF265GKUKh&#10;RaRWhV6HzbhZ3Ey2Sequ/94Ihd7m8T5nvuxdI84UYu1Zw2ioQBCX3tRcaTjs3x6fQcSEbLDxTBou&#10;FGG5uL+bY2F8x1903qVK5BCOBWqwKbWFlLG05DAOfUucuaMPDlOGoZImYJfDXSPHSk2lw5pzg8WW&#10;VpbK0+7XaRh/qkn1Um7C9hjXh59VZ/ffH73Wg4f+dQYiUZ/+xX/ud5Pnj9QT3L7JJ8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o51V7DAAAA3QAAAA8AAAAAAAAAAAAA&#10;AAAAoQIAAGRycy9kb3ducmV2LnhtbFBLBQYAAAAABAAEAPkAAACRAwAAAAA=&#10;">
                        <v:stroke startarrowwidth="narrow" startarrowlength="short" endarrowwidth="narrow" endarrowlength="short"/>
                      </v:line>
                      <v:line id="Line 140" o:spid="_x0000_s1161" style="position:absolute;flip:y;visibility:visible;mso-wrap-style:square" from="13018,6551" to="16025,8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BOoMYAAADdAAAADwAAAGRycy9kb3ducmV2LnhtbESPT2vCQBDF7wW/wzKCl1I38VBK6ioi&#10;GhS8+O/gbchOk9DsbMiuMX5751DobYb35r3fzJeDa1RPXag9G0inCSjiwtuaSwOX8/bjC1SIyBYb&#10;z2TgSQGWi9HbHDPrH3yk/hRLJSEcMjRQxdhmWoeiIodh6lti0X585zDK2pXadviQcNfoWZJ8aoc1&#10;S0OFLa0rKn5Pd2eg3+yO/b6he563h1tqt/v8+n4zZjIeVt+gIg3x3/x3vbOCnyaCK9/ICHrx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1gTqDGAAAA3QAAAA8AAAAAAAAA&#10;AAAAAAAAoQIAAGRycy9kb3ducmV2LnhtbFBLBQYAAAAABAAEAPkAAACUAwAAAAA=&#10;" strokeweight=".5pt">
                        <v:stroke startarrowwidth="narrow" startarrowlength="short" endarrow="open" endarrowwidth="narrow" endarrowlength="short"/>
                      </v:line>
                      <v:line id="Line 141" o:spid="_x0000_s1162" style="position:absolute;visibility:visible;mso-wrap-style:square" from="16354,11089" to="19902,1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F6McMAAADdAAAADwAAAGRycy9kb3ducmV2LnhtbERPTWvCQBC9C/0PyxS86SYVRKNraKuW&#10;gifTgtchO03SZGdDdhPTf98VBG/zeJ+zTUfTiIE6V1lWEM8jEMS51RUXCr6/jrMVCOeRNTaWScEf&#10;OUh3T5MtJtpe+UxD5gsRQtglqKD0vk2kdHlJBt3ctsSB+7GdQR9gV0jd4TWEm0a+RNFSGqw4NJTY&#10;0ntJeZ31RsFvsaz98LHO++ztkO1Pdbw4XmKlps/j6waEp9E/xHf3pw7z42gNt2/CCXL3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ejHDAAAA3QAAAA8AAAAAAAAAAAAA&#10;AAAAoQIAAGRycy9kb3ducmV2LnhtbFBLBQYAAAAABAAEAPkAAACRAwAAAAA=&#10;" strokeweight=".5pt">
                        <v:stroke startarrow="open" startarrowwidth="narrow" startarrowlength="short" endarrow="open" endarrowwidth="narrow" endarrowlength="short"/>
                      </v:line>
                      <v:shape id="Freeform 142" o:spid="_x0000_s1163" style="position:absolute;left:11021;top:16307;width:2964;height:71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7EtscA&#10;AADdAAAADwAAAGRycy9kb3ducmV2LnhtbESPQWvCQBCF74X+h2WEXopu4qG00VVEqPTSlqoUj2N2&#10;TEKys2F31fTfdw6Ctxnem/e+mS8H16kLhdh4NpBPMlDEpbcNVwb2u/fxK6iYkC12nsnAH0VYLh4f&#10;5lhYf+UfumxTpSSEY4EG6pT6QutY1uQwTnxPLNrJB4dJ1lBpG/Aq4a7T0yx70Q4bloYae1rXVLbb&#10;szPQrujw/HZ04bP7Wk+/D83v/tRujHkaDasZqERDuptv1x9W8PNc+OUbGUE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xLbHAAAA3QAAAA8AAAAAAAAAAAAAAAAAmAIAAGRy&#10;cy9kb3ducmV2LnhtbFBLBQYAAAAABAAEAPUAAACMAwAAAAA=&#10;" path="m,l2509,6316r1720,3947l6380,12895r2581,2631l11111,17368r2796,1316l16272,19737r3656,e" filled="f" strokeweight=".5pt">
                        <v:stroke startarrow="open" startarrowwidth="narrow" startarrowlength="short" endarrow="open" endarrowwidth="narrow" endarrowlength="short"/>
                        <v:path arrowok="t" o:connecttype="custom" o:connectlocs="0,0;372,227;627,369;946,464;1328,558;1647,624;2061,672;2412,710;2953,710" o:connectangles="0,0,0,0,0,0,0,0,0"/>
                      </v:shape>
                      <v:rect id="Rectangle 143" o:spid="_x0000_s1164" style="position:absolute;left:10808;top:16809;width:3570;height:3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h978IA&#10;AADdAAAADwAAAGRycy9kb3ducmV2LnhtbERPy4oCMRC8C/sPoRf2phllkWU0iriseBHxcfHWTNrJ&#10;4HRnmEQd/94Iwtapm+qq6prOO67VjdpQeTEwHGSgSApvKykNHA9//R9QIaJYrL2QgQcFmM8+elPM&#10;rb/Ljm77WKpkIiFHAy7GJtc6FI4Yw8A3JIk7+5YxprUttW3xnsy51qMsG2vGSlKCw4aWjorL/soG&#10;1h0vrFttvzen+hh+w47H1wsb8/XZLSagInXx//itXtv0fgK82qQR9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iH3vwgAAAN0AAAAPAAAAAAAAAAAAAAAAAJgCAABkcnMvZG93&#10;bnJldi54bWxQSwUGAAAAAAQABAD1AAAAhwMAAAAA&#10;" filled="f" stroked="f" strokeweight=".5pt">
                        <v:textbox inset="1pt,1pt,1pt,1pt">
                          <w:txbxContent>
                            <w:p w:rsidR="004E000A" w:rsidRPr="000C4501" w:rsidRDefault="004E000A" w:rsidP="00750935">
                              <w:pPr>
                                <w:spacing w:before="60"/>
                                <w:rPr>
                                  <w:rFonts w:cs="Arial"/>
                                </w:rPr>
                              </w:pPr>
                              <w:r w:rsidRPr="000C4501">
                                <w:rPr>
                                  <w:rFonts w:cs="Arial"/>
                                  <w:sz w:val="16"/>
                                </w:rPr>
                                <w:t>20</w:t>
                              </w:r>
                              <w:r w:rsidRPr="000C4501">
                                <w:rPr>
                                  <w:rFonts w:cs="Arial"/>
                                  <w:sz w:val="16"/>
                                  <w:vertAlign w:val="superscript"/>
                                </w:rPr>
                                <w:t>o</w:t>
                              </w:r>
                            </w:p>
                          </w:txbxContent>
                        </v:textbox>
                      </v:rect>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0,55 (tròn)</w:t>
            </w: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vertAlign w:val="subscript"/>
              </w:rPr>
              <w:softHyphen/>
            </w:r>
            <w:r w:rsidRPr="0093620D">
              <w:rPr>
                <w:rFonts w:cs="Arial"/>
                <w:sz w:val="22"/>
                <w:szCs w:val="22"/>
              </w:rPr>
              <w:t xml:space="preserve">  = 0,70 (không tròn)</w:t>
            </w:r>
          </w:p>
        </w:tc>
        <w:tc>
          <w:tcPr>
            <w:tcW w:w="3980" w:type="dxa"/>
          </w:tcPr>
          <w:p w:rsidR="00750935" w:rsidRPr="0093620D" w:rsidRDefault="00F83108" w:rsidP="00BF0E06">
            <w:pPr>
              <w:widowControl w:val="0"/>
              <w:numPr>
                <w:ilvl w:val="0"/>
                <w:numId w:val="83"/>
              </w:numPr>
              <w:tabs>
                <w:tab w:val="left" w:pos="340"/>
              </w:tabs>
              <w:spacing w:before="120"/>
              <w:jc w:val="both"/>
              <w:rPr>
                <w:rFonts w:cs="Arial"/>
                <w:sz w:val="22"/>
                <w:szCs w:val="22"/>
                <w:lang w:val="fr-FR"/>
              </w:rPr>
            </w:pPr>
            <w:r>
              <w:rPr>
                <w:rFonts w:cs="Arial"/>
                <w:noProof/>
                <w:sz w:val="22"/>
                <w:szCs w:val="22"/>
              </w:rPr>
              <mc:AlternateContent>
                <mc:Choice Requires="wpg">
                  <w:drawing>
                    <wp:anchor distT="0" distB="0" distL="114300" distR="114300" simplePos="0" relativeHeight="251638784" behindDoc="0" locked="0" layoutInCell="1" allowOverlap="1">
                      <wp:simplePos x="0" y="0"/>
                      <wp:positionH relativeFrom="column">
                        <wp:posOffset>1040765</wp:posOffset>
                      </wp:positionH>
                      <wp:positionV relativeFrom="paragraph">
                        <wp:posOffset>375285</wp:posOffset>
                      </wp:positionV>
                      <wp:extent cx="186690" cy="186690"/>
                      <wp:effectExtent l="12065" t="13335" r="10795" b="9525"/>
                      <wp:wrapNone/>
                      <wp:docPr id="1080"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690" cy="186690"/>
                                <a:chOff x="0" y="0"/>
                                <a:chExt cx="20000" cy="20000"/>
                              </a:xfrm>
                            </wpg:grpSpPr>
                            <wps:wsp>
                              <wps:cNvPr id="1081" name="Rectangle 90"/>
                              <wps:cNvSpPr>
                                <a:spLocks noChangeArrowheads="1"/>
                              </wps:cNvSpPr>
                              <wps:spPr bwMode="auto">
                                <a:xfrm>
                                  <a:off x="891" y="891"/>
                                  <a:ext cx="19109" cy="19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jc w:val="center"/>
                                      <w:rPr>
                                        <w:rFonts w:cs="Arial"/>
                                      </w:rPr>
                                    </w:pPr>
                                    <w:proofErr w:type="gramStart"/>
                                    <w:r w:rsidRPr="000C4501">
                                      <w:rPr>
                                        <w:rFonts w:cs="Arial"/>
                                      </w:rPr>
                                      <w:t>a</w:t>
                                    </w:r>
                                    <w:proofErr w:type="gramEnd"/>
                                  </w:p>
                                </w:txbxContent>
                              </wps:txbx>
                              <wps:bodyPr rot="0" vert="horz" wrap="square" lIns="0" tIns="0" rIns="0" bIns="0" anchor="t" anchorCtr="0" upright="1">
                                <a:noAutofit/>
                              </wps:bodyPr>
                            </wps:wsp>
                            <wps:wsp>
                              <wps:cNvPr id="1082" name="Oval 91"/>
                              <wps:cNvSpPr>
                                <a:spLocks noChangeArrowheads="1"/>
                              </wps:cNvSpPr>
                              <wps:spPr bwMode="auto">
                                <a:xfrm>
                                  <a:off x="0" y="0"/>
                                  <a:ext cx="20000" cy="20000"/>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9" o:spid="_x0000_s1165" style="position:absolute;left:0;text-align:left;margin-left:81.95pt;margin-top:29.55pt;width:14.7pt;height:14.7pt;z-index:251638784"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">
                      <v:rect id="Rectangle 90" o:spid="_x0000_s1166" style="position:absolute;left:891;top:891;width:19109;height:19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thCMIA&#10;AADdAAAADwAAAGRycy9kb3ducmV2LnhtbERPTYvCMBC9L/gfwix4W1M9iFajLJaCe3PVi7ehmW3L&#10;NpM2ybb135sFwds83uds96NpRE/O15YVzGcJCOLC6ppLBddL/rEC4QOyxsYyKbiTh/1u8rbFVNuB&#10;v6k/h1LEEPYpKqhCaFMpfVGRQT+zLXHkfqwzGCJ0pdQOhxhuGrlIkqU0WHNsqLClQ0XF7/nPKMjc&#10;Uuf+cMzy9W3Iwtep6zvZKTV9Hz83IAKN4SV+uo86zk9Wc/j/Jp4gd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W2EIwgAAAN0AAAAPAAAAAAAAAAAAAAAAAJgCAABkcnMvZG93&#10;bnJldi54bWxQSwUGAAAAAAQABAD1AAAAhwMAAAAA&#10;" filled="f" stroked="f" strokeweight="0">
                        <v:textbox inset="0,0,0,0">
                          <w:txbxContent>
                            <w:p w:rsidR="004E000A" w:rsidRPr="000C4501" w:rsidRDefault="004E000A" w:rsidP="00750935">
                              <w:pPr>
                                <w:jc w:val="center"/>
                                <w:rPr>
                                  <w:rFonts w:cs="Arial"/>
                                </w:rPr>
                              </w:pPr>
                              <w:proofErr w:type="gramStart"/>
                              <w:r w:rsidRPr="000C4501">
                                <w:rPr>
                                  <w:rFonts w:cs="Arial"/>
                                </w:rPr>
                                <w:t>a</w:t>
                              </w:r>
                              <w:proofErr w:type="gramEnd"/>
                            </w:p>
                          </w:txbxContent>
                        </v:textbox>
                      </v:rect>
                      <v:oval id="Oval 91" o:spid="_x0000_s116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8qWMMA&#10;AADdAAAADwAAAGRycy9kb3ducmV2LnhtbERP3WrCMBS+H/gO4Qy8GZoqY0g1lSEMvBB06gMcm7O0&#10;a3PSJdHWtzeDwe7Ox/d7VuvBtuJGPtSOFcymGQji0umajYLz6WOyABEissbWMSm4U4B1MXpaYa5d&#10;z590O0YjUgiHHBVUMXa5lKGsyGKYuo44cV/OW4wJeiO1xz6F21bOs+xNWqw5NVTY0aaisjlerYLL&#10;5ewG+eP3hxfTeHz97juzOyg1fh7elyAiDfFf/Ofe6jQ/W8zh95t0giw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8qWMMAAADdAAAADwAAAAAAAAAAAAAAAACYAgAAZHJzL2Rv&#10;d25yZXYueG1sUEsFBgAAAAAEAAQA9QAAAIgDAAAAAA==&#10;" filled="f"/>
                    </v:group>
                  </w:pict>
                </mc:Fallback>
              </mc:AlternateContent>
            </w:r>
            <w:r w:rsidR="00750935" w:rsidRPr="0093620D">
              <w:rPr>
                <w:rFonts w:cs="Arial"/>
                <w:sz w:val="22"/>
                <w:szCs w:val="22"/>
                <w:lang w:val="fr-FR"/>
              </w:rPr>
              <w:t xml:space="preserve">r </w:t>
            </w:r>
            <w:r w:rsidR="00750935" w:rsidRPr="0093620D">
              <w:rPr>
                <w:rFonts w:cs="Arial"/>
                <w:sz w:val="22"/>
                <w:szCs w:val="22"/>
                <w:lang w:val="fr-FR"/>
              </w:rPr>
              <w:sym w:font="Symbol" w:char="F0B3"/>
            </w:r>
            <w:r w:rsidR="00750935" w:rsidRPr="0093620D">
              <w:rPr>
                <w:rFonts w:cs="Arial"/>
                <w:sz w:val="22"/>
                <w:szCs w:val="22"/>
                <w:lang w:val="fr-FR"/>
              </w:rPr>
              <w:t xml:space="preserve"> 0,2T</w:t>
            </w:r>
            <w:r w:rsidR="00750935" w:rsidRPr="0093620D">
              <w:rPr>
                <w:rFonts w:cs="Arial"/>
                <w:sz w:val="22"/>
                <w:szCs w:val="22"/>
                <w:vertAlign w:val="subscript"/>
                <w:lang w:val="fr-FR"/>
              </w:rPr>
              <w:t>E</w:t>
            </w:r>
            <w:r w:rsidR="00750935" w:rsidRPr="0093620D">
              <w:rPr>
                <w:rFonts w:cs="Arial"/>
                <w:sz w:val="22"/>
                <w:szCs w:val="22"/>
                <w:lang w:val="fr-FR"/>
              </w:rPr>
              <w:t xml:space="preserve">, nhưng không nhỏ hơn </w:t>
            </w:r>
            <w:r w:rsidR="00750935">
              <w:rPr>
                <w:rFonts w:cs="Arial"/>
                <w:sz w:val="22"/>
                <w:szCs w:val="22"/>
                <w:lang w:val="fr-FR"/>
              </w:rPr>
              <w:br/>
            </w:r>
            <w:r w:rsidR="00750935" w:rsidRPr="0093620D">
              <w:rPr>
                <w:rFonts w:cs="Arial"/>
                <w:sz w:val="22"/>
                <w:szCs w:val="22"/>
                <w:lang w:val="fr-FR"/>
              </w:rPr>
              <w:t>5 mm</w:t>
            </w:r>
          </w:p>
          <w:p w:rsidR="00750935" w:rsidRPr="0093620D" w:rsidRDefault="00750935" w:rsidP="00BF0E06">
            <w:pPr>
              <w:widowControl w:val="0"/>
              <w:numPr>
                <w:ilvl w:val="0"/>
                <w:numId w:val="83"/>
              </w:numPr>
              <w:tabs>
                <w:tab w:val="left" w:pos="340"/>
                <w:tab w:val="left" w:pos="2036"/>
              </w:tabs>
              <w:jc w:val="both"/>
              <w:rPr>
                <w:rFonts w:cs="Arial"/>
                <w:spacing w:val="-6"/>
                <w:sz w:val="22"/>
                <w:szCs w:val="22"/>
                <w:lang w:val="fr-FR"/>
              </w:rPr>
            </w:pPr>
            <w:r w:rsidRPr="0093620D">
              <w:rPr>
                <w:rFonts w:cs="Arial"/>
                <w:spacing w:val="-6"/>
                <w:sz w:val="22"/>
                <w:szCs w:val="22"/>
                <w:lang w:val="fr-FR"/>
              </w:rPr>
              <w:t>Khi hàn phần</w:t>
            </w:r>
            <w:r w:rsidRPr="0093620D">
              <w:rPr>
                <w:rFonts w:cs="Arial"/>
                <w:spacing w:val="-6"/>
                <w:sz w:val="22"/>
                <w:szCs w:val="22"/>
                <w:lang w:val="fr-FR"/>
              </w:rPr>
              <w:tab/>
              <w:t>phải dùng phương pháp hàn sao cho ngấu đến chân</w:t>
            </w:r>
          </w:p>
          <w:p w:rsidR="00750935" w:rsidRPr="0093620D" w:rsidRDefault="00750935" w:rsidP="00BF0E06">
            <w:pPr>
              <w:widowControl w:val="0"/>
              <w:numPr>
                <w:ilvl w:val="0"/>
                <w:numId w:val="83"/>
              </w:numPr>
              <w:tabs>
                <w:tab w:val="left" w:pos="340"/>
              </w:tabs>
              <w:jc w:val="both"/>
              <w:rPr>
                <w:rFonts w:cs="Arial"/>
                <w:sz w:val="22"/>
                <w:szCs w:val="22"/>
                <w:lang w:val="fr-FR"/>
              </w:rPr>
            </w:pPr>
            <w:r w:rsidRPr="0093620D">
              <w:rPr>
                <w:rFonts w:cs="Arial"/>
                <w:sz w:val="22"/>
                <w:szCs w:val="22"/>
                <w:lang w:val="fr-FR"/>
              </w:rPr>
              <w:t>Các tấm đáy hoặc nắp phải được làm bằng thép rèn</w:t>
            </w:r>
          </w:p>
          <w:p w:rsidR="00750935" w:rsidRPr="0093620D" w:rsidRDefault="00750935" w:rsidP="00BF0E06">
            <w:pPr>
              <w:widowControl w:val="0"/>
              <w:numPr>
                <w:ilvl w:val="0"/>
                <w:numId w:val="83"/>
              </w:numPr>
              <w:tabs>
                <w:tab w:val="left" w:pos="340"/>
              </w:tabs>
              <w:jc w:val="both"/>
              <w:rPr>
                <w:rFonts w:cs="Arial"/>
                <w:sz w:val="22"/>
                <w:szCs w:val="22"/>
                <w:lang w:val="fr-FR"/>
              </w:rPr>
            </w:pPr>
            <w:r w:rsidRPr="0093620D">
              <w:rPr>
                <w:rFonts w:cs="Arial"/>
                <w:sz w:val="22"/>
                <w:szCs w:val="22"/>
                <w:lang w:val="fr-FR"/>
              </w:rPr>
              <w:t>Các tấm đáy hoặc nắp phải được làm bằng thép rèn</w:t>
            </w:r>
          </w:p>
        </w:tc>
      </w:tr>
    </w:tbl>
    <w:p w:rsidR="00750935" w:rsidRPr="005B675D" w:rsidRDefault="00750935" w:rsidP="00CA37F6">
      <w:pPr>
        <w:pStyle w:val="Heading2"/>
        <w:jc w:val="center"/>
        <w:rPr>
          <w:bCs/>
          <w:lang w:val="fr-FR"/>
        </w:rPr>
      </w:pPr>
      <w:bookmarkStart w:id="48" w:name="_Toc514142112"/>
      <w:bookmarkStart w:id="49" w:name="_Toc527124225"/>
      <w:r w:rsidRPr="00750935">
        <w:rPr>
          <w:bCs/>
        </w:rPr>
        <w:t>Hình 2 - Cách nối đáy với thân hình trụ</w:t>
      </w:r>
      <w:r w:rsidRPr="005B675D">
        <w:rPr>
          <w:bCs/>
          <w:lang w:val="fr-FR"/>
        </w:rPr>
        <w:t xml:space="preserve"> cho từng trường hợp</w:t>
      </w:r>
      <w:bookmarkEnd w:id="48"/>
      <w:bookmarkEnd w:id="49"/>
    </w:p>
    <w:tbl>
      <w:tblPr>
        <w:tblW w:w="9925"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14"/>
        <w:gridCol w:w="956"/>
        <w:gridCol w:w="3980"/>
        <w:gridCol w:w="3775"/>
      </w:tblGrid>
      <w:tr w:rsidR="00750935" w:rsidRPr="0093620D" w:rsidTr="00AA471B">
        <w:tc>
          <w:tcPr>
            <w:tcW w:w="1214" w:type="dxa"/>
            <w:tcBorders>
              <w:top w:val="single" w:sz="4" w:space="0" w:color="auto"/>
              <w:left w:val="single" w:sz="4" w:space="0" w:color="auto"/>
              <w:bottom w:val="nil"/>
            </w:tcBorders>
          </w:tcPr>
          <w:p w:rsidR="00750935" w:rsidRPr="0093620D" w:rsidRDefault="00750935" w:rsidP="002C5B3D">
            <w:pPr>
              <w:widowControl w:val="0"/>
              <w:spacing w:before="60" w:after="60"/>
              <w:jc w:val="both"/>
              <w:rPr>
                <w:rFonts w:cs="Arial"/>
                <w:sz w:val="22"/>
                <w:szCs w:val="22"/>
              </w:rPr>
            </w:pPr>
            <w:r w:rsidRPr="0093620D">
              <w:rPr>
                <w:rFonts w:cs="Arial"/>
                <w:sz w:val="22"/>
                <w:szCs w:val="22"/>
              </w:rPr>
              <w:lastRenderedPageBreak/>
              <w:t>Phần hàn</w:t>
            </w:r>
          </w:p>
        </w:tc>
        <w:tc>
          <w:tcPr>
            <w:tcW w:w="956" w:type="dxa"/>
            <w:tcBorders>
              <w:top w:val="single" w:sz="4" w:space="0" w:color="auto"/>
            </w:tcBorders>
          </w:tcPr>
          <w:p w:rsidR="00750935" w:rsidRPr="0093620D" w:rsidRDefault="00750935" w:rsidP="002C5B3D">
            <w:pPr>
              <w:widowControl w:val="0"/>
              <w:spacing w:before="60" w:after="60"/>
              <w:jc w:val="both"/>
              <w:rPr>
                <w:rFonts w:cs="Arial"/>
                <w:sz w:val="22"/>
                <w:szCs w:val="22"/>
              </w:rPr>
            </w:pPr>
            <w:r w:rsidRPr="0093620D">
              <w:rPr>
                <w:rFonts w:cs="Arial"/>
                <w:sz w:val="22"/>
                <w:szCs w:val="22"/>
              </w:rPr>
              <w:t>Ký hiệu</w:t>
            </w:r>
          </w:p>
        </w:tc>
        <w:tc>
          <w:tcPr>
            <w:tcW w:w="3980" w:type="dxa"/>
            <w:tcBorders>
              <w:top w:val="single" w:sz="4" w:space="0" w:color="auto"/>
            </w:tcBorders>
          </w:tcPr>
          <w:p w:rsidR="00750935" w:rsidRPr="0093620D" w:rsidRDefault="00750935" w:rsidP="002C5B3D">
            <w:pPr>
              <w:widowControl w:val="0"/>
              <w:spacing w:before="60" w:after="60"/>
              <w:jc w:val="both"/>
              <w:rPr>
                <w:rFonts w:cs="Arial"/>
                <w:sz w:val="22"/>
                <w:szCs w:val="22"/>
              </w:rPr>
            </w:pPr>
            <w:r w:rsidRPr="0093620D">
              <w:rPr>
                <w:rFonts w:cs="Arial"/>
                <w:sz w:val="22"/>
                <w:szCs w:val="22"/>
              </w:rPr>
              <w:t>Kiểu hàn và giá trị hằng số C</w:t>
            </w:r>
            <w:r w:rsidRPr="0093620D">
              <w:rPr>
                <w:rFonts w:cs="Arial"/>
                <w:sz w:val="22"/>
                <w:szCs w:val="22"/>
                <w:vertAlign w:val="subscript"/>
              </w:rPr>
              <w:t>1</w:t>
            </w:r>
          </w:p>
        </w:tc>
        <w:tc>
          <w:tcPr>
            <w:tcW w:w="3775" w:type="dxa"/>
            <w:tcBorders>
              <w:top w:val="single" w:sz="4" w:space="0" w:color="auto"/>
              <w:right w:val="single" w:sz="4" w:space="0" w:color="auto"/>
            </w:tcBorders>
          </w:tcPr>
          <w:p w:rsidR="00750935" w:rsidRPr="0093620D" w:rsidRDefault="00750935" w:rsidP="002C5B3D">
            <w:pPr>
              <w:widowControl w:val="0"/>
              <w:spacing w:before="60" w:after="60"/>
              <w:jc w:val="both"/>
              <w:rPr>
                <w:rFonts w:cs="Arial"/>
                <w:sz w:val="22"/>
                <w:szCs w:val="22"/>
              </w:rPr>
            </w:pPr>
            <w:r w:rsidRPr="0093620D">
              <w:rPr>
                <w:rFonts w:cs="Arial"/>
                <w:sz w:val="22"/>
                <w:szCs w:val="22"/>
              </w:rPr>
              <w:t>Ghi chú</w:t>
            </w:r>
          </w:p>
        </w:tc>
      </w:tr>
      <w:tr w:rsidR="00750935" w:rsidRPr="0093620D" w:rsidTr="00AA471B">
        <w:tc>
          <w:tcPr>
            <w:tcW w:w="1214" w:type="dxa"/>
            <w:vMerge w:val="restart"/>
            <w:tcBorders>
              <w:left w:val="single" w:sz="4" w:space="0" w:color="auto"/>
            </w:tcBorders>
            <w:vAlign w:val="center"/>
          </w:tcPr>
          <w:p w:rsidR="00750935" w:rsidRPr="0093620D" w:rsidRDefault="00750935" w:rsidP="002C5B3D">
            <w:pPr>
              <w:widowControl w:val="0"/>
              <w:ind w:left="142" w:hanging="142"/>
              <w:jc w:val="both"/>
              <w:rPr>
                <w:rFonts w:cs="Arial"/>
                <w:sz w:val="22"/>
                <w:szCs w:val="22"/>
              </w:rPr>
            </w:pPr>
            <w:r w:rsidRPr="0093620D">
              <w:rPr>
                <w:rFonts w:cs="Arial"/>
                <w:sz w:val="22"/>
                <w:szCs w:val="22"/>
              </w:rPr>
              <w:t>(</w:t>
            </w:r>
            <w:r>
              <w:rPr>
                <w:rFonts w:cs="Arial"/>
                <w:sz w:val="22"/>
                <w:szCs w:val="22"/>
              </w:rPr>
              <w:t>3</w:t>
            </w:r>
            <w:r w:rsidRPr="0093620D">
              <w:rPr>
                <w:rFonts w:cs="Arial"/>
                <w:sz w:val="22"/>
                <w:szCs w:val="22"/>
              </w:rPr>
              <w:t>) Mối hàn giữa tấm đáy phẳng hoặc tấm nắp và vỏ</w:t>
            </w:r>
          </w:p>
        </w:tc>
        <w:tc>
          <w:tcPr>
            <w:tcW w:w="956"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E</w:t>
            </w: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44928" behindDoc="0" locked="0" layoutInCell="1" allowOverlap="1">
                      <wp:simplePos x="0" y="0"/>
                      <wp:positionH relativeFrom="column">
                        <wp:posOffset>1165860</wp:posOffset>
                      </wp:positionH>
                      <wp:positionV relativeFrom="paragraph">
                        <wp:posOffset>8255</wp:posOffset>
                      </wp:positionV>
                      <wp:extent cx="1195070" cy="1268095"/>
                      <wp:effectExtent l="51435" t="8255" r="20320" b="9525"/>
                      <wp:wrapNone/>
                      <wp:docPr id="1055"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5070" cy="1268095"/>
                                <a:chOff x="-2" y="0"/>
                                <a:chExt cx="20004" cy="20001"/>
                              </a:xfrm>
                            </wpg:grpSpPr>
                            <wps:wsp>
                              <wps:cNvPr id="1056" name="Freeform 175"/>
                              <wps:cNvSpPr>
                                <a:spLocks/>
                              </wps:cNvSpPr>
                              <wps:spPr bwMode="auto">
                                <a:xfrm>
                                  <a:off x="11764" y="3355"/>
                                  <a:ext cx="2434" cy="3265"/>
                                </a:xfrm>
                                <a:custGeom>
                                  <a:avLst/>
                                  <a:gdLst>
                                    <a:gd name="T0" fmla="*/ 0 w 20000"/>
                                    <a:gd name="T1" fmla="*/ 0 h 20000"/>
                                    <a:gd name="T2" fmla="*/ 19913 w 20000"/>
                                    <a:gd name="T3" fmla="*/ 0 h 20000"/>
                                    <a:gd name="T4" fmla="*/ 16681 w 20000"/>
                                    <a:gd name="T5" fmla="*/ 19939 h 20000"/>
                                    <a:gd name="T6" fmla="*/ 4978 w 20000"/>
                                    <a:gd name="T7" fmla="*/ 19939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913" y="0"/>
                                      </a:lnTo>
                                      <a:lnTo>
                                        <a:pt x="16681" y="19939"/>
                                      </a:lnTo>
                                      <a:lnTo>
                                        <a:pt x="4978" y="19939"/>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57" name="Rectangle 176"/>
                              <wps:cNvSpPr>
                                <a:spLocks noChangeArrowheads="1"/>
                              </wps:cNvSpPr>
                              <wps:spPr bwMode="auto">
                                <a:xfrm>
                                  <a:off x="15909" y="15363"/>
                                  <a:ext cx="2434" cy="3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1058" name="Line 177"/>
                              <wps:cNvCnPr/>
                              <wps:spPr bwMode="auto">
                                <a:xfrm>
                                  <a:off x="14602" y="18008"/>
                                  <a:ext cx="5357" cy="3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 name="Rectangle 178"/>
                              <wps:cNvSpPr>
                                <a:spLocks noChangeArrowheads="1"/>
                              </wps:cNvSpPr>
                              <wps:spPr bwMode="auto">
                                <a:xfrm>
                                  <a:off x="11424" y="8463"/>
                                  <a:ext cx="1754" cy="2464"/>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r</w:t>
                                    </w:r>
                                    <w:proofErr w:type="gramEnd"/>
                                  </w:p>
                                </w:txbxContent>
                              </wps:txbx>
                              <wps:bodyPr rot="0" vert="horz" wrap="square" lIns="12700" tIns="12700" rIns="12700" bIns="12700" anchor="t" anchorCtr="0" upright="1">
                                <a:noAutofit/>
                              </wps:bodyPr>
                            </wps:wsp>
                            <wps:wsp>
                              <wps:cNvPr id="1060" name="Line 179"/>
                              <wps:cNvCnPr/>
                              <wps:spPr bwMode="auto">
                                <a:xfrm>
                                  <a:off x="15931" y="7742"/>
                                  <a:ext cx="10" cy="544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1" name="Line 180"/>
                              <wps:cNvCnPr/>
                              <wps:spPr bwMode="auto">
                                <a:xfrm flipV="1">
                                  <a:off x="3027" y="6610"/>
                                  <a:ext cx="11" cy="1142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2" name="Freeform 181"/>
                              <wps:cNvSpPr>
                                <a:spLocks/>
                              </wps:cNvSpPr>
                              <wps:spPr bwMode="auto">
                                <a:xfrm>
                                  <a:off x="402" y="3355"/>
                                  <a:ext cx="19600" cy="16265"/>
                                </a:xfrm>
                                <a:custGeom>
                                  <a:avLst/>
                                  <a:gdLst>
                                    <a:gd name="T0" fmla="*/ 0 w 20000"/>
                                    <a:gd name="T1" fmla="*/ 49 h 20000"/>
                                    <a:gd name="T2" fmla="*/ 19989 w 20000"/>
                                    <a:gd name="T3" fmla="*/ 0 h 20000"/>
                                    <a:gd name="T4" fmla="*/ 19989 w 20000"/>
                                    <a:gd name="T5" fmla="*/ 19988 h 20000"/>
                                  </a:gdLst>
                                  <a:ahLst/>
                                  <a:cxnLst>
                                    <a:cxn ang="0">
                                      <a:pos x="T0" y="T1"/>
                                    </a:cxn>
                                    <a:cxn ang="0">
                                      <a:pos x="T2" y="T3"/>
                                    </a:cxn>
                                    <a:cxn ang="0">
                                      <a:pos x="T4" y="T5"/>
                                    </a:cxn>
                                  </a:cxnLst>
                                  <a:rect l="0" t="0" r="r" b="b"/>
                                  <a:pathLst>
                                    <a:path w="20000" h="20000">
                                      <a:moveTo>
                                        <a:pt x="0" y="49"/>
                                      </a:moveTo>
                                      <a:lnTo>
                                        <a:pt x="19989" y="0"/>
                                      </a:lnTo>
                                      <a:lnTo>
                                        <a:pt x="19989" y="19988"/>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3" name="Freeform 182"/>
                              <wps:cNvSpPr>
                                <a:spLocks/>
                              </wps:cNvSpPr>
                              <wps:spPr bwMode="auto">
                                <a:xfrm>
                                  <a:off x="-2" y="3335"/>
                                  <a:ext cx="829" cy="3215"/>
                                </a:xfrm>
                                <a:custGeom>
                                  <a:avLst/>
                                  <a:gdLst>
                                    <a:gd name="T0" fmla="*/ 7436 w 20000"/>
                                    <a:gd name="T1" fmla="*/ 0 h 20000"/>
                                    <a:gd name="T2" fmla="*/ 1026 w 20000"/>
                                    <a:gd name="T3" fmla="*/ 2617 h 20000"/>
                                    <a:gd name="T4" fmla="*/ 3077 w 20000"/>
                                    <a:gd name="T5" fmla="*/ 1558 h 20000"/>
                                    <a:gd name="T6" fmla="*/ 0 w 20000"/>
                                    <a:gd name="T7" fmla="*/ 4237 h 20000"/>
                                    <a:gd name="T8" fmla="*/ 0 w 20000"/>
                                    <a:gd name="T9" fmla="*/ 7103 h 20000"/>
                                    <a:gd name="T10" fmla="*/ 3077 w 20000"/>
                                    <a:gd name="T11" fmla="*/ 9097 h 20000"/>
                                    <a:gd name="T12" fmla="*/ 7436 w 20000"/>
                                    <a:gd name="T13" fmla="*/ 9969 h 20000"/>
                                    <a:gd name="T14" fmla="*/ 9487 w 20000"/>
                                    <a:gd name="T15" fmla="*/ 11526 h 20000"/>
                                    <a:gd name="T16" fmla="*/ 11538 w 20000"/>
                                    <a:gd name="T17" fmla="*/ 12399 h 20000"/>
                                    <a:gd name="T18" fmla="*/ 14615 w 20000"/>
                                    <a:gd name="T19" fmla="*/ 13084 h 20000"/>
                                    <a:gd name="T20" fmla="*/ 17692 w 20000"/>
                                    <a:gd name="T21" fmla="*/ 14642 h 20000"/>
                                    <a:gd name="T22" fmla="*/ 19744 w 20000"/>
                                    <a:gd name="T23" fmla="*/ 15888 h 20000"/>
                                    <a:gd name="T24" fmla="*/ 18974 w 20000"/>
                                    <a:gd name="T25" fmla="*/ 17695 h 20000"/>
                                    <a:gd name="T26" fmla="*/ 17692 w 20000"/>
                                    <a:gd name="T27" fmla="*/ 18567 h 20000"/>
                                    <a:gd name="T28" fmla="*/ 11538 w 20000"/>
                                    <a:gd name="T29" fmla="*/ 1993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36" y="0"/>
                                      </a:moveTo>
                                      <a:lnTo>
                                        <a:pt x="1026" y="2617"/>
                                      </a:lnTo>
                                      <a:lnTo>
                                        <a:pt x="3077" y="1558"/>
                                      </a:lnTo>
                                      <a:lnTo>
                                        <a:pt x="0" y="4237"/>
                                      </a:lnTo>
                                      <a:lnTo>
                                        <a:pt x="0" y="7103"/>
                                      </a:lnTo>
                                      <a:lnTo>
                                        <a:pt x="3077" y="9097"/>
                                      </a:lnTo>
                                      <a:lnTo>
                                        <a:pt x="7436" y="9969"/>
                                      </a:lnTo>
                                      <a:lnTo>
                                        <a:pt x="9487" y="11526"/>
                                      </a:lnTo>
                                      <a:lnTo>
                                        <a:pt x="11538" y="12399"/>
                                      </a:lnTo>
                                      <a:lnTo>
                                        <a:pt x="14615" y="13084"/>
                                      </a:lnTo>
                                      <a:lnTo>
                                        <a:pt x="17692" y="14642"/>
                                      </a:lnTo>
                                      <a:lnTo>
                                        <a:pt x="19744" y="15888"/>
                                      </a:lnTo>
                                      <a:lnTo>
                                        <a:pt x="18974" y="17695"/>
                                      </a:lnTo>
                                      <a:lnTo>
                                        <a:pt x="17692" y="18567"/>
                                      </a:lnTo>
                                      <a:lnTo>
                                        <a:pt x="11538" y="1993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4" name="Freeform 183"/>
                              <wps:cNvSpPr>
                                <a:spLocks/>
                              </wps:cNvSpPr>
                              <wps:spPr bwMode="auto">
                                <a:xfrm>
                                  <a:off x="14602" y="19089"/>
                                  <a:ext cx="5272" cy="912"/>
                                </a:xfrm>
                                <a:custGeom>
                                  <a:avLst/>
                                  <a:gdLst>
                                    <a:gd name="T0" fmla="*/ 19960 w 20000"/>
                                    <a:gd name="T1" fmla="*/ 7473 h 20000"/>
                                    <a:gd name="T2" fmla="*/ 17298 w 20000"/>
                                    <a:gd name="T3" fmla="*/ 1099 h 20000"/>
                                    <a:gd name="T4" fmla="*/ 18427 w 20000"/>
                                    <a:gd name="T5" fmla="*/ 3077 h 20000"/>
                                    <a:gd name="T6" fmla="*/ 15726 w 20000"/>
                                    <a:gd name="T7" fmla="*/ 0 h 20000"/>
                                    <a:gd name="T8" fmla="*/ 12823 w 20000"/>
                                    <a:gd name="T9" fmla="*/ 0 h 20000"/>
                                    <a:gd name="T10" fmla="*/ 10847 w 20000"/>
                                    <a:gd name="T11" fmla="*/ 3077 h 20000"/>
                                    <a:gd name="T12" fmla="*/ 9960 w 20000"/>
                                    <a:gd name="T13" fmla="*/ 7473 h 20000"/>
                                    <a:gd name="T14" fmla="*/ 8427 w 20000"/>
                                    <a:gd name="T15" fmla="*/ 9451 h 20000"/>
                                    <a:gd name="T16" fmla="*/ 7500 w 20000"/>
                                    <a:gd name="T17" fmla="*/ 11429 h 20000"/>
                                    <a:gd name="T18" fmla="*/ 6855 w 20000"/>
                                    <a:gd name="T19" fmla="*/ 14505 h 20000"/>
                                    <a:gd name="T20" fmla="*/ 5323 w 20000"/>
                                    <a:gd name="T21" fmla="*/ 17802 h 20000"/>
                                    <a:gd name="T22" fmla="*/ 4073 w 20000"/>
                                    <a:gd name="T23" fmla="*/ 19780 h 20000"/>
                                    <a:gd name="T24" fmla="*/ 2218 w 20000"/>
                                    <a:gd name="T25" fmla="*/ 18901 h 20000"/>
                                    <a:gd name="T26" fmla="*/ 1411 w 20000"/>
                                    <a:gd name="T27" fmla="*/ 17802 h 20000"/>
                                    <a:gd name="T28" fmla="*/ 0 w 20000"/>
                                    <a:gd name="T29" fmla="*/ 1142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60" y="7473"/>
                                      </a:moveTo>
                                      <a:lnTo>
                                        <a:pt x="17298" y="1099"/>
                                      </a:lnTo>
                                      <a:lnTo>
                                        <a:pt x="18427" y="3077"/>
                                      </a:lnTo>
                                      <a:lnTo>
                                        <a:pt x="15726" y="0"/>
                                      </a:lnTo>
                                      <a:lnTo>
                                        <a:pt x="12823" y="0"/>
                                      </a:lnTo>
                                      <a:lnTo>
                                        <a:pt x="10847" y="3077"/>
                                      </a:lnTo>
                                      <a:lnTo>
                                        <a:pt x="9960" y="7473"/>
                                      </a:lnTo>
                                      <a:lnTo>
                                        <a:pt x="8427" y="9451"/>
                                      </a:lnTo>
                                      <a:lnTo>
                                        <a:pt x="7500" y="11429"/>
                                      </a:lnTo>
                                      <a:lnTo>
                                        <a:pt x="6855" y="14505"/>
                                      </a:lnTo>
                                      <a:lnTo>
                                        <a:pt x="5323" y="17802"/>
                                      </a:lnTo>
                                      <a:lnTo>
                                        <a:pt x="4073" y="19780"/>
                                      </a:lnTo>
                                      <a:lnTo>
                                        <a:pt x="2218" y="18901"/>
                                      </a:lnTo>
                                      <a:lnTo>
                                        <a:pt x="1411" y="17802"/>
                                      </a:lnTo>
                                      <a:lnTo>
                                        <a:pt x="0" y="1142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5" name="Rectangle 184"/>
                              <wps:cNvSpPr>
                                <a:spLocks noChangeArrowheads="1"/>
                              </wps:cNvSpPr>
                              <wps:spPr bwMode="auto">
                                <a:xfrm>
                                  <a:off x="2421" y="12319"/>
                                  <a:ext cx="1754" cy="2464"/>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s:wsp>
                              <wps:cNvPr id="1066" name="Line 185"/>
                              <wps:cNvCnPr/>
                              <wps:spPr bwMode="auto">
                                <a:xfrm>
                                  <a:off x="3038" y="0"/>
                                  <a:ext cx="11" cy="334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7" name="Rectangle 186"/>
                              <wps:cNvSpPr>
                                <a:spLocks noChangeArrowheads="1"/>
                              </wps:cNvSpPr>
                              <wps:spPr bwMode="auto">
                                <a:xfrm>
                                  <a:off x="17292" y="9535"/>
                                  <a:ext cx="2434" cy="2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6"/>
                                      </w:rPr>
                                      <w:t>t</w:t>
                                    </w:r>
                                    <w:r w:rsidRPr="000C4501">
                                      <w:rPr>
                                        <w:rFonts w:cs="Arial"/>
                                        <w:sz w:val="16"/>
                                        <w:vertAlign w:val="subscript"/>
                                      </w:rPr>
                                      <w:t>n</w:t>
                                    </w:r>
                                    <w:proofErr w:type="gramEnd"/>
                                  </w:p>
                                </w:txbxContent>
                              </wps:txbx>
                              <wps:bodyPr rot="0" vert="horz" wrap="square" lIns="12700" tIns="12700" rIns="12700" bIns="12700" anchor="t" anchorCtr="0" upright="1">
                                <a:noAutofit/>
                              </wps:bodyPr>
                            </wps:wsp>
                            <wps:wsp>
                              <wps:cNvPr id="1068" name="Rectangle 187"/>
                              <wps:cNvSpPr>
                                <a:spLocks noChangeArrowheads="1"/>
                              </wps:cNvSpPr>
                              <wps:spPr bwMode="auto">
                                <a:xfrm>
                                  <a:off x="1784" y="3626"/>
                                  <a:ext cx="2434" cy="24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1069" name="Line 188"/>
                              <wps:cNvCnPr/>
                              <wps:spPr bwMode="auto">
                                <a:xfrm>
                                  <a:off x="604" y="6530"/>
                                  <a:ext cx="14009" cy="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0" name="Oval 189"/>
                              <wps:cNvSpPr>
                                <a:spLocks noChangeArrowheads="1"/>
                              </wps:cNvSpPr>
                              <wps:spPr bwMode="auto">
                                <a:xfrm>
                                  <a:off x="13210" y="6660"/>
                                  <a:ext cx="2795" cy="2634"/>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71" name="Line 190"/>
                              <wps:cNvCnPr/>
                              <wps:spPr bwMode="auto">
                                <a:xfrm>
                                  <a:off x="14581" y="9314"/>
                                  <a:ext cx="32" cy="1037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2" name="Line 191"/>
                              <wps:cNvCnPr/>
                              <wps:spPr bwMode="auto">
                                <a:xfrm>
                                  <a:off x="15963" y="11748"/>
                                  <a:ext cx="3943" cy="1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3" name="Freeform 192"/>
                              <wps:cNvSpPr>
                                <a:spLocks/>
                              </wps:cNvSpPr>
                              <wps:spPr bwMode="auto">
                                <a:xfrm>
                                  <a:off x="12657" y="6690"/>
                                  <a:ext cx="2636" cy="2865"/>
                                </a:xfrm>
                                <a:custGeom>
                                  <a:avLst/>
                                  <a:gdLst>
                                    <a:gd name="T0" fmla="*/ 0 w 20000"/>
                                    <a:gd name="T1" fmla="*/ 0 h 20000"/>
                                    <a:gd name="T2" fmla="*/ 15806 w 20000"/>
                                    <a:gd name="T3" fmla="*/ 140 h 20000"/>
                                    <a:gd name="T4" fmla="*/ 19919 w 20000"/>
                                    <a:gd name="T5" fmla="*/ 11538 h 20000"/>
                                    <a:gd name="T6" fmla="*/ 15081 w 20000"/>
                                    <a:gd name="T7" fmla="*/ 12587 h 20000"/>
                                    <a:gd name="T8" fmla="*/ 13871 w 20000"/>
                                    <a:gd name="T9" fmla="*/ 19930 h 20000"/>
                                    <a:gd name="T10" fmla="*/ 1774 w 20000"/>
                                    <a:gd name="T11" fmla="*/ 19930 h 20000"/>
                                    <a:gd name="T12" fmla="*/ 0 w 20000"/>
                                    <a:gd name="T13" fmla="*/ 0 h 20000"/>
                                  </a:gdLst>
                                  <a:ahLst/>
                                  <a:cxnLst>
                                    <a:cxn ang="0">
                                      <a:pos x="T0" y="T1"/>
                                    </a:cxn>
                                    <a:cxn ang="0">
                                      <a:pos x="T2" y="T3"/>
                                    </a:cxn>
                                    <a:cxn ang="0">
                                      <a:pos x="T4" y="T5"/>
                                    </a:cxn>
                                    <a:cxn ang="0">
                                      <a:pos x="T6" y="T7"/>
                                    </a:cxn>
                                    <a:cxn ang="0">
                                      <a:pos x="T8" y="T9"/>
                                    </a:cxn>
                                    <a:cxn ang="0">
                                      <a:pos x="T10" y="T11"/>
                                    </a:cxn>
                                    <a:cxn ang="0">
                                      <a:pos x="T12" y="T13"/>
                                    </a:cxn>
                                  </a:cxnLst>
                                  <a:rect l="0" t="0" r="r" b="b"/>
                                  <a:pathLst>
                                    <a:path w="20000" h="20000">
                                      <a:moveTo>
                                        <a:pt x="0" y="0"/>
                                      </a:moveTo>
                                      <a:lnTo>
                                        <a:pt x="15806" y="140"/>
                                      </a:lnTo>
                                      <a:lnTo>
                                        <a:pt x="19919" y="11538"/>
                                      </a:lnTo>
                                      <a:lnTo>
                                        <a:pt x="15081" y="12587"/>
                                      </a:lnTo>
                                      <a:lnTo>
                                        <a:pt x="13871" y="19930"/>
                                      </a:lnTo>
                                      <a:lnTo>
                                        <a:pt x="1774" y="19930"/>
                                      </a:lnTo>
                                      <a:lnTo>
                                        <a:pt x="0" y="0"/>
                                      </a:lnTo>
                                      <a:close/>
                                    </a:path>
                                  </a:pathLst>
                                </a:custGeom>
                                <a:solidFill>
                                  <a:srgbClr val="FFFFFF"/>
                                </a:solidFill>
                                <a:ln>
                                  <a:noFill/>
                                </a:ln>
                                <a:effectLst/>
                                <a:extLst>
                                  <a:ext uri="{91240B29-F687-4f45-9708-019B960494DF}">
                                    <a14:hiddenLine xmlns:a14="http://schemas.microsoft.com/office/drawing/2010/main" w="9525" cap="flat">
                                      <a:solidFill>
                                        <a:srgbClr val="000000"/>
                                      </a:solidFill>
                                      <a:round/>
                                      <a:headEnd type="arrow" w="sm" len="sm"/>
                                      <a:tailEnd type="arrow"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74" name="Line 193"/>
                              <wps:cNvCnPr/>
                              <wps:spPr bwMode="auto">
                                <a:xfrm flipV="1">
                                  <a:off x="12466" y="7181"/>
                                  <a:ext cx="3008" cy="238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75" name="Group 194"/>
                              <wpg:cNvGrpSpPr>
                                <a:grpSpLocks/>
                              </wpg:cNvGrpSpPr>
                              <wpg:grpSpPr bwMode="auto">
                                <a:xfrm>
                                  <a:off x="6439" y="6680"/>
                                  <a:ext cx="5868" cy="5078"/>
                                  <a:chOff x="0" y="-1"/>
                                  <a:chExt cx="20000" cy="20001"/>
                                </a:xfrm>
                              </wpg:grpSpPr>
                              <wpg:grpSp>
                                <wpg:cNvPr id="1076" name="Group 195"/>
                                <wpg:cNvGrpSpPr>
                                  <a:grpSpLocks/>
                                </wpg:cNvGrpSpPr>
                                <wpg:grpSpPr bwMode="auto">
                                  <a:xfrm>
                                    <a:off x="0" y="10929"/>
                                    <a:ext cx="9782" cy="9071"/>
                                    <a:chOff x="0" y="0"/>
                                    <a:chExt cx="20000" cy="20000"/>
                                  </a:xfrm>
                                </wpg:grpSpPr>
                                <wps:wsp>
                                  <wps:cNvPr id="1077" name="Rectangle 196"/>
                                  <wps:cNvSpPr>
                                    <a:spLocks noChangeArrowheads="1"/>
                                  </wps:cNvSpPr>
                                  <wps:spPr bwMode="auto">
                                    <a:xfrm>
                                      <a:off x="3038" y="0"/>
                                      <a:ext cx="16962" cy="199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6"/>
                                          </w:rPr>
                                          <w:t>a</w:t>
                                        </w:r>
                                        <w:proofErr w:type="gramEnd"/>
                                      </w:p>
                                    </w:txbxContent>
                                  </wps:txbx>
                                  <wps:bodyPr rot="0" vert="horz" wrap="square" lIns="12700" tIns="12700" rIns="12700" bIns="12700" anchor="t" anchorCtr="0" upright="1">
                                    <a:noAutofit/>
                                  </wps:bodyPr>
                                </wps:wsp>
                                <wps:wsp>
                                  <wps:cNvPr id="1078" name="Oval 197"/>
                                  <wps:cNvSpPr>
                                    <a:spLocks noChangeArrowheads="1"/>
                                  </wps:cNvSpPr>
                                  <wps:spPr bwMode="auto">
                                    <a:xfrm>
                                      <a:off x="0" y="2518"/>
                                      <a:ext cx="14893" cy="17482"/>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079" name="Line 198"/>
                                <wps:cNvCnPr/>
                                <wps:spPr bwMode="auto">
                                  <a:xfrm flipV="1">
                                    <a:off x="6885" y="-1"/>
                                    <a:ext cx="13115" cy="1404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id="Group 174" o:spid="_x0000_s1168" style="position:absolute;left:0;text-align:left;margin-left:91.8pt;margin-top:.65pt;width:94.1pt;height:99.85pt;z-index:251644928" coordorigin="-2" coordsize="20004,2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">
                      <v:shape id="Freeform 175" o:spid="_x0000_s1169" style="position:absolute;left:11764;top:3355;width:2434;height:326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zI9cEA&#10;AADdAAAADwAAAGRycy9kb3ducmV2LnhtbERPTYvCMBC9L/gfwgje1lTBslajiCB4k9WlehyasS0m&#10;k9LEtvvvNwuCt3m8z1lvB2tER62vHSuYTRMQxIXTNZcKfi6Hzy8QPiBrNI5JwS952G5GH2vMtOv5&#10;m7pzKEUMYZ+hgiqEJpPSFxVZ9FPXEEfu7lqLIcK2lLrFPoZbI+dJkkqLNceGChvaV1Q8zk+r4N4f&#10;8sF1+eN0PF2W13AzTZobpSbjYbcCEWgIb/HLfdRxfrJI4f+beILc/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MyPXBAAAA3QAAAA8AAAAAAAAAAAAAAAAAmAIAAGRycy9kb3du&#10;cmV2LnhtbFBLBQYAAAAABAAEAPUAAACGAwAAAAA=&#10;" path="m,l19913,,16681,19939r-11703,l,xe" fillcolor="#d9d9d9">
                        <v:stroke startarrowwidth="narrow" startarrowlength="short" endarrowwidth="narrow" endarrowlength="short"/>
                        <v:path arrowok="t" o:connecttype="custom" o:connectlocs="0,0;2423,0;2030,3255;606,3255;0,0" o:connectangles="0,0,0,0,0"/>
                      </v:shape>
                      <v:rect id="Rectangle 176" o:spid="_x0000_s1170" style="position:absolute;left:15909;top:15363;width:2434;height:3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b2XcIA&#10;AADdAAAADwAAAGRycy9kb3ducmV2LnhtbERPTWsCMRC9F/wPYQRvNWuxVlajiEXxUorWi7dhM24W&#10;dybLJur6702h0Ns83ufMlx3X6kZtqLwYGA0zUCSFt5WUBo4/m9cpqBBRLNZeyMCDAiwXvZc55tbf&#10;ZU+3QyxVCpGQowEXY5NrHQpHjGHoG5LEnX3LGBNsS21bvKdwrvVblk00YyWpwWFDa0fF5XBlA7uO&#10;V9Ztv8dfp/oYPsOeJ9cLGzPod6sZqEhd/Bf/uXc2zc/eP+D3m3SCXj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pvZd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177" o:spid="_x0000_s1171" style="position:absolute;visibility:visible;mso-wrap-style:square" from="14602,18008" to="19959,18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KsYAAADdAAAADwAAAGRycy9kb3ducmV2LnhtbESPT2vCQBDF70K/wzIFb3WTSqVGV+k/&#10;S8FTo+B1yI5JmuxsyK4x/fadQ8HbDO/Ne79Zb0fXqoH6UHs2kM4SUMSFtzWXBo6H3cMzqBCRLbae&#10;ycAvBdhu7iZrzKy/8jcNeSyVhHDI0EAVY5dpHYqKHIaZ74hFO/veYZS1L7Xt8SrhrtWPSbLQDmuW&#10;hgo7equoaPKLM/BTLpo4fC6LS/76kb/vm3S+O6XGTO/HlxWoSGO8mf+vv6zgJ0+CK9/ICHrz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v/yrGAAAA3QAAAA8AAAAAAAAA&#10;AAAAAAAAoQIAAGRycy9kb3ducmV2LnhtbFBLBQYAAAAABAAEAPkAAACUAwAAAAA=&#10;" strokeweight=".5pt">
                        <v:stroke startarrow="open" startarrowwidth="narrow" startarrowlength="short" endarrow="open" endarrowwidth="narrow" endarrowlength="short"/>
                      </v:line>
                      <v:rect id="Rectangle 178" o:spid="_x0000_s1172" style="position:absolute;left:11424;top:8463;width:1754;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DvJsQA&#10;AADdAAAADwAAAGRycy9kb3ducmV2LnhtbERP22rCQBB9F/oPywh9kWajYLGpG2krQsVCMC30dchO&#10;LpidDdlVo1/vCoW+zeFcZ7kaTCtO1LvGsoJpFIMgLqxuuFLw8715WoBwHllja5kUXMjBKn0YLTHR&#10;9sx7OuW+EiGEXYIKau+7REpX1GTQRbYjDlxpe4M+wL6SusdzCDetnMXxszTYcGiosaOPmopDfjQK&#10;XG42k+00+83IzI/4vruW2ddaqcfx8PYKwtPg/8V/7k8d5sfzF7h/E06Q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A7ybEAAAA3QAAAA8AAAAAAAAAAAAAAAAAmAIAAGRycy9k&#10;b3ducmV2LnhtbFBLBQYAAAAABAAEAPUAAACJAwAAAAA=&#10;" stroked="f" strokeweight=".5pt">
                        <v:textbox inset="1pt,1pt,1pt,1pt">
                          <w:txbxContent>
                            <w:p w:rsidR="004E000A" w:rsidRPr="000C4501" w:rsidRDefault="004E000A" w:rsidP="00750935">
                              <w:pPr>
                                <w:rPr>
                                  <w:rFonts w:cs="Arial"/>
                                </w:rPr>
                              </w:pPr>
                              <w:proofErr w:type="gramStart"/>
                              <w:r w:rsidRPr="000C4501">
                                <w:rPr>
                                  <w:rFonts w:cs="Arial"/>
                                  <w:sz w:val="18"/>
                                </w:rPr>
                                <w:t>r</w:t>
                              </w:r>
                              <w:proofErr w:type="gramEnd"/>
                            </w:p>
                          </w:txbxContent>
                        </v:textbox>
                      </v:rect>
                      <v:line id="Line 179" o:spid="_x0000_s1173" style="position:absolute;visibility:visible;mso-wrap-style:square" from="15931,7742" to="15941,13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pE8cAAADdAAAADwAAAGRycy9kb3ducmV2LnhtbESPQWvDMAyF74X9B6NBL2W110MoWd0y&#10;AoNBe2nXsu0mYi0Oi+Usdtvs30+HQW8S7+m9T6vNGDp1oSG1kS08zg0o4jq6lhsLx7eXhyWolJEd&#10;dpHJwi8l2KzvJissXbzyni6H3CgJ4VSiBZ9zX2qdak8B0zz2xKJ9xSFglnVotBvwKuGh0wtjCh2w&#10;ZWnw2FPlqf4+nIOF+uy3PzOenT5bXbzvdDWa6mNv7fR+fH4ClWnMN/P/9asTfFMIv3wjI+j1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MSkTxwAAAN0AAAAPAAAAAAAA&#10;AAAAAAAAAKECAABkcnMvZG93bnJldi54bWxQSwUGAAAAAAQABAD5AAAAlQMAAAAA&#10;" strokeweight=".5pt">
                        <v:stroke startarrowwidth="narrow" startarrowlength="short" endarrowwidth="narrow" endarrowlength="short"/>
                      </v:line>
                      <v:line id="Line 180" o:spid="_x0000_s1174" style="position:absolute;flip:y;visibility:visible;mso-wrap-style:square" from="3027,6610" to="3038,18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QNAMMAAADdAAAADwAAAGRycy9kb3ducmV2LnhtbERPTYvCMBC9C/sfwix4EZt2DyLVVETW&#10;orAXdffgbWjGtthMShNr/fcbQfA2j/c5y9VgGtFT52rLCpIoBkFcWF1zqeD3tJ3OQTiPrLGxTAoe&#10;5GCVfYyWmGp75wP1R1+KEMIuRQWV920qpSsqMugi2xIH7mI7gz7ArpS6w3sIN438iuOZNFhzaKiw&#10;pU1FxfV4Mwr6792h3zd0y/P255zo7T7/m5yVGn8O6wUIT4N/i1/unQ7z41kCz2/CCT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dkDQDDAAAA3QAAAA8AAAAAAAAAAAAA&#10;AAAAoQIAAGRycy9kb3ducmV2LnhtbFBLBQYAAAAABAAEAPkAAACRAwAAAAA=&#10;" strokeweight=".5pt">
                        <v:stroke startarrowwidth="narrow" startarrowlength="short" endarrow="open" endarrowwidth="narrow" endarrowlength="short"/>
                      </v:line>
                      <v:shape id="Freeform 181" o:spid="_x0000_s1175" style="position:absolute;left:402;top:3355;width:19600;height:1626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lqcMA&#10;AADdAAAADwAAAGRycy9kb3ducmV2LnhtbERPTWvCQBC9C/6HZYTedFcpqUZXEUHIqdBUob0N2WmS&#10;mp2N2VXTf98VBG/zeJ+z2vS2EVfqfO1Yw3SiQBAXztRcajh87sdzED4gG2wck4Y/8rBZDwcrTI27&#10;8Qdd81CKGMI+RQ1VCG0qpS8qsugnriWO3I/rLIYIu1KaDm8x3DZyplQiLdYcGypsaVdRccovVoN6&#10;T+qjz3B7WRxOv0V+zt6+v161fhn12yWIQH14ih/uzMT5KpnB/Zt4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glqcMAAADdAAAADwAAAAAAAAAAAAAAAACYAgAAZHJzL2Rv&#10;d25yZXYueG1sUEsFBgAAAAAEAAQA9QAAAIgDAAAAAA==&#10;" path="m,49l19989,r,19988e" filled="f">
                        <v:stroke startarrowwidth="narrow" startarrowlength="short" endarrowwidth="narrow" endarrowlength="short"/>
                        <v:path arrowok="t" o:connecttype="custom" o:connectlocs="0,40;19589,0;19589,16255" o:connectangles="0,0,0"/>
                      </v:shape>
                      <v:shape id="Freeform 182" o:spid="_x0000_s1176" style="position:absolute;left:-2;top:3335;width:829;height:321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1XMcMA&#10;AADdAAAADwAAAGRycy9kb3ducmV2LnhtbERPS4vCMBC+C/6HMIK3NVVBlmoUUYp68LDuVq9DM31o&#10;MylN1PrvNwsL3ubje85i1ZlaPKh1lWUF41EEgjizuuJCwc938vEJwnlkjbVlUvAiB6tlv7fAWNsn&#10;f9Hj5AsRQtjFqKD0vomldFlJBt3INsSBy21r0AfYFlK3+AzhppaTKJpJgxWHhhIb2pSU3U53oyBN&#10;dvf1cXM42yQ9NN0l3dZ5flVqOOjWcxCeOv8W/7v3OsyPZlP4+yac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W1XMcMAAADdAAAADwAAAAAAAAAAAAAAAACYAgAAZHJzL2Rv&#10;d25yZXYueG1sUEsFBgAAAAAEAAQA9QAAAIgDAAAAAA==&#10;" path="m7436,l1026,2617,3077,1558,,4237,,7103,3077,9097r4359,872l9487,11526r2051,873l14615,13084r3077,1558l19744,15888r-770,1807l17692,18567r-6154,1371e" filled="f" strokeweight=".5pt">
                        <v:stroke startarrowwidth="narrow" startarrowlength="short" endarrowwidth="narrow" endarrowlength="short"/>
                        <v:path arrowok="t" o:connecttype="custom" o:connectlocs="308,0;43,421;128,250;0,681;0,1142;128,1462;308,1603;393,1853;478,1993;606,2103;733,2354;818,2554;786,2844;733,2985;478,3205" o:connectangles="0,0,0,0,0,0,0,0,0,0,0,0,0,0,0"/>
                      </v:shape>
                      <v:shape id="Freeform 183" o:spid="_x0000_s1177" style="position:absolute;left:14602;top:19089;width:5272;height:91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TPRcMA&#10;AADdAAAADwAAAGRycy9kb3ducmV2LnhtbERPS4vCMBC+C/6HMIK3NVVElmoUUYp68LDuVq9DM31o&#10;MylN1PrvNwsL3ubje85i1ZlaPKh1lWUF41EEgjizuuJCwc938vEJwnlkjbVlUvAiB6tlv7fAWNsn&#10;f9Hj5AsRQtjFqKD0vomldFlJBt3INsSBy21r0AfYFlK3+AzhppaTKJpJgxWHhhIb2pSU3U53oyBN&#10;dvf1cXM42yQ9NN0l3dZ5flVqOOjWcxCeOv8W/7v3OsyPZlP4+yac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TPRcMAAADdAAAADwAAAAAAAAAAAAAAAACYAgAAZHJzL2Rv&#10;d25yZXYueG1sUEsFBgAAAAAEAAQA9QAAAIgDAAAAAA==&#10;" path="m19960,7473l17298,1099r1129,1978l15726,,12823,,10847,3077,9960,7473,8427,9451r-927,1978l6855,14505,5323,17802,4073,19780,2218,18901,1411,17802,,11429e" filled="f" strokeweight=".5pt">
                        <v:stroke startarrowwidth="narrow" startarrowlength="short" endarrowwidth="narrow" endarrowlength="short"/>
                        <v:path arrowok="t" o:connecttype="custom" o:connectlocs="5261,341;4560,50;4857,140;4145,0;3380,0;2859,140;2625,341;2221,431;1977,521;1807,661;1403,812;1074,902;585,862;372,812;0,521" o:connectangles="0,0,0,0,0,0,0,0,0,0,0,0,0,0,0"/>
                      </v:shape>
                      <v:rect id="Rectangle 184" o:spid="_x0000_s1178" style="position:absolute;left:2421;top:12319;width:1754;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EvnsMA&#10;AADdAAAADwAAAGRycy9kb3ducmV2LnhtbERPTYvCMBC9C/6HMMJeRFMFZalGWRVhZYViV/A6NGNb&#10;tpmUJmr115sFwds83ufMl62pxJUaV1pWMBpGIIgzq0vOFRx/t4NPEM4ja6wsk4I7OVguup05xtre&#10;+EDX1OcihLCLUUHhfR1L6bKCDLqhrYkDd7aNQR9gk0vd4C2Em0qOo2gqDZYcGgqsaV1Q9pdejAKX&#10;mm1/N0pOCZnJBVc/j3Oy3yj10Wu/ZiA8tf4tfrm/dZgfTSfw/004QS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EvnsMAAADdAAAADwAAAAAAAAAAAAAAAACYAgAAZHJzL2Rv&#10;d25yZXYueG1sUEsFBgAAAAAEAAQA9QAAAIgDAAAAAA==&#10;" stroked="f" strokeweight=".5pt">
                        <v:textbox inset="1pt,1pt,1pt,1pt">
                          <w:txbxContent>
                            <w:p w:rsidR="004E000A" w:rsidRPr="000C4501" w:rsidRDefault="004E000A" w:rsidP="00750935">
                              <w:pPr>
                                <w:rPr>
                                  <w:rFonts w:cs="Arial"/>
                                </w:rPr>
                              </w:pPr>
                              <w:proofErr w:type="gramStart"/>
                              <w:r w:rsidRPr="000C4501">
                                <w:rPr>
                                  <w:rFonts w:cs="Arial"/>
                                  <w:sz w:val="18"/>
                                </w:rPr>
                                <w:t>d</w:t>
                              </w:r>
                              <w:proofErr w:type="gramEnd"/>
                            </w:p>
                          </w:txbxContent>
                        </v:textbox>
                      </v:rect>
                      <v:line id="Line 185" o:spid="_x0000_s1179" style="position:absolute;visibility:visible;mso-wrap-style:square" from="3038,0" to="3049,3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99/sQAAADdAAAADwAAAGRycy9kb3ducmV2LnhtbERPS2sCMRC+F/ofwhS8lJpVJNitUcQH&#10;SC/io4feppvp7tLNZEmirv/eFARv8/E9ZzLrbCPO5EPtWMOgn4EgLpypudRwPKzfxiBCRDbYOCYN&#10;Vwowmz4/TTA37sI7Ou9jKVIIhxw1VDG2uZShqMhi6LuWOHG/zluMCfpSGo+XFG4bOcwyJS3WnBoq&#10;bGlRUfG3P1kNqy2rYxi//3xfJX2pZa1Gr/5T695LN/8AEamLD/HdvTFpfqYU/H+TTpDT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T33+xAAAAN0AAAAPAAAAAAAAAAAA&#10;AAAAAKECAABkcnMvZG93bnJldi54bWxQSwUGAAAAAAQABAD5AAAAkgMAAAAA&#10;" strokeweight=".5pt">
                        <v:stroke startarrowwidth="narrow" startarrowlength="short" endarrow="open" endarrowwidth="narrow" endarrowlength="short"/>
                      </v:line>
                      <v:rect id="Rectangle 186" o:spid="_x0000_s1180" style="position:absolute;left:17292;top:9535;width:2434;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o84MIA&#10;AADdAAAADwAAAGRycy9kb3ducmV2LnhtbERPS2vCQBC+C/6HZQredFORVFJXEaXFSyk+Lt6G7DQb&#10;zMyG7Krx37uFQm/z8T1nseq5UTfqQu3FwOskA0VSeltLZeB0/BjPQYWIYrHxQgYeFGC1HA4WWFh/&#10;lz3dDrFSKURCgQZcjG2hdSgdMYaJb0kS9+M7xphgV2nb4T2Fc6OnWZZrxlpSg8OWNo7Ky+HKBnY9&#10;r637/J59nZtT2IY959cLGzN66dfvoCL18V/8597ZND/L3+D3m3SCXj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yjzgwgAAAN0AAAAPAAAAAAAAAAAAAAAAAJgCAABkcnMvZG93&#10;bnJldi54bWxQSwUGAAAAAAQABAD1AAAAhwMAAAAA&#10;" filled="f" stroked="f" strokeweight=".5pt">
                        <v:textbox inset="1pt,1pt,1pt,1pt">
                          <w:txbxContent>
                            <w:p w:rsidR="004E000A" w:rsidRPr="000C4501" w:rsidRDefault="004E000A" w:rsidP="00750935">
                              <w:pPr>
                                <w:rPr>
                                  <w:rFonts w:cs="Arial"/>
                                </w:rPr>
                              </w:pPr>
                              <w:proofErr w:type="gramStart"/>
                              <w:r w:rsidRPr="000C4501">
                                <w:rPr>
                                  <w:rFonts w:cs="Arial"/>
                                  <w:sz w:val="16"/>
                                </w:rPr>
                                <w:t>t</w:t>
                              </w:r>
                              <w:r w:rsidRPr="000C4501">
                                <w:rPr>
                                  <w:rFonts w:cs="Arial"/>
                                  <w:sz w:val="16"/>
                                  <w:vertAlign w:val="subscript"/>
                                </w:rPr>
                                <w:t>n</w:t>
                              </w:r>
                              <w:proofErr w:type="gramEnd"/>
                            </w:p>
                          </w:txbxContent>
                        </v:textbox>
                      </v:rect>
                      <v:rect id="Rectangle 187" o:spid="_x0000_s1181" style="position:absolute;left:1784;top:3626;width:2434;height:2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WoksUA&#10;AADdAAAADwAAAGRycy9kb3ducmV2LnhtbESPzWrDQAyE74W+w6JAb806pZjiZBNCS0suoeTnkpvw&#10;ql4TS2u8m8R9++hQ6E1iRjOfFquRO3OlIbVRHMymBRiSOvpWGgfHw+fzG5iUUTx2UcjBLyVYLR8f&#10;Flj5eJMdXfe5MRoiqUIHIee+sjbVgRjTNPYkqv3EgTHrOjTWD3jTcO7sS1GUlrEVbQjY03ug+ry/&#10;sIPNyGsfvr5ft6fumD7SjsvLmZ17mozrOZhMY/43/11vvOIXpeLqNzqC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VaiSxQAAAN0AAAAPAAAAAAAAAAAAAAAAAJgCAABkcnMv&#10;ZG93bnJldi54bWxQSwUGAAAAAAQABAD1AAAAig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line id="Line 188" o:spid="_x0000_s1182" style="position:absolute;visibility:visible;mso-wrap-style:square" from="604,6530" to="14613,6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AELMUAAADdAAAADwAAAGRycy9kb3ducmV2LnhtbESPQYvCMBCF78L+hzALe9NUD8V2jbIs&#10;CB68WAXrbWhm22ozaZuo3X9vBMHbDO+9b94sVoNpxI16V1tWMJ1EIIgLq2suFRz26/EchPPIGhvL&#10;pOCfHKyWH6MFptreeUe3zJciQNilqKDyvk2ldEVFBt3EtsRB+7O9QR/WvpS6x3uAm0bOoiiWBmsO&#10;Fyps6bei4pJdTaAc4mSdHLv6ep52WX5qu3y/RaW+PoefbxCeBv82v9IbHepHcQLPb8IIcvk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dAELMUAAADdAAAADwAAAAAAAAAA&#10;AAAAAAChAgAAZHJzL2Rvd25yZXYueG1sUEsFBgAAAAAEAAQA+QAAAJMDAAAAAA==&#10;">
                        <v:stroke startarrowwidth="narrow" startarrowlength="short" endarrowwidth="narrow" endarrowlength="short"/>
                      </v:line>
                      <v:oval id="Oval 189" o:spid="_x0000_s1183" style="position:absolute;left:13210;top:6660;width:2795;height:2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Rhk8YA&#10;AADdAAAADwAAAGRycy9kb3ducmV2LnhtbESPQWsCMRCF74X+hzCFXkrNKtKWrVGKIHgo1Ko/YNyM&#10;2dXNZJtEd/vvnUOhtxnem/e+mS0G36orxdQENjAeFaCIq2Abdgb2u9XzG6iUkS22gcnALyVYzO/v&#10;Zlja0PM3XbfZKQnhVKKBOueu1DpVNXlMo9ARi3YM0WOWNTptI/YS7ls9KYoX7bFhaaixo2VN1Xl7&#10;8QYOh30Y9E/82jy5c8Tpqe/c58aYx4fh4x1UpiH/m/+u11bwi1fhl29kBD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Rhk8YAAADdAAAADwAAAAAAAAAAAAAAAACYAgAAZHJz&#10;L2Rvd25yZXYueG1sUEsFBgAAAAAEAAQA9QAAAIsDAAAAAA==&#10;" filled="f"/>
                      <v:line id="Line 190" o:spid="_x0000_s1184" style="position:absolute;visibility:visible;mso-wrap-style:square" from="14581,9314" to="14613,19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e98UAAADdAAAADwAAAGRycy9kb3ducmV2LnhtbESPQYvCMBCF78L+hzALe9O0HnRbjbIs&#10;CB72YhXU29CMbbWZtE3U+u+NIOxthvfeN2/my97U4kadqywriEcRCOLc6ooLBbvtavgNwnlkjbVl&#10;UvAgB8vFx2COqbZ33tAt84UIEHYpKii9b1IpXV6SQTeyDXHQTrYz6MPaFVJ3eA9wU8txFE2kwYrD&#10;hRIb+i0pv2RXEyi7SbJK9m11Pcdtdjg27WH7h0p9ffY/MxCeev9vfqfXOtSPpjG8vgkjyMU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e98UAAADdAAAADwAAAAAAAAAA&#10;AAAAAAChAgAAZHJzL2Rvd25yZXYueG1sUEsFBgAAAAAEAAQA+QAAAJMDAAAAAA==&#10;">
                        <v:stroke startarrowwidth="narrow" startarrowlength="short" endarrowwidth="narrow" endarrowlength="short"/>
                      </v:line>
                      <v:line id="Line 191" o:spid="_x0000_s1185" style="position:absolute;visibility:visible;mso-wrap-style:square" from="15963,11748" to="19906,11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UoMQAAADdAAAADwAAAGRycy9kb3ducmV2LnhtbERPS2vCQBC+C/0PyxS86SYWtE3dhD5U&#10;BE9NC70O2WmSJjsbsmuM/94VBG/z8T1nnY2mFQP1rrasIJ5HIIgLq2suFfx8b2fPIJxH1thaJgVn&#10;cpClD5M1Jtqe+IuG3JcihLBLUEHlfZdI6YqKDLq57YgD92d7gz7AvpS6x1MIN61cRNFSGqw5NFTY&#10;0UdFRZMfjYL/ctn4YfdSHPP3Tf55aOKn7W+s1PRxfHsF4Wn0d/HNvddhfrRawPWbcIJM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8pSgxAAAAN0AAAAPAAAAAAAAAAAA&#10;AAAAAKECAABkcnMvZG93bnJldi54bWxQSwUGAAAAAAQABAD5AAAAkgMAAAAA&#10;" strokeweight=".5pt">
                        <v:stroke startarrow="open" startarrowwidth="narrow" startarrowlength="short" endarrow="open" endarrowwidth="narrow" endarrowlength="short"/>
                      </v:line>
                      <v:shape id="Freeform 192" o:spid="_x0000_s1186" style="position:absolute;left:12657;top:6690;width:2636;height:286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zXMIA&#10;AADdAAAADwAAAGRycy9kb3ducmV2LnhtbERPW2vCMBR+F/YfwhnsTVM3mFKNUnYBYTC0Hez1kByb&#10;YnNSmqzWf28Ggm/n47ue9XZ0rRioD41nBfNZBoJYe9NwreCn+pwuQYSIbLD1TAouFGC7eZisMTf+&#10;zAcayliLFMIhRwU2xi6XMmhLDsPMd8SJO/reYUywr6Xp8ZzCXSufs+xVOmw4NVjs6M2SPpV/TkFh&#10;q0LT9+7Xf42d/8D3sC8HrdTT41isQEQa4118c+9Mmp8tXuD/m3SC3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9fNcwgAAAN0AAAAPAAAAAAAAAAAAAAAAAJgCAABkcnMvZG93&#10;bnJldi54bWxQSwUGAAAAAAQABAD1AAAAhwMAAAAA&#10;" path="m,l15806,140r4113,11398l15081,12587r-1210,7343l1774,19930,,xe" stroked="f">
                        <v:stroke startarrow="open" startarrowwidth="narrow" startarrowlength="short" endarrow="open" endarrowwidth="narrow" endarrowlength="short"/>
                        <v:path arrowok="t" o:connecttype="custom" o:connectlocs="0,0;2083,20;2625,1653;1988,1803;1828,2855;234,2855;0,0" o:connectangles="0,0,0,0,0,0,0"/>
                      </v:shape>
                      <v:line id="Line 193" o:spid="_x0000_s1187" style="position:absolute;flip:y;visibility:visible;mso-wrap-style:square" from="12466,7181" to="154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o4RcUAAADdAAAADwAAAGRycy9kb3ducmV2LnhtbERPS2vCQBC+C/6HZQQvUjcppS3RNYjU&#10;YKCX+Dh4G7LTJDQ7G7JrjP++Wyj0Nh/fc9bpaFoxUO8aywriZQSCuLS64UrB+bR/egfhPLLG1jIp&#10;eJCDdDOdrDHR9s4FDUdfiRDCLkEFtfddIqUrazLolrYjDtyX7Q36APtK6h7vIdy08jmKXqXBhkND&#10;jR3taiq/jzejYPg4FEPe0i3Lus9rrPd5dllclZrPxu0KhKfR/4v/3Acd5kdvL/D7TThB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o4RcUAAADdAAAADwAAAAAAAAAA&#10;AAAAAAChAgAAZHJzL2Rvd25yZXYueG1sUEsFBgAAAAAEAAQA+QAAAJMDAAAAAA==&#10;" strokeweight=".5pt">
                        <v:stroke startarrowwidth="narrow" startarrowlength="short" endarrow="open" endarrowwidth="narrow" endarrowlength="short"/>
                      </v:line>
                      <v:group id="Group 194" o:spid="_x0000_s1188" style="position:absolute;left:6439;top:6680;width:5868;height:5078" coordorigin=",-1" coordsize="20000,20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u5hsMAAADdAAAADwAAAGRycy9kb3ducmV2LnhtbERPS4vCMBC+L/gfwgje&#10;NK2iLl2jiKh4EMEHLHsbmrEtNpPSxLb++82CsLf5+J6zWHWmFA3VrrCsIB5FIIhTqwvOFNyuu+En&#10;COeRNZaWScGLHKyWvY8FJtq2fKbm4jMRQtglqCD3vkqkdGlOBt3IVsSBu9vaoA+wzqSusQ3hppTj&#10;KJpJgwWHhhwr2uSUPi5Po2DfYruexNvm+LhvXj/X6en7GJNSg363/gLhqfP/4rf7oMP8aD6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67mGwwAAAN0AAAAP&#10;AAAAAAAAAAAAAAAAAKoCAABkcnMvZG93bnJldi54bWxQSwUGAAAAAAQABAD6AAAAmgMAAAAA&#10;">
                        <v:group id="Group 195" o:spid="_x0000_s1189" style="position:absolute;top:10929;width:9782;height:907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zkn8cMAAADdAAAADwAAAGRycy9kb3ducmV2LnhtbERPS4vCMBC+C/6HMIK3&#10;Na2yunSNIqLiQRZ8wLK3oRnbYjMpTWzrv98Igrf5+J4zX3amFA3VrrCsIB5FIIhTqwvOFFzO248v&#10;EM4jaywtk4IHOVgu+r05Jtq2fKTm5DMRQtglqCD3vkqkdGlOBt3IVsSBu9raoA+wzqSusQ3hppTj&#10;KJpKgwWHhhwrWueU3k53o2DXYruaxJvmcLuuH3/nz5/fQ0xKDQfd6huEp86/xS/3Xof50Ww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OSfxwwAAAN0AAAAP&#10;AAAAAAAAAAAAAAAAAKoCAABkcnMvZG93bnJldi54bWxQSwUGAAAAAAQABAD6AAAAmgMAAAAA&#10;">
                          <v:rect id="Rectangle 196" o:spid="_x0000_s1190" style="position:absolute;left:3038;width:16962;height:19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OqPcEA&#10;AADdAAAADwAAAGRycy9kb3ducmV2LnhtbERPTWsCMRC9F/wPYQRvNWsRLatRRKl4KaL14m3YjJvF&#10;ncmyibr++6ZQ8DaP9znzZce1ulMbKi8GRsMMFEnhbSWlgdPP1/snqBBRLNZeyMCTAiwXvbc55tY/&#10;5ED3YyxVCpGQowEXY5NrHQpHjGHoG5LEXXzLGBNsS21bfKRwrvVHlk00YyWpwWFDa0fF9XhjA7uO&#10;V9Zt9+Pvc30Km3Dgye3Kxgz63WoGKlIXX+J/986m+dl0Cn/fpBP0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Tqj3BAAAA3QAAAA8AAAAAAAAAAAAAAAAAmAIAAGRycy9kb3du&#10;cmV2LnhtbFBLBQYAAAAABAAEAPUAAACGAwAAAAA=&#10;" filled="f" stroked="f" strokeweight=".5pt">
                            <v:textbox inset="1pt,1pt,1pt,1pt">
                              <w:txbxContent>
                                <w:p w:rsidR="004E000A" w:rsidRPr="000C4501" w:rsidRDefault="004E000A" w:rsidP="00750935">
                                  <w:pPr>
                                    <w:rPr>
                                      <w:rFonts w:cs="Arial"/>
                                    </w:rPr>
                                  </w:pPr>
                                  <w:proofErr w:type="gramStart"/>
                                  <w:r w:rsidRPr="000C4501">
                                    <w:rPr>
                                      <w:rFonts w:cs="Arial"/>
                                      <w:sz w:val="16"/>
                                    </w:rPr>
                                    <w:t>a</w:t>
                                  </w:r>
                                  <w:proofErr w:type="gramEnd"/>
                                </w:p>
                              </w:txbxContent>
                            </v:textbox>
                          </v:rect>
                          <v:oval id="Oval 197" o:spid="_x0000_s1191" style="position:absolute;top:2518;width:14893;height:17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6BasMA&#10;AADdAAAADwAAAGRycy9kb3ducmV2LnhtbESPMY/CMAyFd6T7D5FPYoP0GAD1CAghgRAbheU2X2Oa&#10;isapmgDl3+MBic3We37v82LV+0bdqYt1YAM/4wwUcRlszZWB82k7moOKCdliE5gMPCnCavk1WGBu&#10;w4OPdC9SpSSEY44GXEptrnUsHXmM49ASi3YJnccka1dp2+FDwn2jJ1k21R5rlgaHLW0cldfi5g1M&#10;3L7ZXbfromrd5vJ33h3+0/xgzPC7X/+CStSnj/l9vbeCn80EV76REf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6BasMAAADdAAAADwAAAAAAAAAAAAAAAACYAgAAZHJzL2Rv&#10;d25yZXYueG1sUEsFBgAAAAAEAAQA9QAAAIgDAAAAAA==&#10;" filled="f" strokeweight=".5pt"/>
                        </v:group>
                        <v:line id="Line 198" o:spid="_x0000_s1192" style="position:absolute;flip:y;visibility:visible;mso-wrap-style:square" from="6885,-1" to="20000,14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uX28UAAADdAAAADwAAAGRycy9kb3ducmV2LnhtbERPS2vCQBC+C/6HZQQvUjfpoY/oGkRq&#10;MNBLfBy8DdlpEpqdDdk1xn/fLRR6m4/vOet0NK0YqHeNZQXxMgJBXFrdcKXgfNo/vYFwHllja5kU&#10;PMhBuplO1phoe+eChqOvRAhhl6CC2vsukdKVNRl0S9sRB+7L9gZ9gH0ldY/3EG5a+RxFL9Jgw6Gh&#10;xo52NZXfx5tRMHwciiFv6ZZl3ec11vs8uyyuSs1n43YFwtPo/8V/7oMO86PXd/j9Jpw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MuX28UAAADdAAAADwAAAAAAAAAA&#10;AAAAAAChAgAAZHJzL2Rvd25yZXYueG1sUEsFBgAAAAAEAAQA+QAAAJMDAAAAAA==&#10;" strokeweight=".5pt">
                          <v:stroke startarrowwidth="narrow" startarrowlength="short" endarrow="open" endarrowwidth="narrow" endarrowlength="short"/>
                        </v:line>
                      </v:group>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0,55 (tròn)</w:t>
            </w: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0,70 (không tròn)</w:t>
            </w:r>
          </w:p>
          <w:p w:rsidR="00750935" w:rsidRPr="0093620D" w:rsidRDefault="00750935" w:rsidP="002C5B3D">
            <w:pPr>
              <w:widowControl w:val="0"/>
              <w:jc w:val="both"/>
              <w:rPr>
                <w:rFonts w:cs="Arial"/>
                <w:sz w:val="22"/>
                <w:szCs w:val="22"/>
              </w:rPr>
            </w:pPr>
          </w:p>
        </w:tc>
        <w:tc>
          <w:tcPr>
            <w:tcW w:w="3775" w:type="dxa"/>
            <w:tcBorders>
              <w:right w:val="single" w:sz="4" w:space="0" w:color="auto"/>
            </w:tcBorders>
          </w:tcPr>
          <w:p w:rsidR="00750935" w:rsidRPr="0093620D" w:rsidRDefault="00750935" w:rsidP="00BF0E06">
            <w:pPr>
              <w:widowControl w:val="0"/>
              <w:numPr>
                <w:ilvl w:val="0"/>
                <w:numId w:val="84"/>
              </w:numPr>
              <w:tabs>
                <w:tab w:val="left" w:pos="340"/>
              </w:tabs>
              <w:spacing w:before="120"/>
              <w:jc w:val="both"/>
              <w:rPr>
                <w:rFonts w:cs="Arial"/>
                <w:sz w:val="22"/>
                <w:szCs w:val="22"/>
                <w:lang w:val="fr-FR"/>
              </w:rPr>
            </w:pPr>
            <w:r w:rsidRPr="0093620D">
              <w:rPr>
                <w:rFonts w:cs="Arial"/>
                <w:sz w:val="22"/>
                <w:szCs w:val="22"/>
                <w:lang w:val="fr-FR"/>
              </w:rPr>
              <w:t xml:space="preserve">r </w:t>
            </w:r>
            <w:r w:rsidRPr="0093620D">
              <w:rPr>
                <w:rFonts w:cs="Arial"/>
                <w:sz w:val="22"/>
                <w:szCs w:val="22"/>
                <w:lang w:val="fr-FR"/>
              </w:rPr>
              <w:sym w:font="Symbol" w:char="F0B3"/>
            </w:r>
            <w:r w:rsidRPr="0093620D">
              <w:rPr>
                <w:rFonts w:cs="Arial"/>
                <w:sz w:val="22"/>
                <w:szCs w:val="22"/>
                <w:lang w:val="fr-FR"/>
              </w:rPr>
              <w:t xml:space="preserve"> </w:t>
            </w:r>
            <w:proofErr w:type="gramStart"/>
            <w:r w:rsidRPr="0093620D">
              <w:rPr>
                <w:rFonts w:cs="Arial"/>
                <w:sz w:val="22"/>
                <w:szCs w:val="22"/>
                <w:lang w:val="fr-FR"/>
              </w:rPr>
              <w:t>0,2T</w:t>
            </w:r>
            <w:r w:rsidRPr="0093620D">
              <w:rPr>
                <w:rFonts w:cs="Arial"/>
                <w:sz w:val="22"/>
                <w:szCs w:val="22"/>
                <w:vertAlign w:val="subscript"/>
                <w:lang w:val="fr-FR"/>
              </w:rPr>
              <w:t>E</w:t>
            </w:r>
            <w:r w:rsidRPr="0093620D">
              <w:rPr>
                <w:rFonts w:cs="Arial"/>
                <w:sz w:val="22"/>
                <w:szCs w:val="22"/>
                <w:lang w:val="fr-FR"/>
              </w:rPr>
              <w:t xml:space="preserve"> ,</w:t>
            </w:r>
            <w:proofErr w:type="gramEnd"/>
            <w:r w:rsidRPr="0093620D">
              <w:rPr>
                <w:rFonts w:cs="Arial"/>
                <w:sz w:val="22"/>
                <w:szCs w:val="22"/>
                <w:lang w:val="fr-FR"/>
              </w:rPr>
              <w:t xml:space="preserve"> nhưng không nhỏ hơn 5 mm</w:t>
            </w:r>
          </w:p>
          <w:p w:rsidR="00750935" w:rsidRPr="0093620D" w:rsidRDefault="00F83108" w:rsidP="00BF0E06">
            <w:pPr>
              <w:widowControl w:val="0"/>
              <w:numPr>
                <w:ilvl w:val="0"/>
                <w:numId w:val="84"/>
              </w:numPr>
              <w:tabs>
                <w:tab w:val="left" w:pos="340"/>
              </w:tabs>
              <w:jc w:val="both"/>
              <w:rPr>
                <w:rFonts w:cs="Arial"/>
                <w:sz w:val="22"/>
                <w:szCs w:val="22"/>
              </w:rPr>
            </w:pPr>
            <w:r>
              <w:rPr>
                <w:rFonts w:cs="Arial"/>
                <w:noProof/>
                <w:sz w:val="22"/>
                <w:szCs w:val="22"/>
              </w:rPr>
              <mc:AlternateContent>
                <mc:Choice Requires="wpg">
                  <w:drawing>
                    <wp:anchor distT="0" distB="0" distL="114300" distR="114300" simplePos="0" relativeHeight="251641856" behindDoc="0" locked="0" layoutInCell="1" allowOverlap="1">
                      <wp:simplePos x="0" y="0"/>
                      <wp:positionH relativeFrom="column">
                        <wp:posOffset>1054735</wp:posOffset>
                      </wp:positionH>
                      <wp:positionV relativeFrom="paragraph">
                        <wp:posOffset>133985</wp:posOffset>
                      </wp:positionV>
                      <wp:extent cx="203200" cy="203200"/>
                      <wp:effectExtent l="6985" t="10160" r="8890" b="5715"/>
                      <wp:wrapNone/>
                      <wp:docPr id="1052"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 cy="203200"/>
                                <a:chOff x="0" y="0"/>
                                <a:chExt cx="20000" cy="20000"/>
                              </a:xfrm>
                            </wpg:grpSpPr>
                            <wps:wsp>
                              <wps:cNvPr id="1053" name="Rectangle 145"/>
                              <wps:cNvSpPr>
                                <a:spLocks noChangeArrowheads="1"/>
                              </wps:cNvSpPr>
                              <wps:spPr bwMode="auto">
                                <a:xfrm>
                                  <a:off x="891" y="891"/>
                                  <a:ext cx="19109" cy="19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Default="004E000A" w:rsidP="00750935">
                                    <w:pPr>
                                      <w:jc w:val="center"/>
                                    </w:pPr>
                                    <w:proofErr w:type="gramStart"/>
                                    <w:r>
                                      <w:t>a</w:t>
                                    </w:r>
                                    <w:proofErr w:type="gramEnd"/>
                                  </w:p>
                                </w:txbxContent>
                              </wps:txbx>
                              <wps:bodyPr rot="0" vert="horz" wrap="square" lIns="0" tIns="0" rIns="0" bIns="0" anchor="t" anchorCtr="0" upright="1">
                                <a:noAutofit/>
                              </wps:bodyPr>
                            </wps:wsp>
                            <wps:wsp>
                              <wps:cNvPr id="1054" name="Oval 146"/>
                              <wps:cNvSpPr>
                                <a:spLocks noChangeArrowheads="1"/>
                              </wps:cNvSpPr>
                              <wps:spPr bwMode="auto">
                                <a:xfrm>
                                  <a:off x="0" y="0"/>
                                  <a:ext cx="20000" cy="20000"/>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4" o:spid="_x0000_s1193" style="position:absolute;left:0;text-align:left;margin-left:83.05pt;margin-top:10.55pt;width:16pt;height:16pt;z-index:251641856"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">
                      <v:rect id="Rectangle 145" o:spid="_x0000_s1194" style="position:absolute;left:891;top:891;width:19109;height:19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V2o8MA&#10;AADdAAAADwAAAGRycy9kb3ducmV2LnhtbERPTWvCQBC9C/0PyxR6000tik1dRQwBvVn10tuQnSah&#10;2dlkd5uk/94VhN7m8T5nvR1NI3pyvras4HWWgCAurK65VHC95NMVCB+QNTaWScEfedhuniZrTLUd&#10;+JP6cyhFDGGfooIqhDaV0hcVGfQz2xJH7ts6gyFCV0rtcIjhppHzJFlKgzXHhgpb2ldU/Jx/jYLM&#10;LXXu94csf/8asnA8dX0nO6VensfdB4hAY/gXP9wHHecnize4fxNPkJ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V2o8MAAADdAAAADwAAAAAAAAAAAAAAAACYAgAAZHJzL2Rv&#10;d25yZXYueG1sUEsFBgAAAAAEAAQA9QAAAIgDAAAAAA==&#10;" filled="f" stroked="f" strokeweight="0">
                        <v:textbox inset="0,0,0,0">
                          <w:txbxContent>
                            <w:p w:rsidR="004E000A" w:rsidRDefault="004E000A" w:rsidP="00750935">
                              <w:pPr>
                                <w:jc w:val="center"/>
                              </w:pPr>
                              <w:proofErr w:type="gramStart"/>
                              <w:r>
                                <w:t>a</w:t>
                              </w:r>
                              <w:proofErr w:type="gramEnd"/>
                            </w:p>
                          </w:txbxContent>
                        </v:textbox>
                      </v:rect>
                      <v:oval id="Oval 146" o:spid="_x0000_s1195"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o78MIA&#10;AADdAAAADwAAAGRycy9kb3ducmV2LnhtbERP22oCMRB9L/gPYQp9KZq1qMjWKCIIPgj19gHjZprd&#10;upmsSXTXv28KBd/mcK4zW3S2FnfyoXKsYDjIQBAXTldsFJyO6/4URIjIGmvHpOBBARbz3ssMc+1a&#10;3tP9EI1IIRxyVFDG2ORShqIki2HgGuLEfTtvMSbojdQe2xRua/mRZRNpseLUUGJDq5KKy+FmFZzP&#10;J9fJq//avZuLx9FP25jtTqm31275CSJSF5/if/dGp/nZeAR/36QT5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yjvwwgAAAN0AAAAPAAAAAAAAAAAAAAAAAJgCAABkcnMvZG93&#10;bnJldi54bWxQSwUGAAAAAAQABAD1AAAAhwMAAAAA&#10;" filled="f"/>
                    </v:group>
                  </w:pict>
                </mc:Fallback>
              </mc:AlternateContent>
            </w:r>
            <w:r w:rsidR="00750935" w:rsidRPr="0093620D">
              <w:rPr>
                <w:rFonts w:cs="Arial"/>
                <w:sz w:val="22"/>
                <w:szCs w:val="22"/>
              </w:rPr>
              <w:t>t</w:t>
            </w:r>
            <w:r w:rsidR="00750935" w:rsidRPr="0093620D">
              <w:rPr>
                <w:rFonts w:cs="Arial"/>
                <w:sz w:val="22"/>
                <w:szCs w:val="22"/>
                <w:vertAlign w:val="subscript"/>
              </w:rPr>
              <w:t xml:space="preserve">n </w:t>
            </w:r>
            <w:r w:rsidR="00750935" w:rsidRPr="0093620D">
              <w:rPr>
                <w:rFonts w:cs="Arial"/>
                <w:sz w:val="22"/>
                <w:szCs w:val="22"/>
              </w:rPr>
              <w:sym w:font="Symbol" w:char="F0B3"/>
            </w:r>
            <w:r w:rsidR="00750935" w:rsidRPr="0093620D">
              <w:rPr>
                <w:rFonts w:cs="Arial"/>
                <w:sz w:val="22"/>
                <w:szCs w:val="22"/>
              </w:rPr>
              <w:t xml:space="preserve"> 1,25T</w:t>
            </w:r>
            <w:r w:rsidR="00750935" w:rsidRPr="0093620D">
              <w:rPr>
                <w:rFonts w:cs="Arial"/>
                <w:sz w:val="22"/>
                <w:szCs w:val="22"/>
                <w:vertAlign w:val="subscript"/>
              </w:rPr>
              <w:t>ro</w:t>
            </w:r>
          </w:p>
          <w:p w:rsidR="00750935" w:rsidRPr="0093620D" w:rsidRDefault="00750935" w:rsidP="00BF0E06">
            <w:pPr>
              <w:numPr>
                <w:ilvl w:val="0"/>
                <w:numId w:val="84"/>
              </w:numPr>
              <w:tabs>
                <w:tab w:val="left" w:pos="2036"/>
              </w:tabs>
              <w:jc w:val="both"/>
              <w:rPr>
                <w:rFonts w:cs="Arial"/>
                <w:sz w:val="22"/>
                <w:szCs w:val="22"/>
              </w:rPr>
            </w:pPr>
            <w:r w:rsidRPr="0093620D">
              <w:rPr>
                <w:rFonts w:cs="Arial"/>
                <w:sz w:val="22"/>
                <w:szCs w:val="22"/>
              </w:rPr>
              <w:t>Khi hàn phần</w:t>
            </w:r>
            <w:r w:rsidRPr="0093620D">
              <w:rPr>
                <w:rFonts w:cs="Arial"/>
                <w:sz w:val="22"/>
                <w:szCs w:val="22"/>
              </w:rPr>
              <w:tab/>
            </w:r>
            <w:r>
              <w:rPr>
                <w:rFonts w:cs="Arial"/>
                <w:sz w:val="22"/>
                <w:szCs w:val="22"/>
              </w:rPr>
              <w:t xml:space="preserve"> </w:t>
            </w:r>
            <w:r w:rsidRPr="0093620D">
              <w:rPr>
                <w:rFonts w:cs="Arial"/>
                <w:sz w:val="22"/>
                <w:szCs w:val="22"/>
              </w:rPr>
              <w:t>phải dùng phương pháp hàn sao cho ngấu đến chân</w:t>
            </w:r>
          </w:p>
          <w:p w:rsidR="00750935" w:rsidRPr="0093620D" w:rsidRDefault="00750935" w:rsidP="00BF0E06">
            <w:pPr>
              <w:widowControl w:val="0"/>
              <w:numPr>
                <w:ilvl w:val="0"/>
                <w:numId w:val="84"/>
              </w:numPr>
              <w:jc w:val="both"/>
              <w:rPr>
                <w:rFonts w:cs="Arial"/>
                <w:sz w:val="22"/>
                <w:szCs w:val="22"/>
              </w:rPr>
            </w:pPr>
            <w:r w:rsidRPr="0093620D">
              <w:rPr>
                <w:rFonts w:cs="Arial"/>
                <w:sz w:val="22"/>
                <w:szCs w:val="22"/>
              </w:rPr>
              <w:t>Các tấm đáy hoặc nắp phải được làm bằng thép rèn</w:t>
            </w:r>
          </w:p>
        </w:tc>
      </w:tr>
      <w:tr w:rsidR="00750935" w:rsidRPr="0093620D" w:rsidTr="00AA471B">
        <w:trPr>
          <w:trHeight w:val="2060"/>
        </w:trPr>
        <w:tc>
          <w:tcPr>
            <w:tcW w:w="1214" w:type="dxa"/>
            <w:vMerge/>
            <w:tcBorders>
              <w:left w:val="single" w:sz="4" w:space="0" w:color="auto"/>
            </w:tcBorders>
            <w:vAlign w:val="center"/>
          </w:tcPr>
          <w:p w:rsidR="00750935" w:rsidRPr="0093620D" w:rsidRDefault="00750935" w:rsidP="002C5B3D">
            <w:pPr>
              <w:widowControl w:val="0"/>
              <w:jc w:val="both"/>
              <w:rPr>
                <w:rFonts w:cs="Arial"/>
                <w:sz w:val="22"/>
                <w:szCs w:val="22"/>
              </w:rPr>
            </w:pPr>
          </w:p>
        </w:tc>
        <w:tc>
          <w:tcPr>
            <w:tcW w:w="956"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F</w:t>
            </w: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43904" behindDoc="0" locked="0" layoutInCell="1" allowOverlap="1">
                      <wp:simplePos x="0" y="0"/>
                      <wp:positionH relativeFrom="column">
                        <wp:posOffset>1166495</wp:posOffset>
                      </wp:positionH>
                      <wp:positionV relativeFrom="paragraph">
                        <wp:posOffset>12700</wp:posOffset>
                      </wp:positionV>
                      <wp:extent cx="1198880" cy="1178560"/>
                      <wp:effectExtent l="52070" t="12700" r="15875" b="18415"/>
                      <wp:wrapNone/>
                      <wp:docPr id="1028"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8880" cy="1178560"/>
                                <a:chOff x="-2" y="-1"/>
                                <a:chExt cx="20002" cy="20002"/>
                              </a:xfrm>
                            </wpg:grpSpPr>
                            <wps:wsp>
                              <wps:cNvPr id="1029" name="Rectangle 151"/>
                              <wps:cNvSpPr>
                                <a:spLocks noChangeArrowheads="1"/>
                              </wps:cNvSpPr>
                              <wps:spPr bwMode="auto">
                                <a:xfrm>
                                  <a:off x="12076" y="12468"/>
                                  <a:ext cx="1748" cy="298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r w:rsidRPr="000C4501">
                                      <w:rPr>
                                        <w:rFonts w:cs="Arial"/>
                                        <w:sz w:val="18"/>
                                      </w:rPr>
                                      <w:t>L</w:t>
                                    </w:r>
                                  </w:p>
                                </w:txbxContent>
                              </wps:txbx>
                              <wps:bodyPr rot="0" vert="horz" wrap="square" lIns="12700" tIns="12700" rIns="12700" bIns="12700" anchor="t" anchorCtr="0" upright="1">
                                <a:noAutofit/>
                              </wps:bodyPr>
                            </wps:wsp>
                            <wps:wsp>
                              <wps:cNvPr id="1030" name="Freeform 152"/>
                              <wps:cNvSpPr>
                                <a:spLocks/>
                              </wps:cNvSpPr>
                              <wps:spPr bwMode="auto">
                                <a:xfrm>
                                  <a:off x="9406" y="3599"/>
                                  <a:ext cx="2670" cy="3513"/>
                                </a:xfrm>
                                <a:custGeom>
                                  <a:avLst/>
                                  <a:gdLst>
                                    <a:gd name="T0" fmla="*/ 0 w 20000"/>
                                    <a:gd name="T1" fmla="*/ 0 h 20000"/>
                                    <a:gd name="T2" fmla="*/ 19921 w 20000"/>
                                    <a:gd name="T3" fmla="*/ 184 h 20000"/>
                                    <a:gd name="T4" fmla="*/ 15159 w 20000"/>
                                    <a:gd name="T5" fmla="*/ 19939 h 20000"/>
                                    <a:gd name="T6" fmla="*/ 4524 w 20000"/>
                                    <a:gd name="T7" fmla="*/ 19939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921" y="184"/>
                                      </a:lnTo>
                                      <a:lnTo>
                                        <a:pt x="15159" y="19939"/>
                                      </a:lnTo>
                                      <a:lnTo>
                                        <a:pt x="4524" y="19939"/>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1" name="Rectangle 153"/>
                              <wps:cNvSpPr>
                                <a:spLocks noChangeArrowheads="1"/>
                              </wps:cNvSpPr>
                              <wps:spPr bwMode="auto">
                                <a:xfrm>
                                  <a:off x="16462" y="15345"/>
                                  <a:ext cx="2426" cy="36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1032" name="Line 154"/>
                              <wps:cNvCnPr/>
                              <wps:spPr bwMode="auto">
                                <a:xfrm>
                                  <a:off x="14957" y="17856"/>
                                  <a:ext cx="4937" cy="33"/>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3" name="Line 155"/>
                              <wps:cNvCnPr/>
                              <wps:spPr bwMode="auto">
                                <a:xfrm flipV="1">
                                  <a:off x="3018" y="7112"/>
                                  <a:ext cx="10" cy="1229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4" name="Freeform 156"/>
                              <wps:cNvSpPr>
                                <a:spLocks/>
                              </wps:cNvSpPr>
                              <wps:spPr bwMode="auto">
                                <a:xfrm>
                                  <a:off x="401" y="3610"/>
                                  <a:ext cx="19599" cy="15992"/>
                                </a:xfrm>
                                <a:custGeom>
                                  <a:avLst/>
                                  <a:gdLst>
                                    <a:gd name="T0" fmla="*/ 0 w 20000"/>
                                    <a:gd name="T1" fmla="*/ 54 h 20000"/>
                                    <a:gd name="T2" fmla="*/ 19924 w 20000"/>
                                    <a:gd name="T3" fmla="*/ 0 h 20000"/>
                                    <a:gd name="T4" fmla="*/ 19989 w 20000"/>
                                    <a:gd name="T5" fmla="*/ 19987 h 20000"/>
                                  </a:gdLst>
                                  <a:ahLst/>
                                  <a:cxnLst>
                                    <a:cxn ang="0">
                                      <a:pos x="T0" y="T1"/>
                                    </a:cxn>
                                    <a:cxn ang="0">
                                      <a:pos x="T2" y="T3"/>
                                    </a:cxn>
                                    <a:cxn ang="0">
                                      <a:pos x="T4" y="T5"/>
                                    </a:cxn>
                                  </a:cxnLst>
                                  <a:rect l="0" t="0" r="r" b="b"/>
                                  <a:pathLst>
                                    <a:path w="20000" h="20000">
                                      <a:moveTo>
                                        <a:pt x="0" y="54"/>
                                      </a:moveTo>
                                      <a:lnTo>
                                        <a:pt x="19924" y="0"/>
                                      </a:lnTo>
                                      <a:lnTo>
                                        <a:pt x="19989" y="19987"/>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5" name="Freeform 157"/>
                              <wps:cNvSpPr>
                                <a:spLocks/>
                              </wps:cNvSpPr>
                              <wps:spPr bwMode="auto">
                                <a:xfrm>
                                  <a:off x="-2" y="3588"/>
                                  <a:ext cx="827" cy="3459"/>
                                </a:xfrm>
                                <a:custGeom>
                                  <a:avLst/>
                                  <a:gdLst>
                                    <a:gd name="T0" fmla="*/ 7436 w 20000"/>
                                    <a:gd name="T1" fmla="*/ 0 h 20000"/>
                                    <a:gd name="T2" fmla="*/ 1026 w 20000"/>
                                    <a:gd name="T3" fmla="*/ 2617 h 20000"/>
                                    <a:gd name="T4" fmla="*/ 3077 w 20000"/>
                                    <a:gd name="T5" fmla="*/ 1558 h 20000"/>
                                    <a:gd name="T6" fmla="*/ 0 w 20000"/>
                                    <a:gd name="T7" fmla="*/ 4237 h 20000"/>
                                    <a:gd name="T8" fmla="*/ 0 w 20000"/>
                                    <a:gd name="T9" fmla="*/ 7103 h 20000"/>
                                    <a:gd name="T10" fmla="*/ 3077 w 20000"/>
                                    <a:gd name="T11" fmla="*/ 9097 h 20000"/>
                                    <a:gd name="T12" fmla="*/ 7436 w 20000"/>
                                    <a:gd name="T13" fmla="*/ 9969 h 20000"/>
                                    <a:gd name="T14" fmla="*/ 9487 w 20000"/>
                                    <a:gd name="T15" fmla="*/ 11526 h 20000"/>
                                    <a:gd name="T16" fmla="*/ 11538 w 20000"/>
                                    <a:gd name="T17" fmla="*/ 12399 h 20000"/>
                                    <a:gd name="T18" fmla="*/ 14615 w 20000"/>
                                    <a:gd name="T19" fmla="*/ 13084 h 20000"/>
                                    <a:gd name="T20" fmla="*/ 17692 w 20000"/>
                                    <a:gd name="T21" fmla="*/ 14642 h 20000"/>
                                    <a:gd name="T22" fmla="*/ 19744 w 20000"/>
                                    <a:gd name="T23" fmla="*/ 15888 h 20000"/>
                                    <a:gd name="T24" fmla="*/ 18974 w 20000"/>
                                    <a:gd name="T25" fmla="*/ 17695 h 20000"/>
                                    <a:gd name="T26" fmla="*/ 17692 w 20000"/>
                                    <a:gd name="T27" fmla="*/ 18567 h 20000"/>
                                    <a:gd name="T28" fmla="*/ 11538 w 20000"/>
                                    <a:gd name="T29" fmla="*/ 1993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36" y="0"/>
                                      </a:moveTo>
                                      <a:lnTo>
                                        <a:pt x="1026" y="2617"/>
                                      </a:lnTo>
                                      <a:lnTo>
                                        <a:pt x="3077" y="1558"/>
                                      </a:lnTo>
                                      <a:lnTo>
                                        <a:pt x="0" y="4237"/>
                                      </a:lnTo>
                                      <a:lnTo>
                                        <a:pt x="0" y="7103"/>
                                      </a:lnTo>
                                      <a:lnTo>
                                        <a:pt x="3077" y="9097"/>
                                      </a:lnTo>
                                      <a:lnTo>
                                        <a:pt x="7436" y="9969"/>
                                      </a:lnTo>
                                      <a:lnTo>
                                        <a:pt x="9487" y="11526"/>
                                      </a:lnTo>
                                      <a:lnTo>
                                        <a:pt x="11538" y="12399"/>
                                      </a:lnTo>
                                      <a:lnTo>
                                        <a:pt x="14615" y="13084"/>
                                      </a:lnTo>
                                      <a:lnTo>
                                        <a:pt x="17692" y="14642"/>
                                      </a:lnTo>
                                      <a:lnTo>
                                        <a:pt x="19744" y="15888"/>
                                      </a:lnTo>
                                      <a:lnTo>
                                        <a:pt x="18974" y="17695"/>
                                      </a:lnTo>
                                      <a:lnTo>
                                        <a:pt x="17692" y="18567"/>
                                      </a:lnTo>
                                      <a:lnTo>
                                        <a:pt x="11538" y="1993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6" name="Freeform 158"/>
                              <wps:cNvSpPr>
                                <a:spLocks/>
                              </wps:cNvSpPr>
                              <wps:spPr bwMode="auto">
                                <a:xfrm>
                                  <a:off x="14957" y="19020"/>
                                  <a:ext cx="4852" cy="981"/>
                                </a:xfrm>
                                <a:custGeom>
                                  <a:avLst/>
                                  <a:gdLst>
                                    <a:gd name="T0" fmla="*/ 19956 w 20000"/>
                                    <a:gd name="T1" fmla="*/ 7473 h 20000"/>
                                    <a:gd name="T2" fmla="*/ 17293 w 20000"/>
                                    <a:gd name="T3" fmla="*/ 1099 h 20000"/>
                                    <a:gd name="T4" fmla="*/ 18428 w 20000"/>
                                    <a:gd name="T5" fmla="*/ 3077 h 20000"/>
                                    <a:gd name="T6" fmla="*/ 15721 w 20000"/>
                                    <a:gd name="T7" fmla="*/ 0 h 20000"/>
                                    <a:gd name="T8" fmla="*/ 12838 w 20000"/>
                                    <a:gd name="T9" fmla="*/ 0 h 20000"/>
                                    <a:gd name="T10" fmla="*/ 10830 w 20000"/>
                                    <a:gd name="T11" fmla="*/ 3077 h 20000"/>
                                    <a:gd name="T12" fmla="*/ 9956 w 20000"/>
                                    <a:gd name="T13" fmla="*/ 7473 h 20000"/>
                                    <a:gd name="T14" fmla="*/ 8428 w 20000"/>
                                    <a:gd name="T15" fmla="*/ 9451 h 20000"/>
                                    <a:gd name="T16" fmla="*/ 7511 w 20000"/>
                                    <a:gd name="T17" fmla="*/ 11429 h 20000"/>
                                    <a:gd name="T18" fmla="*/ 6856 w 20000"/>
                                    <a:gd name="T19" fmla="*/ 14505 h 20000"/>
                                    <a:gd name="T20" fmla="*/ 5328 w 20000"/>
                                    <a:gd name="T21" fmla="*/ 17802 h 20000"/>
                                    <a:gd name="T22" fmla="*/ 4061 w 20000"/>
                                    <a:gd name="T23" fmla="*/ 19780 h 20000"/>
                                    <a:gd name="T24" fmla="*/ 2227 w 20000"/>
                                    <a:gd name="T25" fmla="*/ 18901 h 20000"/>
                                    <a:gd name="T26" fmla="*/ 1397 w 20000"/>
                                    <a:gd name="T27" fmla="*/ 17802 h 20000"/>
                                    <a:gd name="T28" fmla="*/ 0 w 20000"/>
                                    <a:gd name="T29" fmla="*/ 1142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56" y="7473"/>
                                      </a:moveTo>
                                      <a:lnTo>
                                        <a:pt x="17293" y="1099"/>
                                      </a:lnTo>
                                      <a:lnTo>
                                        <a:pt x="18428" y="3077"/>
                                      </a:lnTo>
                                      <a:lnTo>
                                        <a:pt x="15721" y="0"/>
                                      </a:lnTo>
                                      <a:lnTo>
                                        <a:pt x="12838" y="0"/>
                                      </a:lnTo>
                                      <a:lnTo>
                                        <a:pt x="10830" y="3077"/>
                                      </a:lnTo>
                                      <a:lnTo>
                                        <a:pt x="9956" y="7473"/>
                                      </a:lnTo>
                                      <a:lnTo>
                                        <a:pt x="8428" y="9451"/>
                                      </a:lnTo>
                                      <a:lnTo>
                                        <a:pt x="7511" y="11429"/>
                                      </a:lnTo>
                                      <a:lnTo>
                                        <a:pt x="6856" y="14505"/>
                                      </a:lnTo>
                                      <a:lnTo>
                                        <a:pt x="5328" y="17802"/>
                                      </a:lnTo>
                                      <a:lnTo>
                                        <a:pt x="4061" y="19780"/>
                                      </a:lnTo>
                                      <a:lnTo>
                                        <a:pt x="2227" y="18901"/>
                                      </a:lnTo>
                                      <a:lnTo>
                                        <a:pt x="1397" y="17802"/>
                                      </a:lnTo>
                                      <a:lnTo>
                                        <a:pt x="0" y="1142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7" name="Rectangle 159"/>
                              <wps:cNvSpPr>
                                <a:spLocks noChangeArrowheads="1"/>
                              </wps:cNvSpPr>
                              <wps:spPr bwMode="auto">
                                <a:xfrm>
                                  <a:off x="2159" y="13266"/>
                                  <a:ext cx="1748" cy="307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s:wsp>
                              <wps:cNvPr id="1038" name="Line 160"/>
                              <wps:cNvCnPr/>
                              <wps:spPr bwMode="auto">
                                <a:xfrm>
                                  <a:off x="3028" y="-1"/>
                                  <a:ext cx="11" cy="360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9" name="Rectangle 161"/>
                              <wps:cNvSpPr>
                                <a:spLocks noChangeArrowheads="1"/>
                              </wps:cNvSpPr>
                              <wps:spPr bwMode="auto">
                                <a:xfrm>
                                  <a:off x="1778" y="3900"/>
                                  <a:ext cx="2426" cy="26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1040" name="Line 162"/>
                              <wps:cNvCnPr/>
                              <wps:spPr bwMode="auto">
                                <a:xfrm>
                                  <a:off x="602" y="7026"/>
                                  <a:ext cx="10880" cy="5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1" name="Line 163"/>
                              <wps:cNvCnPr/>
                              <wps:spPr bwMode="auto">
                                <a:xfrm>
                                  <a:off x="14957" y="10528"/>
                                  <a:ext cx="32" cy="922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42" name="Group 164"/>
                              <wpg:cNvGrpSpPr>
                                <a:grpSpLocks/>
                              </wpg:cNvGrpSpPr>
                              <wpg:grpSpPr bwMode="auto">
                                <a:xfrm>
                                  <a:off x="5401" y="7112"/>
                                  <a:ext cx="5287" cy="5550"/>
                                  <a:chOff x="0" y="1"/>
                                  <a:chExt cx="20000" cy="19999"/>
                                </a:xfrm>
                              </wpg:grpSpPr>
                              <wpg:grpSp>
                                <wpg:cNvPr id="1043" name="Group 165"/>
                                <wpg:cNvGrpSpPr>
                                  <a:grpSpLocks/>
                                </wpg:cNvGrpSpPr>
                                <wpg:grpSpPr bwMode="auto">
                                  <a:xfrm>
                                    <a:off x="0" y="11067"/>
                                    <a:ext cx="10823" cy="8933"/>
                                    <a:chOff x="0" y="0"/>
                                    <a:chExt cx="20000" cy="20000"/>
                                  </a:xfrm>
                                </wpg:grpSpPr>
                                <wps:wsp>
                                  <wps:cNvPr id="1044" name="Rectangle 166"/>
                                  <wps:cNvSpPr>
                                    <a:spLocks noChangeArrowheads="1"/>
                                  </wps:cNvSpPr>
                                  <wps:spPr bwMode="auto">
                                    <a:xfrm>
                                      <a:off x="3034" y="0"/>
                                      <a:ext cx="16966" cy="19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6"/>
                                          </w:rPr>
                                          <w:t>a</w:t>
                                        </w:r>
                                        <w:proofErr w:type="gramEnd"/>
                                      </w:p>
                                    </w:txbxContent>
                                  </wps:txbx>
                                  <wps:bodyPr rot="0" vert="horz" wrap="square" lIns="12700" tIns="12700" rIns="12700" bIns="12700" anchor="t" anchorCtr="0" upright="1">
                                    <a:noAutofit/>
                                  </wps:bodyPr>
                                </wps:wsp>
                                <wps:wsp>
                                  <wps:cNvPr id="1045" name="Oval 167"/>
                                  <wps:cNvSpPr>
                                    <a:spLocks noChangeArrowheads="1"/>
                                  </wps:cNvSpPr>
                                  <wps:spPr bwMode="auto">
                                    <a:xfrm>
                                      <a:off x="0" y="2525"/>
                                      <a:ext cx="14890" cy="17475"/>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046" name="Line 168"/>
                                <wps:cNvCnPr/>
                                <wps:spPr bwMode="auto">
                                  <a:xfrm flipV="1">
                                    <a:off x="7055" y="1"/>
                                    <a:ext cx="12945" cy="1343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47" name="Line 169"/>
                              <wps:cNvCnPr/>
                              <wps:spPr bwMode="auto">
                                <a:xfrm>
                                  <a:off x="10783" y="2391"/>
                                  <a:ext cx="11" cy="1333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8" name="Line 170"/>
                              <wps:cNvCnPr/>
                              <wps:spPr bwMode="auto">
                                <a:xfrm>
                                  <a:off x="10783" y="15097"/>
                                  <a:ext cx="4100"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9" name="Arc 171"/>
                              <wps:cNvSpPr>
                                <a:spLocks/>
                              </wps:cNvSpPr>
                              <wps:spPr bwMode="auto">
                                <a:xfrm>
                                  <a:off x="11472" y="7112"/>
                                  <a:ext cx="3506" cy="356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50" name="Rectangle 172"/>
                              <wps:cNvSpPr>
                                <a:spLocks noChangeArrowheads="1"/>
                              </wps:cNvSpPr>
                              <wps:spPr bwMode="auto">
                                <a:xfrm>
                                  <a:off x="11090" y="8815"/>
                                  <a:ext cx="1748" cy="298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r</w:t>
                                    </w:r>
                                    <w:proofErr w:type="gramEnd"/>
                                  </w:p>
                                </w:txbxContent>
                              </wps:txbx>
                              <wps:bodyPr rot="0" vert="horz" wrap="square" lIns="12700" tIns="12700" rIns="12700" bIns="12700" anchor="t" anchorCtr="0" upright="1">
                                <a:noAutofit/>
                              </wps:bodyPr>
                            </wps:wsp>
                            <wps:wsp>
                              <wps:cNvPr id="1051" name="Line 173"/>
                              <wps:cNvCnPr/>
                              <wps:spPr bwMode="auto">
                                <a:xfrm flipV="1">
                                  <a:off x="12234" y="8545"/>
                                  <a:ext cx="1823" cy="156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50" o:spid="_x0000_s1196" style="position:absolute;left:0;text-align:left;margin-left:91.85pt;margin-top:1pt;width:94.4pt;height:92.8pt;z-index:251643904" coordorigin="-2,-1" coordsize="20002,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">
                      <v:rect id="Rectangle 151" o:spid="_x0000_s1197" style="position:absolute;left:12076;top:12468;width:1748;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acW8QA&#10;AADdAAAADwAAAGRycy9kb3ducmV2LnhtbERP22rCQBB9F/yHZQRfpG4UKja6iheESgvBtODrkB2T&#10;YHY2ZFeNfr1bEPo2h3Od+bI1lbhS40rLCkbDCARxZnXJuYLfn93bFITzyBory6TgTg6Wi25njrG2&#10;Nz7QNfW5CCHsYlRQeF/HUrqsIINuaGviwJ1sY9AH2ORSN3gL4aaS4yiaSIMlh4YCa9oUlJ3Ti1Hg&#10;UrMb7EfJMSHzfsH11+OUfG+V6vfa1QyEp9b/i1/uTx3mR+MP+PsmnC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GnFvEAAAA3QAAAA8AAAAAAAAAAAAAAAAAmAIAAGRycy9k&#10;b3ducmV2LnhtbFBLBQYAAAAABAAEAPUAAACJAwAAAAA=&#10;" stroked="f" strokeweight=".5pt">
                        <v:textbox inset="1pt,1pt,1pt,1pt">
                          <w:txbxContent>
                            <w:p w:rsidR="004E000A" w:rsidRPr="000C4501" w:rsidRDefault="004E000A" w:rsidP="00750935">
                              <w:pPr>
                                <w:rPr>
                                  <w:rFonts w:cs="Arial"/>
                                </w:rPr>
                              </w:pPr>
                              <w:r w:rsidRPr="000C4501">
                                <w:rPr>
                                  <w:rFonts w:cs="Arial"/>
                                  <w:sz w:val="18"/>
                                </w:rPr>
                                <w:t>L</w:t>
                              </w:r>
                            </w:p>
                          </w:txbxContent>
                        </v:textbox>
                      </v:rect>
                      <v:shape id="Freeform 152" o:spid="_x0000_s1198" style="position:absolute;left:9406;top:3599;width:2670;height:351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YQusUA&#10;AADdAAAADwAAAGRycy9kb3ducmV2LnhtbESPT2vCQBDF74V+h2UK3uqmFcSmrlIKgjfxD2mPQ3ZM&#10;gruzIbsm8ds7B8HbDO/Ne79ZrkfvVE9dbAIb+JhmoIjLYBuuDJyOm/cFqJiQLbrAZOBGEdar15cl&#10;5jYMvKf+kColIRxzNFCn1OZax7Imj3EaWmLRzqHzmGTtKm07HCTcO/2ZZXPtsWFpqLGl35rKy+Hq&#10;DZyHTTGGvrjstrvj11/6d+28cMZM3safb1CJxvQ0P663VvCzmfDLNzKCX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9hC6xQAAAN0AAAAPAAAAAAAAAAAAAAAAAJgCAABkcnMv&#10;ZG93bnJldi54bWxQSwUGAAAAAAQABAD1AAAAigMAAAAA&#10;" path="m,l19921,184,15159,19939r-10635,l,xe" fillcolor="#d9d9d9">
                        <v:stroke startarrowwidth="narrow" startarrowlength="short" endarrowwidth="narrow" endarrowlength="short"/>
                        <v:path arrowok="t" o:connecttype="custom" o:connectlocs="0,0;2659,32;2024,3502;604,3502;0,0" o:connectangles="0,0,0,0,0"/>
                      </v:shape>
                      <v:rect id="Rectangle 153" o:spid="_x0000_s1199" style="position:absolute;left:16462;top:15345;width:2426;height:3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wuEsIA&#10;AADdAAAADwAAAGRycy9kb3ducmV2LnhtbERPS2vCQBC+F/wPywje6sYqImk2IpYWL1J8XHobsmM2&#10;mJkN2VXTf98tFHqbj+85xXrgVt2pD40XA7NpBoqk8raR2sD59P68AhUiisXWCxn4pgDrcvRUYG79&#10;Qw50P8ZapRAJORpwMXa51qFyxBimviNJ3MX3jDHBvta2x0cK51a/ZNlSMzaSGhx2tHVUXY83NrAb&#10;eGPdx+di/9Wew1s48PJ2ZWMm42HzCirSEP/Ff+6dTfOz+Qx+v0kn6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3C4S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154" o:spid="_x0000_s1200" style="position:absolute;visibility:visible;mso-wrap-style:square" from="14957,17856" to="19894,17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gtYMMAAADdAAAADwAAAGRycy9kb3ducmV2LnhtbERPTWvCQBC9C/6HZYTedBMF0egqamsp&#10;9GQUvA7ZMYnJzobsGtN/3y0UvM3jfc5625tadNS60rKCeBKBIM6sLjlXcDkfxwsQziNrrC2Tgh9y&#10;sN0MB2tMtH3yibrU5yKEsEtQQeF9k0jpsoIMuoltiAN3s61BH2CbS93iM4SbWk6jaC4NlhwaCmzo&#10;UFBWpQ+j4J7PK999LrNHuv9I37+reHa8xkq9jfrdCoSn3r/E/+4vHeZHsyn8fRNOkJ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mYLWDDAAAA3QAAAA8AAAAAAAAAAAAA&#10;AAAAoQIAAGRycy9kb3ducmV2LnhtbFBLBQYAAAAABAAEAPkAAACRAwAAAAA=&#10;" strokeweight=".5pt">
                        <v:stroke startarrow="open" startarrowwidth="narrow" startarrowlength="short" endarrow="open" endarrowwidth="narrow" endarrowlength="short"/>
                      </v:line>
                      <v:line id="Line 155" o:spid="_x0000_s1201" style="position:absolute;flip:y;visibility:visible;mso-wrap-style:square" from="3018,7112" to="3028,19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0kZ8cIAAADdAAAADwAAAGRycy9kb3ducmV2LnhtbERPy6rCMBDdC/5DGMGNaKqCSDWKiBaF&#10;u/G1cDc0Y1tsJqWJtf79zYUL7uZwnrNct6YUDdWusKxgPIpAEKdWF5wpuF72wzkI55E1lpZJwYcc&#10;rFfdzhJjbd98oubsMxFC2MWoIPe+iqV0aU4G3chWxIF72NqgD7DOpK7xHcJNKSdRNJMGCw4NOVa0&#10;zSl9nl9GQbM7nJpjSa8kqX7uY70/JrfBXal+r90sQHhq/Vf87z7oMD+aTuHvm3CCXP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0kZ8cIAAADdAAAADwAAAAAAAAAAAAAA&#10;AAChAgAAZHJzL2Rvd25yZXYueG1sUEsFBgAAAAAEAAQA+QAAAJADAAAAAA==&#10;" strokeweight=".5pt">
                        <v:stroke startarrowwidth="narrow" startarrowlength="short" endarrow="open" endarrowwidth="narrow" endarrowlength="short"/>
                      </v:line>
                      <v:shape id="Freeform 156" o:spid="_x0000_s1202" style="position:absolute;left:401;top:3610;width:19599;height:1599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43W8QA&#10;AADdAAAADwAAAGRycy9kb3ducmV2LnhtbERPTWvCQBC9C/0PyxS86W5bsTZ1DaFQyEloqqC3ITtN&#10;UrOzaXbV+O/dguBtHu9zlulgW3Gi3jeONTxNFQji0pmGKw2b78/JAoQPyAZbx6ThQh7S1cNoiYlx&#10;Z/6iUxEqEUPYJ6ihDqFLpPRlTRb91HXEkftxvcUQYV9J0+M5httWPis1lxYbjg01dvRRU3kojlaD&#10;Ws+brc8xO75tDr9l8Ze/7nczrcePQ/YOItAQ7uKbOzdxvnqZwf838QS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eN1vEAAAA3QAAAA8AAAAAAAAAAAAAAAAAmAIAAGRycy9k&#10;b3ducmV2LnhtbFBLBQYAAAAABAAEAPUAAACJAwAAAAA=&#10;" path="m,54l19924,r65,19987e" filled="f">
                        <v:stroke startarrowwidth="narrow" startarrowlength="short" endarrowwidth="narrow" endarrowlength="short"/>
                        <v:path arrowok="t" o:connecttype="custom" o:connectlocs="0,43;19525,0;19588,15982" o:connectangles="0,0,0"/>
                      </v:shape>
                      <v:shape id="Freeform 157" o:spid="_x0000_s1203" style="position:absolute;left:-2;top:3588;width:827;height:3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tFw8UA&#10;AADdAAAADwAAAGRycy9kb3ducmV2LnhtbERPS2vCQBC+F/wPywjemk0tLRJdQ1BC9dCD1rTXITt5&#10;2OxsyK6a/vuuUOhtPr7nrNLRdOJKg2stK3iKYhDEpdUt1wpOH/njAoTzyBo7y6Tghxyk68nDChNt&#10;b3yg69HXIoSwS1BB432fSOnKhgy6yPbEgavsYNAHONRSD3gL4aaT8zh+lQZbDg0N9rRpqPw+XoyC&#10;In+7ZO+b/afNi30/fhXbrqrOSs2mY7YE4Wn0/+I/906H+fHzC9y/CSf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e0XDxQAAAN0AAAAPAAAAAAAAAAAAAAAAAJgCAABkcnMv&#10;ZG93bnJldi54bWxQSwUGAAAAAAQABAD1AAAAigMAAAAA&#10;" path="m7436,l1026,2617,3077,1558,,4237,,7103,3077,9097r4359,872l9487,11526r2051,873l14615,13084r3077,1558l19744,15888r-770,1807l17692,18567r-6154,1371e" filled="f" strokeweight=".5pt">
                        <v:stroke startarrowwidth="narrow" startarrowlength="short" endarrowwidth="narrow" endarrowlength="short"/>
                        <v:path arrowok="t" o:connecttype="custom" o:connectlocs="307,0;42,453;127,269;0,733;0,1228;127,1573;307,1724;392,1993;477,2144;604,2263;732,2532;816,2748;785,3060;732,3211;477,3448" o:connectangles="0,0,0,0,0,0,0,0,0,0,0,0,0,0,0"/>
                      </v:shape>
                      <v:shape id="Freeform 158" o:spid="_x0000_s1204" style="position:absolute;left:14957;top:19020;width:4852;height:9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nbtMMA&#10;AADdAAAADwAAAGRycy9kb3ducmV2LnhtbERPS4vCMBC+C/6HMIK3NVVBlmoUUYp68LDuVq9DM31o&#10;MylN1PrvNwsL3ubje85i1ZlaPKh1lWUF41EEgjizuuJCwc938vEJwnlkjbVlUvAiB6tlv7fAWNsn&#10;f9Hj5AsRQtjFqKD0vomldFlJBt3INsSBy21r0AfYFlK3+AzhppaTKJpJgxWHhhIb2pSU3U53oyBN&#10;dvf1cXM42yQ9NN0l3dZ5flVqOOjWcxCeOv8W/7v3OsyPpjP4+yac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nbtMMAAADdAAAADwAAAAAAAAAAAAAAAACYAgAAZHJzL2Rv&#10;d25yZXYueG1sUEsFBgAAAAAEAAQA9QAAAIgDAAAAAA==&#10;" path="m19956,7473l17293,1099r1135,1978l15721,,12838,,10830,3077,9956,7473,8428,9451r-917,1978l6856,14505,5328,17802,4061,19780,2227,18901,1397,17802,,11429e" filled="f" strokeweight=".5pt">
                        <v:stroke startarrowwidth="narrow" startarrowlength="short" endarrowwidth="narrow" endarrowlength="short"/>
                        <v:path arrowok="t" o:connecttype="custom" o:connectlocs="4841,367;4195,54;4471,151;3814,0;3114,0;2627,151;2415,367;2045,464;1822,561;1663,711;1293,873;985,970;540,927;339,873;0,561" o:connectangles="0,0,0,0,0,0,0,0,0,0,0,0,0,0,0"/>
                      </v:shape>
                      <v:rect id="Rectangle 159" o:spid="_x0000_s1205" style="position:absolute;left:2159;top:13266;width:1748;height:3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w7b8UA&#10;AADdAAAADwAAAGRycy9kb3ducmV2LnhtbERP22rCQBB9F/oPyxT6IrpRqUrqRlqLUGkhGAt9HbKT&#10;C83OhuyqsV/vFgTf5nCus1r3phEn6lxtWcFkHIEgzq2uuVTwfdiOliCcR9bYWCYFF3KwTh4GK4y1&#10;PfOeTpkvRQhhF6OCyvs2ltLlFRl0Y9sSB66wnUEfYFdK3eE5hJtGTqNoLg3WHBoqbGlTUf6bHY0C&#10;l5ntcDdJf1Iyz0d8+/wr0q93pZ4e+9cXEJ56fxff3B86zI9mC/j/Jpwgk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zDtvxQAAAN0AAAAPAAAAAAAAAAAAAAAAAJgCAABkcnMv&#10;ZG93bnJldi54bWxQSwUGAAAAAAQABAD1AAAAigMAAAAA&#10;" stroked="f" strokeweight=".5pt">
                        <v:textbox inset="1pt,1pt,1pt,1pt">
                          <w:txbxContent>
                            <w:p w:rsidR="004E000A" w:rsidRPr="000C4501" w:rsidRDefault="004E000A" w:rsidP="00750935">
                              <w:pPr>
                                <w:rPr>
                                  <w:rFonts w:cs="Arial"/>
                                </w:rPr>
                              </w:pPr>
                              <w:proofErr w:type="gramStart"/>
                              <w:r w:rsidRPr="000C4501">
                                <w:rPr>
                                  <w:rFonts w:cs="Arial"/>
                                  <w:sz w:val="18"/>
                                </w:rPr>
                                <w:t>d</w:t>
                              </w:r>
                              <w:proofErr w:type="gramEnd"/>
                            </w:p>
                          </w:txbxContent>
                        </v:textbox>
                      </v:rect>
                      <v:line id="Line 160" o:spid="_x0000_s1206" style="position:absolute;visibility:visible;mso-wrap-style:square" from="3028,-1" to="3039,3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9jCsgAAADdAAAADwAAAGRycy9kb3ducmV2LnhtbESPT2vCQBDF7wW/wzKCl1I3tSXY6CpF&#10;Wyi9iH966G3MjkkwOxt2txq/fedQ6G2G9+a938yXvWvVhUJsPBt4HGegiEtvG64MHPbvD1NQMSFb&#10;bD2TgRtFWC4Gd3MsrL/yli67VCkJ4ViggTqlrtA6ljU5jGPfEYt28sFhkjVU2ga8Srhr9STLcu2w&#10;YWmosaNVTeV59+MMvG04P8Tpy/H7pukrXzf58334NGY07F9noBL16d/8d/1hBT97Elz5Rkb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i9jCsgAAADdAAAADwAAAAAA&#10;AAAAAAAAAAChAgAAZHJzL2Rvd25yZXYueG1sUEsFBgAAAAAEAAQA+QAAAJYDAAAAAA==&#10;" strokeweight=".5pt">
                        <v:stroke startarrowwidth="narrow" startarrowlength="short" endarrow="open" endarrowwidth="narrow" endarrowlength="short"/>
                      </v:line>
                      <v:rect id="Rectangle 161" o:spid="_x0000_s1207" style="position:absolute;left:1778;top:3900;width:2426;height:26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oiFMIA&#10;AADdAAAADwAAAGRycy9kb3ducmV2LnhtbERPTWsCMRC9F/wPYQRvNWstUlejiEXxUorWi7dhM24W&#10;dybLJur6702h0Ns83ufMlx3X6kZtqLwYGA0zUCSFt5WUBo4/m9cPUCGiWKy9kIEHBVguei9zzK2/&#10;y55uh1iqFCIhRwMuxibXOhSOGMPQNySJO/uWMSbYltq2eE/hXOu3LJtoxkpSg8OG1o6Ky+HKBnYd&#10;r6zbfr9/nepj+Ax7nlwvbMyg361moCJ18V/8597ZND8bT+H3m3SCXj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qiIU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line id="Line 162" o:spid="_x0000_s1208" style="position:absolute;visibility:visible;mso-wrap-style:square" from="602,7026" to="11482,7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x0cUAAADdAAAADwAAAGRycy9kb3ducmV2LnhtbESPQWvCQBCF74L/YRnBm24UkRpdpQhC&#10;D700CuptyE6TtNnZJLtq+u+dg9DbG+bNN+9tdr2r1Z26UHk2MJsmoIhzbysuDJyOh8kbqBCRLdae&#10;ycAfBdhth4MNptY/+IvuWSyUQDikaKCMsUm1DnlJDsPUN8Sy+/adwyhjV2jb4UPgrtbzJFlqhxXL&#10;hxIb2peU/2Y3J5TTcnVYndvq9jNrs8u1aS/HTzRmPOrf16Ai9fHf/Lr+sBI/WUh+aSMS9PY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1/x0cUAAADdAAAADwAAAAAAAAAA&#10;AAAAAAChAgAAZHJzL2Rvd25yZXYueG1sUEsFBgAAAAAEAAQA+QAAAJMDAAAAAA==&#10;">
                        <v:stroke startarrowwidth="narrow" startarrowlength="short" endarrowwidth="narrow" endarrowlength="short"/>
                      </v:line>
                      <v:line id="Line 163" o:spid="_x0000_s1209" style="position:absolute;visibility:visible;mso-wrap-style:square" from="14957,10528" to="14989,19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NUSsUAAADdAAAADwAAAGRycy9kb3ducmV2LnhtbESPQYvCMBCF74L/IYzgTdMui2g1igjC&#10;HvZiFdTb0IxttZm0TdTuv98IgrcZ3nvfvFmsOlOJB7WutKwgHkcgiDOrS84VHPbb0RSE88gaK8uk&#10;4I8crJb93gITbZ+8o0fqcxEg7BJUUHhfJ1K6rCCDbmxr4qBdbGvQh7XNpW7xGeCmkl9RNJEGSw4X&#10;CqxpU1B2S+8mUA6T2XZ2bMr7NW7S07luTvtfVGo46NZzEJ46/zG/0z861I++Y3h9E0a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NUSsUAAADdAAAADwAAAAAAAAAA&#10;AAAAAAChAgAAZHJzL2Rvd25yZXYueG1sUEsFBgAAAAAEAAQA+QAAAJMDAAAAAA==&#10;">
                        <v:stroke startarrowwidth="narrow" startarrowlength="short" endarrowwidth="narrow" endarrowlength="short"/>
                      </v:line>
                      <v:group id="Group 164" o:spid="_x0000_s1210" style="position:absolute;left:5401;top:7112;width:5287;height:5550" coordorigin=",1" coordsize="20000,199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7rT8UAAADdAAAADwAAAGRycy9kb3ducmV2LnhtbERPS2vCQBC+F/wPywi9&#10;1U1iKyV1FREtPUjBRCi9DdkxCWZnQ3bN4993C4Xe5uN7zno7mkb01LnasoJ4EYEgLqyuuVRwyY9P&#10;ryCcR9bYWCYFEznYbmYPa0y1HfhMfeZLEULYpaig8r5NpXRFRQbdwrbEgbvazqAPsCul7nAI4aaR&#10;SRStpMGaQ0OFLe0rKm7Z3Sh4H3DYLeNDf7pd99N3/vL5dYpJqcf5uHsD4Wn0/+I/94cO86Pn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Zu60/FAAAA3QAA&#10;AA8AAAAAAAAAAAAAAAAAqgIAAGRycy9kb3ducmV2LnhtbFBLBQYAAAAABAAEAPoAAACcAwAAAAA=&#10;">
                        <v:group id="Group 165" o:spid="_x0000_s1211" style="position:absolute;top:11067;width:10823;height:8933"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SJO1MMAAADdAAAADwAAAGRycy9kb3ducmV2LnhtbERPS4vCMBC+L/gfwgje&#10;1rTqilSjiLjiQQQfIN6GZmyLzaQ02bb++82CsLf5+J6zWHWmFA3VrrCsIB5GIIhTqwvOFFwv358z&#10;EM4jaywtk4IXOVgtex8LTLRt+UTN2WcihLBLUEHufZVI6dKcDLqhrYgD97C1QR9gnUldYxvCTSlH&#10;UTSVBgsODTlWtMkpfZ5/jIJdi+16HG+bw/Oxed0vX8fbISalBv1uPQfhqfP/4rd7r8P8aDK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Ik7UwwAAAN0AAAAP&#10;AAAAAAAAAAAAAAAAAKoCAABkcnMvZG93bnJldi54bWxQSwUGAAAAAAQABAD6AAAAmgMAAAAA&#10;">
                          <v:rect id="Rectangle 166" o:spid="_x0000_s1212" style="position:absolute;left:3034;width:16966;height:199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3+98EA&#10;AADdAAAADwAAAGRycy9kb3ducmV2LnhtbERPS2vCQBC+C/6HZQredNMSpERXkUrFixQfF29DdpoN&#10;ZmZDdtX4712h0Nt8fM+ZL3tu1I26UHsx8D7JQJGU3tZSGTgdv8efoEJEsdh4IQMPCrBcDAdzLKy/&#10;y55uh1ipFCKhQAMuxrbQOpSOGMPEtySJ+/UdY0ywq7Tt8J7CudEfWTbVjLWkBoctfTkqL4crG9j2&#10;vLJu85Pvzs0prMOep9cLGzN661czUJH6+C/+c29tmp/lOby+SSfo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vfBAAAA3QAAAA8AAAAAAAAAAAAAAAAAmAIAAGRycy9kb3du&#10;cmV2LnhtbFBLBQYAAAAABAAEAPUAAACGAwAAAAA=&#10;" filled="f" stroked="f" strokeweight=".5pt">
                            <v:textbox inset="1pt,1pt,1pt,1pt">
                              <w:txbxContent>
                                <w:p w:rsidR="004E000A" w:rsidRPr="000C4501" w:rsidRDefault="004E000A" w:rsidP="00750935">
                                  <w:pPr>
                                    <w:rPr>
                                      <w:rFonts w:cs="Arial"/>
                                    </w:rPr>
                                  </w:pPr>
                                  <w:proofErr w:type="gramStart"/>
                                  <w:r w:rsidRPr="000C4501">
                                    <w:rPr>
                                      <w:rFonts w:cs="Arial"/>
                                      <w:sz w:val="16"/>
                                    </w:rPr>
                                    <w:t>a</w:t>
                                  </w:r>
                                  <w:proofErr w:type="gramEnd"/>
                                </w:p>
                              </w:txbxContent>
                            </v:textbox>
                          </v:rect>
                          <v:oval id="Oval 167" o:spid="_x0000_s1213" style="position:absolute;top:2525;width:14890;height:17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PkScAA&#10;AADdAAAADwAAAGRycy9kb3ducmV2LnhtbERPy6rCMBDdX/AfwgjurqmiItUoIijizurG3diMTbGZ&#10;lCZq/XsjCO7mcJ4zX7a2Eg9qfOlYwaCfgCDOnS65UHA6bv6nIHxA1lg5JgUv8rBcdP7mmGr35AM9&#10;slCIGMI+RQUmhDqV0ueGLPq+q4kjd3WNxRBhU0jd4DOG20oOk2QiLZYcGwzWtDaU37K7VTA0u2p7&#10;26yyojbr6/m03V/CdK9Ur9uuZiACteEn/rp3Os5PRmP4fBNPkI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QPkScAAAADdAAAADwAAAAAAAAAAAAAAAACYAgAAZHJzL2Rvd25y&#10;ZXYueG1sUEsFBgAAAAAEAAQA9QAAAIUDAAAAAA==&#10;" filled="f" strokeweight=".5pt"/>
                        </v:group>
                        <v:line id="Line 168" o:spid="_x0000_s1214" style="position:absolute;flip:y;visibility:visible;mso-wrap-style:square" from="7055,1" to="20000,13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jJFMIAAADdAAAADwAAAGRycy9kb3ducmV2LnhtbERPy6rCMBDdC/5DGMGNaKpcRKpRRLQo&#10;uPG1cDc0Y1tsJqWJtf79jXDh7uZwnrNYtaYUDdWusKxgPIpAEKdWF5wpuF52wxkI55E1lpZJwYcc&#10;rJbdzgJjbd98oubsMxFC2MWoIPe+iqV0aU4G3chWxIF72NqgD7DOpK7xHcJNKSdRNJUGCw4NOVa0&#10;ySl9nl9GQbPdn5pDSa8kqY73sd4dktvgrlS/167nIDy1/l/8597rMD/6mcL3m3CCX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zjJFMIAAADdAAAADwAAAAAAAAAAAAAA&#10;AAChAgAAZHJzL2Rvd25yZXYueG1sUEsFBgAAAAAEAAQA+QAAAJADAAAAAA==&#10;" strokeweight=".5pt">
                          <v:stroke startarrowwidth="narrow" startarrowlength="short" endarrow="open" endarrowwidth="narrow" endarrowlength="short"/>
                        </v:line>
                      </v:group>
                      <v:line id="Line 169" o:spid="_x0000_s1215" style="position:absolute;visibility:visible;mso-wrap-style:square" from="10783,2391" to="10794,15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3tB8QAAADdAAAADwAAAGRycy9kb3ducmV2LnhtbERPTWsCMRC9C/6HMEIvUhOL2LI1iiwI&#10;hXrRtrS9DZtxs7iZrJuo6783guBtHu9zZovO1eJEbag8axiPFAjiwpuKSw3fX6vnNxAhIhusPZOG&#10;CwVYzPu9GWbGn3lDp20sRQrhkKEGG2OTSRkKSw7DyDfEidv51mFMsC2lafGcwl0tX5SaSocVpwaL&#10;DeWWiv326DQUR/t5GPLw57+S09+1zDuV/220fhp0y3cQkbr4EN/dHybNV5NXuH2TTpD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be0HxAAAAN0AAAAPAAAAAAAAAAAA&#10;AAAAAKECAABkcnMvZG93bnJldi54bWxQSwUGAAAAAAQABAD5AAAAkgMAAAAA&#10;" strokeweight=".5pt">
                        <v:stroke startarrowwidth="narrow" startarrowlength="short" endarrowwidth="narrow" endarrowlength="short"/>
                      </v:line>
                      <v:line id="Line 170" o:spid="_x0000_s1216" style="position:absolute;visibility:visible;mso-wrap-style:square" from="10783,15097" to="14883,15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Zp98YAAADdAAAADwAAAGRycy9kb3ducmV2LnhtbESPT2vCQBDF70K/wzIFb3WTWqRGV+k/&#10;S8FTo+B1yI5JmuxsyK4x/fadQ8HbDO/Ne79Zb0fXqoH6UHs2kM4SUMSFtzWXBo6H3cMzqBCRLbae&#10;ycAvBdhu7iZrzKy/8jcNeSyVhHDI0EAVY5dpHYqKHIaZ74hFO/veYZS1L7Xt8SrhrtWPSbLQDmuW&#10;hgo7equoaPKLM/BTLpo4fC6LS/76kb/vm3S+O6XGTO/HlxWoSGO8mf+vv6zgJ0+CK9/ICHrz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2affGAAAA3QAAAA8AAAAAAAAA&#10;AAAAAAAAoQIAAGRycy9kb3ducmV2LnhtbFBLBQYAAAAABAAEAPkAAACUAwAAAAA=&#10;" strokeweight=".5pt">
                        <v:stroke startarrow="open" startarrowwidth="narrow" startarrowlength="short" endarrow="open" endarrowwidth="narrow" endarrowlength="short"/>
                      </v:line>
                      <v:shape id="Arc 171" o:spid="_x0000_s1217" style="position:absolute;left:11472;top:7112;width:3506;height:3567;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bUesUA&#10;AADdAAAADwAAAGRycy9kb3ducmV2LnhtbERP22rCQBB9F/oPyxR8M5uWKjV1ldIiBG+lKqWP0+yY&#10;RLOzIbtq/Hu3IPg2h3Od0aQ1lThR40rLCp6iGARxZnXJuYLtZtp7BeE8ssbKMim4kIPJ+KEzwkTb&#10;M3/Tae1zEULYJaig8L5OpHRZQQZdZGviwO1sY9AH2ORSN3gO4aaSz3E8kAZLDg0F1vRRUHZYH40C&#10;97XYrniX9pfzdDWb/v3sfxf8qVT3sX1/A+Gp9XfxzZ3qMD9+GcL/N+EEO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5tR6xQAAAN0AAAAPAAAAAAAAAAAAAAAAAJgCAABkcnMv&#10;ZG93bnJldi54bWxQSwUGAAAAAAQABAD1AAAAigMAAAAA&#10;" path="m-1,nfc11929,,21600,9670,21600,21600em-1,nsc11929,,21600,9670,21600,21600l,21600,-1,xe" filled="f">
                        <v:path arrowok="t" o:extrusionok="f" o:connecttype="custom" o:connectlocs="0,0;3506,3567;0,3567" o:connectangles="0,0,0"/>
                      </v:shape>
                      <v:rect id="Rectangle 172" o:spid="_x0000_s1218" style="position:absolute;left:11090;top:8815;width:1748;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Gu8YA&#10;AADdAAAADwAAAGRycy9kb3ducmV2LnhtbESPQWvCQBCF74X+h2UKvRTdKFgkuoqtCC0WQqPgdciO&#10;STA7G7Krpv565yD0NsN7894382XvGnWhLtSeDYyGCSjiwtuaSwP73WYwBRUissXGMxn4owDLxfPT&#10;HFPrr/xLlzyWSkI4pGigirFNtQ5FRQ7D0LfEoh195zDK2pXadniVcNfocZK8a4c1S0OFLX1WVJzy&#10;szMQcrd5+x5lh4zc5Iwf29sx+1kb8/rSr2agIvXx3/y4/rKCn0yEX76REf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Gu8YAAADdAAAADwAAAAAAAAAAAAAAAACYAgAAZHJz&#10;L2Rvd25yZXYueG1sUEsFBgAAAAAEAAQA9QAAAIsDAAAAAA==&#10;" stroked="f" strokeweight=".5pt">
                        <v:textbox inset="1pt,1pt,1pt,1pt">
                          <w:txbxContent>
                            <w:p w:rsidR="004E000A" w:rsidRPr="000C4501" w:rsidRDefault="004E000A" w:rsidP="00750935">
                              <w:pPr>
                                <w:rPr>
                                  <w:rFonts w:cs="Arial"/>
                                </w:rPr>
                              </w:pPr>
                              <w:proofErr w:type="gramStart"/>
                              <w:r w:rsidRPr="000C4501">
                                <w:rPr>
                                  <w:rFonts w:cs="Arial"/>
                                  <w:sz w:val="18"/>
                                </w:rPr>
                                <w:t>r</w:t>
                              </w:r>
                              <w:proofErr w:type="gramEnd"/>
                            </w:p>
                          </w:txbxContent>
                        </v:textbox>
                      </v:rect>
                      <v:line id="Line 173" o:spid="_x0000_s1219" style="position:absolute;flip:y;visibility:visible;mso-wrap-style:square" from="12234,8545" to="14057,10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jHvcMAAADdAAAADwAAAGRycy9kb3ducmV2LnhtbERPTYvCMBC9C/sfwix4EU0rKEs1iixr&#10;UfBiXQ/ehmZsi82kNLF2//1GELzN433Oct2bWnTUusqygngSgSDOra64UPB72o6/QDiPrLG2TAr+&#10;yMF69TFYYqLtg4/UZb4QIYRdggpK75tESpeXZNBNbEMcuKttDfoA20LqFh8h3NRyGkVzabDi0FBi&#10;Q98l5bfsbhR0P7tjt6/pnqbN4RLr7T49jy5KDT/7zQKEp96/xS/3Tof50SyG5zfhBLn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kIx73DAAAA3QAAAA8AAAAAAAAAAAAA&#10;AAAAoQIAAGRycy9kb3ducmV2LnhtbFBLBQYAAAAABAAEAPkAAACRAwAAAAA=&#10;" strokeweight=".5pt">
                        <v:stroke startarrowwidth="narrow" startarrowlength="short" endarrow="open" endarrowwidth="narrow" endarrowlength="short"/>
                      </v:line>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0,55 (tròn)</w:t>
            </w: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0,70 (không tròn)</w:t>
            </w:r>
          </w:p>
        </w:tc>
        <w:tc>
          <w:tcPr>
            <w:tcW w:w="3775" w:type="dxa"/>
            <w:tcBorders>
              <w:right w:val="single" w:sz="4" w:space="0" w:color="auto"/>
            </w:tcBorders>
          </w:tcPr>
          <w:p w:rsidR="00750935" w:rsidRPr="0093620D" w:rsidRDefault="00750935" w:rsidP="002C5B3D">
            <w:pPr>
              <w:widowControl w:val="0"/>
              <w:spacing w:before="120"/>
              <w:jc w:val="both"/>
              <w:rPr>
                <w:rFonts w:cs="Arial"/>
                <w:sz w:val="22"/>
                <w:szCs w:val="22"/>
                <w:vertAlign w:val="subscript"/>
              </w:rPr>
            </w:pPr>
            <w:r w:rsidRPr="0093620D">
              <w:rPr>
                <w:rFonts w:cs="Arial"/>
                <w:sz w:val="22"/>
                <w:szCs w:val="22"/>
              </w:rPr>
              <w:t xml:space="preserve">(1)  r </w:t>
            </w:r>
            <w:r w:rsidRPr="0093620D">
              <w:rPr>
                <w:rFonts w:cs="Arial"/>
                <w:sz w:val="22"/>
                <w:szCs w:val="22"/>
              </w:rPr>
              <w:sym w:font="Symbol" w:char="F0B3"/>
            </w:r>
            <w:r w:rsidRPr="0093620D">
              <w:rPr>
                <w:rFonts w:cs="Arial"/>
                <w:sz w:val="22"/>
                <w:szCs w:val="22"/>
              </w:rPr>
              <w:t xml:space="preserve"> 0,3T</w:t>
            </w:r>
            <w:r w:rsidRPr="0093620D">
              <w:rPr>
                <w:rFonts w:cs="Arial"/>
                <w:sz w:val="22"/>
                <w:szCs w:val="22"/>
                <w:vertAlign w:val="subscript"/>
              </w:rPr>
              <w:t>E</w:t>
            </w:r>
          </w:p>
          <w:p w:rsidR="00750935" w:rsidRPr="0093620D" w:rsidRDefault="00F83108" w:rsidP="00BF0E06">
            <w:pPr>
              <w:widowControl w:val="0"/>
              <w:numPr>
                <w:ilvl w:val="0"/>
                <w:numId w:val="85"/>
              </w:numPr>
              <w:tabs>
                <w:tab w:val="left" w:pos="340"/>
              </w:tabs>
              <w:jc w:val="both"/>
              <w:rPr>
                <w:rFonts w:cs="Arial"/>
                <w:sz w:val="22"/>
                <w:szCs w:val="22"/>
              </w:rPr>
            </w:pPr>
            <w:r>
              <w:rPr>
                <w:rFonts w:cs="Arial"/>
                <w:noProof/>
                <w:sz w:val="22"/>
                <w:szCs w:val="22"/>
              </w:rPr>
              <mc:AlternateContent>
                <mc:Choice Requires="wpg">
                  <w:drawing>
                    <wp:anchor distT="0" distB="0" distL="114300" distR="114300" simplePos="0" relativeHeight="251642880" behindDoc="0" locked="0" layoutInCell="1" allowOverlap="1">
                      <wp:simplePos x="0" y="0"/>
                      <wp:positionH relativeFrom="column">
                        <wp:posOffset>1003300</wp:posOffset>
                      </wp:positionH>
                      <wp:positionV relativeFrom="paragraph">
                        <wp:posOffset>132715</wp:posOffset>
                      </wp:positionV>
                      <wp:extent cx="200660" cy="200660"/>
                      <wp:effectExtent l="12700" t="8890" r="5715" b="9525"/>
                      <wp:wrapNone/>
                      <wp:docPr id="1025"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200660"/>
                                <a:chOff x="0" y="0"/>
                                <a:chExt cx="20000" cy="20000"/>
                              </a:xfrm>
                            </wpg:grpSpPr>
                            <wps:wsp>
                              <wps:cNvPr id="1026" name="Rectangle 148"/>
                              <wps:cNvSpPr>
                                <a:spLocks noChangeArrowheads="1"/>
                              </wps:cNvSpPr>
                              <wps:spPr bwMode="auto">
                                <a:xfrm>
                                  <a:off x="891" y="891"/>
                                  <a:ext cx="19109" cy="19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Default="004E000A" w:rsidP="00750935">
                                    <w:pPr>
                                      <w:jc w:val="center"/>
                                    </w:pPr>
                                    <w:proofErr w:type="gramStart"/>
                                    <w:r>
                                      <w:t>a</w:t>
                                    </w:r>
                                    <w:proofErr w:type="gramEnd"/>
                                  </w:p>
                                </w:txbxContent>
                              </wps:txbx>
                              <wps:bodyPr rot="0" vert="horz" wrap="square" lIns="0" tIns="0" rIns="0" bIns="0" anchor="t" anchorCtr="0" upright="1">
                                <a:noAutofit/>
                              </wps:bodyPr>
                            </wps:wsp>
                            <wps:wsp>
                              <wps:cNvPr id="1027" name="Oval 149"/>
                              <wps:cNvSpPr>
                                <a:spLocks noChangeArrowheads="1"/>
                              </wps:cNvSpPr>
                              <wps:spPr bwMode="auto">
                                <a:xfrm>
                                  <a:off x="0" y="0"/>
                                  <a:ext cx="20000" cy="20000"/>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7" o:spid="_x0000_s1220" style="position:absolute;left:0;text-align:left;margin-left:79pt;margin-top:10.45pt;width:15.8pt;height:15.8pt;z-index:25164288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">
                      <v:rect id="Rectangle 148" o:spid="_x0000_s1221" style="position:absolute;left:891;top:891;width:19109;height:19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SmRsIA&#10;AADdAAAADwAAAGRycy9kb3ducmV2LnhtbERPTWvCQBC9F/wPywi91Y0eQhtdRQwBe2utF29DdkyC&#10;2dlkd03iv3cLhd7m8T5ns5tMKwZyvrGsYLlIQBCXVjdcKTj/FG/vIHxA1thaJgUP8rDbzl42mGk7&#10;8jcNp1CJGMI+QwV1CF0mpS9rMugXtiOO3NU6gyFCV0ntcIzhppWrJEmlwYZjQ40dHWoqb6e7UZC7&#10;VBf+cMyLj8uYh8+vfuhlr9TrfNqvQQSawr/4z33UcX6ySuH3m3iC3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1KZGwgAAAN0AAAAPAAAAAAAAAAAAAAAAAJgCAABkcnMvZG93&#10;bnJldi54bWxQSwUGAAAAAAQABAD1AAAAhwMAAAAA&#10;" filled="f" stroked="f" strokeweight="0">
                        <v:textbox inset="0,0,0,0">
                          <w:txbxContent>
                            <w:p w:rsidR="004E000A" w:rsidRDefault="004E000A" w:rsidP="00750935">
                              <w:pPr>
                                <w:jc w:val="center"/>
                              </w:pPr>
                              <w:proofErr w:type="gramStart"/>
                              <w:r>
                                <w:t>a</w:t>
                              </w:r>
                              <w:proofErr w:type="gramEnd"/>
                            </w:p>
                          </w:txbxContent>
                        </v:textbox>
                      </v:rect>
                      <v:oval id="Oval 149" o:spid="_x0000_s1222"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7W+sQA&#10;AADdAAAADwAAAGRycy9kb3ducmV2LnhtbERP3WrCMBS+H+wdwhl4M9Z0Im50jTKEwS4Ef+YDHJuz&#10;tLM5qUlm69sbQfDufHy/p5wPthUn8qFxrOA1y0EQV043bBTsfr5e3kGEiKyxdUwKzhRgPnt8KLHQ&#10;rucNnbbRiBTCoUAFdYxdIWWoarIYMtcRJ+7XeYsxQW+k9tincNvKcZ5PpcWGU0ONHS1qqg7bf6tg&#10;v9+5QR79av1sDh4nf31nlmulRk/D5weISEO8i2/ub53m5+M3uH6TTpCz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e1vrEAAAA3QAAAA8AAAAAAAAAAAAAAAAAmAIAAGRycy9k&#10;b3ducmV2LnhtbFBLBQYAAAAABAAEAPUAAACJAwAAAAA=&#10;" filled="f"/>
                    </v:group>
                  </w:pict>
                </mc:Fallback>
              </mc:AlternateContent>
            </w:r>
            <w:r w:rsidR="00750935" w:rsidRPr="0093620D">
              <w:rPr>
                <w:rFonts w:cs="Arial"/>
                <w:sz w:val="22"/>
                <w:szCs w:val="22"/>
              </w:rPr>
              <w:t xml:space="preserve">L </w:t>
            </w:r>
            <w:r w:rsidR="00750935" w:rsidRPr="0093620D">
              <w:rPr>
                <w:rFonts w:cs="Arial"/>
                <w:sz w:val="22"/>
                <w:szCs w:val="22"/>
              </w:rPr>
              <w:sym w:font="Symbol" w:char="F0B3"/>
            </w:r>
            <w:r w:rsidR="00750935" w:rsidRPr="0093620D">
              <w:rPr>
                <w:rFonts w:cs="Arial"/>
                <w:sz w:val="22"/>
                <w:szCs w:val="22"/>
              </w:rPr>
              <w:t xml:space="preserve"> T</w:t>
            </w:r>
            <w:r w:rsidR="00750935" w:rsidRPr="0093620D">
              <w:rPr>
                <w:rFonts w:cs="Arial"/>
                <w:sz w:val="22"/>
                <w:szCs w:val="22"/>
                <w:vertAlign w:val="subscript"/>
              </w:rPr>
              <w:t>E</w:t>
            </w:r>
          </w:p>
          <w:p w:rsidR="00750935" w:rsidRPr="0093620D" w:rsidRDefault="00750935" w:rsidP="00BF0E06">
            <w:pPr>
              <w:widowControl w:val="0"/>
              <w:numPr>
                <w:ilvl w:val="0"/>
                <w:numId w:val="85"/>
              </w:numPr>
              <w:tabs>
                <w:tab w:val="left" w:pos="340"/>
              </w:tabs>
              <w:jc w:val="both"/>
              <w:rPr>
                <w:rFonts w:cs="Arial"/>
                <w:sz w:val="22"/>
                <w:szCs w:val="22"/>
              </w:rPr>
            </w:pPr>
            <w:r w:rsidRPr="0093620D">
              <w:rPr>
                <w:rFonts w:cs="Arial"/>
                <w:sz w:val="22"/>
                <w:szCs w:val="22"/>
              </w:rPr>
              <w:t xml:space="preserve">Đối với phần </w:t>
            </w:r>
            <w:r w:rsidRPr="0093620D">
              <w:rPr>
                <w:rFonts w:cs="Arial"/>
                <w:sz w:val="22"/>
                <w:szCs w:val="22"/>
              </w:rPr>
              <w:tab/>
              <w:t xml:space="preserve">  , yêu cầu tương tự như nêu ở trên</w:t>
            </w:r>
          </w:p>
          <w:p w:rsidR="00750935" w:rsidRPr="0093620D" w:rsidRDefault="00750935" w:rsidP="00BF0E06">
            <w:pPr>
              <w:widowControl w:val="0"/>
              <w:numPr>
                <w:ilvl w:val="0"/>
                <w:numId w:val="85"/>
              </w:numPr>
              <w:tabs>
                <w:tab w:val="left" w:pos="340"/>
              </w:tabs>
              <w:jc w:val="both"/>
              <w:rPr>
                <w:rFonts w:cs="Arial"/>
                <w:sz w:val="22"/>
                <w:szCs w:val="22"/>
              </w:rPr>
            </w:pPr>
            <w:r w:rsidRPr="0093620D">
              <w:rPr>
                <w:rFonts w:cs="Arial"/>
                <w:sz w:val="22"/>
                <w:szCs w:val="22"/>
              </w:rPr>
              <w:t>Các tấm đáy hoặc tấm nắp phải được làm bằng thép rèn</w: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tc>
      </w:tr>
      <w:tr w:rsidR="00750935" w:rsidRPr="0093620D" w:rsidTr="00AA471B">
        <w:tc>
          <w:tcPr>
            <w:tcW w:w="1214" w:type="dxa"/>
            <w:vMerge/>
            <w:tcBorders>
              <w:left w:val="single" w:sz="4" w:space="0" w:color="auto"/>
            </w:tcBorders>
            <w:vAlign w:val="center"/>
          </w:tcPr>
          <w:p w:rsidR="00750935" w:rsidRPr="0093620D" w:rsidRDefault="00750935" w:rsidP="002C5B3D">
            <w:pPr>
              <w:widowControl w:val="0"/>
              <w:jc w:val="both"/>
              <w:rPr>
                <w:rFonts w:cs="Arial"/>
                <w:sz w:val="22"/>
                <w:szCs w:val="22"/>
              </w:rPr>
            </w:pPr>
          </w:p>
        </w:tc>
        <w:tc>
          <w:tcPr>
            <w:tcW w:w="956"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G</w:t>
            </w: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46976" behindDoc="0" locked="0" layoutInCell="1" allowOverlap="1">
                      <wp:simplePos x="0" y="0"/>
                      <wp:positionH relativeFrom="column">
                        <wp:posOffset>754380</wp:posOffset>
                      </wp:positionH>
                      <wp:positionV relativeFrom="paragraph">
                        <wp:posOffset>41275</wp:posOffset>
                      </wp:positionV>
                      <wp:extent cx="1634490" cy="1205865"/>
                      <wp:effectExtent l="49530" t="3175" r="11430" b="19685"/>
                      <wp:wrapNone/>
                      <wp:docPr id="1001"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4490" cy="1205865"/>
                                <a:chOff x="0" y="-2"/>
                                <a:chExt cx="19999" cy="20002"/>
                              </a:xfrm>
                            </wpg:grpSpPr>
                            <wps:wsp>
                              <wps:cNvPr id="1002" name="Freeform 227"/>
                              <wps:cNvSpPr>
                                <a:spLocks/>
                              </wps:cNvSpPr>
                              <wps:spPr bwMode="auto">
                                <a:xfrm>
                                  <a:off x="13108" y="10132"/>
                                  <a:ext cx="2230" cy="3033"/>
                                </a:xfrm>
                                <a:custGeom>
                                  <a:avLst/>
                                  <a:gdLst>
                                    <a:gd name="T0" fmla="*/ 19930 w 20000"/>
                                    <a:gd name="T1" fmla="*/ 0 h 20000"/>
                                    <a:gd name="T2" fmla="*/ 0 w 20000"/>
                                    <a:gd name="T3" fmla="*/ 0 h 20000"/>
                                    <a:gd name="T4" fmla="*/ 0 w 20000"/>
                                    <a:gd name="T5" fmla="*/ 19931 h 20000"/>
                                    <a:gd name="T6" fmla="*/ 19930 w 20000"/>
                                    <a:gd name="T7" fmla="*/ 0 h 20000"/>
                                  </a:gdLst>
                                  <a:ahLst/>
                                  <a:cxnLst>
                                    <a:cxn ang="0">
                                      <a:pos x="T0" y="T1"/>
                                    </a:cxn>
                                    <a:cxn ang="0">
                                      <a:pos x="T2" y="T3"/>
                                    </a:cxn>
                                    <a:cxn ang="0">
                                      <a:pos x="T4" y="T5"/>
                                    </a:cxn>
                                    <a:cxn ang="0">
                                      <a:pos x="T6" y="T7"/>
                                    </a:cxn>
                                  </a:cxnLst>
                                  <a:rect l="0" t="0" r="r" b="b"/>
                                  <a:pathLst>
                                    <a:path w="20000" h="20000">
                                      <a:moveTo>
                                        <a:pt x="19930" y="0"/>
                                      </a:moveTo>
                                      <a:lnTo>
                                        <a:pt x="0" y="0"/>
                                      </a:lnTo>
                                      <a:lnTo>
                                        <a:pt x="0" y="19931"/>
                                      </a:lnTo>
                                      <a:lnTo>
                                        <a:pt x="19930" y="0"/>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3" name="Freeform 228"/>
                              <wps:cNvSpPr>
                                <a:spLocks/>
                              </wps:cNvSpPr>
                              <wps:spPr bwMode="auto">
                                <a:xfrm>
                                  <a:off x="7677" y="10100"/>
                                  <a:ext cx="2230" cy="3033"/>
                                </a:xfrm>
                                <a:custGeom>
                                  <a:avLst/>
                                  <a:gdLst>
                                    <a:gd name="T0" fmla="*/ 0 w 20000"/>
                                    <a:gd name="T1" fmla="*/ 0 h 20000"/>
                                    <a:gd name="T2" fmla="*/ 19930 w 20000"/>
                                    <a:gd name="T3" fmla="*/ 0 h 20000"/>
                                    <a:gd name="T4" fmla="*/ 19930 w 20000"/>
                                    <a:gd name="T5" fmla="*/ 19931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30" y="0"/>
                                      </a:lnTo>
                                      <a:lnTo>
                                        <a:pt x="19930" y="19931"/>
                                      </a:lnTo>
                                      <a:lnTo>
                                        <a:pt x="0" y="0"/>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4" name="Freeform 229"/>
                              <wps:cNvSpPr>
                                <a:spLocks/>
                              </wps:cNvSpPr>
                              <wps:spPr bwMode="auto">
                                <a:xfrm>
                                  <a:off x="9977" y="9910"/>
                                  <a:ext cx="3108" cy="9290"/>
                                </a:xfrm>
                                <a:custGeom>
                                  <a:avLst/>
                                  <a:gdLst>
                                    <a:gd name="T0" fmla="*/ 0 w 20000"/>
                                    <a:gd name="T1" fmla="*/ 19977 h 20000"/>
                                    <a:gd name="T2" fmla="*/ 0 w 20000"/>
                                    <a:gd name="T3" fmla="*/ 0 h 20000"/>
                                    <a:gd name="T4" fmla="*/ 19950 w 20000"/>
                                    <a:gd name="T5" fmla="*/ 0 h 20000"/>
                                    <a:gd name="T6" fmla="*/ 19950 w 20000"/>
                                    <a:gd name="T7" fmla="*/ 19977 h 20000"/>
                                  </a:gdLst>
                                  <a:ahLst/>
                                  <a:cxnLst>
                                    <a:cxn ang="0">
                                      <a:pos x="T0" y="T1"/>
                                    </a:cxn>
                                    <a:cxn ang="0">
                                      <a:pos x="T2" y="T3"/>
                                    </a:cxn>
                                    <a:cxn ang="0">
                                      <a:pos x="T4" y="T5"/>
                                    </a:cxn>
                                    <a:cxn ang="0">
                                      <a:pos x="T6" y="T7"/>
                                    </a:cxn>
                                  </a:cxnLst>
                                  <a:rect l="0" t="0" r="r" b="b"/>
                                  <a:pathLst>
                                    <a:path w="20000" h="20000">
                                      <a:moveTo>
                                        <a:pt x="0" y="19977"/>
                                      </a:moveTo>
                                      <a:lnTo>
                                        <a:pt x="0" y="0"/>
                                      </a:lnTo>
                                      <a:lnTo>
                                        <a:pt x="19950" y="0"/>
                                      </a:lnTo>
                                      <a:lnTo>
                                        <a:pt x="19950" y="19977"/>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5" name="Rectangle 230"/>
                              <wps:cNvSpPr>
                                <a:spLocks noChangeArrowheads="1"/>
                              </wps:cNvSpPr>
                              <wps:spPr bwMode="auto">
                                <a:xfrm>
                                  <a:off x="10940" y="14903"/>
                                  <a:ext cx="3240" cy="36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1006" name="Line 231"/>
                              <wps:cNvCnPr/>
                              <wps:spPr bwMode="auto">
                                <a:xfrm>
                                  <a:off x="7374" y="16177"/>
                                  <a:ext cx="2595" cy="1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 name="Line 232"/>
                              <wps:cNvCnPr/>
                              <wps:spPr bwMode="auto">
                                <a:xfrm flipH="1">
                                  <a:off x="13100" y="16188"/>
                                  <a:ext cx="2595"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8" name="Line 233"/>
                              <wps:cNvCnPr/>
                              <wps:spPr bwMode="auto">
                                <a:xfrm flipV="1">
                                  <a:off x="2106" y="10173"/>
                                  <a:ext cx="78" cy="982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9" name="Freeform 234"/>
                              <wps:cNvSpPr>
                                <a:spLocks/>
                              </wps:cNvSpPr>
                              <wps:spPr bwMode="auto">
                                <a:xfrm>
                                  <a:off x="451" y="7119"/>
                                  <a:ext cx="15500" cy="3023"/>
                                </a:xfrm>
                                <a:custGeom>
                                  <a:avLst/>
                                  <a:gdLst>
                                    <a:gd name="T0" fmla="*/ 0 w 20000"/>
                                    <a:gd name="T1" fmla="*/ 0 h 20000"/>
                                    <a:gd name="T2" fmla="*/ 19990 w 20000"/>
                                    <a:gd name="T3" fmla="*/ 0 h 20000"/>
                                    <a:gd name="T4" fmla="*/ 19990 w 20000"/>
                                    <a:gd name="T5" fmla="*/ 19930 h 20000"/>
                                    <a:gd name="T6" fmla="*/ 0 w 20000"/>
                                    <a:gd name="T7" fmla="*/ 19930 h 20000"/>
                                  </a:gdLst>
                                  <a:ahLst/>
                                  <a:cxnLst>
                                    <a:cxn ang="0">
                                      <a:pos x="T0" y="T1"/>
                                    </a:cxn>
                                    <a:cxn ang="0">
                                      <a:pos x="T2" y="T3"/>
                                    </a:cxn>
                                    <a:cxn ang="0">
                                      <a:pos x="T4" y="T5"/>
                                    </a:cxn>
                                    <a:cxn ang="0">
                                      <a:pos x="T6" y="T7"/>
                                    </a:cxn>
                                  </a:cxnLst>
                                  <a:rect l="0" t="0" r="r" b="b"/>
                                  <a:pathLst>
                                    <a:path w="20000" h="20000">
                                      <a:moveTo>
                                        <a:pt x="0" y="0"/>
                                      </a:moveTo>
                                      <a:lnTo>
                                        <a:pt x="19990" y="0"/>
                                      </a:lnTo>
                                      <a:lnTo>
                                        <a:pt x="19990" y="19930"/>
                                      </a:lnTo>
                                      <a:lnTo>
                                        <a:pt x="0" y="19930"/>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0" name="Freeform 235"/>
                              <wps:cNvSpPr>
                                <a:spLocks/>
                              </wps:cNvSpPr>
                              <wps:spPr bwMode="auto">
                                <a:xfrm>
                                  <a:off x="0" y="7119"/>
                                  <a:ext cx="692" cy="2928"/>
                                </a:xfrm>
                                <a:custGeom>
                                  <a:avLst/>
                                  <a:gdLst>
                                    <a:gd name="T0" fmla="*/ 7416 w 20000"/>
                                    <a:gd name="T1" fmla="*/ 0 h 20000"/>
                                    <a:gd name="T2" fmla="*/ 1124 w 20000"/>
                                    <a:gd name="T3" fmla="*/ 2662 h 20000"/>
                                    <a:gd name="T4" fmla="*/ 3146 w 20000"/>
                                    <a:gd name="T5" fmla="*/ 1511 h 20000"/>
                                    <a:gd name="T6" fmla="*/ 0 w 20000"/>
                                    <a:gd name="T7" fmla="*/ 4245 h 20000"/>
                                    <a:gd name="T8" fmla="*/ 0 w 20000"/>
                                    <a:gd name="T9" fmla="*/ 7122 h 20000"/>
                                    <a:gd name="T10" fmla="*/ 3146 w 20000"/>
                                    <a:gd name="T11" fmla="*/ 9065 h 20000"/>
                                    <a:gd name="T12" fmla="*/ 7416 w 20000"/>
                                    <a:gd name="T13" fmla="*/ 10000 h 20000"/>
                                    <a:gd name="T14" fmla="*/ 9438 w 20000"/>
                                    <a:gd name="T15" fmla="*/ 11511 h 20000"/>
                                    <a:gd name="T16" fmla="*/ 11461 w 20000"/>
                                    <a:gd name="T17" fmla="*/ 12446 h 20000"/>
                                    <a:gd name="T18" fmla="*/ 14607 w 20000"/>
                                    <a:gd name="T19" fmla="*/ 13094 h 20000"/>
                                    <a:gd name="T20" fmla="*/ 17753 w 20000"/>
                                    <a:gd name="T21" fmla="*/ 14604 h 20000"/>
                                    <a:gd name="T22" fmla="*/ 19775 w 20000"/>
                                    <a:gd name="T23" fmla="*/ 15899 h 20000"/>
                                    <a:gd name="T24" fmla="*/ 18876 w 20000"/>
                                    <a:gd name="T25" fmla="*/ 17698 h 20000"/>
                                    <a:gd name="T26" fmla="*/ 17753 w 20000"/>
                                    <a:gd name="T27" fmla="*/ 18561 h 20000"/>
                                    <a:gd name="T28" fmla="*/ 11461 w 20000"/>
                                    <a:gd name="T29" fmla="*/ 1992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16" y="0"/>
                                      </a:moveTo>
                                      <a:lnTo>
                                        <a:pt x="1124" y="2662"/>
                                      </a:lnTo>
                                      <a:lnTo>
                                        <a:pt x="3146" y="1511"/>
                                      </a:lnTo>
                                      <a:lnTo>
                                        <a:pt x="0" y="4245"/>
                                      </a:lnTo>
                                      <a:lnTo>
                                        <a:pt x="0" y="7122"/>
                                      </a:lnTo>
                                      <a:lnTo>
                                        <a:pt x="3146" y="9065"/>
                                      </a:lnTo>
                                      <a:lnTo>
                                        <a:pt x="7416" y="10000"/>
                                      </a:lnTo>
                                      <a:lnTo>
                                        <a:pt x="9438" y="11511"/>
                                      </a:lnTo>
                                      <a:lnTo>
                                        <a:pt x="11461" y="12446"/>
                                      </a:lnTo>
                                      <a:lnTo>
                                        <a:pt x="14607" y="13094"/>
                                      </a:lnTo>
                                      <a:lnTo>
                                        <a:pt x="17753" y="14604"/>
                                      </a:lnTo>
                                      <a:lnTo>
                                        <a:pt x="19775" y="15899"/>
                                      </a:lnTo>
                                      <a:lnTo>
                                        <a:pt x="18876" y="17698"/>
                                      </a:lnTo>
                                      <a:lnTo>
                                        <a:pt x="17753" y="18561"/>
                                      </a:lnTo>
                                      <a:lnTo>
                                        <a:pt x="11461" y="1992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1" name="Freeform 236"/>
                              <wps:cNvSpPr>
                                <a:spLocks/>
                              </wps:cNvSpPr>
                              <wps:spPr bwMode="auto">
                                <a:xfrm>
                                  <a:off x="10023" y="18715"/>
                                  <a:ext cx="3115" cy="853"/>
                                </a:xfrm>
                                <a:custGeom>
                                  <a:avLst/>
                                  <a:gdLst>
                                    <a:gd name="T0" fmla="*/ 19950 w 20000"/>
                                    <a:gd name="T1" fmla="*/ 12346 h 20000"/>
                                    <a:gd name="T2" fmla="*/ 17307 w 20000"/>
                                    <a:gd name="T3" fmla="*/ 18765 h 20000"/>
                                    <a:gd name="T4" fmla="*/ 18404 w 20000"/>
                                    <a:gd name="T5" fmla="*/ 16790 h 20000"/>
                                    <a:gd name="T6" fmla="*/ 15711 w 20000"/>
                                    <a:gd name="T7" fmla="*/ 19753 h 20000"/>
                                    <a:gd name="T8" fmla="*/ 12818 w 20000"/>
                                    <a:gd name="T9" fmla="*/ 19753 h 20000"/>
                                    <a:gd name="T10" fmla="*/ 10873 w 20000"/>
                                    <a:gd name="T11" fmla="*/ 16790 h 20000"/>
                                    <a:gd name="T12" fmla="*/ 9975 w 20000"/>
                                    <a:gd name="T13" fmla="*/ 12346 h 20000"/>
                                    <a:gd name="T14" fmla="*/ 8429 w 20000"/>
                                    <a:gd name="T15" fmla="*/ 10370 h 20000"/>
                                    <a:gd name="T16" fmla="*/ 7531 w 20000"/>
                                    <a:gd name="T17" fmla="*/ 8395 h 20000"/>
                                    <a:gd name="T18" fmla="*/ 6883 w 20000"/>
                                    <a:gd name="T19" fmla="*/ 5432 h 20000"/>
                                    <a:gd name="T20" fmla="*/ 5337 w 20000"/>
                                    <a:gd name="T21" fmla="*/ 1975 h 20000"/>
                                    <a:gd name="T22" fmla="*/ 4040 w 20000"/>
                                    <a:gd name="T23" fmla="*/ 0 h 20000"/>
                                    <a:gd name="T24" fmla="*/ 2244 w 20000"/>
                                    <a:gd name="T25" fmla="*/ 741 h 20000"/>
                                    <a:gd name="T26" fmla="*/ 1397 w 20000"/>
                                    <a:gd name="T27" fmla="*/ 1975 h 20000"/>
                                    <a:gd name="T28" fmla="*/ 0 w 20000"/>
                                    <a:gd name="T29" fmla="*/ 839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50" y="12346"/>
                                      </a:moveTo>
                                      <a:lnTo>
                                        <a:pt x="17307" y="18765"/>
                                      </a:lnTo>
                                      <a:lnTo>
                                        <a:pt x="18404" y="16790"/>
                                      </a:lnTo>
                                      <a:lnTo>
                                        <a:pt x="15711" y="19753"/>
                                      </a:lnTo>
                                      <a:lnTo>
                                        <a:pt x="12818" y="19753"/>
                                      </a:lnTo>
                                      <a:lnTo>
                                        <a:pt x="10873" y="16790"/>
                                      </a:lnTo>
                                      <a:lnTo>
                                        <a:pt x="9975" y="12346"/>
                                      </a:lnTo>
                                      <a:lnTo>
                                        <a:pt x="8429" y="10370"/>
                                      </a:lnTo>
                                      <a:lnTo>
                                        <a:pt x="7531" y="8395"/>
                                      </a:lnTo>
                                      <a:lnTo>
                                        <a:pt x="6883" y="5432"/>
                                      </a:lnTo>
                                      <a:lnTo>
                                        <a:pt x="5337" y="1975"/>
                                      </a:lnTo>
                                      <a:lnTo>
                                        <a:pt x="4040" y="0"/>
                                      </a:lnTo>
                                      <a:lnTo>
                                        <a:pt x="2244" y="741"/>
                                      </a:lnTo>
                                      <a:lnTo>
                                        <a:pt x="1397" y="1975"/>
                                      </a:lnTo>
                                      <a:lnTo>
                                        <a:pt x="0" y="8395"/>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2" name="Line 237"/>
                              <wps:cNvCnPr/>
                              <wps:spPr bwMode="auto">
                                <a:xfrm flipV="1">
                                  <a:off x="14956" y="5023"/>
                                  <a:ext cx="4538" cy="568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3" name="Rectangle 238"/>
                              <wps:cNvSpPr>
                                <a:spLocks noChangeArrowheads="1"/>
                              </wps:cNvSpPr>
                              <wps:spPr bwMode="auto">
                                <a:xfrm>
                                  <a:off x="1329" y="11995"/>
                                  <a:ext cx="1732" cy="259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jc w:val="cente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s:wsp>
                              <wps:cNvPr id="1014" name="Line 239"/>
                              <wps:cNvCnPr/>
                              <wps:spPr bwMode="auto">
                                <a:xfrm>
                                  <a:off x="2137" y="3527"/>
                                  <a:ext cx="7" cy="351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5" name="Rectangle 240"/>
                              <wps:cNvSpPr>
                                <a:spLocks noChangeArrowheads="1"/>
                              </wps:cNvSpPr>
                              <wps:spPr bwMode="auto">
                                <a:xfrm>
                                  <a:off x="16386" y="588"/>
                                  <a:ext cx="3597" cy="2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0,7.T</w:t>
                                    </w:r>
                                    <w:r w:rsidRPr="000C4501">
                                      <w:rPr>
                                        <w:rFonts w:cs="Arial"/>
                                        <w:sz w:val="16"/>
                                        <w:vertAlign w:val="subscript"/>
                                      </w:rPr>
                                      <w:t>S</w:t>
                                    </w:r>
                                  </w:p>
                                </w:txbxContent>
                              </wps:txbx>
                              <wps:bodyPr rot="0" vert="horz" wrap="square" lIns="12700" tIns="12700" rIns="12700" bIns="12700" anchor="t" anchorCtr="0" upright="1">
                                <a:noAutofit/>
                              </wps:bodyPr>
                            </wps:wsp>
                            <wps:wsp>
                              <wps:cNvPr id="1016" name="Rectangle 241"/>
                              <wps:cNvSpPr>
                                <a:spLocks noChangeArrowheads="1"/>
                              </wps:cNvSpPr>
                              <wps:spPr bwMode="auto">
                                <a:xfrm>
                                  <a:off x="3100" y="-2"/>
                                  <a:ext cx="4879" cy="2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0,7.T</w:t>
                                    </w:r>
                                    <w:r w:rsidRPr="000C4501">
                                      <w:rPr>
                                        <w:rFonts w:cs="Arial"/>
                                        <w:sz w:val="16"/>
                                        <w:vertAlign w:val="subscript"/>
                                      </w:rPr>
                                      <w:t>S</w:t>
                                    </w:r>
                                  </w:p>
                                </w:txbxContent>
                              </wps:txbx>
                              <wps:bodyPr rot="0" vert="horz" wrap="square" lIns="12700" tIns="12700" rIns="12700" bIns="12700" anchor="t" anchorCtr="0" upright="1">
                                <a:noAutofit/>
                              </wps:bodyPr>
                            </wps:wsp>
                            <wps:wsp>
                              <wps:cNvPr id="1017" name="Line 242"/>
                              <wps:cNvCnPr/>
                              <wps:spPr bwMode="auto">
                                <a:xfrm flipV="1">
                                  <a:off x="13130" y="3421"/>
                                  <a:ext cx="5423" cy="680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8" name="Line 243"/>
                              <wps:cNvCnPr/>
                              <wps:spPr bwMode="auto">
                                <a:xfrm flipH="1" flipV="1">
                                  <a:off x="3551" y="4917"/>
                                  <a:ext cx="4537" cy="568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9" name="Line 244"/>
                              <wps:cNvCnPr/>
                              <wps:spPr bwMode="auto">
                                <a:xfrm flipH="1" flipV="1">
                                  <a:off x="4491" y="3316"/>
                                  <a:ext cx="5423" cy="680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0" name="Line 245"/>
                              <wps:cNvCnPr/>
                              <wps:spPr bwMode="auto">
                                <a:xfrm flipV="1">
                                  <a:off x="5206" y="419"/>
                                  <a:ext cx="2696" cy="365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1" name="Line 246"/>
                              <wps:cNvCnPr/>
                              <wps:spPr bwMode="auto">
                                <a:xfrm flipH="1">
                                  <a:off x="3162" y="5433"/>
                                  <a:ext cx="785" cy="1064"/>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2" name="Line 247"/>
                              <wps:cNvCnPr/>
                              <wps:spPr bwMode="auto">
                                <a:xfrm>
                                  <a:off x="18911" y="5760"/>
                                  <a:ext cx="1088" cy="1474"/>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3" name="Line 248"/>
                              <wps:cNvCnPr/>
                              <wps:spPr bwMode="auto">
                                <a:xfrm flipH="1" flipV="1">
                                  <a:off x="14957" y="746"/>
                                  <a:ext cx="2696" cy="365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 name="Rectangle 249"/>
                              <wps:cNvSpPr>
                                <a:spLocks noChangeArrowheads="1"/>
                              </wps:cNvSpPr>
                              <wps:spPr bwMode="auto">
                                <a:xfrm>
                                  <a:off x="1468" y="7266"/>
                                  <a:ext cx="2059" cy="40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6" o:spid="_x0000_s1223" style="position:absolute;left:0;text-align:left;margin-left:59.4pt;margin-top:3.25pt;width:128.7pt;height:94.95pt;z-index:251646976" coordorigin=",-2" coordsize="19999,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">
                      <v:shape id="Freeform 227" o:spid="_x0000_s1224" style="position:absolute;left:13108;top:10132;width:2230;height:303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aeB8IA&#10;AADdAAAADwAAAGRycy9kb3ducmV2LnhtbERPS27CMBDdV+IO1iCxKzYsUJviRAgUlU0XQA8wioc4&#10;EI9D7IbQ09eVKnU3T+8762J0rRioD41nDYu5AkFcedNwreHzVD6/gAgR2WDrmTQ8KECRT57WmBl/&#10;5wMNx1iLFMIhQw02xi6TMlSWHIa574gTd/a9w5hgX0vT4z2Fu1YulVpJhw2nBosdbS1V1+OX06CG&#10;cNkdxg972ly+zftr6Uq6Oa1n03HzBiLSGP/Ff+69SfOVWsLvN+kEm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Zp4HwgAAAN0AAAAPAAAAAAAAAAAAAAAAAJgCAABkcnMvZG93&#10;bnJldi54bWxQSwUGAAAAAAQABAD1AAAAhwMAAAAA&#10;" path="m19930,l,,,19931,19930,xe" fillcolor="#d9d9d9" strokeweight=".5pt">
                        <v:stroke startarrowwidth="narrow" startarrowlength="short" endarrowwidth="narrow" endarrowlength="short"/>
                        <v:path arrowok="t" o:connecttype="custom" o:connectlocs="2222,0;0,0;0,3023;2222,0" o:connectangles="0,0,0,0"/>
                      </v:shape>
                      <v:shape id="Freeform 228" o:spid="_x0000_s1225" style="position:absolute;left:7677;top:10100;width:2230;height:303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o7nMMA&#10;AADdAAAADwAAAGRycy9kb3ducmV2LnhtbERPS2rDMBDdF3IHMYHsGqkNlMaNbEKKSTdd5HOAwZpa&#10;Tq2RYymOm9NHhUJ383jfWRWja8VAfWg8a3iaKxDElTcN1xqOh/LxFUSIyAZbz6ThhwIU+eRhhZnx&#10;V97RsI+1SCEcMtRgY+wyKUNlyWGY+444cV++dxgT7GtperymcNfKZ6VepMOGU4PFjjaWqu/9xWlQ&#10;Qzi978ZPe1ifbma7LF1JZ6f1bDqu30BEGuO/+M/9YdJ8pRbw+006Qe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io7nMMAAADdAAAADwAAAAAAAAAAAAAAAACYAgAAZHJzL2Rv&#10;d25yZXYueG1sUEsFBgAAAAAEAAQA9QAAAIgDAAAAAA==&#10;" path="m,l19930,r,19931l,xe" fillcolor="#d9d9d9" strokeweight=".5pt">
                        <v:stroke startarrowwidth="narrow" startarrowlength="short" endarrowwidth="narrow" endarrowlength="short"/>
                        <v:path arrowok="t" o:connecttype="custom" o:connectlocs="0,0;2222,0;2222,3023;0,0" o:connectangles="0,0,0,0"/>
                      </v:shape>
                      <v:shape id="Freeform 229" o:spid="_x0000_s1226" style="position:absolute;left:9977;top:9910;width:3108;height:929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Hf6cYA&#10;AADdAAAADwAAAGRycy9kb3ducmV2LnhtbESPQWsCMRCF74L/IYzQW00sRcpqXBZF6KWV2oJ4Gzfj&#10;ZtnNZN2kuv33TaHgbYb33jdvlvngWnGlPtSeNcymCgRx6U3NlYavz+3jC4gQkQ22nknDDwXIV+PR&#10;EjPjb/xB132sRIJwyFCDjbHLpAylJYdh6jvipJ197zCmta+k6fGW4K6VT0rNpcOa0wWLHa0tlc3+&#10;2yUKuvftYbcr7NE1bxtZnObhctL6YTIUCxCRhng3/6dfTaqv1DP8fZNG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Hf6cYAAADdAAAADwAAAAAAAAAAAAAAAACYAgAAZHJz&#10;L2Rvd25yZXYueG1sUEsFBgAAAAAEAAQA9QAAAIsDAAAAAA==&#10;" path="m,19977l,,19950,r,19977e">
                        <v:stroke startarrowwidth="narrow" startarrowlength="short" endarrowwidth="narrow" endarrowlength="short"/>
                        <v:path arrowok="t" o:connecttype="custom" o:connectlocs="0,9279;0,0;3100,0;3100,9279" o:connectangles="0,0,0,0"/>
                      </v:shape>
                      <v:rect id="Rectangle 230" o:spid="_x0000_s1227" style="position:absolute;left:10940;top:14903;width:3240;height:3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irMIA&#10;AADdAAAADwAAAGRycy9kb3ducmV2LnhtbERPS2sCMRC+C/6HMEJvmliqlNUoYmnxIsXHpbdhM24W&#10;dybLJur23zeFQm/z8T1nue65UXfqYh3EwnRiQJGUwdVSWTif3sevoGJCcdgEIQvfFGG9Gg6WWLjw&#10;kAPdj6lSOURigRZ8Sm2hdSw9McZJaEkydwkdY8qwq7Tr8JHDudHPxsw1Yy25wWNLW0/l9XhjC7ue&#10;N85/fL7sv5pzfIsHnt+ubO3TqN8sQCXq07/4z71zeb4xM/j9Jp+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i+Ks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231" o:spid="_x0000_s1228" style="position:absolute;visibility:visible;mso-wrap-style:square" from="7374,16177" to="9969,16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CYXsUAAADdAAAADwAAAGRycy9kb3ducmV2LnhtbESPQWvCQBCF74L/YRmhF9GNRYKmriLa&#10;QvFSjPbQ2zQ7JsHsbNjdavz3rlDwNsN775s3i1VnGnEh52vLCibjBARxYXXNpYLj4WM0A+EDssbG&#10;Mim4kYfVst9bYKbtlfd0yUMpIoR9hgqqENpMSl9UZNCPbUsctZN1BkNcXSm1w2uEm0a+JkkqDdYc&#10;L1TY0qai4pz/GQXvX5we/Wz++3OT9J1u63Q6dDulXgbd+g1EoC48zf/pTx3rRyI8vokj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CYXsUAAADdAAAADwAAAAAAAAAA&#10;AAAAAAChAgAAZHJzL2Rvd25yZXYueG1sUEsFBgAAAAAEAAQA+QAAAJMDAAAAAA==&#10;" strokeweight=".5pt">
                        <v:stroke startarrowwidth="narrow" startarrowlength="short" endarrow="open" endarrowwidth="narrow" endarrowlength="short"/>
                      </v:line>
                      <v:line id="Line 232" o:spid="_x0000_s1229" style="position:absolute;flip:x;visibility:visible;mso-wrap-style:square" from="13100,16188" to="15695,16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7VT8MAAADdAAAADwAAAGRycy9kb3ducmV2LnhtbERPS4vCMBC+C/6HMIIXWRM97ErXKCJa&#10;FLz42IO3oZlti82kNLHWf28WhL3Nx/ec+bKzlWip8aVjDZOxAkGcOVNyruFy3n7MQPiAbLByTBqe&#10;5GG56PfmmBj34CO1p5CLGMI+QQ1FCHUipc8KsujHriaO3K9rLIYIm1yaBh8x3FZyqtSntFhybCiw&#10;pnVB2e10txraze7Y7iu6p2l9uE7Mdp/+jK5aDwfd6htEoC78i9/unYnzlfqCv2/iCXLx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e1U/DAAAA3QAAAA8AAAAAAAAAAAAA&#10;AAAAoQIAAGRycy9kb3ducmV2LnhtbFBLBQYAAAAABAAEAPkAAACRAwAAAAA=&#10;" strokeweight=".5pt">
                        <v:stroke startarrowwidth="narrow" startarrowlength="short" endarrow="open" endarrowwidth="narrow" endarrowlength="short"/>
                      </v:line>
                      <v:line id="Line 233" o:spid="_x0000_s1230" style="position:absolute;flip:y;visibility:visible;mso-wrap-style:square" from="2106,10173" to="2184,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FBPcYAAADdAAAADwAAAGRycy9kb3ducmV2LnhtbESPQWvCQBCF74X+h2UKXoru2oOU6Coi&#10;NSj0orYHb0N2TILZ2ZBdY/z3nYPQ2wzvzXvfLFaDb1RPXawDW5hODCjiIriaSws/p+34E1RMyA6b&#10;wGThQRFWy9eXBWYu3PlA/TGVSkI4ZmihSqnNtI5FRR7jJLTEol1C5zHJ2pXadXiXcN/oD2Nm2mPN&#10;0lBhS5uKiuvx5i30X7tDv2/oluft93nqtvv89/1s7ehtWM9BJRrSv/l5vXOCb4zgyjcygl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uBQT3GAAAA3QAAAA8AAAAAAAAA&#10;AAAAAAAAoQIAAGRycy9kb3ducmV2LnhtbFBLBQYAAAAABAAEAPkAAACUAwAAAAA=&#10;" strokeweight=".5pt">
                        <v:stroke startarrowwidth="narrow" startarrowlength="short" endarrow="open" endarrowwidth="narrow" endarrowlength="short"/>
                      </v:line>
                      <v:shape id="Freeform 234" o:spid="_x0000_s1231" style="position:absolute;left:451;top:7119;width:15500;height:302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Bwd8YA&#10;AADdAAAADwAAAGRycy9kb3ducmV2LnhtbESPQWsCMRCF7wX/Qxiht5rYg9jVuCyK0EsrtQXxNm7G&#10;zbKbybpJdf33TaHQ2wzvvW/eLPPBteJKfag9a5hOFAji0puaKw1fn9unOYgQkQ22nknDnQLkq9HD&#10;EjPjb/xB132sRIJwyFCDjbHLpAylJYdh4jvipJ197zCmta+k6fGW4K6Vz0rNpMOa0wWLHa0tlc3+&#10;2yUKuvftYbcr7NE1bxtZnGbhctL6cTwUCxCRhvhv/ku/mlRfqRf4/SaN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Bwd8YAAADdAAAADwAAAAAAAAAAAAAAAACYAgAAZHJz&#10;L2Rvd25yZXYueG1sUEsFBgAAAAAEAAQA9QAAAIsDAAAAAA==&#10;" path="m,l19990,r,19930l,19930e">
                        <v:stroke startarrowwidth="narrow" startarrowlength="short" endarrowwidth="narrow" endarrowlength="short"/>
                        <v:path arrowok="t" o:connecttype="custom" o:connectlocs="0,0;15492,0;15492,3012;0,3012" o:connectangles="0,0,0,0"/>
                      </v:shape>
                      <v:shape id="Freeform 235" o:spid="_x0000_s1232" style="position:absolute;top:7119;width:692;height:292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m6O8cA&#10;AADdAAAADwAAAGRycy9kb3ducmV2LnhtbESPzW7CQAyE70h9h5WRuMEGDqhKWVAUFBUOPZQ27dXK&#10;Oj9t1htlF0jfvj5U6s3WjGc+7w6T69WNxtB5NrBeJaCIK287bgy8vxXLR1AhIlvsPZOBHwpw2D/M&#10;dphaf+dXul1ioySEQ4oG2hiHVOtQteQwrPxALFrtR4dR1rHRdsS7hLteb5Jkqx12LA0tDpS3VH1f&#10;rs5AWTxfs5f8/OGL8jxMn+Wxr+svYxbzKXsCFWmK/+a/65MV/GQt/PKNjKD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5ujvHAAAA3QAAAA8AAAAAAAAAAAAAAAAAmAIAAGRy&#10;cy9kb3ducmV2LnhtbFBLBQYAAAAABAAEAPUAAACMAwAAAAA=&#10;" path="m7416,l1124,2662,3146,1511,,4245,,7122,3146,9065r4270,935l9438,11511r2023,935l14607,13094r3146,1510l19775,15899r-899,1799l17753,18561r-6292,1367e" filled="f" strokeweight=".5pt">
                        <v:stroke startarrowwidth="narrow" startarrowlength="short" endarrowwidth="narrow" endarrowlength="short"/>
                        <v:path arrowok="t" o:connecttype="custom" o:connectlocs="257,0;39,390;109,221;0,621;0,1043;109,1327;257,1464;327,1685;397,1822;505,1917;614,2138;684,2328;653,2591;614,2717;397,2917" o:connectangles="0,0,0,0,0,0,0,0,0,0,0,0,0,0,0"/>
                      </v:shape>
                      <v:shape id="Freeform 236" o:spid="_x0000_s1233" style="position:absolute;left:10023;top:18715;width:3115;height:85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UfoMQA&#10;AADdAAAADwAAAGRycy9kb3ducmV2LnhtbERPO2vDMBDeA/0P4grdEtkdSnEjm5Bg2gwdmsTNeljn&#10;R2KdjCU77r+vCoVs9/E9b53NphMTDa61rCBeRSCIS6tbrhWcjvnyFYTzyBo7y6Tghxxk6cNijYm2&#10;N/6i6eBrEULYJaig8b5PpHRlQwbdyvbEgavsYNAHONRSD3gL4aaTz1H0Ig22HBoa7GnbUHk9jEZB&#10;kb+Pm8/t/tvmxb6fz8Wuq6qLUk+P8+YNhKfZ38X/7g8d5kdxDH/fhB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1H6DEAAAA3QAAAA8AAAAAAAAAAAAAAAAAmAIAAGRycy9k&#10;b3ducmV2LnhtbFBLBQYAAAAABAAEAPUAAACJAwAAAAA=&#10;" path="m19950,12346r-2643,6419l18404,16790r-2693,2963l12818,19753,10873,16790,9975,12346,8429,10370,7531,8395,6883,5432,5337,1975,4040,,2244,741,1397,1975,,8395e" filled="f" strokeweight=".5pt">
                        <v:stroke startarrowwidth="narrow" startarrowlength="short" endarrowwidth="narrow" endarrowlength="short"/>
                        <v:path arrowok="t" o:connecttype="custom" o:connectlocs="3107,527;2696,800;2866,716;2447,842;1996,842;1693,716;1554,527;1313,442;1173,358;1072,232;831,84;629,0;350,32;218,84;0,358" o:connectangles="0,0,0,0,0,0,0,0,0,0,0,0,0,0,0"/>
                      </v:shape>
                      <v:line id="Line 237" o:spid="_x0000_s1234" style="position:absolute;flip:y;visibility:visible;mso-wrap-style:square" from="14956,5023" to="19494,10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exH8QAAADdAAAADwAAAGRycy9kb3ducmV2LnhtbERPyWrDMBC9B/oPYgq5JXJsMMGJErJQ&#10;CL20WXzobbCmtok1MpZqu39fFQK5zeOts96OphE9da62rGAxj0AQF1bXXCq4Xd9mSxDOI2tsLJOC&#10;X3Kw3bxM1phpO/CZ+osvRQhhl6GCyvs2k9IVFRl0c9sSB+7bdgZ9gF0pdYdDCDeNjKMolQZrDg0V&#10;tnSoqLhffoyCfp+8Hz9ym37Ztpb57pon7rNRavo67lYgPI3+KX64TzrMjxYx/H8TTpCb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R7EfxAAAAN0AAAAPAAAAAAAAAAAA&#10;AAAAAKECAABkcnMvZG93bnJldi54bWxQSwUGAAAAAAQABAD5AAAAkgMAAAAA&#10;" strokeweight=".5pt">
                        <v:stroke startarrowwidth="narrow" startarrowlength="short" endarrowwidth="narrow" endarrowlength="short"/>
                      </v:line>
                      <v:rect id="Rectangle 238" o:spid="_x0000_s1235" style="position:absolute;left:1329;top:11995;width:1732;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JhDMQA&#10;AADdAAAADwAAAGRycy9kb3ducmV2LnhtbERP22rCQBB9F/oPyxT6IrpJxVJSN9IqgqIQGgt9HbKT&#10;C83Ohuyqab/eFYS+zeFcZ7EcTCvO1LvGsoJ4GoEgLqxuuFLwddxMXkE4j6yxtUwKfsnBMn0YLTDR&#10;9sKfdM59JUIIuwQV1N53iZSuqMmgm9qOOHCl7Q36APtK6h4vIdy08jmKXqTBhkNDjR2taip+8pNR&#10;4HKzGe/i7DsjMz/hx/6vzA5rpZ4eh/c3EJ4G/y++u7c6zI/iGdy+CSfI9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CYQzEAAAA3QAAAA8AAAAAAAAAAAAAAAAAmAIAAGRycy9k&#10;b3ducmV2LnhtbFBLBQYAAAAABAAEAPUAAACJAwAAAAA=&#10;" stroked="f" strokeweight=".5pt">
                        <v:textbox inset="1pt,1pt,1pt,1pt">
                          <w:txbxContent>
                            <w:p w:rsidR="004E000A" w:rsidRPr="000C4501" w:rsidRDefault="004E000A" w:rsidP="00750935">
                              <w:pPr>
                                <w:jc w:val="center"/>
                                <w:rPr>
                                  <w:rFonts w:cs="Arial"/>
                                </w:rPr>
                              </w:pPr>
                              <w:proofErr w:type="gramStart"/>
                              <w:r w:rsidRPr="000C4501">
                                <w:rPr>
                                  <w:rFonts w:cs="Arial"/>
                                  <w:sz w:val="18"/>
                                </w:rPr>
                                <w:t>d</w:t>
                              </w:r>
                              <w:proofErr w:type="gramEnd"/>
                            </w:p>
                          </w:txbxContent>
                        </v:textbox>
                      </v:rect>
                      <v:line id="Line 239" o:spid="_x0000_s1236" style="position:absolute;visibility:visible;mso-wrap-style:square" from="2137,3527" to="2144,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c1b8UAAADdAAAADwAAAGRycy9kb3ducmV2LnhtbERPS2vCQBC+F/wPywi9lLpJkWBT1yA+&#10;QHopTfXgbZqdJqHZ2bC7avz3bqHgbT6+58yLwXTiTM63lhWkkwQEcWV1y7WC/df2eQbCB2SNnWVS&#10;cCUPxWL0MMdc2wt/0rkMtYgh7HNU0ITQ51L6qiGDfmJ74sj9WGcwROhqqR1eYrjp5EuSZNJgy7Gh&#10;wZ5WDVW/5cko2Hxwtvez1+/jVdIhW7fZ9Mm9K/U4HpZvIAIN4S7+d+90nJ+kU/j7Jp4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Nc1b8UAAADdAAAADwAAAAAAAAAA&#10;AAAAAAChAgAAZHJzL2Rvd25yZXYueG1sUEsFBgAAAAAEAAQA+QAAAJMDAAAAAA==&#10;" strokeweight=".5pt">
                        <v:stroke startarrowwidth="narrow" startarrowlength="short" endarrow="open" endarrowwidth="narrow" endarrowlength="short"/>
                      </v:line>
                      <v:rect id="Rectangle 240" o:spid="_x0000_s1237" style="position:absolute;left:16386;top:588;width:3597;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0ccIA&#10;AADdAAAADwAAAGRycy9kb3ducmV2LnhtbERPS2vCQBC+F/wPywje6saiImk2IpYWL1J8XHobsmM2&#10;mJkN2VXTf98tFHqbj+85xXrgVt2pD40XA7NpBoqk8raR2sD59P68AhUiisXWCxn4pgDrcvRUYG79&#10;Qw50P8ZapRAJORpwMXa51qFyxBimviNJ3MX3jDHBvta2x0cK51a/ZNlSMzaSGhx2tHVUXY83NrAb&#10;eGPdx+d8/9Wew1s48PJ2ZWMm42HzCirSEP/Ff+6dTfOz2QJ+v0kn6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RxwgAAAN0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0</w:t>
                              </w:r>
                              <w:proofErr w:type="gramStart"/>
                              <w:r w:rsidRPr="000C4501">
                                <w:rPr>
                                  <w:rFonts w:cs="Arial"/>
                                  <w:sz w:val="16"/>
                                </w:rPr>
                                <w:t>,7.T</w:t>
                              </w:r>
                              <w:r w:rsidRPr="000C4501">
                                <w:rPr>
                                  <w:rFonts w:cs="Arial"/>
                                  <w:sz w:val="16"/>
                                  <w:vertAlign w:val="subscript"/>
                                </w:rPr>
                                <w:t>S</w:t>
                              </w:r>
                              <w:proofErr w:type="gramEnd"/>
                            </w:p>
                          </w:txbxContent>
                        </v:textbox>
                      </v:rect>
                      <v:rect id="Rectangle 241" o:spid="_x0000_s1238" style="position:absolute;left:3100;top:-2;width:4879;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DqBsEA&#10;AADdAAAADwAAAGRycy9kb3ducmV2LnhtbERPS2vCQBC+F/oflil4qxtFgkRXkYripYiPi7chO80G&#10;M7Mhu2r677sFwdt8fM+ZL3tu1J26UHsxMBpmoEhKb2upDJxPm88pqBBRLDZeyMAvBVgu3t/mWFj/&#10;kAPdj7FSKURCgQZcjG2hdSgdMYahb0kS9+M7xphgV2nb4SOFc6PHWZZrxlpSg8OWvhyV1+ONDex6&#10;Xlm33U++L805rMOB89uVjRl89KsZqEh9fImf7p1N87NRDv/fpBP0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6gbBAAAA3QAAAA8AAAAAAAAAAAAAAAAAmAIAAGRycy9kb3du&#10;cmV2LnhtbFBLBQYAAAAABAAEAPUAAACGAwAAAAA=&#10;" filled="f" stroked="f" strokeweight=".5pt">
                        <v:textbox inset="1pt,1pt,1pt,1pt">
                          <w:txbxContent>
                            <w:p w:rsidR="004E000A" w:rsidRPr="000C4501" w:rsidRDefault="004E000A" w:rsidP="00750935">
                              <w:pPr>
                                <w:rPr>
                                  <w:rFonts w:cs="Arial"/>
                                </w:rPr>
                              </w:pPr>
                              <w:r w:rsidRPr="000C4501">
                                <w:rPr>
                                  <w:rFonts w:cs="Arial"/>
                                  <w:sz w:val="16"/>
                                </w:rPr>
                                <w:t>0</w:t>
                              </w:r>
                              <w:proofErr w:type="gramStart"/>
                              <w:r w:rsidRPr="000C4501">
                                <w:rPr>
                                  <w:rFonts w:cs="Arial"/>
                                  <w:sz w:val="16"/>
                                </w:rPr>
                                <w:t>,7.T</w:t>
                              </w:r>
                              <w:r w:rsidRPr="000C4501">
                                <w:rPr>
                                  <w:rFonts w:cs="Arial"/>
                                  <w:sz w:val="16"/>
                                  <w:vertAlign w:val="subscript"/>
                                </w:rPr>
                                <w:t>S</w:t>
                              </w:r>
                              <w:proofErr w:type="gramEnd"/>
                            </w:p>
                          </w:txbxContent>
                        </v:textbox>
                      </v:rect>
                      <v:line id="Line 242" o:spid="_x0000_s1239" style="position:absolute;flip:y;visibility:visible;mso-wrap-style:square" from="13130,3421" to="18553,10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ASh8IAAADdAAAADwAAAGRycy9kb3ducmV2LnhtbERPTYvCMBC9C/6HMMLeNFVBl2oUdVkQ&#10;L7pqD96GZmyLzaQ02Vr/vREEb/N4nzNftqYUDdWusKxgOIhAEKdWF5wpOJ9++98gnEfWWFomBQ9y&#10;sFx0O3OMtb3zHzVHn4kQwi5GBbn3VSylS3My6Aa2Ig7c1dYGfYB1JnWN9xBuSjmKook0WHBoyLGi&#10;TU7p7fhvFDTr8e5nn9jJxVaFTFanZOwOpVJfvXY1A+Gp9R/x273VYX40nMLrm3CC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zASh8IAAADdAAAADwAAAAAAAAAAAAAA&#10;AAChAgAAZHJzL2Rvd25yZXYueG1sUEsFBgAAAAAEAAQA+QAAAJADAAAAAA==&#10;" strokeweight=".5pt">
                        <v:stroke startarrowwidth="narrow" startarrowlength="short" endarrowwidth="narrow" endarrowlength="short"/>
                      </v:line>
                      <v:line id="Line 243" o:spid="_x0000_s1240" style="position:absolute;flip:x y;visibility:visible;mso-wrap-style:square" from="3551,4917" to="8088,10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oVcYAAADdAAAADwAAAGRycy9kb3ducmV2LnhtbESPQWvDMAyF74P9B6PBLqO128Fo07pl&#10;FNb1sMPa5AeIWI3DYjnEXpP9++kw2E3iPb33abufQqduNKQ2soXF3IAirqNrubFQlW+zFaiUkR12&#10;kcnCDyXY7+7vtli4OPKZbpfcKAnhVKAFn3NfaJ1qTwHTPPbEol3jEDDLOjTaDThKeOj00pgXHbBl&#10;afDY08FT/XX5DhY+xmdzWFW+eT99VuXalZS645O1jw/T6wZUpin/m/+uT07wzUJw5RsZQe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wqFXGAAAA3QAAAA8AAAAAAAAA&#10;AAAAAAAAoQIAAGRycy9kb3ducmV2LnhtbFBLBQYAAAAABAAEAPkAAACUAwAAAAA=&#10;" strokeweight=".5pt">
                        <v:stroke startarrowwidth="narrow" startarrowlength="short" endarrowwidth="narrow" endarrowlength="short"/>
                      </v:line>
                      <v:line id="Line 244" o:spid="_x0000_s1241" style="position:absolute;flip:x y;visibility:visible;mso-wrap-style:square" from="4491,3316" to="9914,10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wNzsMAAADdAAAADwAAAGRycy9kb3ducmV2LnhtbERPzWrCQBC+C32HZQq9iO7agmjMRkRo&#10;66EHNXmAITvNhmZnQ3Y16dt3C4Xe5uP7nXw/uU7caQitZw2rpQJBXHvTcqOhKl8XGxAhIhvsPJOG&#10;bwqwLx5mOWbGj3yh+zU2IoVwyFCDjbHPpAy1JYdh6XvixH36wWFMcGikGXBM4a6Tz0qtpcOWU4PF&#10;no6W6q/rzWn4GF/UcVPZ5v10rsqtKSl0b3Otnx6nww5EpCn+i//cJ5Pmq9UWfr9JJ8ji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8Dc7DAAAA3QAAAA8AAAAAAAAAAAAA&#10;AAAAoQIAAGRycy9kb3ducmV2LnhtbFBLBQYAAAAABAAEAPkAAACRAwAAAAA=&#10;" strokeweight=".5pt">
                        <v:stroke startarrowwidth="narrow" startarrowlength="short" endarrowwidth="narrow" endarrowlength="short"/>
                      </v:line>
                      <v:line id="Line 245" o:spid="_x0000_s1242" style="position:absolute;flip:y;visibility:visible;mso-wrap-style:square" from="5206,419" to="7902,4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LPsscAAADdAAAADwAAAGRycy9kb3ducmV2LnhtbESPQWvCQBCF74X+h2UK3upGD9JEV2mF&#10;FtFSqHrxNmTHJDY7G3a3mvTXdw6F3mZ4b977ZrHqXauuFGLj2cBknIEiLr1tuDJwPLw+PoGKCdli&#10;65kMDBRhtby/W2Bh/Y0/6bpPlZIQjgUaqFPqCq1jWZPDOPYdsWhnHxwmWUOlbcCbhLtWT7Nsph02&#10;LA01drSuqfzafzsD7/n645K7SRl/wsvpbTcMs3w7GDN66J/noBL16d/8d72xgp9NhV++kRH08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Ms+yxwAAAN0AAAAPAAAAAAAA&#10;AAAAAAAAAKECAABkcnMvZG93bnJldi54bWxQSwUGAAAAAAQABAD5AAAAlQMAAAAA&#10;" strokeweight=".5pt">
                        <v:stroke startarrow="open" startarrowwidth="narrow" startarrowlength="short" endarrowwidth="narrow" endarrowlength="short"/>
                      </v:line>
                      <v:line id="Line 246" o:spid="_x0000_s1243" style="position:absolute;flip:x;visibility:visible;mso-wrap-style:square" from="3162,5433" to="3947,6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5qKcQAAADdAAAADwAAAGRycy9kb3ducmV2LnhtbERPTWvCQBC9C/6HZQRvuokHaVJXaQWl&#10;WCmovXgbsmOSNjsbdrea9Nd3hYK3ebzPWaw604grOV9bVpBOExDEhdU1lwo+T5vJEwgfkDU2lklB&#10;Tx5Wy+Fggbm2Nz7Q9RhKEUPY56igCqHNpfRFRQb91LbEkbtYZzBE6EqpHd5iuGnkLEnm0mDNsaHC&#10;ltYVFd/HH6Ngn60/vjKTFv7XvZ63730/z3a9UuNR9/IMIlAXHuJ/95uO85NZCvdv4gl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fmopxAAAAN0AAAAPAAAAAAAAAAAA&#10;AAAAAKECAABkcnMvZG93bnJldi54bWxQSwUGAAAAAAQABAD5AAAAkgMAAAAA&#10;" strokeweight=".5pt">
                        <v:stroke startarrow="open" startarrowwidth="narrow" startarrowlength="short" endarrowwidth="narrow" endarrowlength="short"/>
                      </v:line>
                      <v:line id="Line 247" o:spid="_x0000_s1244" style="position:absolute;visibility:visible;mso-wrap-style:square" from="18911,5760" to="19999,7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JcucIAAADdAAAADwAAAGRycy9kb3ducmV2LnhtbERPzWoCMRC+F3yHMEJvNeseRFajSMVW&#10;KB78eYDpZppdu5ksSXR3394UCt7m4/ud5bq3jbiTD7VjBdNJBoK4dLpmo+By3r3NQYSIrLFxTAoG&#10;CrBejV6WWGjX8ZHup2hECuFQoIIqxraQMpQVWQwT1xIn7sd5izFBb6T22KVw28g8y2bSYs2pocKW&#10;3isqf083q+DgP+bD1Omvb77xZvt5NcO1M0q9jvvNAkSkPj7F/+69TvOzPIe/b9IJ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ZJcucIAAADdAAAADwAAAAAAAAAAAAAA&#10;AAChAgAAZHJzL2Rvd25yZXYueG1sUEsFBgAAAAAEAAQA+QAAAJADAAAAAA==&#10;" strokeweight=".5pt">
                        <v:stroke startarrow="open" startarrowwidth="narrow" startarrowlength="short" endarrowwidth="narrow" endarrowlength="short"/>
                      </v:line>
                      <v:line id="Line 248" o:spid="_x0000_s1245" style="position:absolute;flip:x y;visibility:visible;mso-wrap-style:square" from="14957,746" to="17653,4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I6UsEAAADdAAAADwAAAGRycy9kb3ducmV2LnhtbERP3WrCMBS+F/YO4Qx2I5osgsxqWsbY&#10;prfVPcChObbV5qQ0mXZvvwiCd+fj+z2bYnSduNAQWs8GXucKBHHlbcu1gZ/D1+wNRIjIFjvPZOCP&#10;AhT502SDmfVXLumyj7VIIRwyNNDE2GdShqohh2Hue+LEHf3gMCY41NIOeE3hrpNaqaV02HJqaLCn&#10;j4aq8/7XGfhcTdXWsz5J/a3Lyquy7KejMS/P4/saRKQxPsR3986m+Uov4PZNOkH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QjpSwQAAAN0AAAAPAAAAAAAAAAAAAAAA&#10;AKECAABkcnMvZG93bnJldi54bWxQSwUGAAAAAAQABAD5AAAAjwMAAAAA&#10;" strokeweight=".5pt">
                        <v:stroke startarrow="open" startarrowwidth="narrow" startarrowlength="short" endarrowwidth="narrow" endarrowlength="short"/>
                      </v:line>
                      <v:rect id="Rectangle 249" o:spid="_x0000_s1246" style="position:absolute;left:1468;top:7266;width:2059;height:4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IbV8EA&#10;AADdAAAADwAAAGRycy9kb3ducmV2LnhtbERPTYvCMBC9C/6HMMLeNFVEpBpFFBcvsuh62dvQjE2x&#10;MylN1O6/3wgL3ubxPme57rhWD2pD5cXAeJSBIim8raQ0cPneD+egQkSxWHshA78UYL3q95aYW/+U&#10;Ez3OsVQpREKOBlyMTa51KBwxhpFvSBJ39S1jTLAttW3xmcK51pMsm2nGSlKDw4a2jorb+c4GDh1v&#10;rPv8mh5/6kvYhRPP7jc25mPQbRagInXxLf53H2yan02m8Pomna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yG1fBAAAA3QAAAA8AAAAAAAAAAAAAAAAAmAIAAGRycy9kb3du&#10;cmV2LnhtbFBLBQYAAAAABAAEAPUAAACGAw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0,55 (tròn)</w:t>
            </w:r>
          </w:p>
          <w:p w:rsidR="00750935" w:rsidRPr="0093620D" w:rsidRDefault="00750935" w:rsidP="002C5B3D">
            <w:pPr>
              <w:widowControl w:val="0"/>
              <w:spacing w:after="12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0,70 (không tròn)</w:t>
            </w:r>
          </w:p>
        </w:tc>
        <w:tc>
          <w:tcPr>
            <w:tcW w:w="3775" w:type="dxa"/>
            <w:tcBorders>
              <w:right w:val="single" w:sz="4" w:space="0" w:color="auto"/>
            </w:tcBorders>
            <w:vAlign w:val="center"/>
          </w:tcPr>
          <w:p w:rsidR="00750935" w:rsidRPr="0093620D" w:rsidRDefault="00750935" w:rsidP="002C5B3D">
            <w:pPr>
              <w:widowControl w:val="0"/>
              <w:spacing w:before="120"/>
              <w:jc w:val="both"/>
              <w:rPr>
                <w:rFonts w:cs="Arial"/>
                <w:sz w:val="22"/>
                <w:szCs w:val="22"/>
              </w:rPr>
            </w:pPr>
            <w:r w:rsidRPr="0093620D">
              <w:rPr>
                <w:rFonts w:cs="Arial"/>
                <w:sz w:val="22"/>
                <w:szCs w:val="22"/>
              </w:rPr>
              <w:t>T</w:t>
            </w:r>
            <w:r w:rsidRPr="0093620D">
              <w:rPr>
                <w:rFonts w:cs="Arial"/>
                <w:sz w:val="22"/>
                <w:szCs w:val="22"/>
                <w:vertAlign w:val="subscript"/>
              </w:rPr>
              <w:t xml:space="preserve"> </w:t>
            </w:r>
            <w:r w:rsidRPr="0093620D">
              <w:rPr>
                <w:rFonts w:cs="Arial"/>
                <w:sz w:val="22"/>
                <w:szCs w:val="22"/>
              </w:rPr>
              <w:sym w:font="Symbol" w:char="F0B3"/>
            </w:r>
            <w:r w:rsidRPr="0093620D">
              <w:rPr>
                <w:rFonts w:cs="Arial"/>
                <w:sz w:val="22"/>
                <w:szCs w:val="22"/>
              </w:rPr>
              <w:t xml:space="preserve"> 1,25T</w:t>
            </w:r>
            <w:r w:rsidRPr="0093620D">
              <w:rPr>
                <w:rFonts w:cs="Arial"/>
                <w:sz w:val="22"/>
                <w:szCs w:val="22"/>
                <w:vertAlign w:val="subscript"/>
              </w:rPr>
              <w:t>ro</w:t>
            </w:r>
          </w:p>
        </w:tc>
      </w:tr>
      <w:tr w:rsidR="00750935" w:rsidRPr="0093620D" w:rsidTr="00AA471B">
        <w:tc>
          <w:tcPr>
            <w:tcW w:w="1214" w:type="dxa"/>
            <w:vMerge/>
            <w:tcBorders>
              <w:left w:val="single" w:sz="4" w:space="0" w:color="auto"/>
            </w:tcBorders>
            <w:vAlign w:val="center"/>
          </w:tcPr>
          <w:p w:rsidR="00750935" w:rsidRPr="0093620D" w:rsidRDefault="00750935" w:rsidP="002C5B3D">
            <w:pPr>
              <w:widowControl w:val="0"/>
              <w:jc w:val="both"/>
              <w:rPr>
                <w:rFonts w:cs="Arial"/>
                <w:sz w:val="22"/>
                <w:szCs w:val="22"/>
              </w:rPr>
            </w:pPr>
          </w:p>
        </w:tc>
        <w:tc>
          <w:tcPr>
            <w:tcW w:w="956" w:type="dxa"/>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H</w:t>
            </w:r>
          </w:p>
        </w:tc>
        <w:tc>
          <w:tcPr>
            <w:tcW w:w="3980" w:type="dxa"/>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48000" behindDoc="0" locked="0" layoutInCell="1" allowOverlap="1">
                      <wp:simplePos x="0" y="0"/>
                      <wp:positionH relativeFrom="column">
                        <wp:posOffset>648970</wp:posOffset>
                      </wp:positionH>
                      <wp:positionV relativeFrom="paragraph">
                        <wp:posOffset>66675</wp:posOffset>
                      </wp:positionV>
                      <wp:extent cx="1758315" cy="1577340"/>
                      <wp:effectExtent l="39370" t="0" r="2540" b="41910"/>
                      <wp:wrapNone/>
                      <wp:docPr id="977"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8315" cy="1577340"/>
                                <a:chOff x="0" y="2"/>
                                <a:chExt cx="19999" cy="19996"/>
                              </a:xfrm>
                            </wpg:grpSpPr>
                            <wps:wsp>
                              <wps:cNvPr id="978" name="Freeform 251"/>
                              <wps:cNvSpPr>
                                <a:spLocks/>
                              </wps:cNvSpPr>
                              <wps:spPr bwMode="auto">
                                <a:xfrm>
                                  <a:off x="7223" y="9404"/>
                                  <a:ext cx="2188" cy="2383"/>
                                </a:xfrm>
                                <a:custGeom>
                                  <a:avLst/>
                                  <a:gdLst>
                                    <a:gd name="T0" fmla="*/ 0 w 20000"/>
                                    <a:gd name="T1" fmla="*/ 0 h 20000"/>
                                    <a:gd name="T2" fmla="*/ 19934 w 20000"/>
                                    <a:gd name="T3" fmla="*/ 0 h 20000"/>
                                    <a:gd name="T4" fmla="*/ 19934 w 20000"/>
                                    <a:gd name="T5" fmla="*/ 19932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34" y="0"/>
                                      </a:lnTo>
                                      <a:lnTo>
                                        <a:pt x="19934" y="19932"/>
                                      </a:lnTo>
                                      <a:lnTo>
                                        <a:pt x="0" y="0"/>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79" name="Freeform 252"/>
                              <wps:cNvSpPr>
                                <a:spLocks/>
                              </wps:cNvSpPr>
                              <wps:spPr bwMode="auto">
                                <a:xfrm>
                                  <a:off x="10176" y="7158"/>
                                  <a:ext cx="2073" cy="2318"/>
                                </a:xfrm>
                                <a:custGeom>
                                  <a:avLst/>
                                  <a:gdLst>
                                    <a:gd name="T0" fmla="*/ 19930 w 20000"/>
                                    <a:gd name="T1" fmla="*/ 19931 h 20000"/>
                                    <a:gd name="T2" fmla="*/ 0 w 20000"/>
                                    <a:gd name="T3" fmla="*/ 19931 h 20000"/>
                                    <a:gd name="T4" fmla="*/ 0 w 20000"/>
                                    <a:gd name="T5" fmla="*/ 0 h 20000"/>
                                    <a:gd name="T6" fmla="*/ 19930 w 20000"/>
                                    <a:gd name="T7" fmla="*/ 19931 h 20000"/>
                                  </a:gdLst>
                                  <a:ahLst/>
                                  <a:cxnLst>
                                    <a:cxn ang="0">
                                      <a:pos x="T0" y="T1"/>
                                    </a:cxn>
                                    <a:cxn ang="0">
                                      <a:pos x="T2" y="T3"/>
                                    </a:cxn>
                                    <a:cxn ang="0">
                                      <a:pos x="T4" y="T5"/>
                                    </a:cxn>
                                    <a:cxn ang="0">
                                      <a:pos x="T6" y="T7"/>
                                    </a:cxn>
                                  </a:cxnLst>
                                  <a:rect l="0" t="0" r="r" b="b"/>
                                  <a:pathLst>
                                    <a:path w="20000" h="20000">
                                      <a:moveTo>
                                        <a:pt x="19930" y="19931"/>
                                      </a:moveTo>
                                      <a:lnTo>
                                        <a:pt x="0" y="19931"/>
                                      </a:lnTo>
                                      <a:lnTo>
                                        <a:pt x="0" y="0"/>
                                      </a:lnTo>
                                      <a:lnTo>
                                        <a:pt x="19930" y="19931"/>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80" name="Freeform 253"/>
                              <wps:cNvSpPr>
                                <a:spLocks/>
                              </wps:cNvSpPr>
                              <wps:spPr bwMode="auto">
                                <a:xfrm>
                                  <a:off x="9360" y="9412"/>
                                  <a:ext cx="2889" cy="10401"/>
                                </a:xfrm>
                                <a:custGeom>
                                  <a:avLst/>
                                  <a:gdLst>
                                    <a:gd name="T0" fmla="*/ 0 w 20000"/>
                                    <a:gd name="T1" fmla="*/ 19985 h 20000"/>
                                    <a:gd name="T2" fmla="*/ 0 w 20000"/>
                                    <a:gd name="T3" fmla="*/ 0 h 20000"/>
                                    <a:gd name="T4" fmla="*/ 19950 w 20000"/>
                                    <a:gd name="T5" fmla="*/ 0 h 20000"/>
                                    <a:gd name="T6" fmla="*/ 19950 w 20000"/>
                                    <a:gd name="T7" fmla="*/ 19985 h 20000"/>
                                  </a:gdLst>
                                  <a:ahLst/>
                                  <a:cxnLst>
                                    <a:cxn ang="0">
                                      <a:pos x="T0" y="T1"/>
                                    </a:cxn>
                                    <a:cxn ang="0">
                                      <a:pos x="T2" y="T3"/>
                                    </a:cxn>
                                    <a:cxn ang="0">
                                      <a:pos x="T4" y="T5"/>
                                    </a:cxn>
                                    <a:cxn ang="0">
                                      <a:pos x="T6" y="T7"/>
                                    </a:cxn>
                                  </a:cxnLst>
                                  <a:rect l="0" t="0" r="r" b="b"/>
                                  <a:pathLst>
                                    <a:path w="20000" h="20000">
                                      <a:moveTo>
                                        <a:pt x="0" y="19985"/>
                                      </a:moveTo>
                                      <a:lnTo>
                                        <a:pt x="0" y="0"/>
                                      </a:lnTo>
                                      <a:lnTo>
                                        <a:pt x="19950" y="0"/>
                                      </a:lnTo>
                                      <a:lnTo>
                                        <a:pt x="19950" y="19985"/>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81" name="Rectangle 254"/>
                              <wps:cNvSpPr>
                                <a:spLocks noChangeArrowheads="1"/>
                              </wps:cNvSpPr>
                              <wps:spPr bwMode="auto">
                                <a:xfrm>
                                  <a:off x="10256" y="16891"/>
                                  <a:ext cx="1654" cy="27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982" name="Line 255"/>
                              <wps:cNvCnPr/>
                              <wps:spPr bwMode="auto">
                                <a:xfrm>
                                  <a:off x="6941" y="17873"/>
                                  <a:ext cx="2412" cy="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3" name="Line 256"/>
                              <wps:cNvCnPr/>
                              <wps:spPr bwMode="auto">
                                <a:xfrm flipH="1">
                                  <a:off x="12263" y="17881"/>
                                  <a:ext cx="2413" cy="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4" name="Line 257"/>
                              <wps:cNvCnPr/>
                              <wps:spPr bwMode="auto">
                                <a:xfrm flipV="1">
                                  <a:off x="2109" y="9444"/>
                                  <a:ext cx="8" cy="8944"/>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5" name="Freeform 258"/>
                              <wps:cNvSpPr>
                                <a:spLocks/>
                              </wps:cNvSpPr>
                              <wps:spPr bwMode="auto">
                                <a:xfrm>
                                  <a:off x="0" y="7110"/>
                                  <a:ext cx="10191" cy="2310"/>
                                </a:xfrm>
                                <a:custGeom>
                                  <a:avLst/>
                                  <a:gdLst>
                                    <a:gd name="T0" fmla="*/ 0 w 20000"/>
                                    <a:gd name="T1" fmla="*/ 0 h 20000"/>
                                    <a:gd name="T2" fmla="*/ 19986 w 20000"/>
                                    <a:gd name="T3" fmla="*/ 0 h 20000"/>
                                    <a:gd name="T4" fmla="*/ 19986 w 20000"/>
                                    <a:gd name="T5" fmla="*/ 19930 h 20000"/>
                                    <a:gd name="T6" fmla="*/ 0 w 20000"/>
                                    <a:gd name="T7" fmla="*/ 19930 h 20000"/>
                                  </a:gdLst>
                                  <a:ahLst/>
                                  <a:cxnLst>
                                    <a:cxn ang="0">
                                      <a:pos x="T0" y="T1"/>
                                    </a:cxn>
                                    <a:cxn ang="0">
                                      <a:pos x="T2" y="T3"/>
                                    </a:cxn>
                                    <a:cxn ang="0">
                                      <a:pos x="T4" y="T5"/>
                                    </a:cxn>
                                    <a:cxn ang="0">
                                      <a:pos x="T6" y="T7"/>
                                    </a:cxn>
                                  </a:cxnLst>
                                  <a:rect l="0" t="0" r="r" b="b"/>
                                  <a:pathLst>
                                    <a:path w="20000" h="20000">
                                      <a:moveTo>
                                        <a:pt x="0" y="0"/>
                                      </a:moveTo>
                                      <a:lnTo>
                                        <a:pt x="19986" y="0"/>
                                      </a:lnTo>
                                      <a:lnTo>
                                        <a:pt x="19986" y="19930"/>
                                      </a:lnTo>
                                      <a:lnTo>
                                        <a:pt x="0" y="19930"/>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86" name="Freeform 259"/>
                              <wps:cNvSpPr>
                                <a:spLocks/>
                              </wps:cNvSpPr>
                              <wps:spPr bwMode="auto">
                                <a:xfrm>
                                  <a:off x="87" y="7271"/>
                                  <a:ext cx="642" cy="2238"/>
                                </a:xfrm>
                                <a:custGeom>
                                  <a:avLst/>
                                  <a:gdLst>
                                    <a:gd name="T0" fmla="*/ 7416 w 20000"/>
                                    <a:gd name="T1" fmla="*/ 0 h 20000"/>
                                    <a:gd name="T2" fmla="*/ 1124 w 20000"/>
                                    <a:gd name="T3" fmla="*/ 2662 h 20000"/>
                                    <a:gd name="T4" fmla="*/ 3146 w 20000"/>
                                    <a:gd name="T5" fmla="*/ 1511 h 20000"/>
                                    <a:gd name="T6" fmla="*/ 0 w 20000"/>
                                    <a:gd name="T7" fmla="*/ 4245 h 20000"/>
                                    <a:gd name="T8" fmla="*/ 0 w 20000"/>
                                    <a:gd name="T9" fmla="*/ 7122 h 20000"/>
                                    <a:gd name="T10" fmla="*/ 3146 w 20000"/>
                                    <a:gd name="T11" fmla="*/ 9065 h 20000"/>
                                    <a:gd name="T12" fmla="*/ 7416 w 20000"/>
                                    <a:gd name="T13" fmla="*/ 10000 h 20000"/>
                                    <a:gd name="T14" fmla="*/ 9438 w 20000"/>
                                    <a:gd name="T15" fmla="*/ 11511 h 20000"/>
                                    <a:gd name="T16" fmla="*/ 11461 w 20000"/>
                                    <a:gd name="T17" fmla="*/ 12446 h 20000"/>
                                    <a:gd name="T18" fmla="*/ 14607 w 20000"/>
                                    <a:gd name="T19" fmla="*/ 13094 h 20000"/>
                                    <a:gd name="T20" fmla="*/ 17753 w 20000"/>
                                    <a:gd name="T21" fmla="*/ 14604 h 20000"/>
                                    <a:gd name="T22" fmla="*/ 19775 w 20000"/>
                                    <a:gd name="T23" fmla="*/ 15899 h 20000"/>
                                    <a:gd name="T24" fmla="*/ 18876 w 20000"/>
                                    <a:gd name="T25" fmla="*/ 17698 h 20000"/>
                                    <a:gd name="T26" fmla="*/ 17753 w 20000"/>
                                    <a:gd name="T27" fmla="*/ 18561 h 20000"/>
                                    <a:gd name="T28" fmla="*/ 11461 w 20000"/>
                                    <a:gd name="T29" fmla="*/ 1992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16" y="0"/>
                                      </a:moveTo>
                                      <a:lnTo>
                                        <a:pt x="1124" y="2662"/>
                                      </a:lnTo>
                                      <a:lnTo>
                                        <a:pt x="3146" y="1511"/>
                                      </a:lnTo>
                                      <a:lnTo>
                                        <a:pt x="0" y="4245"/>
                                      </a:lnTo>
                                      <a:lnTo>
                                        <a:pt x="0" y="7122"/>
                                      </a:lnTo>
                                      <a:lnTo>
                                        <a:pt x="3146" y="9065"/>
                                      </a:lnTo>
                                      <a:lnTo>
                                        <a:pt x="7416" y="10000"/>
                                      </a:lnTo>
                                      <a:lnTo>
                                        <a:pt x="9438" y="11511"/>
                                      </a:lnTo>
                                      <a:lnTo>
                                        <a:pt x="11461" y="12446"/>
                                      </a:lnTo>
                                      <a:lnTo>
                                        <a:pt x="14607" y="13094"/>
                                      </a:lnTo>
                                      <a:lnTo>
                                        <a:pt x="17753" y="14604"/>
                                      </a:lnTo>
                                      <a:lnTo>
                                        <a:pt x="19775" y="15899"/>
                                      </a:lnTo>
                                      <a:lnTo>
                                        <a:pt x="18876" y="17698"/>
                                      </a:lnTo>
                                      <a:lnTo>
                                        <a:pt x="17753" y="18561"/>
                                      </a:lnTo>
                                      <a:lnTo>
                                        <a:pt x="11461" y="1992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87" name="Freeform 260"/>
                              <wps:cNvSpPr>
                                <a:spLocks/>
                              </wps:cNvSpPr>
                              <wps:spPr bwMode="auto">
                                <a:xfrm>
                                  <a:off x="9404" y="19346"/>
                                  <a:ext cx="2896" cy="652"/>
                                </a:xfrm>
                                <a:custGeom>
                                  <a:avLst/>
                                  <a:gdLst>
                                    <a:gd name="T0" fmla="*/ 19950 w 20000"/>
                                    <a:gd name="T1" fmla="*/ 12346 h 20000"/>
                                    <a:gd name="T2" fmla="*/ 17307 w 20000"/>
                                    <a:gd name="T3" fmla="*/ 18765 h 20000"/>
                                    <a:gd name="T4" fmla="*/ 18404 w 20000"/>
                                    <a:gd name="T5" fmla="*/ 16790 h 20000"/>
                                    <a:gd name="T6" fmla="*/ 15711 w 20000"/>
                                    <a:gd name="T7" fmla="*/ 19753 h 20000"/>
                                    <a:gd name="T8" fmla="*/ 12818 w 20000"/>
                                    <a:gd name="T9" fmla="*/ 19753 h 20000"/>
                                    <a:gd name="T10" fmla="*/ 10873 w 20000"/>
                                    <a:gd name="T11" fmla="*/ 16790 h 20000"/>
                                    <a:gd name="T12" fmla="*/ 9975 w 20000"/>
                                    <a:gd name="T13" fmla="*/ 12346 h 20000"/>
                                    <a:gd name="T14" fmla="*/ 8429 w 20000"/>
                                    <a:gd name="T15" fmla="*/ 10370 h 20000"/>
                                    <a:gd name="T16" fmla="*/ 7531 w 20000"/>
                                    <a:gd name="T17" fmla="*/ 8395 h 20000"/>
                                    <a:gd name="T18" fmla="*/ 6883 w 20000"/>
                                    <a:gd name="T19" fmla="*/ 5432 h 20000"/>
                                    <a:gd name="T20" fmla="*/ 5337 w 20000"/>
                                    <a:gd name="T21" fmla="*/ 1975 h 20000"/>
                                    <a:gd name="T22" fmla="*/ 4040 w 20000"/>
                                    <a:gd name="T23" fmla="*/ 0 h 20000"/>
                                    <a:gd name="T24" fmla="*/ 2244 w 20000"/>
                                    <a:gd name="T25" fmla="*/ 741 h 20000"/>
                                    <a:gd name="T26" fmla="*/ 1397 w 20000"/>
                                    <a:gd name="T27" fmla="*/ 1975 h 20000"/>
                                    <a:gd name="T28" fmla="*/ 0 w 20000"/>
                                    <a:gd name="T29" fmla="*/ 839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50" y="12346"/>
                                      </a:moveTo>
                                      <a:lnTo>
                                        <a:pt x="17307" y="18765"/>
                                      </a:lnTo>
                                      <a:lnTo>
                                        <a:pt x="18404" y="16790"/>
                                      </a:lnTo>
                                      <a:lnTo>
                                        <a:pt x="15711" y="19753"/>
                                      </a:lnTo>
                                      <a:lnTo>
                                        <a:pt x="12818" y="19753"/>
                                      </a:lnTo>
                                      <a:lnTo>
                                        <a:pt x="10873" y="16790"/>
                                      </a:lnTo>
                                      <a:lnTo>
                                        <a:pt x="9975" y="12346"/>
                                      </a:lnTo>
                                      <a:lnTo>
                                        <a:pt x="8429" y="10370"/>
                                      </a:lnTo>
                                      <a:lnTo>
                                        <a:pt x="7531" y="8395"/>
                                      </a:lnTo>
                                      <a:lnTo>
                                        <a:pt x="6883" y="5432"/>
                                      </a:lnTo>
                                      <a:lnTo>
                                        <a:pt x="5337" y="1975"/>
                                      </a:lnTo>
                                      <a:lnTo>
                                        <a:pt x="4040" y="0"/>
                                      </a:lnTo>
                                      <a:lnTo>
                                        <a:pt x="2244" y="741"/>
                                      </a:lnTo>
                                      <a:lnTo>
                                        <a:pt x="1397" y="1975"/>
                                      </a:lnTo>
                                      <a:lnTo>
                                        <a:pt x="0" y="8395"/>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88" name="Line 261"/>
                              <wps:cNvCnPr/>
                              <wps:spPr bwMode="auto">
                                <a:xfrm>
                                  <a:off x="11859" y="8978"/>
                                  <a:ext cx="4218" cy="434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9" name="Rectangle 262"/>
                              <wps:cNvSpPr>
                                <a:spLocks noChangeArrowheads="1"/>
                              </wps:cNvSpPr>
                              <wps:spPr bwMode="auto">
                                <a:xfrm>
                                  <a:off x="1733" y="12270"/>
                                  <a:ext cx="1192" cy="198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s:wsp>
                              <wps:cNvPr id="990" name="Line 263"/>
                              <wps:cNvCnPr/>
                              <wps:spPr bwMode="auto">
                                <a:xfrm>
                                  <a:off x="2073" y="4526"/>
                                  <a:ext cx="7" cy="268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1" name="Rectangle 264"/>
                              <wps:cNvSpPr>
                                <a:spLocks noChangeArrowheads="1"/>
                              </wps:cNvSpPr>
                              <wps:spPr bwMode="auto">
                                <a:xfrm>
                                  <a:off x="16655" y="8124"/>
                                  <a:ext cx="3344" cy="19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0,7.T</w:t>
                                    </w:r>
                                    <w:r w:rsidRPr="000C4501">
                                      <w:rPr>
                                        <w:rFonts w:cs="Arial"/>
                                        <w:sz w:val="16"/>
                                        <w:vertAlign w:val="subscript"/>
                                      </w:rPr>
                                      <w:t>S</w:t>
                                    </w:r>
                                  </w:p>
                                </w:txbxContent>
                              </wps:txbx>
                              <wps:bodyPr rot="0" vert="horz" wrap="square" lIns="12700" tIns="12700" rIns="12700" bIns="12700" anchor="t" anchorCtr="0" upright="1">
                                <a:noAutofit/>
                              </wps:bodyPr>
                            </wps:wsp>
                            <wps:wsp>
                              <wps:cNvPr id="992" name="Rectangle 265"/>
                              <wps:cNvSpPr>
                                <a:spLocks noChangeArrowheads="1"/>
                              </wps:cNvSpPr>
                              <wps:spPr bwMode="auto">
                                <a:xfrm>
                                  <a:off x="6125" y="2"/>
                                  <a:ext cx="3344" cy="19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0,7.T</w:t>
                                    </w:r>
                                    <w:r w:rsidRPr="000C4501">
                                      <w:rPr>
                                        <w:rFonts w:cs="Arial"/>
                                        <w:sz w:val="16"/>
                                        <w:vertAlign w:val="subscript"/>
                                      </w:rPr>
                                      <w:t>S</w:t>
                                    </w:r>
                                  </w:p>
                                </w:txbxContent>
                              </wps:txbx>
                              <wps:bodyPr rot="0" vert="horz" wrap="square" lIns="12700" tIns="12700" rIns="12700" bIns="12700" anchor="t" anchorCtr="0" upright="1">
                                <a:noAutofit/>
                              </wps:bodyPr>
                            </wps:wsp>
                            <wps:wsp>
                              <wps:cNvPr id="993" name="Line 266"/>
                              <wps:cNvCnPr/>
                              <wps:spPr bwMode="auto">
                                <a:xfrm>
                                  <a:off x="10162" y="9348"/>
                                  <a:ext cx="5041" cy="520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4" name="Line 267"/>
                              <wps:cNvCnPr/>
                              <wps:spPr bwMode="auto">
                                <a:xfrm flipH="1" flipV="1">
                                  <a:off x="3387" y="5508"/>
                                  <a:ext cx="4218" cy="434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5" name="Line 268"/>
                              <wps:cNvCnPr/>
                              <wps:spPr bwMode="auto">
                                <a:xfrm flipH="1" flipV="1">
                                  <a:off x="4261" y="4365"/>
                                  <a:ext cx="5042" cy="520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6" name="Line 269"/>
                              <wps:cNvCnPr/>
                              <wps:spPr bwMode="auto">
                                <a:xfrm flipV="1">
                                  <a:off x="4926" y="2151"/>
                                  <a:ext cx="2506" cy="2794"/>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7" name="Line 270"/>
                              <wps:cNvCnPr/>
                              <wps:spPr bwMode="auto">
                                <a:xfrm flipH="1">
                                  <a:off x="3026" y="5983"/>
                                  <a:ext cx="730" cy="813"/>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8" name="Line 271"/>
                              <wps:cNvCnPr/>
                              <wps:spPr bwMode="auto">
                                <a:xfrm flipV="1">
                                  <a:off x="15536" y="10250"/>
                                  <a:ext cx="2253" cy="251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9" name="Line 272"/>
                              <wps:cNvCnPr/>
                              <wps:spPr bwMode="auto">
                                <a:xfrm flipH="1">
                                  <a:off x="13138" y="13800"/>
                                  <a:ext cx="1227" cy="136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0" name="Rectangle 273"/>
                              <wps:cNvSpPr>
                                <a:spLocks noChangeArrowheads="1"/>
                              </wps:cNvSpPr>
                              <wps:spPr bwMode="auto">
                                <a:xfrm>
                                  <a:off x="1372" y="7102"/>
                                  <a:ext cx="1914" cy="30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0" o:spid="_x0000_s1247" style="position:absolute;left:0;text-align:left;margin-left:51.1pt;margin-top:5.25pt;width:138.45pt;height:124.2pt;z-index:251648000" coordorigin=",2" coordsize="19999,19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">
                      <v:shape id="Freeform 251" o:spid="_x0000_s1248" style="position:absolute;left:7223;top:9404;width:2188;height:238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2E0MIA&#10;AADcAAAADwAAAGRycy9kb3ducmV2LnhtbERPvU7DMBDeK/UdrENiaxwYgKR1q6pVRBeGJH2AU3zE&#10;KfE5jU0a+vR4QGL89P1vdrPtxUSj7xwreEpSEMSN0x23Cs51sXoD4QOyxt4xKfghD7vtcrHBXLsb&#10;lzRVoRUxhH2OCkwIQy6lbwxZ9IkbiCP36UaLIcKxlXrEWwy3vXxO0xdpsePYYHCgg6Hmq/q2CtLJ&#10;X47l/GHq/eWu37PCFnS1Sj0+zPs1iEBz+Bf/uU9aQfYa18Yz8Qj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PYTQwgAAANwAAAAPAAAAAAAAAAAAAAAAAJgCAABkcnMvZG93&#10;bnJldi54bWxQSwUGAAAAAAQABAD1AAAAhwMAAAAA&#10;" path="m,l19934,r,19932l,xe" fillcolor="#d9d9d9" strokeweight=".5pt">
                        <v:stroke startarrowwidth="narrow" startarrowlength="short" endarrowwidth="narrow" endarrowlength="short"/>
                        <v:path arrowok="t" o:connecttype="custom" o:connectlocs="0,0;2181,0;2181,2375;0,0" o:connectangles="0,0,0,0"/>
                      </v:shape>
                      <v:shape id="Freeform 252" o:spid="_x0000_s1249" style="position:absolute;left:10176;top:7158;width:2073;height:231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EhS8QA&#10;AADcAAAADwAAAGRycy9kb3ducmV2LnhtbESPzW7CMBCE70i8g7VI3MChB9oEDEJUEVx64OcBVvES&#10;B+J1iE0Iffq6UqUeRzPzjWa57m0tOmp95VjBbJqAIC6crrhUcD7lkw8QPiBrrB2Tghd5WK+GgyVm&#10;2j35QN0xlCJC2GeowITQZFL6wpBFP3UNcfQurrUYomxLqVt8Rrit5VuSzKXFiuOCwYa2horb8WEV&#10;JJ2/fh76L3PaXL/1Ls1tTner1HjUbxYgAvXhP/zX3msF6XsKv2fiEZ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xIUvEAAAA3AAAAA8AAAAAAAAAAAAAAAAAmAIAAGRycy9k&#10;b3ducmV2LnhtbFBLBQYAAAAABAAEAPUAAACJAwAAAAA=&#10;" path="m19930,19931l,19931,,,19930,19931xe" fillcolor="#d9d9d9" strokeweight=".5pt">
                        <v:stroke startarrowwidth="narrow" startarrowlength="short" endarrowwidth="narrow" endarrowlength="short"/>
                        <v:path arrowok="t" o:connecttype="custom" o:connectlocs="2066,2310;0,2310;0,0;2066,2310" o:connectangles="0,0,0,0"/>
                      </v:shape>
                      <v:shape id="Freeform 253" o:spid="_x0000_s1250" style="position:absolute;left:9360;top:9412;width:2889;height:1040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YbVsUA&#10;AADcAAAADwAAAGRycy9kb3ducmV2LnhtbESPwWrCQBCG70LfYZmCN93Ug9jUVUJF8FKlKpTexuw0&#10;G8zOxuxW49s7h0KPwz//N/PNl71v1JW6WAc28DLOQBGXwdZcGTge1qMZqJiQLTaBycCdIiwXT4M5&#10;5jbc+JOu+1QpgXDM0YBLqc21jqUjj3EcWmLJfkLnMcnYVdp2eBO4b/Qky6baY81ywWFL747K8/7X&#10;CwX9dv212xXu258/Vro4TePlZMzwuS/eQCXq0//yX3tjDbzO5H2RERH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xhtWxQAAANwAAAAPAAAAAAAAAAAAAAAAAJgCAABkcnMv&#10;ZG93bnJldi54bWxQSwUGAAAAAAQABAD1AAAAigMAAAAA&#10;" path="m,19985l,,19950,r,19985e">
                        <v:stroke startarrowwidth="narrow" startarrowlength="short" endarrowwidth="narrow" endarrowlength="short"/>
                        <v:path arrowok="t" o:connecttype="custom" o:connectlocs="0,10393;0,0;2882,0;2882,10393" o:connectangles="0,0,0,0"/>
                      </v:shape>
                      <v:rect id="Rectangle 254" o:spid="_x0000_s1251" style="position:absolute;left:10256;top:16891;width:1654;height:2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W27sMA&#10;AADcAAAADwAAAGRycy9kb3ducmV2LnhtbESPQWvCQBSE70L/w/IKvenGImKjq4hS8SLF6KW3R/aZ&#10;Dea9DdlV03/vFgo9DjPzDbNY9dyoO3Wh9mJgPMpAkZTe1lIZOJ8+hzNQIaJYbLyQgR8KsFq+DBaY&#10;W/+QI92LWKkEkZCjARdjm2sdSkeMYeRbkuRdfMcYk+wqbTt8JDg3+j3LppqxlrTgsKWNo/Ja3NjA&#10;vue1dbuvyeG7OYdtOPL0dmVj3l779RxUpD7+h//ae2vgYzaG3zPpCO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W27sMAAADcAAAADwAAAAAAAAAAAAAAAACYAgAAZHJzL2Rv&#10;d25yZXYueG1sUEsFBgAAAAAEAAQA9QAAAIgDA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255" o:spid="_x0000_s1252" style="position:absolute;visibility:visible;mso-wrap-style:square" from="6941,17873" to="9353,17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PRGMYAAADcAAAADwAAAGRycy9kb3ducmV2LnhtbESPT2vCQBTE70K/w/IKXqRuFAkxzUaK&#10;baH0Iv7pobfX7GsSmn0bdleN394tCB6HmfkNU6wG04kTOd9aVjCbJiCIK6tbrhUc9u9PGQgfkDV2&#10;lknBhTysyodRgbm2Z97SaRdqESHsc1TQhNDnUvqqIYN+anvi6P1aZzBE6WqpHZ4j3HRyniSpNNhy&#10;XGiwp3VD1d/uaBS8bTg9+Gz5832R9JW+tuli4j6VGj8OL88gAg3hHr61P7SCZTaH/zPxCMjy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T0RjGAAAA3AAAAA8AAAAAAAAA&#10;AAAAAAAAoQIAAGRycy9kb3ducmV2LnhtbFBLBQYAAAAABAAEAPkAAACUAwAAAAA=&#10;" strokeweight=".5pt">
                        <v:stroke startarrowwidth="narrow" startarrowlength="short" endarrow="open" endarrowwidth="narrow" endarrowlength="short"/>
                      </v:line>
                      <v:line id="Line 256" o:spid="_x0000_s1253" style="position:absolute;flip:x;visibility:visible;mso-wrap-style:square" from="12263,17881" to="14676,17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XB/DsUAAADcAAAADwAAAGRycy9kb3ducmV2LnhtbESPT4vCMBTE7wt+h/AEL4umurBoNYqI&#10;FoW9+O/g7dE822LzUppY67ffCILHYWZ+w8wWrSlFQ7UrLCsYDiIQxKnVBWcKTsdNfwzCeWSNpWVS&#10;8CQHi3nna4axtg/eU3PwmQgQdjEqyL2vYildmpNBN7AVcfCutjbog6wzqWt8BLgp5SiKfqXBgsNC&#10;jhWtckpvh7tR0Ky3+2ZX0j1Jqr/LUG92yfn7olSv2y6nIDy1/hN+t7dawWT8A68z4Qj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XB/DsUAAADcAAAADwAAAAAAAAAA&#10;AAAAAAChAgAAZHJzL2Rvd25yZXYueG1sUEsFBgAAAAAEAAQA+QAAAJMDAAAAAA==&#10;" strokeweight=".5pt">
                        <v:stroke startarrowwidth="narrow" startarrowlength="short" endarrow="open" endarrowwidth="narrow" endarrowlength="short"/>
                      </v:line>
                      <v:line id="Line 257" o:spid="_x0000_s1254" style="position:absolute;flip:y;visibility:visible;mso-wrap-style:square" from="2109,9444" to="2117,1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nnesUAAADcAAAADwAAAGRycy9kb3ducmV2LnhtbESPT4vCMBTE7wt+h/AEL4umyrJoNYqI&#10;FoW9+O/g7dE822LzUppY67ffCILHYWZ+w8wWrSlFQ7UrLCsYDiIQxKnVBWcKTsdNfwzCeWSNpWVS&#10;8CQHi3nna4axtg/eU3PwmQgQdjEqyL2vYildmpNBN7AVcfCutjbog6wzqWt8BLgp5SiKfqXBgsNC&#10;jhWtckpvh7tR0Ky3+2ZX0j1Jqr/LUG92yfn7olSv2y6nIDy1/hN+t7dawWT8A68z4Qj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nnesUAAADcAAAADwAAAAAAAAAA&#10;AAAAAAChAgAAZHJzL2Rvd25yZXYueG1sUEsFBgAAAAAEAAQA+QAAAJMDAAAAAA==&#10;" strokeweight=".5pt">
                        <v:stroke startarrowwidth="narrow" startarrowlength="short" endarrow="open" endarrowwidth="narrow" endarrowlength="short"/>
                      </v:line>
                      <v:shape id="Freeform 258" o:spid="_x0000_s1255" style="position:absolute;top:7110;width:10191;height:231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4zsUA&#10;AADcAAAADwAAAGRycy9kb3ducmV2LnhtbESPQWvCQBSE7wX/w/IK3uqmBUWjmxAsghcrtULp7Zl9&#10;ZoPZtzG7avrvXaHQ4zAz3zCLvLeNuFLna8cKXkcJCOLS6ZorBfuv1csUhA/IGhvHpOCXPOTZ4GmB&#10;qXY3/qTrLlQiQtinqMCE0KZS+tKQRT9yLXH0jq6zGKLsKqk7vEW4beRbkkykxZrjgsGWlobK0+5i&#10;IwXtx+p7uy3Mjz1t3mVxmPjzQanhc1/MQQTqw3/4r73WCmbTMTzOxCM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sbjOxQAAANwAAAAPAAAAAAAAAAAAAAAAAJgCAABkcnMv&#10;ZG93bnJldi54bWxQSwUGAAAAAAQABAD1AAAAigMAAAAA&#10;" path="m,l19986,r,19930l,19930e">
                        <v:stroke startarrowwidth="narrow" startarrowlength="short" endarrowwidth="narrow" endarrowlength="short"/>
                        <v:path arrowok="t" o:connecttype="custom" o:connectlocs="0,0;10184,0;10184,2302;0,2302" o:connectangles="0,0,0,0"/>
                      </v:shape>
                      <v:shape id="Freeform 259" o:spid="_x0000_s1256" style="position:absolute;left:87;top:7271;width:642;height:22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s3+sUA&#10;AADcAAAADwAAAGRycy9kb3ducmV2LnhtbESPT4vCMBTE74LfITzB25rqQdyuUUQp6sHDqnWvj+b1&#10;z27zUpqo9dtvBMHjMDO/YebLztTiRq2rLCsYjyIQxJnVFRcKzqfkYwbCeWSNtWVS8CAHy0W/N8dY&#10;2zt/0+3oCxEg7GJUUHrfxFK6rCSDbmQb4uDltjXog2wLqVu8B7ip5SSKptJgxWGhxIbWJWV/x6tR&#10;kCbb6+qw3l9sku6b7ifd1Hn+q9Rw0K2+QHjq/Dv8au+0gs/ZFJ5nwh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2zf6xQAAANwAAAAPAAAAAAAAAAAAAAAAAJgCAABkcnMv&#10;ZG93bnJldi54bWxQSwUGAAAAAAQABAD1AAAAigMAAAAA&#10;" path="m7416,l1124,2662,3146,1511,,4245,,7122,3146,9065r4270,935l9438,11511r2023,935l14607,13094r3146,1510l19775,15899r-899,1799l17753,18561r-6292,1367e" filled="f" strokeweight=".5pt">
                        <v:stroke startarrowwidth="narrow" startarrowlength="short" endarrowwidth="narrow" endarrowlength="short"/>
                        <v:path arrowok="t" o:connecttype="custom" o:connectlocs="238,0;36,298;101,169;0,475;0,797;101,1014;238,1119;303,1288;368,1393;469,1465;570,1634;635,1779;606,1980;570,2077;368,2230" o:connectangles="0,0,0,0,0,0,0,0,0,0,0,0,0,0,0"/>
                      </v:shape>
                      <v:shape id="Freeform 260" o:spid="_x0000_s1257" style="position:absolute;left:9404;top:19346;width:2896;height:65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eSYcYA&#10;AADcAAAADwAAAGRycy9kb3ducmV2LnhtbESPzW7CMBCE75V4B2uRuBWHHiikOBECRS0HDoWmva7i&#10;zQ/E6yg2kL59jVSJ42hmvtGs0sG04kq9aywrmE0jEMSF1Q1XCr6O2fMChPPIGlvLpOCXHKTJ6GmF&#10;sbY3/qTrwVciQNjFqKD2vouldEVNBt3UdsTBK21v0AfZV1L3eAtw08qXKJpLgw2HhRo72tRUnA8X&#10;oyDP3i/r/Wb3bbN81w0/+bYty5NSk/GwfgPhafCP8H/7QytYLl7hfiYcAZ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eSYcYAAADcAAAADwAAAAAAAAAAAAAAAACYAgAAZHJz&#10;L2Rvd25yZXYueG1sUEsFBgAAAAAEAAQA9QAAAIsDAAAAAA==&#10;" path="m19950,12346r-2643,6419l18404,16790r-2693,2963l12818,19753,10873,16790,9975,12346,8429,10370,7531,8395,6883,5432,5337,1975,4040,,2244,741,1397,1975,,8395e" filled="f" strokeweight=".5pt">
                        <v:stroke startarrowwidth="narrow" startarrowlength="short" endarrowwidth="narrow" endarrowlength="short"/>
                        <v:path arrowok="t" o:connecttype="custom" o:connectlocs="2889,402;2506,612;2665,547;2275,644;1856,644;1574,547;1444,402;1221,338;1090,274;997,177;773,64;585,0;325,24;202,64;0,274" o:connectangles="0,0,0,0,0,0,0,0,0,0,0,0,0,0,0"/>
                      </v:shape>
                      <v:line id="Line 261" o:spid="_x0000_s1258" style="position:absolute;visibility:visible;mso-wrap-style:square" from="11859,8978" to="16077,13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Ou9sIAAADcAAAADwAAAGRycy9kb3ducmV2LnhtbERPy4rCMBTdC/5DuIIbsakuxKlGGQqC&#10;oBsfw4y7S3NtyjQ3tYna+fvJQnB5OO/lurO1eFDrK8cKJkkKgrhwuuJSwfm0Gc9B+ICssXZMCv7I&#10;w3rV7y0x0+7JB3ocQyliCPsMFZgQmkxKXxiy6BPXEEfu6lqLIcK2lLrFZwy3tZym6UxarDg2GGwo&#10;N1T8Hu9WQXE3u9uIR1+XSs6+9zLv0vznoNRw0H0uQATqwlv8cm+1go95XBvPxCMg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Ou9sIAAADcAAAADwAAAAAAAAAAAAAA&#10;AAChAgAAZHJzL2Rvd25yZXYueG1sUEsFBgAAAAAEAAQA+QAAAJADAAAAAA==&#10;" strokeweight=".5pt">
                        <v:stroke startarrowwidth="narrow" startarrowlength="short" endarrowwidth="narrow" endarrowlength="short"/>
                      </v:line>
                      <v:rect id="Rectangle 262" o:spid="_x0000_s1259" style="position:absolute;left:1733;top:12270;width:1192;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6BEsUA&#10;AADcAAAADwAAAGRycy9kb3ducmV2LnhtbESPQWvCQBSE70L/w/IKvUjdWFA0uoq2CEqFYCp4fWSf&#10;STD7NmRXjf56tyB4HGbmG2Y6b00lLtS40rKCfi8CQZxZXXKuYP+3+hyBcB5ZY2WZFNzIwXz21pli&#10;rO2Vd3RJfS4ChF2MCgrv61hKlxVk0PVsTRy8o20M+iCbXOoGrwFuKvkVRUNpsOSwUGBN3wVlp/Rs&#10;FLjUrLqbfnJIyAzOuPy9H5Ptj1If7+1iAsJT61/hZ3utFYxHY/g/E4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ToESxQAAANwAAAAPAAAAAAAAAAAAAAAAAJgCAABkcnMv&#10;ZG93bnJldi54bWxQSwUGAAAAAAQABAD1AAAAigMAAAAA&#10;" stroked="f" strokeweight=".5pt">
                        <v:textbox inset="1pt,1pt,1pt,1pt">
                          <w:txbxContent>
                            <w:p w:rsidR="004E000A" w:rsidRPr="000C4501" w:rsidRDefault="004E000A" w:rsidP="00750935">
                              <w:pPr>
                                <w:rPr>
                                  <w:rFonts w:cs="Arial"/>
                                </w:rPr>
                              </w:pPr>
                              <w:proofErr w:type="gramStart"/>
                              <w:r w:rsidRPr="000C4501">
                                <w:rPr>
                                  <w:rFonts w:cs="Arial"/>
                                  <w:sz w:val="18"/>
                                </w:rPr>
                                <w:t>d</w:t>
                              </w:r>
                              <w:proofErr w:type="gramEnd"/>
                            </w:p>
                          </w:txbxContent>
                        </v:textbox>
                      </v:rect>
                      <v:line id="Line 263" o:spid="_x0000_s1260" style="position:absolute;visibility:visible;mso-wrap-style:square" from="2073,4526" to="2080,7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R8KcMAAADcAAAADwAAAGRycy9kb3ducmV2LnhtbERPu2rDMBTdC/0HcQtZSi0nFBO7UULJ&#10;A0qWUtcdst1Yt7apdWUkJXH+PhoKGQ/nvViNphdncr6zrGCapCCIa6s7bhRU37uXOQgfkDX2lknB&#10;lTyslo8PCyy0vfAXncvQiBjCvkAFbQhDIaWvWzLoEzsQR+7XOoMhQtdI7fASw00vZ2maSYMdx4YW&#10;B1q3VP+VJ6Ng+8lZ5ef58XCV9JNtuuz12e2VmjyN728gAo3hLv53f2gFeR7nxzPxCM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UfCnDAAAA3AAAAA8AAAAAAAAAAAAA&#10;AAAAoQIAAGRycy9kb3ducmV2LnhtbFBLBQYAAAAABAAEAPkAAACRAwAAAAA=&#10;" strokeweight=".5pt">
                        <v:stroke startarrowwidth="narrow" startarrowlength="short" endarrow="open" endarrowwidth="narrow" endarrowlength="short"/>
                      </v:line>
                      <v:rect id="Rectangle 264" o:spid="_x0000_s1261" style="position:absolute;left:16655;top:8124;width:3344;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wgM8QA&#10;AADcAAAADwAAAGRycy9kb3ducmV2LnhtbESPQWvCQBSE7wX/w/IKvdWNpUiNbkQsLV6kGL14e2Rf&#10;syF5b0N21fTfd4VCj8PMfMOs1iN36kpDaLwYmE0zUCSVt43UBk7Hj+c3UCGiWOy8kIEfCrAuJg8r&#10;zK2/yYGuZaxVgkjI0YCLsc+1DpUjxjD1PUnyvv3AGJMcam0HvCU4d/oly+aasZG04LCnraOqLS9s&#10;YDfyxrrPr9f9uTuF93Dg+aVlY54ex80SVKQx/of/2jtrYLGYwf1MOgK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8IDPEAAAA3AAAAA8AAAAAAAAAAAAAAAAAmAIAAGRycy9k&#10;b3ducmV2LnhtbFBLBQYAAAAABAAEAPUAAACJAwAAAAA=&#10;" filled="f" stroked="f" strokeweight=".5pt">
                        <v:textbox inset="1pt,1pt,1pt,1pt">
                          <w:txbxContent>
                            <w:p w:rsidR="004E000A" w:rsidRPr="000C4501" w:rsidRDefault="004E000A" w:rsidP="00750935">
                              <w:pPr>
                                <w:rPr>
                                  <w:rFonts w:cs="Arial"/>
                                </w:rPr>
                              </w:pPr>
                              <w:r w:rsidRPr="000C4501">
                                <w:rPr>
                                  <w:rFonts w:cs="Arial"/>
                                  <w:sz w:val="16"/>
                                </w:rPr>
                                <w:t>0</w:t>
                              </w:r>
                              <w:proofErr w:type="gramStart"/>
                              <w:r w:rsidRPr="000C4501">
                                <w:rPr>
                                  <w:rFonts w:cs="Arial"/>
                                  <w:sz w:val="16"/>
                                </w:rPr>
                                <w:t>,7.T</w:t>
                              </w:r>
                              <w:r w:rsidRPr="000C4501">
                                <w:rPr>
                                  <w:rFonts w:cs="Arial"/>
                                  <w:sz w:val="16"/>
                                  <w:vertAlign w:val="subscript"/>
                                </w:rPr>
                                <w:t>S</w:t>
                              </w:r>
                              <w:proofErr w:type="gramEnd"/>
                            </w:p>
                          </w:txbxContent>
                        </v:textbox>
                      </v:rect>
                      <v:rect id="Rectangle 265" o:spid="_x0000_s1262" style="position:absolute;left:6125;top:2;width:3344;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6+RMQA&#10;AADcAAAADwAAAGRycy9kb3ducmV2LnhtbESPzWoCQRCE74LvMLSQm84qQXTjKJKQ4CWIP5fcmp12&#10;Z3G7Z9kZdX17JyB4LKrqK2qx6rhWV2pD5cXAeJSBIim8raQ0cDx8D2egQkSxWHshA3cKsFr2ewvM&#10;rb/Jjq77WKoEkZCjARdjk2sdCkeMYeQbkuSdfMsYk2xLbVu8JTjXepJlU81YSVpw2NCno+K8v7CB&#10;Tcdr6362779/9TF8hR1PL2c25m3QrT9AReriK/xsb6yB+XwC/2fSEd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uvkTEAAAA3AAAAA8AAAAAAAAAAAAAAAAAmAIAAGRycy9k&#10;b3ducmV2LnhtbFBLBQYAAAAABAAEAPUAAACJAwAAAAA=&#10;" filled="f" stroked="f" strokeweight=".5pt">
                        <v:textbox inset="1pt,1pt,1pt,1pt">
                          <w:txbxContent>
                            <w:p w:rsidR="004E000A" w:rsidRPr="000C4501" w:rsidRDefault="004E000A" w:rsidP="00750935">
                              <w:pPr>
                                <w:rPr>
                                  <w:rFonts w:cs="Arial"/>
                                </w:rPr>
                              </w:pPr>
                              <w:r w:rsidRPr="000C4501">
                                <w:rPr>
                                  <w:rFonts w:cs="Arial"/>
                                  <w:sz w:val="16"/>
                                </w:rPr>
                                <w:t>0</w:t>
                              </w:r>
                              <w:proofErr w:type="gramStart"/>
                              <w:r w:rsidRPr="000C4501">
                                <w:rPr>
                                  <w:rFonts w:cs="Arial"/>
                                  <w:sz w:val="16"/>
                                </w:rPr>
                                <w:t>,7.T</w:t>
                              </w:r>
                              <w:r w:rsidRPr="000C4501">
                                <w:rPr>
                                  <w:rFonts w:cs="Arial"/>
                                  <w:sz w:val="16"/>
                                  <w:vertAlign w:val="subscript"/>
                                </w:rPr>
                                <w:t>S</w:t>
                              </w:r>
                              <w:proofErr w:type="gramEnd"/>
                            </w:p>
                          </w:txbxContent>
                        </v:textbox>
                      </v:rect>
                      <v:line id="Line 266" o:spid="_x0000_s1263" style="position:absolute;visibility:visible;mso-wrap-style:square" from="10162,9348" to="15203,14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6qWsUAAADcAAAADwAAAGRycy9kb3ducmV2LnhtbESPQWvCQBSE74X+h+UVvIhuWkGa6Col&#10;IBT0olbU2yP7mg3Nvo3ZVeO/dwWhx2FmvmGm887W4kKtrxwreB8mIIgLpysuFfxsF4NPED4ga6wd&#10;k4IbeZjPXl+mmGl35TVdNqEUEcI+QwUmhCaT0heGLPqha4ij9+taiyHKtpS6xWuE21p+JMlYWqw4&#10;LhhsKDdU/G3OVkFxNstTn/u7YyXH+5XMuyQ/rJXqvXVfExCBuvAffra/tYI0HcHjTDw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L6qWsUAAADcAAAADwAAAAAAAAAA&#10;AAAAAAChAgAAZHJzL2Rvd25yZXYueG1sUEsFBgAAAAAEAAQA+QAAAJMDAAAAAA==&#10;" strokeweight=".5pt">
                        <v:stroke startarrowwidth="narrow" startarrowlength="short" endarrowwidth="narrow" endarrowlength="short"/>
                      </v:line>
                      <v:line id="Line 267" o:spid="_x0000_s1264" style="position:absolute;flip:x y;visibility:visible;mso-wrap-style:square" from="3387,5508" to="7605,9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zWCMUAAADcAAAADwAAAGRycy9kb3ducmV2LnhtbESPQWvCQBSE74X+h+UVeil1YxUx0VVE&#10;qPXgQU1+wCP7mg1m34bs1sR/3xUEj8PMfMMs14NtxJU6XztWMB4lIIhLp2uuFBT59+cchA/IGhvH&#10;pOBGHtar15clZtr1fKLrOVQiQthnqMCE0GZS+tKQRT9yLXH0fl1nMUTZVVJ32Ee4beRXksykxZrj&#10;gsGWtobKy/nPKjj0k2Q7L0z1sz8Weapz8s3uQ6n3t2GzABFoCM/wo73XCtJ0Cvcz8Qj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lzWCMUAAADcAAAADwAAAAAAAAAA&#10;AAAAAAChAgAAZHJzL2Rvd25yZXYueG1sUEsFBgAAAAAEAAQA+QAAAJMDAAAAAA==&#10;" strokeweight=".5pt">
                        <v:stroke startarrowwidth="narrow" startarrowlength="short" endarrowwidth="narrow" endarrowlength="short"/>
                      </v:line>
                      <v:line id="Line 268" o:spid="_x0000_s1265" style="position:absolute;flip:x y;visibility:visible;mso-wrap-style:square" from="4261,4365" to="9303,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Bzk8UAAADcAAAADwAAAGRycy9kb3ducmV2LnhtbESPQWvCQBSE74X+h+UVeil1Y0Ux0VVE&#10;qPXgQU1+wCP7mg1m34bs1sR/3xUEj8PMfMMs14NtxJU6XztWMB4lIIhLp2uuFBT59+cchA/IGhvH&#10;pOBGHtar15clZtr1fKLrOVQiQthnqMCE0GZS+tKQRT9yLXH0fl1nMUTZVVJ32Ee4beRXksykxZrj&#10;gsGWtobKy/nPKjj0k2Q7L0z1sz8Weapz8s3uQ6n3t2GzABFoCM/wo73XCtJ0Cvcz8Qj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RBzk8UAAADcAAAADwAAAAAAAAAA&#10;AAAAAAChAgAAZHJzL2Rvd25yZXYueG1sUEsFBgAAAAAEAAQA+QAAAJMDAAAAAA==&#10;" strokeweight=".5pt">
                        <v:stroke startarrowwidth="narrow" startarrowlength="short" endarrowwidth="narrow" endarrowlength="short"/>
                      </v:line>
                      <v:line id="Line 269" o:spid="_x0000_s1266" style="position:absolute;flip:y;visibility:visible;mso-wrap-style:square" from="4926,2151" to="7432,4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Kf9sYAAADcAAAADwAAAGRycy9kb3ducmV2LnhtbESPQWsCMRSE74X+h/AEbzVrD0uzGkWF&#10;lmJLobYXb4/Nc3d187Ikqe76602h0OMwM98w82VvW3EmHxrHGqaTDARx6UzDlYbvr+eHJxAhIhts&#10;HZOGgQIsF/d3cyyMu/AnnXexEgnCoUANdYxdIWUoa7IYJq4jTt7BeYsxSV9J4/GS4LaVj1mWS4sN&#10;p4UaO9rUVJ52P1bDu9p8HJWdluHq1/uXt2HI1XbQejzqVzMQkfr4H/5rvxoNSuXweyYdAbm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6yn/bGAAAA3AAAAA8AAAAAAAAA&#10;AAAAAAAAoQIAAGRycy9kb3ducmV2LnhtbFBLBQYAAAAABAAEAPkAAACUAwAAAAA=&#10;" strokeweight=".5pt">
                        <v:stroke startarrow="open" startarrowwidth="narrow" startarrowlength="short" endarrowwidth="narrow" endarrowlength="short"/>
                      </v:line>
                      <v:line id="Line 270" o:spid="_x0000_s1267" style="position:absolute;flip:x;visibility:visible;mso-wrap-style:square" from="3026,5983" to="3756,6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46bcYAAADcAAAADwAAAGRycy9kb3ducmV2LnhtbESPQWsCMRSE70L/Q3gFb5rVg222RlFB&#10;EVuE2l56e2xed7duXpYk6m5/fVMo9DjMzDfMfNnZRlzJh9qxhsk4A0FcOFNzqeH9bTt6BBEissHG&#10;MWnoKcBycTeYY27cjV/peoqlSBAOOWqoYmxzKUNRkcUwdi1x8j6dtxiT9KU0Hm8Jbhs5zbKZtFhz&#10;WqiwpU1Fxfl0sRpe1Ob4peykCN9+/bF77vuZOvRaD++71ROISF38D/+190aDUg/weyYd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H+Om3GAAAA3AAAAA8AAAAAAAAA&#10;AAAAAAAAoQIAAGRycy9kb3ducmV2LnhtbFBLBQYAAAAABAAEAPkAAACUAwAAAAA=&#10;" strokeweight=".5pt">
                        <v:stroke startarrow="open" startarrowwidth="narrow" startarrowlength="short" endarrowwidth="narrow" endarrowlength="short"/>
                      </v:line>
                      <v:line id="Line 271" o:spid="_x0000_s1268" style="position:absolute;flip:y;visibility:visible;mso-wrap-style:square" from="15536,10250" to="17789,12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GuH8MAAADcAAAADwAAAGRycy9kb3ducmV2LnhtbERPz2vCMBS+D/wfwhO8zVQPsnRGmYJD&#10;dAzUXbw9mmfb2byUJNN2f/1yGHj8+H7Pl51txI18qB1rmIwzEMSFMzWXGr5Om+cXECEiG2wck4ae&#10;AiwXg6c55sbd+UC3YyxFCuGQo4YqxjaXMhQVWQxj1xIn7uK8xZigL6XxeE/htpHTLJtJizWnhgpb&#10;WldUXI8/VsOHWn9+Kzspwq9fnd/3fT9Tu17r0bB7ewURqYsP8b97azQoldamM+kI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hrh/DAAAA3AAAAA8AAAAAAAAAAAAA&#10;AAAAoQIAAGRycy9kb3ducmV2LnhtbFBLBQYAAAAABAAEAPkAAACRAwAAAAA=&#10;" strokeweight=".5pt">
                        <v:stroke startarrow="open" startarrowwidth="narrow" startarrowlength="short" endarrowwidth="narrow" endarrowlength="short"/>
                      </v:line>
                      <v:line id="Line 272" o:spid="_x0000_s1269" style="position:absolute;flip:x;visibility:visible;mso-wrap-style:square" from="13138,13800" to="14365,1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0LhMUAAADcAAAADwAAAGRycy9kb3ducmV2LnhtbESPQWsCMRSE74L/ITzBm2b1IGY1ShWU&#10;oqVQ24u3x+Z1d9vNy5Kkuttf3xQKPQ4z8w2z3na2ETfyoXasYTbNQBAXztRcanh7PUyWIEJENtg4&#10;Jg09BdhuhoM15sbd+YVul1iKBOGQo4YqxjaXMhQVWQxT1xIn7915izFJX0rj8Z7gtpHzLFtIizWn&#10;hQpb2ldUfF6+rIYntX/+UHZWhG+/ux7Pfb9Qp17r8ah7WIGI1MX/8F/70WhQSsHvmXQE5O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0LhMUAAADcAAAADwAAAAAAAAAA&#10;AAAAAAChAgAAZHJzL2Rvd25yZXYueG1sUEsFBgAAAAAEAAQA+QAAAJMDAAAAAA==&#10;" strokeweight=".5pt">
                        <v:stroke startarrow="open" startarrowwidth="narrow" startarrowlength="short" endarrowwidth="narrow" endarrowlength="short"/>
                      </v:line>
                      <v:rect id="Rectangle 273" o:spid="_x0000_s1270" style="position:absolute;left:1372;top:7102;width:1914;height:30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xBNMUA&#10;AADdAAAADwAAAGRycy9kb3ducmV2LnhtbESPT0sDQQzF70K/wxDBm51RpMjaaSkWpZci/XPxFnbi&#10;ztJNZtmZtuu3bw6Ct4T38t4v8+XInbnQkNskHp6mDgxJnUIrjYfj4ePxFUwuKAG7JOThlzIsF5O7&#10;OVYhXWVHl31pjIZIrtBDLKWvrM11JMY8TT2Jaj9pYCy6Do0NA141nDv77NzMMraiDRF7eo9Un/Zn&#10;9rAZeRXi59fL9rs75nXe8ex8Yu8f7sfVG5hCY/k3/11vguI7p/z6jY5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EE0xQAAAN0AAAAPAAAAAAAAAAAAAAAAAJgCAABkcnMv&#10;ZG93bnJldi54bWxQSwUGAAAAAAQABAD1AAAAig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0,55 (tròn)</w:t>
            </w:r>
          </w:p>
          <w:p w:rsidR="00750935" w:rsidRPr="0093620D" w:rsidRDefault="00750935" w:rsidP="002C5B3D">
            <w:pPr>
              <w:widowControl w:val="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0,70 (không tròn)</w:t>
            </w:r>
          </w:p>
          <w:p w:rsidR="00750935" w:rsidRPr="0093620D" w:rsidRDefault="00750935" w:rsidP="002C5B3D">
            <w:pPr>
              <w:widowControl w:val="0"/>
              <w:jc w:val="both"/>
              <w:rPr>
                <w:rFonts w:cs="Arial"/>
                <w:sz w:val="22"/>
                <w:szCs w:val="22"/>
              </w:rPr>
            </w:pPr>
          </w:p>
        </w:tc>
        <w:tc>
          <w:tcPr>
            <w:tcW w:w="3775" w:type="dxa"/>
            <w:tcBorders>
              <w:right w:val="single" w:sz="4" w:space="0" w:color="auto"/>
            </w:tcBorders>
            <w:vAlign w:val="center"/>
          </w:tcPr>
          <w:p w:rsidR="00750935" w:rsidRPr="0093620D" w:rsidRDefault="00750935" w:rsidP="002C5B3D">
            <w:pPr>
              <w:widowControl w:val="0"/>
              <w:spacing w:before="120"/>
              <w:jc w:val="both"/>
              <w:rPr>
                <w:rFonts w:cs="Arial"/>
                <w:sz w:val="22"/>
                <w:szCs w:val="22"/>
              </w:rPr>
            </w:pPr>
            <w:r w:rsidRPr="0093620D">
              <w:rPr>
                <w:rFonts w:cs="Arial"/>
                <w:sz w:val="22"/>
                <w:szCs w:val="22"/>
              </w:rPr>
              <w:t>T</w:t>
            </w:r>
            <w:r w:rsidRPr="0093620D">
              <w:rPr>
                <w:rFonts w:cs="Arial"/>
                <w:sz w:val="22"/>
                <w:szCs w:val="22"/>
                <w:vertAlign w:val="subscript"/>
              </w:rPr>
              <w:t xml:space="preserve"> </w:t>
            </w:r>
            <w:r w:rsidRPr="0093620D">
              <w:rPr>
                <w:rFonts w:cs="Arial"/>
                <w:sz w:val="22"/>
                <w:szCs w:val="22"/>
              </w:rPr>
              <w:sym w:font="Symbol" w:char="F0B3"/>
            </w:r>
            <w:r w:rsidRPr="0093620D">
              <w:rPr>
                <w:rFonts w:cs="Arial"/>
                <w:sz w:val="22"/>
                <w:szCs w:val="22"/>
              </w:rPr>
              <w:t xml:space="preserve"> 1,25T</w:t>
            </w:r>
            <w:r w:rsidRPr="0093620D">
              <w:rPr>
                <w:rFonts w:cs="Arial"/>
                <w:sz w:val="22"/>
                <w:szCs w:val="22"/>
                <w:vertAlign w:val="subscript"/>
              </w:rPr>
              <w:t>ro</w:t>
            </w:r>
          </w:p>
        </w:tc>
      </w:tr>
      <w:tr w:rsidR="00750935" w:rsidRPr="0093620D" w:rsidTr="00AA471B">
        <w:trPr>
          <w:trHeight w:val="2628"/>
        </w:trPr>
        <w:tc>
          <w:tcPr>
            <w:tcW w:w="1214" w:type="dxa"/>
            <w:vMerge/>
            <w:tcBorders>
              <w:left w:val="single" w:sz="4" w:space="0" w:color="auto"/>
              <w:bottom w:val="single" w:sz="4" w:space="0" w:color="auto"/>
            </w:tcBorders>
            <w:vAlign w:val="center"/>
          </w:tcPr>
          <w:p w:rsidR="00750935" w:rsidRPr="0093620D" w:rsidRDefault="00750935" w:rsidP="002C5B3D">
            <w:pPr>
              <w:widowControl w:val="0"/>
              <w:jc w:val="both"/>
              <w:rPr>
                <w:rFonts w:cs="Arial"/>
                <w:sz w:val="22"/>
                <w:szCs w:val="22"/>
              </w:rPr>
            </w:pPr>
          </w:p>
        </w:tc>
        <w:tc>
          <w:tcPr>
            <w:tcW w:w="956" w:type="dxa"/>
            <w:tcBorders>
              <w:bottom w:val="single" w:sz="4" w:space="0" w:color="auto"/>
            </w:tcBorders>
          </w:tcPr>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r w:rsidRPr="0093620D">
              <w:rPr>
                <w:rFonts w:cs="Arial"/>
                <w:sz w:val="22"/>
                <w:szCs w:val="22"/>
              </w:rPr>
              <w:t>I</w:t>
            </w:r>
          </w:p>
        </w:tc>
        <w:tc>
          <w:tcPr>
            <w:tcW w:w="3980" w:type="dxa"/>
            <w:tcBorders>
              <w:bottom w:val="single" w:sz="4" w:space="0" w:color="auto"/>
            </w:tcBorders>
          </w:tcPr>
          <w:p w:rsidR="00750935" w:rsidRPr="0093620D"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45952" behindDoc="0" locked="0" layoutInCell="1" allowOverlap="1">
                      <wp:simplePos x="0" y="0"/>
                      <wp:positionH relativeFrom="column">
                        <wp:posOffset>1068070</wp:posOffset>
                      </wp:positionH>
                      <wp:positionV relativeFrom="paragraph">
                        <wp:posOffset>90170</wp:posOffset>
                      </wp:positionV>
                      <wp:extent cx="1313180" cy="1473200"/>
                      <wp:effectExtent l="48895" t="4445" r="9525" b="17780"/>
                      <wp:wrapNone/>
                      <wp:docPr id="950"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3180" cy="1473200"/>
                                <a:chOff x="-2" y="-1"/>
                                <a:chExt cx="20002" cy="20002"/>
                              </a:xfrm>
                            </wpg:grpSpPr>
                            <wps:wsp>
                              <wps:cNvPr id="951" name="Freeform 200"/>
                              <wps:cNvSpPr>
                                <a:spLocks/>
                              </wps:cNvSpPr>
                              <wps:spPr bwMode="auto">
                                <a:xfrm>
                                  <a:off x="10029" y="8672"/>
                                  <a:ext cx="2921" cy="2483"/>
                                </a:xfrm>
                                <a:custGeom>
                                  <a:avLst/>
                                  <a:gdLst>
                                    <a:gd name="T0" fmla="*/ 0 w 20000"/>
                                    <a:gd name="T1" fmla="*/ 0 h 20000"/>
                                    <a:gd name="T2" fmla="*/ 19934 w 20000"/>
                                    <a:gd name="T3" fmla="*/ 0 h 20000"/>
                                    <a:gd name="T4" fmla="*/ 19934 w 20000"/>
                                    <a:gd name="T5" fmla="*/ 19931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34" y="0"/>
                                      </a:lnTo>
                                      <a:lnTo>
                                        <a:pt x="19934" y="19931"/>
                                      </a:lnTo>
                                      <a:lnTo>
                                        <a:pt x="0" y="0"/>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2" name="Rectangle 201"/>
                              <wps:cNvSpPr>
                                <a:spLocks noChangeArrowheads="1"/>
                              </wps:cNvSpPr>
                              <wps:spPr bwMode="auto">
                                <a:xfrm>
                                  <a:off x="4961" y="-1"/>
                                  <a:ext cx="6074" cy="21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0,7.T</w:t>
                                    </w:r>
                                    <w:r w:rsidRPr="000C4501">
                                      <w:rPr>
                                        <w:rFonts w:cs="Arial"/>
                                        <w:sz w:val="16"/>
                                        <w:vertAlign w:val="subscript"/>
                                      </w:rPr>
                                      <w:t>S</w:t>
                                    </w:r>
                                  </w:p>
                                </w:txbxContent>
                              </wps:txbx>
                              <wps:bodyPr rot="0" vert="horz" wrap="square" lIns="12700" tIns="12700" rIns="12700" bIns="12700" anchor="t" anchorCtr="0" upright="1">
                                <a:noAutofit/>
                              </wps:bodyPr>
                            </wps:wsp>
                            <wps:wsp>
                              <wps:cNvPr id="953" name="Line 202"/>
                              <wps:cNvCnPr/>
                              <wps:spPr bwMode="auto">
                                <a:xfrm flipH="1" flipV="1">
                                  <a:off x="4893" y="4430"/>
                                  <a:ext cx="5513" cy="454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4" name="Line 203"/>
                              <wps:cNvCnPr/>
                              <wps:spPr bwMode="auto">
                                <a:xfrm flipH="1" flipV="1">
                                  <a:off x="6063" y="3206"/>
                                  <a:ext cx="6752" cy="557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5" name="Line 204"/>
                              <wps:cNvCnPr/>
                              <wps:spPr bwMode="auto">
                                <a:xfrm flipV="1">
                                  <a:off x="6953" y="835"/>
                                  <a:ext cx="3356" cy="2992"/>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6" name="Line 205"/>
                              <wps:cNvCnPr/>
                              <wps:spPr bwMode="auto">
                                <a:xfrm flipH="1">
                                  <a:off x="4409" y="4939"/>
                                  <a:ext cx="977" cy="87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7" name="Freeform 206"/>
                              <wps:cNvSpPr>
                                <a:spLocks/>
                              </wps:cNvSpPr>
                              <wps:spPr bwMode="auto">
                                <a:xfrm>
                                  <a:off x="13579" y="5853"/>
                                  <a:ext cx="3201" cy="2802"/>
                                </a:xfrm>
                                <a:custGeom>
                                  <a:avLst/>
                                  <a:gdLst>
                                    <a:gd name="T0" fmla="*/ 0 w 20000"/>
                                    <a:gd name="T1" fmla="*/ 0 h 20000"/>
                                    <a:gd name="T2" fmla="*/ 19940 w 20000"/>
                                    <a:gd name="T3" fmla="*/ 185 h 20000"/>
                                    <a:gd name="T4" fmla="*/ 15166 w 20000"/>
                                    <a:gd name="T5" fmla="*/ 19938 h 20000"/>
                                    <a:gd name="T6" fmla="*/ 4532 w 20000"/>
                                    <a:gd name="T7" fmla="*/ 19938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19940" y="185"/>
                                      </a:lnTo>
                                      <a:lnTo>
                                        <a:pt x="15166" y="19938"/>
                                      </a:lnTo>
                                      <a:lnTo>
                                        <a:pt x="4532" y="19938"/>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8" name="Rectangle 207"/>
                              <wps:cNvSpPr>
                                <a:spLocks noChangeArrowheads="1"/>
                              </wps:cNvSpPr>
                              <wps:spPr bwMode="auto">
                                <a:xfrm>
                                  <a:off x="14942" y="16431"/>
                                  <a:ext cx="2215" cy="29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wps:txbx>
                              <wps:bodyPr rot="0" vert="horz" wrap="square" lIns="12700" tIns="12700" rIns="12700" bIns="12700" anchor="t" anchorCtr="0" upright="1">
                                <a:noAutofit/>
                              </wps:bodyPr>
                            </wps:wsp>
                            <wps:wsp>
                              <wps:cNvPr id="959" name="Line 208"/>
                              <wps:cNvCnPr/>
                              <wps:spPr bwMode="auto">
                                <a:xfrm>
                                  <a:off x="12998" y="18561"/>
                                  <a:ext cx="5136" cy="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0" name="Line 209"/>
                              <wps:cNvCnPr/>
                              <wps:spPr bwMode="auto">
                                <a:xfrm flipV="1">
                                  <a:off x="2755" y="8681"/>
                                  <a:ext cx="10" cy="843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1" name="Freeform 210"/>
                              <wps:cNvSpPr>
                                <a:spLocks/>
                              </wps:cNvSpPr>
                              <wps:spPr bwMode="auto">
                                <a:xfrm>
                                  <a:off x="366" y="5887"/>
                                  <a:ext cx="17836" cy="14002"/>
                                </a:xfrm>
                                <a:custGeom>
                                  <a:avLst/>
                                  <a:gdLst>
                                    <a:gd name="T0" fmla="*/ 0 w 20000"/>
                                    <a:gd name="T1" fmla="*/ 49 h 20000"/>
                                    <a:gd name="T2" fmla="*/ 19989 w 20000"/>
                                    <a:gd name="T3" fmla="*/ 0 h 20000"/>
                                    <a:gd name="T4" fmla="*/ 19989 w 20000"/>
                                    <a:gd name="T5" fmla="*/ 19988 h 20000"/>
                                  </a:gdLst>
                                  <a:ahLst/>
                                  <a:cxnLst>
                                    <a:cxn ang="0">
                                      <a:pos x="T0" y="T1"/>
                                    </a:cxn>
                                    <a:cxn ang="0">
                                      <a:pos x="T2" y="T3"/>
                                    </a:cxn>
                                    <a:cxn ang="0">
                                      <a:pos x="T4" y="T5"/>
                                    </a:cxn>
                                  </a:cxnLst>
                                  <a:rect l="0" t="0" r="r" b="b"/>
                                  <a:pathLst>
                                    <a:path w="20000" h="20000">
                                      <a:moveTo>
                                        <a:pt x="0" y="49"/>
                                      </a:moveTo>
                                      <a:lnTo>
                                        <a:pt x="19989" y="0"/>
                                      </a:lnTo>
                                      <a:lnTo>
                                        <a:pt x="19989" y="19988"/>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2" name="Freeform 211"/>
                              <wps:cNvSpPr>
                                <a:spLocks/>
                              </wps:cNvSpPr>
                              <wps:spPr bwMode="auto">
                                <a:xfrm>
                                  <a:off x="-2" y="5870"/>
                                  <a:ext cx="755" cy="2768"/>
                                </a:xfrm>
                                <a:custGeom>
                                  <a:avLst/>
                                  <a:gdLst>
                                    <a:gd name="T0" fmla="*/ 7436 w 20000"/>
                                    <a:gd name="T1" fmla="*/ 0 h 20000"/>
                                    <a:gd name="T2" fmla="*/ 1026 w 20000"/>
                                    <a:gd name="T3" fmla="*/ 2617 h 20000"/>
                                    <a:gd name="T4" fmla="*/ 3077 w 20000"/>
                                    <a:gd name="T5" fmla="*/ 1558 h 20000"/>
                                    <a:gd name="T6" fmla="*/ 0 w 20000"/>
                                    <a:gd name="T7" fmla="*/ 4237 h 20000"/>
                                    <a:gd name="T8" fmla="*/ 0 w 20000"/>
                                    <a:gd name="T9" fmla="*/ 7103 h 20000"/>
                                    <a:gd name="T10" fmla="*/ 3077 w 20000"/>
                                    <a:gd name="T11" fmla="*/ 9097 h 20000"/>
                                    <a:gd name="T12" fmla="*/ 7436 w 20000"/>
                                    <a:gd name="T13" fmla="*/ 9969 h 20000"/>
                                    <a:gd name="T14" fmla="*/ 9487 w 20000"/>
                                    <a:gd name="T15" fmla="*/ 11526 h 20000"/>
                                    <a:gd name="T16" fmla="*/ 11538 w 20000"/>
                                    <a:gd name="T17" fmla="*/ 12399 h 20000"/>
                                    <a:gd name="T18" fmla="*/ 14615 w 20000"/>
                                    <a:gd name="T19" fmla="*/ 13084 h 20000"/>
                                    <a:gd name="T20" fmla="*/ 17692 w 20000"/>
                                    <a:gd name="T21" fmla="*/ 14642 h 20000"/>
                                    <a:gd name="T22" fmla="*/ 19744 w 20000"/>
                                    <a:gd name="T23" fmla="*/ 15888 h 20000"/>
                                    <a:gd name="T24" fmla="*/ 18974 w 20000"/>
                                    <a:gd name="T25" fmla="*/ 17695 h 20000"/>
                                    <a:gd name="T26" fmla="*/ 17692 w 20000"/>
                                    <a:gd name="T27" fmla="*/ 18567 h 20000"/>
                                    <a:gd name="T28" fmla="*/ 11538 w 20000"/>
                                    <a:gd name="T29" fmla="*/ 1993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36" y="0"/>
                                      </a:moveTo>
                                      <a:lnTo>
                                        <a:pt x="1026" y="2617"/>
                                      </a:lnTo>
                                      <a:lnTo>
                                        <a:pt x="3077" y="1558"/>
                                      </a:lnTo>
                                      <a:lnTo>
                                        <a:pt x="0" y="4237"/>
                                      </a:lnTo>
                                      <a:lnTo>
                                        <a:pt x="0" y="7103"/>
                                      </a:lnTo>
                                      <a:lnTo>
                                        <a:pt x="3077" y="9097"/>
                                      </a:lnTo>
                                      <a:lnTo>
                                        <a:pt x="7436" y="9969"/>
                                      </a:lnTo>
                                      <a:lnTo>
                                        <a:pt x="9487" y="11526"/>
                                      </a:lnTo>
                                      <a:lnTo>
                                        <a:pt x="11538" y="12399"/>
                                      </a:lnTo>
                                      <a:lnTo>
                                        <a:pt x="14615" y="13084"/>
                                      </a:lnTo>
                                      <a:lnTo>
                                        <a:pt x="17692" y="14642"/>
                                      </a:lnTo>
                                      <a:lnTo>
                                        <a:pt x="19744" y="15888"/>
                                      </a:lnTo>
                                      <a:lnTo>
                                        <a:pt x="18974" y="17695"/>
                                      </a:lnTo>
                                      <a:lnTo>
                                        <a:pt x="17692" y="18567"/>
                                      </a:lnTo>
                                      <a:lnTo>
                                        <a:pt x="11538" y="1993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3" name="Freeform 212"/>
                              <wps:cNvSpPr>
                                <a:spLocks/>
                              </wps:cNvSpPr>
                              <wps:spPr bwMode="auto">
                                <a:xfrm>
                                  <a:off x="12679" y="19501"/>
                                  <a:ext cx="5407" cy="500"/>
                                </a:xfrm>
                                <a:custGeom>
                                  <a:avLst/>
                                  <a:gdLst>
                                    <a:gd name="T0" fmla="*/ 19964 w 20000"/>
                                    <a:gd name="T1" fmla="*/ 7586 h 20000"/>
                                    <a:gd name="T2" fmla="*/ 17281 w 20000"/>
                                    <a:gd name="T3" fmla="*/ 1379 h 20000"/>
                                    <a:gd name="T4" fmla="*/ 18462 w 20000"/>
                                    <a:gd name="T5" fmla="*/ 3103 h 20000"/>
                                    <a:gd name="T6" fmla="*/ 15742 w 20000"/>
                                    <a:gd name="T7" fmla="*/ 0 h 20000"/>
                                    <a:gd name="T8" fmla="*/ 12844 w 20000"/>
                                    <a:gd name="T9" fmla="*/ 0 h 20000"/>
                                    <a:gd name="T10" fmla="*/ 10841 w 20000"/>
                                    <a:gd name="T11" fmla="*/ 3103 h 20000"/>
                                    <a:gd name="T12" fmla="*/ 9946 w 20000"/>
                                    <a:gd name="T13" fmla="*/ 7586 h 20000"/>
                                    <a:gd name="T14" fmla="*/ 8444 w 20000"/>
                                    <a:gd name="T15" fmla="*/ 9310 h 20000"/>
                                    <a:gd name="T16" fmla="*/ 7513 w 20000"/>
                                    <a:gd name="T17" fmla="*/ 11379 h 20000"/>
                                    <a:gd name="T18" fmla="*/ 6869 w 20000"/>
                                    <a:gd name="T19" fmla="*/ 14483 h 20000"/>
                                    <a:gd name="T20" fmla="*/ 5331 w 20000"/>
                                    <a:gd name="T21" fmla="*/ 17931 h 20000"/>
                                    <a:gd name="T22" fmla="*/ 4079 w 20000"/>
                                    <a:gd name="T23" fmla="*/ 19655 h 20000"/>
                                    <a:gd name="T24" fmla="*/ 2218 w 20000"/>
                                    <a:gd name="T25" fmla="*/ 18621 h 20000"/>
                                    <a:gd name="T26" fmla="*/ 1395 w 20000"/>
                                    <a:gd name="T27" fmla="*/ 17931 h 20000"/>
                                    <a:gd name="T28" fmla="*/ 0 w 20000"/>
                                    <a:gd name="T29" fmla="*/ 1137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64" y="7586"/>
                                      </a:moveTo>
                                      <a:lnTo>
                                        <a:pt x="17281" y="1379"/>
                                      </a:lnTo>
                                      <a:lnTo>
                                        <a:pt x="18462" y="3103"/>
                                      </a:lnTo>
                                      <a:lnTo>
                                        <a:pt x="15742" y="0"/>
                                      </a:lnTo>
                                      <a:lnTo>
                                        <a:pt x="12844" y="0"/>
                                      </a:lnTo>
                                      <a:lnTo>
                                        <a:pt x="10841" y="3103"/>
                                      </a:lnTo>
                                      <a:lnTo>
                                        <a:pt x="9946" y="7586"/>
                                      </a:lnTo>
                                      <a:lnTo>
                                        <a:pt x="8444" y="9310"/>
                                      </a:lnTo>
                                      <a:lnTo>
                                        <a:pt x="7513" y="11379"/>
                                      </a:lnTo>
                                      <a:lnTo>
                                        <a:pt x="6869" y="14483"/>
                                      </a:lnTo>
                                      <a:lnTo>
                                        <a:pt x="5331" y="17931"/>
                                      </a:lnTo>
                                      <a:lnTo>
                                        <a:pt x="4079" y="19655"/>
                                      </a:lnTo>
                                      <a:lnTo>
                                        <a:pt x="2218" y="18621"/>
                                      </a:lnTo>
                                      <a:lnTo>
                                        <a:pt x="1395" y="17931"/>
                                      </a:lnTo>
                                      <a:lnTo>
                                        <a:pt x="0" y="1137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4" name="Rectangle 213"/>
                              <wps:cNvSpPr>
                                <a:spLocks noChangeArrowheads="1"/>
                              </wps:cNvSpPr>
                              <wps:spPr bwMode="auto">
                                <a:xfrm>
                                  <a:off x="1845" y="10810"/>
                                  <a:ext cx="1596" cy="245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C4501" w:rsidRDefault="004E000A" w:rsidP="00750935">
                                    <w:pPr>
                                      <w:rPr>
                                        <w:rFonts w:cs="Arial"/>
                                      </w:rPr>
                                    </w:pPr>
                                    <w:proofErr w:type="gramStart"/>
                                    <w:r w:rsidRPr="000C4501">
                                      <w:rPr>
                                        <w:rFonts w:cs="Arial"/>
                                        <w:sz w:val="18"/>
                                      </w:rPr>
                                      <w:t>d</w:t>
                                    </w:r>
                                    <w:proofErr w:type="gramEnd"/>
                                  </w:p>
                                </w:txbxContent>
                              </wps:txbx>
                              <wps:bodyPr rot="0" vert="horz" wrap="square" lIns="12700" tIns="12700" rIns="12700" bIns="12700" anchor="t" anchorCtr="0" upright="1">
                                <a:noAutofit/>
                              </wps:bodyPr>
                            </wps:wsp>
                            <wps:wsp>
                              <wps:cNvPr id="965" name="Line 214"/>
                              <wps:cNvCnPr/>
                              <wps:spPr bwMode="auto">
                                <a:xfrm>
                                  <a:off x="2764" y="2999"/>
                                  <a:ext cx="10" cy="288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6" name="Rectangle 215"/>
                              <wps:cNvSpPr>
                                <a:spLocks noChangeArrowheads="1"/>
                              </wps:cNvSpPr>
                              <wps:spPr bwMode="auto">
                                <a:xfrm>
                                  <a:off x="1623" y="6120"/>
                                  <a:ext cx="2215" cy="21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wps:txbx>
                              <wps:bodyPr rot="0" vert="horz" wrap="square" lIns="12700" tIns="12700" rIns="12700" bIns="12700" anchor="t" anchorCtr="0" upright="1">
                                <a:noAutofit/>
                              </wps:bodyPr>
                            </wps:wsp>
                            <wps:wsp>
                              <wps:cNvPr id="967" name="Line 216"/>
                              <wps:cNvCnPr/>
                              <wps:spPr bwMode="auto">
                                <a:xfrm>
                                  <a:off x="549" y="8621"/>
                                  <a:ext cx="13794" cy="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8" name="Line 217"/>
                              <wps:cNvCnPr/>
                              <wps:spPr bwMode="auto">
                                <a:xfrm>
                                  <a:off x="12872" y="8646"/>
                                  <a:ext cx="39" cy="1124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9" name="Line 218"/>
                              <wps:cNvCnPr/>
                              <wps:spPr bwMode="auto">
                                <a:xfrm>
                                  <a:off x="14362" y="1542"/>
                                  <a:ext cx="10" cy="1066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0" name="Line 219"/>
                              <wps:cNvCnPr/>
                              <wps:spPr bwMode="auto">
                                <a:xfrm>
                                  <a:off x="13230" y="11173"/>
                                  <a:ext cx="1151" cy="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1" name="Rectangle 220"/>
                              <wps:cNvSpPr>
                                <a:spLocks noChangeArrowheads="1"/>
                              </wps:cNvSpPr>
                              <wps:spPr bwMode="auto">
                                <a:xfrm>
                                  <a:off x="15436" y="603"/>
                                  <a:ext cx="3027" cy="23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8"/>
                                      </w:rPr>
                                      <w:t>t</w:t>
                                    </w:r>
                                    <w:r w:rsidRPr="000C4501">
                                      <w:rPr>
                                        <w:rFonts w:cs="Arial"/>
                                        <w:sz w:val="18"/>
                                        <w:vertAlign w:val="subscript"/>
                                      </w:rPr>
                                      <w:t>e</w:t>
                                    </w:r>
                                    <w:proofErr w:type="gramEnd"/>
                                  </w:p>
                                </w:txbxContent>
                              </wps:txbx>
                              <wps:bodyPr rot="0" vert="horz" wrap="square" lIns="12700" tIns="12700" rIns="12700" bIns="12700" anchor="t" anchorCtr="0" upright="1">
                                <a:noAutofit/>
                              </wps:bodyPr>
                            </wps:wsp>
                            <wps:wsp>
                              <wps:cNvPr id="972" name="Rectangle 221"/>
                              <wps:cNvSpPr>
                                <a:spLocks noChangeArrowheads="1"/>
                              </wps:cNvSpPr>
                              <wps:spPr bwMode="auto">
                                <a:xfrm>
                                  <a:off x="16132" y="10914"/>
                                  <a:ext cx="3027" cy="23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C4501" w:rsidRDefault="004E000A" w:rsidP="00750935">
                                    <w:pPr>
                                      <w:rPr>
                                        <w:rFonts w:cs="Arial"/>
                                      </w:rPr>
                                    </w:pPr>
                                    <w:proofErr w:type="gramStart"/>
                                    <w:r w:rsidRPr="000C4501">
                                      <w:rPr>
                                        <w:rFonts w:cs="Arial"/>
                                        <w:sz w:val="18"/>
                                      </w:rPr>
                                      <w:t>t</w:t>
                                    </w:r>
                                    <w:r w:rsidRPr="000C4501">
                                      <w:rPr>
                                        <w:rFonts w:cs="Arial"/>
                                        <w:sz w:val="18"/>
                                        <w:vertAlign w:val="subscript"/>
                                      </w:rPr>
                                      <w:t>a</w:t>
                                    </w:r>
                                    <w:proofErr w:type="gramEnd"/>
                                  </w:p>
                                </w:txbxContent>
                              </wps:txbx>
                              <wps:bodyPr rot="0" vert="horz" wrap="square" lIns="12700" tIns="12700" rIns="12700" bIns="12700" anchor="t" anchorCtr="0" upright="1">
                                <a:noAutofit/>
                              </wps:bodyPr>
                            </wps:wsp>
                            <wps:wsp>
                              <wps:cNvPr id="973" name="Line 222"/>
                              <wps:cNvCnPr/>
                              <wps:spPr bwMode="auto">
                                <a:xfrm>
                                  <a:off x="18192" y="1637"/>
                                  <a:ext cx="9" cy="492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4" name="Line 223"/>
                              <wps:cNvCnPr/>
                              <wps:spPr bwMode="auto">
                                <a:xfrm>
                                  <a:off x="14332" y="2792"/>
                                  <a:ext cx="3898" cy="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5" name="Line 224"/>
                              <wps:cNvCnPr/>
                              <wps:spPr bwMode="auto">
                                <a:xfrm>
                                  <a:off x="15986" y="8690"/>
                                  <a:ext cx="10" cy="344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6" name="Line 225"/>
                              <wps:cNvCnPr/>
                              <wps:spPr bwMode="auto">
                                <a:xfrm>
                                  <a:off x="15986" y="11164"/>
                                  <a:ext cx="4014" cy="9"/>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99" o:spid="_x0000_s1271" style="position:absolute;left:0;text-align:left;margin-left:84.1pt;margin-top:7.1pt;width:103.4pt;height:116pt;z-index:251645952" coordorigin="-2,-1" coordsize="20002,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">
                      <v:shape id="Freeform 200" o:spid="_x0000_s1272" style="position:absolute;left:10029;top:8672;width:2921;height:248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JxLcMA&#10;AADcAAAADwAAAGRycy9kb3ducmV2LnhtbESP3YrCMBSE7wXfIRxh7zRVWNFqFFkp640X/jzAoTnb&#10;1G1Ouk22Vp/eCIKXw8x8wyzXna1ES40vHSsYjxIQxLnTJRcKzqdsOAPhA7LGyjEpuJGH9arfW2Kq&#10;3ZUP1B5DISKEfYoKTAh1KqXPDVn0I1cTR+/HNRZDlE0hdYPXCLeVnCTJVFosOS4YrOnLUP57/LcK&#10;ktZftodub06by11/zzOb0Z9V6mPQbRYgAnXhHX61d1rB/HMMzzPx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JxLcMAAADcAAAADwAAAAAAAAAAAAAAAACYAgAAZHJzL2Rv&#10;d25yZXYueG1sUEsFBgAAAAAEAAQA9QAAAIgDAAAAAA==&#10;" path="m,l19934,r,19931l,xe" fillcolor="#d9d9d9" strokeweight=".5pt">
                        <v:stroke startarrowwidth="narrow" startarrowlength="short" endarrowwidth="narrow" endarrowlength="short"/>
                        <v:path arrowok="t" o:connecttype="custom" o:connectlocs="0,0;2911,0;2911,2474;0,0" o:connectangles="0,0,0,0"/>
                      </v:shape>
                      <v:rect id="Rectangle 201" o:spid="_x0000_s1273" style="position:absolute;left:4961;top:-1;width:6074;height:2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E3sQA&#10;AADcAAAADwAAAGRycy9kb3ducmV2LnhtbESPzWoCQRCE74LvMLSQm84qUXR1FElI8BKCPxdvzU67&#10;s7jds+yMunn7jBDIsaiqr6jVpuNa3akNlRcD41EGiqTwtpLSwOn4MZyDChHFYu2FDPxQgM2631th&#10;bv1D9nQ/xFIliIQcDbgYm1zrUDhiDCPfkCTv4lvGmGRbatviI8G51pMsm2nGStKCw4beHBXXw40N&#10;7DreWvf5/fp1rk/hPex5druyMS+DbrsEFamL/+G/9s4aWEwn8DyTjo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XBN7EAAAA3AAAAA8AAAAAAAAAAAAAAAAAmAIAAGRycy9k&#10;b3ducmV2LnhtbFBLBQYAAAAABAAEAPUAAACJAwAAAAA=&#10;" filled="f" stroked="f" strokeweight=".5pt">
                        <v:textbox inset="1pt,1pt,1pt,1pt">
                          <w:txbxContent>
                            <w:p w:rsidR="004E000A" w:rsidRPr="000C4501" w:rsidRDefault="004E000A" w:rsidP="00750935">
                              <w:pPr>
                                <w:rPr>
                                  <w:rFonts w:cs="Arial"/>
                                </w:rPr>
                              </w:pPr>
                              <w:r w:rsidRPr="000C4501">
                                <w:rPr>
                                  <w:rFonts w:cs="Arial"/>
                                  <w:sz w:val="16"/>
                                </w:rPr>
                                <w:t>0</w:t>
                              </w:r>
                              <w:proofErr w:type="gramStart"/>
                              <w:r w:rsidRPr="000C4501">
                                <w:rPr>
                                  <w:rFonts w:cs="Arial"/>
                                  <w:sz w:val="16"/>
                                </w:rPr>
                                <w:t>,7.T</w:t>
                              </w:r>
                              <w:r w:rsidRPr="000C4501">
                                <w:rPr>
                                  <w:rFonts w:cs="Arial"/>
                                  <w:sz w:val="16"/>
                                  <w:vertAlign w:val="subscript"/>
                                </w:rPr>
                                <w:t>S</w:t>
                              </w:r>
                              <w:proofErr w:type="gramEnd"/>
                            </w:p>
                          </w:txbxContent>
                        </v:textbox>
                      </v:rect>
                      <v:line id="Line 202" o:spid="_x0000_s1274" style="position:absolute;flip:x y;visibility:visible;mso-wrap-style:square" from="4893,4430" to="10406,8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z05sUAAADcAAAADwAAAGRycy9kb3ducmV2LnhtbESPzWrDMBCE74W8g9hALqWWm9CSuFZC&#10;COTn0EMb+wEWa2uZWCtjqbHz9lGg0OMwM98w+Wa0rbhS7xvHCl6TFARx5XTDtYKy2L8sQfiArLF1&#10;TApu5GGznjzlmGk38Dddz6EWEcI+QwUmhC6T0leGLPrEdcTR+3G9xRBlX0vd4xDhtpXzNH2XFhuO&#10;CwY72hmqLudfq+BzWKS7ZWnq4+mrLFa6IN8enpWaTcftB4hAY/gP/7VPWsHqbQGPM/EI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z05sUAAADcAAAADwAAAAAAAAAA&#10;AAAAAAChAgAAZHJzL2Rvd25yZXYueG1sUEsFBgAAAAAEAAQA+QAAAJMDAAAAAA==&#10;" strokeweight=".5pt">
                        <v:stroke startarrowwidth="narrow" startarrowlength="short" endarrowwidth="narrow" endarrowlength="short"/>
                      </v:line>
                      <v:line id="Line 203" o:spid="_x0000_s1275" style="position:absolute;flip:x y;visibility:visible;mso-wrap-style:square" from="6063,3206" to="12815,8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VsksYAAADcAAAADwAAAGRycy9kb3ducmV2LnhtbESPQWvCQBSE7wX/w/KEXqTZ2GoxqauI&#10;0Oqhh2ryAx7Z12ww+zZkV5P+e7dQ6HGYmW+Y9Xa0rbhR7xvHCuZJCoK4crrhWkFZvD+tQPiArLF1&#10;TAp+yMN2M3lYY67dwCe6nUMtIoR9jgpMCF0upa8MWfSJ64ij9+16iyHKvpa6xyHCbSuf0/RVWmw4&#10;LhjsaG+oupyvVsHn8JLuV6WpD8evssh0Qb79mCn1OB13byACjeE//Nc+agXZcgG/Z+IRkJ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lbJLGAAAA3AAAAA8AAAAAAAAA&#10;AAAAAAAAoQIAAGRycy9kb3ducmV2LnhtbFBLBQYAAAAABAAEAPkAAACUAwAAAAA=&#10;" strokeweight=".5pt">
                        <v:stroke startarrowwidth="narrow" startarrowlength="short" endarrowwidth="narrow" endarrowlength="short"/>
                      </v:line>
                      <v:line id="Line 204" o:spid="_x0000_s1276" style="position:absolute;flip:y;visibility:visible;mso-wrap-style:square" from="6953,835" to="10309,3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m7G8YAAADcAAAADwAAAGRycy9kb3ducmV2LnhtbESPT2vCQBTE74LfYXlCb7qxoDTRVVRo&#10;kbYU/HPx9sg+k2j2bdhdNemn7xYKPQ4z8xtmvmxNLe7kfGVZwXiUgCDOra64UHA8vA5fQPiArLG2&#10;TAo68rBc9HtzzLR98I7u+1CICGGfoYIyhCaT0uclGfQj2xBH72ydwRClK6R2+IhwU8vnJJlKgxXH&#10;hRIb2pSUX/c3o+Az3XxdUjPO/bdbn94+um6avndKPQ3a1QxEoDb8h//aW60gnUzg90w8AnL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ZuxvGAAAA3AAAAA8AAAAAAAAA&#10;AAAAAAAAoQIAAGRycy9kb3ducmV2LnhtbFBLBQYAAAAABAAEAPkAAACUAwAAAAA=&#10;" strokeweight=".5pt">
                        <v:stroke startarrow="open" startarrowwidth="narrow" startarrowlength="short" endarrowwidth="narrow" endarrowlength="short"/>
                      </v:line>
                      <v:line id="Line 205" o:spid="_x0000_s1277" style="position:absolute;flip:x;visibility:visible;mso-wrap-style:square" from="4409,4939" to="5386,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slbMYAAADcAAAADwAAAGRycy9kb3ducmV2LnhtbESPQWvCQBSE70L/w/IKvelGocFEV1Gh&#10;RVoRanvx9si+JqnZt2F31aS/visIPQ4z8w0zX3amERdyvrasYDxKQBAXVtdcKvj6fBlOQfiArLGx&#10;TAp68rBcPAzmmGt75Q+6HEIpIoR9jgqqENpcSl9UZNCPbEscvW/rDIYoXSm1w2uEm0ZOkiSVBmuO&#10;CxW2tKmoOB3ORsEu2+x/MjMu/K9bH1/f+z7N3nqlnh671QxEoC78h+/trVaQPadwOxOPgFz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LJWzGAAAA3AAAAA8AAAAAAAAA&#10;AAAAAAAAoQIAAGRycy9kb3ducmV2LnhtbFBLBQYAAAAABAAEAPkAAACUAwAAAAA=&#10;" strokeweight=".5pt">
                        <v:stroke startarrow="open" startarrowwidth="narrow" startarrowlength="short" endarrowwidth="narrow" endarrowlength="short"/>
                      </v:line>
                      <v:shape id="Freeform 206" o:spid="_x0000_s1278" style="position:absolute;left:13579;top:5853;width:3201;height:280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c3sMA&#10;AADcAAAADwAAAGRycy9kb3ducmV2LnhtbESPT4vCMBTE7wt+h/AEb2vqwvqnGkUWBG+yKtXjo3m2&#10;xeSlNNm2fvuNIHgcZuY3zGrTWyNaanzlWMFknIAgzp2uuFBwPu0+5yB8QNZoHJOCB3nYrAcfK0y1&#10;6/iX2mMoRISwT1FBGUKdSunzkiz6sauJo3dzjcUQZVNI3WAX4dbIrySZSosVx4USa/opKb8f/6yC&#10;W7fLetdm98P+cFpcwtXU08woNRr22yWIQH14h1/tvVaw+J7B80w8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c3sMAAADcAAAADwAAAAAAAAAAAAAAAACYAgAAZHJzL2Rv&#10;d25yZXYueG1sUEsFBgAAAAAEAAQA9QAAAIgDAAAAAA==&#10;" path="m,l19940,185,15166,19938r-10634,l,xe" fillcolor="#d9d9d9">
                        <v:stroke startarrowwidth="narrow" startarrowlength="short" endarrowwidth="narrow" endarrowlength="short"/>
                        <v:path arrowok="t" o:connecttype="custom" o:connectlocs="0,0;3191,26;2427,2793;725,2793;0,0" o:connectangles="0,0,0,0,0"/>
                      </v:shape>
                      <v:rect id="Rectangle 207" o:spid="_x0000_s1279" style="position:absolute;left:14942;top:16431;width:2215;height:2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8zNMIA&#10;AADcAAAADwAAAGRycy9kb3ducmV2LnhtbERPTWvCQBC9F/oflin0VjeVKhrdiFhavJQS9eJtyE6z&#10;IZnZkF01/ffuodDj432vNyN36kpDaLwYeJ1koEgqbxupDZyOHy8LUCGiWOy8kIFfCrApHh/WmFt/&#10;k5Kuh1irFCIhRwMuxj7XOlSOGMPE9ySJ+/EDY0xwqLUd8JbCudPTLJtrxkZSg8Oedo6q9nBhA/uR&#10;t9Z9fr99nbtTeA8lzy8tG/P8NG5XoCKN8V/8595bA8tZWpvOpCOg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zM0wgAAANwAAAAPAAAAAAAAAAAAAAAAAJgCAABkcnMvZG93&#10;bnJldi54bWxQSwUGAAAAAAQABAD1AAAAhwM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E</w:t>
                              </w:r>
                            </w:p>
                          </w:txbxContent>
                        </v:textbox>
                      </v:rect>
                      <v:line id="Line 208" o:spid="_x0000_s1280" style="position:absolute;visibility:visible;mso-wrap-style:square" from="12998,18561" to="18134,18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JXMsUAAADcAAAADwAAAGRycy9kb3ducmV2LnhtbESPQWvCQBSE74L/YXmCt7qJRWmiq6jV&#10;UvDUtOD1kX1N0mTfhuwa47/vFgoeh5n5hllvB9OInjpXWVYQzyIQxLnVFRcKvj5PTy8gnEfW2Fgm&#10;BXdysN2MR2tMtb3xB/WZL0SAsEtRQel9m0rp8pIMupltiYP3bTuDPsiukLrDW4CbRs6jaCkNVhwW&#10;SmzpUFJeZ1ej4KdY1r5/S/Jrtj9mr+c6fj5dYqWmk2G3AuFp8I/wf/tdK0gWCfydC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OJXMsUAAADcAAAADwAAAAAAAAAA&#10;AAAAAAChAgAAZHJzL2Rvd25yZXYueG1sUEsFBgAAAAAEAAQA+QAAAJMDAAAAAA==&#10;" strokeweight=".5pt">
                        <v:stroke startarrow="open" startarrowwidth="narrow" startarrowlength="short" endarrow="open" endarrowwidth="narrow" endarrowlength="short"/>
                      </v:line>
                      <v:line id="Line 209" o:spid="_x0000_s1281" style="position:absolute;flip:y;visibility:visible;mso-wrap-style:square" from="2755,8681" to="2765,17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4Hg8EAAADcAAAADwAAAGRycy9kb3ducmV2LnhtbERPTYvCMBC9C/6HMIIXWVM9iHaNIqJF&#10;wYvVPXgbmtm22ExKE2v99+YgeHy87+W6M5VoqXGlZQWTcQSCOLO65FzB9bL/mYNwHlljZZkUvMjB&#10;etXvLTHW9slnalOfixDCLkYFhfd1LKXLCjLoxrYmDty/bQz6AJtc6gafIdxUchpFM2mw5NBQYE3b&#10;grJ7+jAK2t3h3B4reiRJfbpN9P6Y/I1uSg0H3eYXhKfOf8Uf90ErWMzC/HAmHAG5e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rgeDwQAAANwAAAAPAAAAAAAAAAAAAAAA&#10;AKECAABkcnMvZG93bnJldi54bWxQSwUGAAAAAAQABAD5AAAAjwMAAAAA&#10;" strokeweight=".5pt">
                        <v:stroke startarrowwidth="narrow" startarrowlength="short" endarrow="open" endarrowwidth="narrow" endarrowlength="short"/>
                      </v:line>
                      <v:shape id="Freeform 210" o:spid="_x0000_s1282" style="position:absolute;left:366;top:5887;width:17836;height:1400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CCFcYA&#10;AADcAAAADwAAAGRycy9kb3ducmV2LnhtbESPQWvCQBSE70L/w/IKvenGUmJNXUMoFHIqGCO0t0f2&#10;mUSzb9PsatJ/7xYKHoeZ+YbZpJPpxJUG11pWsFxEIIgrq1uuFZT7j/krCOeRNXaWScEvOUi3D7MN&#10;JtqOvKNr4WsRIOwSVNB43ydSuqohg25he+LgHe1g0Ac51FIPOAa46eRzFMXSYMthocGe3huqzsXF&#10;KIg+4/bgcswu6/J8qoqffPX99aLU0+OUvYHwNPl7+L+dawXreAl/Z8IR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CCFcYAAADcAAAADwAAAAAAAAAAAAAAAACYAgAAZHJz&#10;L2Rvd25yZXYueG1sUEsFBgAAAAAEAAQA9QAAAIsDAAAAAA==&#10;" path="m,49l19989,r,19988e" filled="f">
                        <v:stroke startarrowwidth="narrow" startarrowlength="short" endarrowwidth="narrow" endarrowlength="short"/>
                        <v:path arrowok="t" o:connecttype="custom" o:connectlocs="0,34;17826,0;17826,13994" o:connectangles="0,0,0"/>
                      </v:shape>
                      <v:shape id="Freeform 211" o:spid="_x0000_s1283" style="position:absolute;left:-2;top:5870;width:755;height:276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zXA8UA&#10;AADcAAAADwAAAGRycy9kb3ducmV2LnhtbESPS4vCQBCE7wv7H4YWvOlED6JZRxGXoB48+Ih7bTKd&#10;x26mJ2RGjf/eEYQ9FlX1FTVfdqYWN2pdZVnBaBiBIM6srrhQcD4lgykI55E11pZJwYMcLBefH3OM&#10;tb3zgW5HX4gAYRejgtL7JpbSZSUZdEPbEAcvt61BH2RbSN3iPcBNLcdRNJEGKw4LJTa0Lin7O16N&#10;gjTZXFf79e5ik3TXdD/pd53nv0r1e93qC4Snzv+H3+2tVjCbjOF1Jh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7NcDxQAAANwAAAAPAAAAAAAAAAAAAAAAAJgCAABkcnMv&#10;ZG93bnJldi54bWxQSwUGAAAAAAQABAD1AAAAigMAAAAA&#10;" path="m7436,l1026,2617,3077,1558,,4237,,7103,3077,9097r4359,872l9487,11526r2051,873l14615,13084r3077,1558l19744,15888r-770,1807l17692,18567r-6154,1371e" filled="f" strokeweight=".5pt">
                        <v:stroke startarrowwidth="narrow" startarrowlength="short" endarrowwidth="narrow" endarrowlength="short"/>
                        <v:path arrowok="t" o:connecttype="custom" o:connectlocs="281,0;39,362;116,216;0,586;0,983;116,1259;281,1380;358,1595;436,1716;552,1811;668,2026;745,2199;716,2449;668,2570;436,2759" o:connectangles="0,0,0,0,0,0,0,0,0,0,0,0,0,0,0"/>
                      </v:shape>
                      <v:shape id="Freeform 212" o:spid="_x0000_s1284" style="position:absolute;left:12679;top:19501;width:5407;height:5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BymMUA&#10;AADcAAAADwAAAGRycy9kb3ducmV2LnhtbESPT2vCQBTE70K/w/IK3nRTBbHRVcQS1EMPWqPXR/bl&#10;T5t9G7Krxm/fFQSPw8z8hpkvO1OLK7WusqzgYxiBIM6srrhQcPxJBlMQziNrrC2Tgjs5WC7eenOM&#10;tb3xnq4HX4gAYRejgtL7JpbSZSUZdEPbEAcvt61BH2RbSN3iLcBNLUdRNJEGKw4LJTa0Lin7O1yM&#10;gjTZXFbf693JJumu6c7pV53nv0r137vVDISnzr/Cz/ZWK/icjOFxJhwB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oHKYxQAAANwAAAAPAAAAAAAAAAAAAAAAAJgCAABkcnMv&#10;ZG93bnJldi54bWxQSwUGAAAAAAQABAD1AAAAigMAAAAA&#10;" path="m19964,7586l17281,1379r1181,1724l15742,,12844,,10841,3103,9946,7586,8444,9310r-931,2069l6869,14483,5331,17931,4079,19655,2218,18621r-823,-690l,11379e" filled="f" strokeweight=".5pt">
                        <v:stroke startarrowwidth="narrow" startarrowlength="short" endarrowwidth="narrow" endarrowlength="short"/>
                        <v:path arrowok="t" o:connecttype="custom" o:connectlocs="5397,190;4672,34;4991,78;4256,0;3472,0;2931,78;2689,190;2283,233;2031,284;1857,362;1441,448;1103,491;600,466;377,448;0,284" o:connectangles="0,0,0,0,0,0,0,0,0,0,0,0,0,0,0"/>
                      </v:shape>
                      <v:rect id="Rectangle 213" o:spid="_x0000_s1285" style="position:absolute;left:1845;top:10810;width:1596;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PIdscA&#10;AADcAAAADwAAAGRycy9kb3ducmV2LnhtbESP3WrCQBSE7wu+w3KE3hTdpFhpo2vwB6HFQmgseHvI&#10;HpNg9mzIrpr69G6h0MthZr5h5mlvGnGhztWWFcTjCARxYXXNpYLv/Xb0CsJ5ZI2NZVLwQw7SxeBh&#10;jom2V/6iS+5LESDsElRQed8mUrqiIoNubFvi4B1tZ9AH2ZVSd3gNcNPI5yiaSoM1h4UKW1pXVJzy&#10;s1HgcrN9+oizQ0bm5Yyr3e2YfW6Uehz2yxkIT73/D/+137WCt+kEfs+EI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DyHbHAAAA3AAAAA8AAAAAAAAAAAAAAAAAmAIAAGRy&#10;cy9kb3ducmV2LnhtbFBLBQYAAAAABAAEAPUAAACMAwAAAAA=&#10;" stroked="f" strokeweight=".5pt">
                        <v:textbox inset="1pt,1pt,1pt,1pt">
                          <w:txbxContent>
                            <w:p w:rsidR="004E000A" w:rsidRPr="000C4501" w:rsidRDefault="004E000A" w:rsidP="00750935">
                              <w:pPr>
                                <w:rPr>
                                  <w:rFonts w:cs="Arial"/>
                                </w:rPr>
                              </w:pPr>
                              <w:proofErr w:type="gramStart"/>
                              <w:r w:rsidRPr="000C4501">
                                <w:rPr>
                                  <w:rFonts w:cs="Arial"/>
                                  <w:sz w:val="18"/>
                                </w:rPr>
                                <w:t>d</w:t>
                              </w:r>
                              <w:proofErr w:type="gramEnd"/>
                            </w:p>
                          </w:txbxContent>
                        </v:textbox>
                      </v:rect>
                      <v:line id="Line 214" o:spid="_x0000_s1286" style="position:absolute;visibility:visible;mso-wrap-style:square" from="2764,2999" to="2774,5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avlsYAAADcAAAADwAAAGRycy9kb3ducmV2LnhtbESPzWsCMRTE7wX/h/AKvRTNWtqgq1Gk&#10;HyBepH4cvD03r7uLm5clSXX9741Q6HGYmd8w03lnG3EmH2rHGoaDDARx4UzNpYbd9qs/AhEissHG&#10;MWm4UoD5rPcwxdy4C3/TeRNLkSAcctRQxdjmUoaiIoth4Fri5P04bzEm6UtpPF4S3DbyJcuUtFhz&#10;WqiwpfeKitPm12r4XLPahdH4eLhK2quPWr0++5XWT4/dYgIiUhf/w3/tpdEwVm9wP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2r5bGAAAA3AAAAA8AAAAAAAAA&#10;AAAAAAAAoQIAAGRycy9kb3ducmV2LnhtbFBLBQYAAAAABAAEAPkAAACUAwAAAAA=&#10;" strokeweight=".5pt">
                        <v:stroke startarrowwidth="narrow" startarrowlength="short" endarrow="open" endarrowwidth="narrow" endarrowlength="short"/>
                      </v:line>
                      <v:rect id="Rectangle 215" o:spid="_x0000_s1287" style="position:absolute;left:1623;top:6120;width:2215;height:2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DIYMQA&#10;AADcAAAADwAAAGRycy9kb3ducmV2LnhtbESPzWrDMBCE74W8g9hCb43cUkzqRg4hpSWXUPJz6W2x&#10;tpaxd2UsJXHePgoUchxm5htmvhi5UycaQuPFwMs0A0VSedtIbeCw/3qegQoRxWLnhQxcKMCinDzM&#10;sbD+LFs67WKtEkRCgQZcjH2hdagcMYap70mS9+cHxpjkUGs74DnBudOvWZZrxkbSgsOeVo6qdndk&#10;A+uRl9Z9/7xtfrtD+Axbzo8tG/P0OC4/QEUa4z38315bA+95Drcz6Qjo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AyGDEAAAA3AAAAA8AAAAAAAAAAAAAAAAAmAIAAGRycy9k&#10;b3ducmV2LnhtbFBLBQYAAAAABAAEAPUAAACJAwAAAAA=&#10;" filled="f" stroked="f" strokeweight=".5pt">
                        <v:textbox inset="1pt,1pt,1pt,1pt">
                          <w:txbxContent>
                            <w:p w:rsidR="004E000A" w:rsidRPr="000C4501" w:rsidRDefault="004E000A" w:rsidP="00750935">
                              <w:pPr>
                                <w:rPr>
                                  <w:rFonts w:cs="Arial"/>
                                </w:rPr>
                              </w:pPr>
                              <w:r w:rsidRPr="000C4501">
                                <w:rPr>
                                  <w:rFonts w:cs="Arial"/>
                                  <w:sz w:val="16"/>
                                </w:rPr>
                                <w:t>T</w:t>
                              </w:r>
                              <w:r w:rsidRPr="000C4501">
                                <w:rPr>
                                  <w:rFonts w:cs="Arial"/>
                                  <w:sz w:val="16"/>
                                  <w:vertAlign w:val="subscript"/>
                                </w:rPr>
                                <w:t>S</w:t>
                              </w:r>
                            </w:p>
                          </w:txbxContent>
                        </v:textbox>
                      </v:rect>
                      <v:line id="Line 216" o:spid="_x0000_s1288" style="position:absolute;visibility:visible;mso-wrap-style:square" from="549,8621" to="14343,8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N2ncUAAADcAAAADwAAAGRycy9kb3ducmV2LnhtbESPQWuDQBSE74X8h+UFcqtrerDRZhNC&#10;INBDLlWh9vZwX9XWfavuJrH/vlso5DjMzDfMdj+bXlxpcp1lBesoBkFcW91xo6AsTo8bEM4ja+wt&#10;k4IfcrDfLR62mGl74ze65r4RAcIuQwWt90MmpatbMugiOxAH79NOBn2QUyP1hLcAN718iuNEGuw4&#10;LLQ40LGl+ju/mEApk/SUvo/d5Ws95tXHMFbFGZVaLefDCwhPs7+H/9uvWkGaPMPfmXAE5O4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fN2ncUAAADcAAAADwAAAAAAAAAA&#10;AAAAAAChAgAAZHJzL2Rvd25yZXYueG1sUEsFBgAAAAAEAAQA+QAAAJMDAAAAAA==&#10;">
                        <v:stroke startarrowwidth="narrow" startarrowlength="short" endarrowwidth="narrow" endarrowlength="short"/>
                      </v:line>
                      <v:line id="Line 217" o:spid="_x0000_s1289" style="position:absolute;visibility:visible;mso-wrap-style:square" from="12872,8646" to="12911,19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zi78UAAADcAAAADwAAAGRycy9kb3ducmV2LnhtbESPsWrDQAyG90Lf4VChW3N2B1O7uZhQ&#10;CHToUieQdBM+1Xbj09m+S+K8fTQUMopf/yd9y3J2vTrTFDrPBtJFAoq49rbjxsBuu3l5AxUissXe&#10;Mxm4UoBy9fiwxML6C3/TuYqNEgiHAg20MQ6F1qFuyWFY+IFYsl8/OYwyTo22E14E7nr9miSZdtix&#10;XGhxoI+W6mN1ckLZZfkm34/d6S8dq8PPMB62X2jM89O8fgcVaY735f/2pzWQZ/KtyIgI6N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Gzi78UAAADcAAAADwAAAAAAAAAA&#10;AAAAAAChAgAAZHJzL2Rvd25yZXYueG1sUEsFBgAAAAAEAAQA+QAAAJMDAAAAAA==&#10;">
                        <v:stroke startarrowwidth="narrow" startarrowlength="short" endarrowwidth="narrow" endarrowlength="short"/>
                      </v:line>
                      <v:line id="Line 218" o:spid="_x0000_s1290" style="position:absolute;visibility:visible;mso-wrap-style:square" from="14362,1542" to="14372,12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Ptl8YAAADcAAAADwAAAGRycy9kb3ducmV2LnhtbESPQWvCQBSE7wX/w/KEXkQ37SGY1E2Q&#10;gFBoL2pL6+2Rfc0Gs29jdtX4791CocdhZr5hVuVoO3GhwbeOFTwtEhDEtdMtNwo+9pv5EoQPyBo7&#10;x6TgRh7KYvKwwly7K2/psguNiBD2OSowIfS5lL42ZNEvXE8cvR83WAxRDo3UA14j3HbyOUlSabHl&#10;uGCwp8pQfdydrYL6bN5OM559HlqZfr3Lakyq761Sj9Nx/QIi0Bj+w3/tV60gSzP4PROPgCz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D7ZfGAAAA3AAAAA8AAAAAAAAA&#10;AAAAAAAAoQIAAGRycy9kb3ducmV2LnhtbFBLBQYAAAAABAAEAPkAAACUAwAAAAA=&#10;" strokeweight=".5pt">
                        <v:stroke startarrowwidth="narrow" startarrowlength="short" endarrowwidth="narrow" endarrowlength="short"/>
                      </v:line>
                      <v:line id="Line 219" o:spid="_x0000_s1291" style="position:absolute;visibility:visible;mso-wrap-style:square" from="13230,11173" to="14381,11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ia08IAAADcAAAADwAAAGRycy9kb3ducmV2LnhtbERPy4rCMBTdC/5DuIIb0XSGoaPVKMM8&#10;YHAjdnTh7tpc2zLNTUmi1r83C8Hl4bwXq8404kLO15YVvEwSEMSF1TWXCnZ/P+MpCB+QNTaWScGN&#10;PKyW/d4CM22vvKVLHkoRQ9hnqKAKoc2k9EVFBv3EtsSRO1lnMEToSqkdXmO4aeRrkqTSYM2xocKW&#10;Pisq/vOzUfC94XTnp7Pj4SZpn37V6dvIrZUaDrqPOYhAXXiKH+5frWD2HufHM/EI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9ia08IAAADcAAAADwAAAAAAAAAAAAAA&#10;AAChAgAAZHJzL2Rvd25yZXYueG1sUEsFBgAAAAAEAAQA+QAAAJADAAAAAA==&#10;" strokeweight=".5pt">
                        <v:stroke startarrowwidth="narrow" startarrowlength="short" endarrow="open" endarrowwidth="narrow" endarrowlength="short"/>
                      </v:line>
                      <v:rect id="Rectangle 220" o:spid="_x0000_s1292" style="position:absolute;left:15436;top:603;width:3027;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DGycQA&#10;AADcAAAADwAAAGRycy9kb3ducmV2LnhtbESPzWoCQRCE7wHfYeiAtziriNGNo4iieAnBn0tuzU5n&#10;Z3G7Z9kZdfP2mYDgsaiqr6j5suNa3agNlRcDw0EGiqTwtpLSwPm0fZuCChHFYu2FDPxSgOWi9zLH&#10;3Pq7HOh2jKVKEAk5GnAxNrnWoXDEGAa+IUnej28ZY5JtqW2L9wTnWo+ybKIZK0kLDhtaOyouxysb&#10;2He8sm73Nf78rs9hEw48uV7YmP5rt/oAFamLz/CjvbcGZu9D+D+TjoB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wxsnEAAAA3AAAAA8AAAAAAAAAAAAAAAAAmAIAAGRycy9k&#10;b3ducmV2LnhtbFBLBQYAAAAABAAEAPUAAACJAwAAAAA=&#10;" filled="f" stroked="f" strokeweight=".5pt">
                        <v:textbox inset="1pt,1pt,1pt,1pt">
                          <w:txbxContent>
                            <w:p w:rsidR="004E000A" w:rsidRPr="000C4501" w:rsidRDefault="004E000A" w:rsidP="00750935">
                              <w:pPr>
                                <w:rPr>
                                  <w:rFonts w:cs="Arial"/>
                                </w:rPr>
                              </w:pPr>
                              <w:proofErr w:type="gramStart"/>
                              <w:r w:rsidRPr="000C4501">
                                <w:rPr>
                                  <w:rFonts w:cs="Arial"/>
                                  <w:sz w:val="18"/>
                                </w:rPr>
                                <w:t>t</w:t>
                              </w:r>
                              <w:r w:rsidRPr="000C4501">
                                <w:rPr>
                                  <w:rFonts w:cs="Arial"/>
                                  <w:sz w:val="18"/>
                                  <w:vertAlign w:val="subscript"/>
                                </w:rPr>
                                <w:t>e</w:t>
                              </w:r>
                              <w:proofErr w:type="gramEnd"/>
                            </w:p>
                          </w:txbxContent>
                        </v:textbox>
                      </v:rect>
                      <v:rect id="Rectangle 221" o:spid="_x0000_s1293" style="position:absolute;left:16132;top:10914;width:3027;height:2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JYvsQA&#10;AADcAAAADwAAAGRycy9kb3ducmV2LnhtbESPS2sCQRCE74L/YWghN52NiI+No0iCwUsQH5fcmp3O&#10;zuJ2z7Iz6ubfZwKCx6KqvqKW645rdaM2VF4MvI4yUCSFt5WUBs6n7XAOKkQUi7UXMvBLAdarfm+J&#10;ufV3OdDtGEuVIBJyNOBibHKtQ+GIMYx8Q5K8H98yxiTbUtsW7wnOtR5n2VQzVpIWHDb07qi4HK9s&#10;YNfxxrrP/eTruz6Hj3Dg6fXCxrwMus0bqEhdfIYf7Z01sJiN4f9MOg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iWL7EAAAA3AAAAA8AAAAAAAAAAAAAAAAAmAIAAGRycy9k&#10;b3ducmV2LnhtbFBLBQYAAAAABAAEAPUAAACJAwAAAAA=&#10;" filled="f" stroked="f" strokeweight=".5pt">
                        <v:textbox inset="1pt,1pt,1pt,1pt">
                          <w:txbxContent>
                            <w:p w:rsidR="004E000A" w:rsidRPr="000C4501" w:rsidRDefault="004E000A" w:rsidP="00750935">
                              <w:pPr>
                                <w:rPr>
                                  <w:rFonts w:cs="Arial"/>
                                </w:rPr>
                              </w:pPr>
                              <w:proofErr w:type="gramStart"/>
                              <w:r w:rsidRPr="000C4501">
                                <w:rPr>
                                  <w:rFonts w:cs="Arial"/>
                                  <w:sz w:val="18"/>
                                </w:rPr>
                                <w:t>t</w:t>
                              </w:r>
                              <w:r w:rsidRPr="000C4501">
                                <w:rPr>
                                  <w:rFonts w:cs="Arial"/>
                                  <w:sz w:val="18"/>
                                  <w:vertAlign w:val="subscript"/>
                                </w:rPr>
                                <w:t>a</w:t>
                              </w:r>
                              <w:proofErr w:type="gramEnd"/>
                            </w:p>
                          </w:txbxContent>
                        </v:textbox>
                      </v:rect>
                      <v:line id="Line 222" o:spid="_x0000_s1294" style="position:absolute;visibility:visible;mso-wrap-style:square" from="18192,1637" to="18201,6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MoMYAAADcAAAADwAAAGRycy9kb3ducmV2LnhtbESPQWvCQBSE7wX/w/IKXkQ3rWBtdCMS&#10;KAh60Sptb4/sMxuafZtm15j+e7cg9DjMzDfMctXbWnTU+sqxgqdJAoK4cLriUsHx/W08B+EDssba&#10;MSn4JQ+rbPCwxFS7K++pO4RSRAj7FBWYEJpUSl8YsugnriGO3tm1FkOUbSl1i9cIt7V8TpKZtFhx&#10;XDDYUG6o+D5crILiYrY/Ix6dvio5+9jJvE/yz71Sw8d+vQARqA//4Xt7oxW8vkzh70w8Aj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yTKDGAAAA3AAAAA8AAAAAAAAA&#10;AAAAAAAAoQIAAGRycy9kb3ducmV2LnhtbFBLBQYAAAAABAAEAPkAAACUAwAAAAA=&#10;" strokeweight=".5pt">
                        <v:stroke startarrowwidth="narrow" startarrowlength="short" endarrowwidth="narrow" endarrowlength="short"/>
                      </v:line>
                      <v:line id="Line 223" o:spid="_x0000_s1295" style="position:absolute;visibility:visible;mso-wrap-style:square" from="14332,2792" to="18230,2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akzMYAAADcAAAADwAAAGRycy9kb3ducmV2LnhtbESPW2vCQBSE3wX/w3KEvukmbfESXcVe&#10;LIU+GQVfD9ljEpM9G7JrTP99tyD4OMzMN8xq05tadNS60rKCeBKBIM6sLjlXcDzsxnMQziNrrC2T&#10;gl9ysFkPBytMtL3xnrrU5yJA2CWooPC+SaR0WUEG3cQ2xME729agD7LNpW7xFuCmls9RNJUGSw4L&#10;BTb0XlBWpVej4JJPK999LbJr+vaZfvxU8cvuFCv1NOq3SxCeev8I39vfWsFi9gr/Z8IRk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WpMzGAAAA3AAAAA8AAAAAAAAA&#10;AAAAAAAAoQIAAGRycy9kb3ducmV2LnhtbFBLBQYAAAAABAAEAPkAAACUAwAAAAA=&#10;" strokeweight=".5pt">
                        <v:stroke startarrow="open" startarrowwidth="narrow" startarrowlength="short" endarrow="open" endarrowwidth="narrow" endarrowlength="short"/>
                      </v:line>
                      <v:line id="Line 224" o:spid="_x0000_s1296" style="position:absolute;visibility:visible;mso-wrap-style:square" from="15986,8690" to="15996,12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dxT8YAAADcAAAADwAAAGRycy9kb3ducmV2LnhtbESPQWvCQBSE7wX/w/IKXkQ3LWhtdCMS&#10;KAh60Sptb4/sMxuafZtm15j+e7cg9DjMzDfMctXbWnTU+sqxgqdJAoK4cLriUsHx/W08B+EDssba&#10;MSn4JQ+rbPCwxFS7K++pO4RSRAj7FBWYEJpUSl8YsugnriGO3tm1FkOUbSl1i9cIt7V8TpKZtFhx&#10;XDDYUG6o+D5crILiYrY/Ix6dvio5+9jJvE/yz71Sw8d+vQARqA//4Xt7oxW8vkzh70w8Aj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XcU/GAAAA3AAAAA8AAAAAAAAA&#10;AAAAAAAAoQIAAGRycy9kb3ducmV2LnhtbFBLBQYAAAAABAAEAPkAAACUAwAAAAA=&#10;" strokeweight=".5pt">
                        <v:stroke startarrowwidth="narrow" startarrowlength="short" endarrowwidth="narrow" endarrowlength="short"/>
                      </v:line>
                      <v:line id="Line 225" o:spid="_x0000_s1297" style="position:absolute;visibility:visible;mso-wrap-style:square" from="15986,11164" to="20000,11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xqHMQAAADcAAAADwAAAGRycy9kb3ducmV2LnhtbESPwW7CMBBE75X4B2uRuBWHHiikGISo&#10;WiqhHoB+wDbeOoF4HdmGJH+PkZB6HM3MG81i1dlaXMmHyrGCyTgDQVw4XbFR8HP8eJ6BCBFZY+2Y&#10;FPQUYLUcPC0w167lPV0P0YgE4ZCjgjLGJpcyFCVZDGPXECfvz3mLMUlvpPbYJrit5UuWTaXFitNC&#10;iQ1tSirOh4tV8O0/Z/3E6d0vX3j9vj2Z/tQapUbDbv0GIlIX/8OP9pdWMH+dwv1MOgJ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GocxAAAANwAAAAPAAAAAAAAAAAA&#10;AAAAAKECAABkcnMvZG93bnJldi54bWxQSwUGAAAAAAQABAD5AAAAkgMAAAAA&#10;" strokeweight=".5pt">
                        <v:stroke startarrow="open" startarrowwidth="narrow" startarrowlength="short" endarrowwidth="narrow" endarrowlength="short"/>
                      </v:line>
                    </v:group>
                  </w:pict>
                </mc:Fallback>
              </mc:AlternateContent>
            </w: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jc w:val="both"/>
              <w:rPr>
                <w:rFonts w:cs="Arial"/>
                <w:sz w:val="22"/>
                <w:szCs w:val="22"/>
              </w:rPr>
            </w:pPr>
          </w:p>
          <w:p w:rsidR="00750935" w:rsidRPr="0093620D" w:rsidRDefault="00750935" w:rsidP="002C5B3D">
            <w:pPr>
              <w:widowControl w:val="0"/>
              <w:spacing w:after="60"/>
              <w:jc w:val="both"/>
              <w:rPr>
                <w:rFonts w:cs="Arial"/>
                <w:sz w:val="22"/>
                <w:szCs w:val="22"/>
              </w:rPr>
            </w:pPr>
            <w:r w:rsidRPr="0093620D">
              <w:rPr>
                <w:rFonts w:cs="Arial"/>
                <w:sz w:val="22"/>
                <w:szCs w:val="22"/>
              </w:rPr>
              <w:t>C</w:t>
            </w:r>
            <w:r w:rsidRPr="0093620D">
              <w:rPr>
                <w:rFonts w:cs="Arial"/>
                <w:sz w:val="22"/>
                <w:szCs w:val="22"/>
                <w:vertAlign w:val="subscript"/>
              </w:rPr>
              <w:t>1</w:t>
            </w:r>
            <w:r w:rsidRPr="0093620D">
              <w:rPr>
                <w:rFonts w:cs="Arial"/>
                <w:sz w:val="22"/>
                <w:szCs w:val="22"/>
              </w:rPr>
              <w:t xml:space="preserve">  = 0,55 (chỉ đối với tròn)</w:t>
            </w:r>
          </w:p>
        </w:tc>
        <w:tc>
          <w:tcPr>
            <w:tcW w:w="3775" w:type="dxa"/>
            <w:tcBorders>
              <w:bottom w:val="single" w:sz="4" w:space="0" w:color="auto"/>
              <w:right w:val="single" w:sz="4" w:space="0" w:color="auto"/>
            </w:tcBorders>
          </w:tcPr>
          <w:p w:rsidR="00750935" w:rsidRPr="0093620D" w:rsidRDefault="00750935" w:rsidP="00BF0E06">
            <w:pPr>
              <w:widowControl w:val="0"/>
              <w:numPr>
                <w:ilvl w:val="0"/>
                <w:numId w:val="86"/>
              </w:numPr>
              <w:tabs>
                <w:tab w:val="left" w:pos="340"/>
              </w:tabs>
              <w:spacing w:before="120"/>
              <w:jc w:val="both"/>
              <w:rPr>
                <w:rFonts w:cs="Arial"/>
                <w:sz w:val="22"/>
                <w:szCs w:val="22"/>
              </w:rPr>
            </w:pPr>
            <w:r w:rsidRPr="0093620D">
              <w:rPr>
                <w:rFonts w:cs="Arial"/>
                <w:sz w:val="22"/>
                <w:szCs w:val="22"/>
              </w:rPr>
              <w:t>T</w:t>
            </w:r>
            <w:r w:rsidRPr="0093620D">
              <w:rPr>
                <w:rFonts w:cs="Arial"/>
                <w:sz w:val="22"/>
                <w:szCs w:val="22"/>
                <w:vertAlign w:val="subscript"/>
              </w:rPr>
              <w:t xml:space="preserve">s </w:t>
            </w:r>
            <w:r w:rsidRPr="0093620D">
              <w:rPr>
                <w:rFonts w:cs="Arial"/>
                <w:sz w:val="22"/>
                <w:szCs w:val="22"/>
              </w:rPr>
              <w:sym w:font="Symbol" w:char="F0B3"/>
            </w:r>
            <w:r w:rsidRPr="0093620D">
              <w:rPr>
                <w:rFonts w:cs="Arial"/>
                <w:sz w:val="22"/>
                <w:szCs w:val="22"/>
              </w:rPr>
              <w:t xml:space="preserve"> 1,25T</w:t>
            </w:r>
            <w:r w:rsidRPr="0093620D">
              <w:rPr>
                <w:rFonts w:cs="Arial"/>
                <w:sz w:val="22"/>
                <w:szCs w:val="22"/>
                <w:vertAlign w:val="subscript"/>
              </w:rPr>
              <w:t>ro</w:t>
            </w:r>
          </w:p>
          <w:p w:rsidR="00750935" w:rsidRPr="0093620D" w:rsidRDefault="00750935" w:rsidP="00BF0E06">
            <w:pPr>
              <w:widowControl w:val="0"/>
              <w:numPr>
                <w:ilvl w:val="0"/>
                <w:numId w:val="86"/>
              </w:numPr>
              <w:tabs>
                <w:tab w:val="left" w:pos="340"/>
              </w:tabs>
              <w:jc w:val="both"/>
              <w:rPr>
                <w:rFonts w:cs="Arial"/>
                <w:sz w:val="22"/>
                <w:szCs w:val="22"/>
              </w:rPr>
            </w:pPr>
            <w:r w:rsidRPr="0093620D">
              <w:rPr>
                <w:rFonts w:cs="Arial"/>
                <w:sz w:val="22"/>
                <w:szCs w:val="22"/>
              </w:rPr>
              <w:t>t</w:t>
            </w:r>
            <w:r w:rsidRPr="0093620D">
              <w:rPr>
                <w:rFonts w:cs="Arial"/>
                <w:sz w:val="22"/>
                <w:szCs w:val="22"/>
                <w:vertAlign w:val="subscript"/>
              </w:rPr>
              <w:t>a</w:t>
            </w:r>
            <w:r w:rsidRPr="0093620D">
              <w:rPr>
                <w:rFonts w:cs="Arial"/>
                <w:sz w:val="22"/>
                <w:szCs w:val="22"/>
              </w:rPr>
              <w:t xml:space="preserve"> </w:t>
            </w:r>
            <w:r w:rsidRPr="0093620D">
              <w:rPr>
                <w:sz w:val="22"/>
                <w:szCs w:val="22"/>
              </w:rPr>
              <w:sym w:font="Symbol" w:char="F0A3"/>
            </w:r>
            <w:r w:rsidRPr="0093620D">
              <w:rPr>
                <w:rFonts w:cs="Arial"/>
                <w:sz w:val="22"/>
                <w:szCs w:val="22"/>
              </w:rPr>
              <w:t xml:space="preserve"> T</w:t>
            </w:r>
            <w:r w:rsidRPr="0093620D">
              <w:rPr>
                <w:rFonts w:cs="Arial"/>
                <w:sz w:val="22"/>
                <w:szCs w:val="22"/>
                <w:vertAlign w:val="subscript"/>
              </w:rPr>
              <w:t>s</w:t>
            </w:r>
            <w:r w:rsidRPr="0093620D">
              <w:rPr>
                <w:rFonts w:cs="Arial"/>
                <w:sz w:val="22"/>
                <w:szCs w:val="22"/>
              </w:rPr>
              <w:t>, nhưng không cần quá 6,5 mm</w:t>
            </w:r>
          </w:p>
          <w:p w:rsidR="00750935" w:rsidRPr="0093620D" w:rsidRDefault="00750935" w:rsidP="00BF0E06">
            <w:pPr>
              <w:widowControl w:val="0"/>
              <w:numPr>
                <w:ilvl w:val="0"/>
                <w:numId w:val="86"/>
              </w:numPr>
              <w:tabs>
                <w:tab w:val="left" w:pos="340"/>
              </w:tabs>
              <w:jc w:val="both"/>
              <w:rPr>
                <w:rFonts w:cs="Arial"/>
                <w:sz w:val="22"/>
                <w:szCs w:val="22"/>
              </w:rPr>
            </w:pPr>
            <w:r w:rsidRPr="0093620D">
              <w:rPr>
                <w:rFonts w:cs="Arial"/>
                <w:sz w:val="22"/>
                <w:szCs w:val="22"/>
              </w:rPr>
              <w:t>t</w:t>
            </w:r>
            <w:r w:rsidRPr="0093620D">
              <w:rPr>
                <w:rFonts w:cs="Arial"/>
                <w:sz w:val="22"/>
                <w:szCs w:val="22"/>
                <w:vertAlign w:val="subscript"/>
              </w:rPr>
              <w:t>e</w:t>
            </w:r>
            <w:r w:rsidRPr="0093620D">
              <w:rPr>
                <w:rFonts w:cs="Arial"/>
                <w:sz w:val="22"/>
                <w:szCs w:val="22"/>
              </w:rPr>
              <w:t xml:space="preserve"> không được nhỏ hơn 2T</w:t>
            </w:r>
            <w:r w:rsidRPr="0093620D">
              <w:rPr>
                <w:rFonts w:cs="Arial"/>
                <w:sz w:val="22"/>
                <w:szCs w:val="22"/>
                <w:vertAlign w:val="subscript"/>
              </w:rPr>
              <w:t>ro</w:t>
            </w:r>
            <w:r w:rsidRPr="0093620D">
              <w:rPr>
                <w:rFonts w:cs="Arial"/>
                <w:sz w:val="22"/>
                <w:szCs w:val="22"/>
              </w:rPr>
              <w:t xml:space="preserve"> hoặc 1,25T</w:t>
            </w:r>
            <w:r w:rsidRPr="0093620D">
              <w:rPr>
                <w:rFonts w:cs="Arial"/>
                <w:sz w:val="22"/>
                <w:szCs w:val="22"/>
                <w:vertAlign w:val="subscript"/>
              </w:rPr>
              <w:t>s</w:t>
            </w:r>
            <w:r w:rsidRPr="0093620D">
              <w:rPr>
                <w:rFonts w:cs="Arial"/>
                <w:sz w:val="22"/>
                <w:szCs w:val="22"/>
              </w:rPr>
              <w:t>, lấy giá trị nào lớn hơn</w:t>
            </w:r>
          </w:p>
        </w:tc>
      </w:tr>
    </w:tbl>
    <w:p w:rsidR="00750935" w:rsidRDefault="00750935" w:rsidP="00CA37F6">
      <w:pPr>
        <w:pStyle w:val="Heading1"/>
        <w:jc w:val="center"/>
        <w:rPr>
          <w:bCs/>
          <w:lang w:val="en-US"/>
        </w:rPr>
      </w:pPr>
      <w:bookmarkStart w:id="50" w:name="_Toc514142113"/>
      <w:bookmarkStart w:id="51" w:name="_Toc527124226"/>
      <w:r w:rsidRPr="00750935">
        <w:rPr>
          <w:bCs/>
        </w:rPr>
        <w:t>Hình 2 - Cách nối đáy với thân hình trụ</w:t>
      </w:r>
      <w:r w:rsidRPr="00750935">
        <w:rPr>
          <w:bCs/>
          <w:lang w:val="en-US"/>
        </w:rPr>
        <w:t xml:space="preserve"> cho từng trường hợp</w:t>
      </w:r>
      <w:r>
        <w:rPr>
          <w:bCs/>
          <w:lang w:val="en-US"/>
        </w:rPr>
        <w:t xml:space="preserve"> (tiếp theo)</w:t>
      </w:r>
      <w:bookmarkEnd w:id="50"/>
      <w:bookmarkEnd w:id="51"/>
    </w:p>
    <w:tbl>
      <w:tblPr>
        <w:tblW w:w="995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214"/>
        <w:gridCol w:w="778"/>
        <w:gridCol w:w="3969"/>
        <w:gridCol w:w="3991"/>
      </w:tblGrid>
      <w:tr w:rsidR="00750935" w:rsidRPr="00A8058F" w:rsidTr="00AA471B">
        <w:trPr>
          <w:jc w:val="center"/>
        </w:trPr>
        <w:tc>
          <w:tcPr>
            <w:tcW w:w="1214" w:type="dxa"/>
          </w:tcPr>
          <w:p w:rsidR="00750935" w:rsidRPr="00A8058F" w:rsidRDefault="00750935" w:rsidP="002C5B3D">
            <w:pPr>
              <w:widowControl w:val="0"/>
              <w:spacing w:before="60" w:after="60"/>
              <w:jc w:val="both"/>
              <w:rPr>
                <w:rFonts w:cs="Arial"/>
                <w:sz w:val="22"/>
                <w:szCs w:val="22"/>
              </w:rPr>
            </w:pPr>
            <w:r w:rsidRPr="00A8058F">
              <w:rPr>
                <w:rFonts w:cs="Arial"/>
                <w:sz w:val="22"/>
                <w:szCs w:val="22"/>
              </w:rPr>
              <w:lastRenderedPageBreak/>
              <w:t>Phần hàn</w:t>
            </w:r>
          </w:p>
        </w:tc>
        <w:tc>
          <w:tcPr>
            <w:tcW w:w="778" w:type="dxa"/>
          </w:tcPr>
          <w:p w:rsidR="00750935" w:rsidRPr="00A8058F" w:rsidRDefault="00750935" w:rsidP="002C5B3D">
            <w:pPr>
              <w:widowControl w:val="0"/>
              <w:spacing w:before="60" w:after="60"/>
              <w:jc w:val="both"/>
              <w:rPr>
                <w:rFonts w:cs="Arial"/>
                <w:sz w:val="22"/>
                <w:szCs w:val="22"/>
              </w:rPr>
            </w:pPr>
            <w:r w:rsidRPr="00A8058F">
              <w:rPr>
                <w:rFonts w:cs="Arial"/>
                <w:sz w:val="22"/>
                <w:szCs w:val="22"/>
              </w:rPr>
              <w:t>Ký hiệu</w:t>
            </w:r>
          </w:p>
        </w:tc>
        <w:tc>
          <w:tcPr>
            <w:tcW w:w="3969" w:type="dxa"/>
          </w:tcPr>
          <w:p w:rsidR="00750935" w:rsidRPr="00A8058F" w:rsidRDefault="00750935" w:rsidP="002C5B3D">
            <w:pPr>
              <w:widowControl w:val="0"/>
              <w:spacing w:before="60" w:after="60"/>
              <w:jc w:val="both"/>
              <w:rPr>
                <w:rFonts w:cs="Arial"/>
                <w:sz w:val="22"/>
                <w:szCs w:val="22"/>
              </w:rPr>
            </w:pPr>
            <w:r w:rsidRPr="00A8058F">
              <w:rPr>
                <w:rFonts w:cs="Arial"/>
                <w:sz w:val="22"/>
                <w:szCs w:val="22"/>
              </w:rPr>
              <w:t>Kiểu hàn và giá trị hằng số C</w:t>
            </w:r>
            <w:r w:rsidRPr="00A8058F">
              <w:rPr>
                <w:rFonts w:cs="Arial"/>
                <w:sz w:val="22"/>
                <w:szCs w:val="22"/>
                <w:vertAlign w:val="subscript"/>
              </w:rPr>
              <w:t>1</w:t>
            </w:r>
          </w:p>
        </w:tc>
        <w:tc>
          <w:tcPr>
            <w:tcW w:w="3991" w:type="dxa"/>
            <w:tcMar>
              <w:left w:w="57" w:type="dxa"/>
              <w:right w:w="57" w:type="dxa"/>
            </w:tcMar>
          </w:tcPr>
          <w:p w:rsidR="00750935" w:rsidRPr="00A8058F" w:rsidRDefault="00750935" w:rsidP="002C5B3D">
            <w:pPr>
              <w:widowControl w:val="0"/>
              <w:spacing w:before="60" w:after="60"/>
              <w:jc w:val="both"/>
              <w:rPr>
                <w:rFonts w:cs="Arial"/>
                <w:sz w:val="22"/>
                <w:szCs w:val="22"/>
              </w:rPr>
            </w:pPr>
            <w:r w:rsidRPr="00A8058F">
              <w:rPr>
                <w:rFonts w:cs="Arial"/>
                <w:sz w:val="22"/>
                <w:szCs w:val="22"/>
              </w:rPr>
              <w:t>Ghi chú</w:t>
            </w:r>
          </w:p>
        </w:tc>
      </w:tr>
      <w:tr w:rsidR="00750935" w:rsidRPr="00A8058F" w:rsidTr="00AA471B">
        <w:trPr>
          <w:jc w:val="center"/>
        </w:trPr>
        <w:tc>
          <w:tcPr>
            <w:tcW w:w="1214" w:type="dxa"/>
          </w:tcPr>
          <w:p w:rsidR="00750935" w:rsidRPr="00A8058F" w:rsidRDefault="00750935" w:rsidP="002C5B3D">
            <w:pPr>
              <w:widowControl w:val="0"/>
              <w:spacing w:before="120"/>
              <w:ind w:left="142" w:hanging="142"/>
              <w:jc w:val="both"/>
              <w:rPr>
                <w:rFonts w:cs="Arial"/>
                <w:sz w:val="22"/>
                <w:szCs w:val="22"/>
              </w:rPr>
            </w:pPr>
            <w:r w:rsidRPr="00A8058F">
              <w:rPr>
                <w:rFonts w:cs="Arial"/>
                <w:sz w:val="22"/>
                <w:szCs w:val="22"/>
              </w:rPr>
              <w:t>(</w:t>
            </w:r>
            <w:r>
              <w:rPr>
                <w:rFonts w:cs="Arial"/>
                <w:sz w:val="22"/>
                <w:szCs w:val="22"/>
              </w:rPr>
              <w:t>4</w:t>
            </w:r>
            <w:r w:rsidRPr="00A8058F">
              <w:rPr>
                <w:rFonts w:cs="Arial"/>
                <w:sz w:val="22"/>
                <w:szCs w:val="22"/>
              </w:rPr>
              <w:t>) Mối hàn giữa tấm đáy phẳng hoặc tấm nắp và vỏ</w:t>
            </w:r>
          </w:p>
        </w:tc>
        <w:tc>
          <w:tcPr>
            <w:tcW w:w="778" w:type="dxa"/>
          </w:tcPr>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r w:rsidRPr="00A8058F">
              <w:rPr>
                <w:rFonts w:cs="Arial"/>
                <w:sz w:val="22"/>
                <w:szCs w:val="22"/>
              </w:rPr>
              <w:t>J</w:t>
            </w:r>
          </w:p>
        </w:tc>
        <w:tc>
          <w:tcPr>
            <w:tcW w:w="3969" w:type="dxa"/>
            <w:tcMar>
              <w:bottom w:w="57" w:type="dxa"/>
            </w:tcMar>
          </w:tcPr>
          <w:p w:rsidR="00750935" w:rsidRPr="00A8058F"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0048" behindDoc="1" locked="0" layoutInCell="1" allowOverlap="1">
                      <wp:simplePos x="0" y="0"/>
                      <wp:positionH relativeFrom="column">
                        <wp:posOffset>974090</wp:posOffset>
                      </wp:positionH>
                      <wp:positionV relativeFrom="paragraph">
                        <wp:posOffset>20955</wp:posOffset>
                      </wp:positionV>
                      <wp:extent cx="1419860" cy="1224915"/>
                      <wp:effectExtent l="50165" t="1905" r="0" b="20955"/>
                      <wp:wrapNone/>
                      <wp:docPr id="929"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1224915"/>
                                <a:chOff x="-3" y="-1"/>
                                <a:chExt cx="20004" cy="20002"/>
                              </a:xfrm>
                            </wpg:grpSpPr>
                            <wps:wsp>
                              <wps:cNvPr id="930" name="Rectangle 278"/>
                              <wps:cNvSpPr>
                                <a:spLocks noChangeArrowheads="1"/>
                              </wps:cNvSpPr>
                              <wps:spPr bwMode="auto">
                                <a:xfrm>
                                  <a:off x="13640" y="14920"/>
                                  <a:ext cx="3194" cy="35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6"/>
                                      </w:rPr>
                                      <w:t>T</w:t>
                                    </w:r>
                                    <w:r w:rsidRPr="00B11BA6">
                                      <w:rPr>
                                        <w:rFonts w:cs="Arial"/>
                                        <w:sz w:val="16"/>
                                        <w:vertAlign w:val="subscript"/>
                                      </w:rPr>
                                      <w:t>E</w:t>
                                    </w:r>
                                  </w:p>
                                </w:txbxContent>
                              </wps:txbx>
                              <wps:bodyPr rot="0" vert="horz" wrap="square" lIns="12700" tIns="12700" rIns="12700" bIns="12700" anchor="t" anchorCtr="0" upright="1">
                                <a:noAutofit/>
                              </wps:bodyPr>
                            </wps:wsp>
                            <wps:wsp>
                              <wps:cNvPr id="931" name="Line 279"/>
                              <wps:cNvCnPr/>
                              <wps:spPr bwMode="auto">
                                <a:xfrm>
                                  <a:off x="12021" y="17481"/>
                                  <a:ext cx="4750" cy="1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2" name="Line 280"/>
                              <wps:cNvCnPr/>
                              <wps:spPr bwMode="auto">
                                <a:xfrm flipV="1">
                                  <a:off x="2547" y="9746"/>
                                  <a:ext cx="9" cy="766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3" name="Freeform 281"/>
                              <wps:cNvSpPr>
                                <a:spLocks/>
                              </wps:cNvSpPr>
                              <wps:spPr bwMode="auto">
                                <a:xfrm>
                                  <a:off x="337" y="6376"/>
                                  <a:ext cx="16497" cy="13552"/>
                                </a:xfrm>
                                <a:custGeom>
                                  <a:avLst/>
                                  <a:gdLst>
                                    <a:gd name="T0" fmla="*/ 0 w 20000"/>
                                    <a:gd name="T1" fmla="*/ 46 h 20000"/>
                                    <a:gd name="T2" fmla="*/ 19989 w 20000"/>
                                    <a:gd name="T3" fmla="*/ 0 h 20000"/>
                                    <a:gd name="T4" fmla="*/ 19989 w 20000"/>
                                    <a:gd name="T5" fmla="*/ 19985 h 20000"/>
                                  </a:gdLst>
                                  <a:ahLst/>
                                  <a:cxnLst>
                                    <a:cxn ang="0">
                                      <a:pos x="T0" y="T1"/>
                                    </a:cxn>
                                    <a:cxn ang="0">
                                      <a:pos x="T2" y="T3"/>
                                    </a:cxn>
                                    <a:cxn ang="0">
                                      <a:pos x="T4" y="T5"/>
                                    </a:cxn>
                                  </a:cxnLst>
                                  <a:rect l="0" t="0" r="r" b="b"/>
                                  <a:pathLst>
                                    <a:path w="20000" h="20000">
                                      <a:moveTo>
                                        <a:pt x="0" y="46"/>
                                      </a:moveTo>
                                      <a:lnTo>
                                        <a:pt x="19989" y="0"/>
                                      </a:lnTo>
                                      <a:lnTo>
                                        <a:pt x="19989" y="19985"/>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34" name="Freeform 282"/>
                              <wps:cNvSpPr>
                                <a:spLocks/>
                              </wps:cNvSpPr>
                              <wps:spPr bwMode="auto">
                                <a:xfrm>
                                  <a:off x="-3" y="6355"/>
                                  <a:ext cx="698" cy="3329"/>
                                </a:xfrm>
                                <a:custGeom>
                                  <a:avLst/>
                                  <a:gdLst>
                                    <a:gd name="T0" fmla="*/ 7436 w 20000"/>
                                    <a:gd name="T1" fmla="*/ 0 h 20000"/>
                                    <a:gd name="T2" fmla="*/ 1026 w 20000"/>
                                    <a:gd name="T3" fmla="*/ 2617 h 20000"/>
                                    <a:gd name="T4" fmla="*/ 3077 w 20000"/>
                                    <a:gd name="T5" fmla="*/ 1558 h 20000"/>
                                    <a:gd name="T6" fmla="*/ 0 w 20000"/>
                                    <a:gd name="T7" fmla="*/ 4237 h 20000"/>
                                    <a:gd name="T8" fmla="*/ 0 w 20000"/>
                                    <a:gd name="T9" fmla="*/ 7103 h 20000"/>
                                    <a:gd name="T10" fmla="*/ 3077 w 20000"/>
                                    <a:gd name="T11" fmla="*/ 9097 h 20000"/>
                                    <a:gd name="T12" fmla="*/ 7436 w 20000"/>
                                    <a:gd name="T13" fmla="*/ 9969 h 20000"/>
                                    <a:gd name="T14" fmla="*/ 9487 w 20000"/>
                                    <a:gd name="T15" fmla="*/ 11526 h 20000"/>
                                    <a:gd name="T16" fmla="*/ 11538 w 20000"/>
                                    <a:gd name="T17" fmla="*/ 12399 h 20000"/>
                                    <a:gd name="T18" fmla="*/ 14615 w 20000"/>
                                    <a:gd name="T19" fmla="*/ 13084 h 20000"/>
                                    <a:gd name="T20" fmla="*/ 17692 w 20000"/>
                                    <a:gd name="T21" fmla="*/ 14642 h 20000"/>
                                    <a:gd name="T22" fmla="*/ 19744 w 20000"/>
                                    <a:gd name="T23" fmla="*/ 15888 h 20000"/>
                                    <a:gd name="T24" fmla="*/ 18974 w 20000"/>
                                    <a:gd name="T25" fmla="*/ 17695 h 20000"/>
                                    <a:gd name="T26" fmla="*/ 17692 w 20000"/>
                                    <a:gd name="T27" fmla="*/ 18567 h 20000"/>
                                    <a:gd name="T28" fmla="*/ 11538 w 20000"/>
                                    <a:gd name="T29" fmla="*/ 1993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36" y="0"/>
                                      </a:moveTo>
                                      <a:lnTo>
                                        <a:pt x="1026" y="2617"/>
                                      </a:lnTo>
                                      <a:lnTo>
                                        <a:pt x="3077" y="1558"/>
                                      </a:lnTo>
                                      <a:lnTo>
                                        <a:pt x="0" y="4237"/>
                                      </a:lnTo>
                                      <a:lnTo>
                                        <a:pt x="0" y="7103"/>
                                      </a:lnTo>
                                      <a:lnTo>
                                        <a:pt x="3077" y="9097"/>
                                      </a:lnTo>
                                      <a:lnTo>
                                        <a:pt x="7436" y="9969"/>
                                      </a:lnTo>
                                      <a:lnTo>
                                        <a:pt x="9487" y="11526"/>
                                      </a:lnTo>
                                      <a:lnTo>
                                        <a:pt x="11538" y="12399"/>
                                      </a:lnTo>
                                      <a:lnTo>
                                        <a:pt x="14615" y="13084"/>
                                      </a:lnTo>
                                      <a:lnTo>
                                        <a:pt x="17692" y="14642"/>
                                      </a:lnTo>
                                      <a:lnTo>
                                        <a:pt x="19744" y="15888"/>
                                      </a:lnTo>
                                      <a:lnTo>
                                        <a:pt x="18974" y="17695"/>
                                      </a:lnTo>
                                      <a:lnTo>
                                        <a:pt x="17692" y="18567"/>
                                      </a:lnTo>
                                      <a:lnTo>
                                        <a:pt x="11538" y="19938"/>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35" name="Freeform 283"/>
                              <wps:cNvSpPr>
                                <a:spLocks/>
                              </wps:cNvSpPr>
                              <wps:spPr bwMode="auto">
                                <a:xfrm>
                                  <a:off x="12030" y="19399"/>
                                  <a:ext cx="5001" cy="602"/>
                                </a:xfrm>
                                <a:custGeom>
                                  <a:avLst/>
                                  <a:gdLst>
                                    <a:gd name="T0" fmla="*/ 19964 w 20000"/>
                                    <a:gd name="T1" fmla="*/ 7586 h 20000"/>
                                    <a:gd name="T2" fmla="*/ 17281 w 20000"/>
                                    <a:gd name="T3" fmla="*/ 1379 h 20000"/>
                                    <a:gd name="T4" fmla="*/ 18462 w 20000"/>
                                    <a:gd name="T5" fmla="*/ 3103 h 20000"/>
                                    <a:gd name="T6" fmla="*/ 15742 w 20000"/>
                                    <a:gd name="T7" fmla="*/ 0 h 20000"/>
                                    <a:gd name="T8" fmla="*/ 12844 w 20000"/>
                                    <a:gd name="T9" fmla="*/ 0 h 20000"/>
                                    <a:gd name="T10" fmla="*/ 10841 w 20000"/>
                                    <a:gd name="T11" fmla="*/ 3103 h 20000"/>
                                    <a:gd name="T12" fmla="*/ 9946 w 20000"/>
                                    <a:gd name="T13" fmla="*/ 7586 h 20000"/>
                                    <a:gd name="T14" fmla="*/ 8444 w 20000"/>
                                    <a:gd name="T15" fmla="*/ 9310 h 20000"/>
                                    <a:gd name="T16" fmla="*/ 7513 w 20000"/>
                                    <a:gd name="T17" fmla="*/ 11379 h 20000"/>
                                    <a:gd name="T18" fmla="*/ 6869 w 20000"/>
                                    <a:gd name="T19" fmla="*/ 14483 h 20000"/>
                                    <a:gd name="T20" fmla="*/ 5331 w 20000"/>
                                    <a:gd name="T21" fmla="*/ 17931 h 20000"/>
                                    <a:gd name="T22" fmla="*/ 4079 w 20000"/>
                                    <a:gd name="T23" fmla="*/ 19655 h 20000"/>
                                    <a:gd name="T24" fmla="*/ 2218 w 20000"/>
                                    <a:gd name="T25" fmla="*/ 18621 h 20000"/>
                                    <a:gd name="T26" fmla="*/ 1395 w 20000"/>
                                    <a:gd name="T27" fmla="*/ 17931 h 20000"/>
                                    <a:gd name="T28" fmla="*/ 0 w 20000"/>
                                    <a:gd name="T29" fmla="*/ 1137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64" y="7586"/>
                                      </a:moveTo>
                                      <a:lnTo>
                                        <a:pt x="17281" y="1379"/>
                                      </a:lnTo>
                                      <a:lnTo>
                                        <a:pt x="18462" y="3103"/>
                                      </a:lnTo>
                                      <a:lnTo>
                                        <a:pt x="15742" y="0"/>
                                      </a:lnTo>
                                      <a:lnTo>
                                        <a:pt x="12844" y="0"/>
                                      </a:lnTo>
                                      <a:lnTo>
                                        <a:pt x="10841" y="3103"/>
                                      </a:lnTo>
                                      <a:lnTo>
                                        <a:pt x="9946" y="7586"/>
                                      </a:lnTo>
                                      <a:lnTo>
                                        <a:pt x="8444" y="9310"/>
                                      </a:lnTo>
                                      <a:lnTo>
                                        <a:pt x="7513" y="11379"/>
                                      </a:lnTo>
                                      <a:lnTo>
                                        <a:pt x="6869" y="14483"/>
                                      </a:lnTo>
                                      <a:lnTo>
                                        <a:pt x="5331" y="17931"/>
                                      </a:lnTo>
                                      <a:lnTo>
                                        <a:pt x="4079" y="19655"/>
                                      </a:lnTo>
                                      <a:lnTo>
                                        <a:pt x="2218" y="18621"/>
                                      </a:lnTo>
                                      <a:lnTo>
                                        <a:pt x="1395" y="17931"/>
                                      </a:lnTo>
                                      <a:lnTo>
                                        <a:pt x="0" y="1137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36" name="Rectangle 284"/>
                              <wps:cNvSpPr>
                                <a:spLocks noChangeArrowheads="1"/>
                              </wps:cNvSpPr>
                              <wps:spPr bwMode="auto">
                                <a:xfrm>
                                  <a:off x="1706" y="11643"/>
                                  <a:ext cx="1476" cy="295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roofErr w:type="gramStart"/>
                                    <w:r w:rsidRPr="00B11BA6">
                                      <w:rPr>
                                        <w:rFonts w:cs="Arial"/>
                                        <w:sz w:val="18"/>
                                      </w:rPr>
                                      <w:t>d</w:t>
                                    </w:r>
                                    <w:proofErr w:type="gramEnd"/>
                                  </w:p>
                                </w:txbxContent>
                              </wps:txbx>
                              <wps:bodyPr rot="0" vert="horz" wrap="square" lIns="12700" tIns="12700" rIns="12700" bIns="12700" anchor="t" anchorCtr="0" upright="1">
                                <a:noAutofit/>
                              </wps:bodyPr>
                            </wps:wsp>
                            <wps:wsp>
                              <wps:cNvPr id="937" name="Line 285"/>
                              <wps:cNvCnPr/>
                              <wps:spPr bwMode="auto">
                                <a:xfrm>
                                  <a:off x="2556" y="2902"/>
                                  <a:ext cx="9" cy="346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8" name="Rectangle 286"/>
                              <wps:cNvSpPr>
                                <a:spLocks noChangeArrowheads="1"/>
                              </wps:cNvSpPr>
                              <wps:spPr bwMode="auto">
                                <a:xfrm>
                                  <a:off x="1500" y="6656"/>
                                  <a:ext cx="2049" cy="25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6"/>
                                      </w:rPr>
                                      <w:t>T</w:t>
                                    </w:r>
                                    <w:r w:rsidRPr="00B11BA6">
                                      <w:rPr>
                                        <w:rFonts w:cs="Arial"/>
                                        <w:sz w:val="16"/>
                                        <w:vertAlign w:val="subscript"/>
                                      </w:rPr>
                                      <w:t>S</w:t>
                                    </w:r>
                                  </w:p>
                                </w:txbxContent>
                              </wps:txbx>
                              <wps:bodyPr rot="0" vert="horz" wrap="square" lIns="12700" tIns="12700" rIns="12700" bIns="12700" anchor="t" anchorCtr="0" upright="1">
                                <a:noAutofit/>
                              </wps:bodyPr>
                            </wps:wsp>
                            <wps:wsp>
                              <wps:cNvPr id="939" name="Line 287"/>
                              <wps:cNvCnPr/>
                              <wps:spPr bwMode="auto">
                                <a:xfrm>
                                  <a:off x="507" y="9663"/>
                                  <a:ext cx="14413" cy="8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0" name="Line 288"/>
                              <wps:cNvCnPr/>
                              <wps:spPr bwMode="auto">
                                <a:xfrm flipH="1">
                                  <a:off x="11896" y="9777"/>
                                  <a:ext cx="18" cy="991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1" name="Line 289"/>
                              <wps:cNvCnPr/>
                              <wps:spPr bwMode="auto">
                                <a:xfrm>
                                  <a:off x="12236" y="12732"/>
                                  <a:ext cx="1064"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2" name="Rectangle 290"/>
                              <wps:cNvSpPr>
                                <a:spLocks noChangeArrowheads="1"/>
                              </wps:cNvSpPr>
                              <wps:spPr bwMode="auto">
                                <a:xfrm>
                                  <a:off x="16646" y="10057"/>
                                  <a:ext cx="3355" cy="28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proofErr w:type="gramStart"/>
                                    <w:r w:rsidRPr="00B11BA6">
                                      <w:rPr>
                                        <w:rFonts w:cs="Arial"/>
                                        <w:sz w:val="18"/>
                                      </w:rPr>
                                      <w:t>t</w:t>
                                    </w:r>
                                    <w:r w:rsidRPr="00B11BA6">
                                      <w:rPr>
                                        <w:rFonts w:cs="Arial"/>
                                        <w:sz w:val="18"/>
                                        <w:vertAlign w:val="subscript"/>
                                      </w:rPr>
                                      <w:t>a</w:t>
                                    </w:r>
                                    <w:proofErr w:type="gramEnd"/>
                                  </w:p>
                                </w:txbxContent>
                              </wps:txbx>
                              <wps:bodyPr rot="0" vert="horz" wrap="square" lIns="12700" tIns="12700" rIns="12700" bIns="12700" anchor="t" anchorCtr="0" upright="1">
                                <a:noAutofit/>
                              </wps:bodyPr>
                            </wps:wsp>
                            <wps:wsp>
                              <wps:cNvPr id="943" name="Rectangle 291"/>
                              <wps:cNvSpPr>
                                <a:spLocks noChangeArrowheads="1"/>
                              </wps:cNvSpPr>
                              <wps:spPr bwMode="auto">
                                <a:xfrm>
                                  <a:off x="14544" y="-1"/>
                                  <a:ext cx="1476" cy="2872"/>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roofErr w:type="gramStart"/>
                                    <w:r w:rsidRPr="00B11BA6">
                                      <w:rPr>
                                        <w:rFonts w:cs="Arial"/>
                                        <w:sz w:val="18"/>
                                      </w:rPr>
                                      <w:t>t</w:t>
                                    </w:r>
                                    <w:r w:rsidRPr="00B11BA6">
                                      <w:rPr>
                                        <w:rFonts w:cs="Arial"/>
                                        <w:sz w:val="18"/>
                                        <w:vertAlign w:val="subscript"/>
                                      </w:rPr>
                                      <w:t>e</w:t>
                                    </w:r>
                                    <w:proofErr w:type="gramEnd"/>
                                  </w:p>
                                </w:txbxContent>
                              </wps:txbx>
                              <wps:bodyPr rot="0" vert="horz" wrap="square" lIns="12700" tIns="12700" rIns="12700" bIns="12700" anchor="t" anchorCtr="0" upright="1">
                                <a:noAutofit/>
                              </wps:bodyPr>
                            </wps:wsp>
                            <wps:wsp>
                              <wps:cNvPr id="944" name="Line 292"/>
                              <wps:cNvCnPr/>
                              <wps:spPr bwMode="auto">
                                <a:xfrm>
                                  <a:off x="16825" y="1264"/>
                                  <a:ext cx="9" cy="592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5" name="Line 293"/>
                              <wps:cNvCnPr/>
                              <wps:spPr bwMode="auto">
                                <a:xfrm>
                                  <a:off x="13255" y="2653"/>
                                  <a:ext cx="3606"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6" name="Line 294"/>
                              <wps:cNvCnPr/>
                              <wps:spPr bwMode="auto">
                                <a:xfrm>
                                  <a:off x="14875" y="9746"/>
                                  <a:ext cx="9" cy="414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7" name="Line 295"/>
                              <wps:cNvCnPr/>
                              <wps:spPr bwMode="auto">
                                <a:xfrm>
                                  <a:off x="14875" y="12732"/>
                                  <a:ext cx="4965" cy="1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8" name="Freeform 296"/>
                              <wps:cNvSpPr>
                                <a:spLocks/>
                              </wps:cNvSpPr>
                              <wps:spPr bwMode="auto">
                                <a:xfrm>
                                  <a:off x="12477" y="5339"/>
                                  <a:ext cx="3221" cy="4365"/>
                                </a:xfrm>
                                <a:custGeom>
                                  <a:avLst/>
                                  <a:gdLst>
                                    <a:gd name="T0" fmla="*/ 0 w 20000"/>
                                    <a:gd name="T1" fmla="*/ 5226 h 20000"/>
                                    <a:gd name="T2" fmla="*/ 1056 w 20000"/>
                                    <a:gd name="T3" fmla="*/ 3800 h 20000"/>
                                    <a:gd name="T4" fmla="*/ 2278 w 20000"/>
                                    <a:gd name="T5" fmla="*/ 2565 h 20000"/>
                                    <a:gd name="T6" fmla="*/ 3556 w 20000"/>
                                    <a:gd name="T7" fmla="*/ 1615 h 20000"/>
                                    <a:gd name="T8" fmla="*/ 5556 w 20000"/>
                                    <a:gd name="T9" fmla="*/ 713 h 20000"/>
                                    <a:gd name="T10" fmla="*/ 7056 w 20000"/>
                                    <a:gd name="T11" fmla="*/ 333 h 20000"/>
                                    <a:gd name="T12" fmla="*/ 9389 w 20000"/>
                                    <a:gd name="T13" fmla="*/ 0 h 20000"/>
                                    <a:gd name="T14" fmla="*/ 11889 w 20000"/>
                                    <a:gd name="T15" fmla="*/ 143 h 20000"/>
                                    <a:gd name="T16" fmla="*/ 13667 w 20000"/>
                                    <a:gd name="T17" fmla="*/ 428 h 20000"/>
                                    <a:gd name="T18" fmla="*/ 15056 w 20000"/>
                                    <a:gd name="T19" fmla="*/ 950 h 20000"/>
                                    <a:gd name="T20" fmla="*/ 16444 w 20000"/>
                                    <a:gd name="T21" fmla="*/ 1615 h 20000"/>
                                    <a:gd name="T22" fmla="*/ 17778 w 20000"/>
                                    <a:gd name="T23" fmla="*/ 2565 h 20000"/>
                                    <a:gd name="T24" fmla="*/ 19056 w 20000"/>
                                    <a:gd name="T25" fmla="*/ 3895 h 20000"/>
                                    <a:gd name="T26" fmla="*/ 19944 w 20000"/>
                                    <a:gd name="T27" fmla="*/ 5321 h 20000"/>
                                    <a:gd name="T28" fmla="*/ 15111 w 20000"/>
                                    <a:gd name="T29" fmla="*/ 19952 h 20000"/>
                                    <a:gd name="T30" fmla="*/ 4500 w 20000"/>
                                    <a:gd name="T31" fmla="*/ 19952 h 20000"/>
                                    <a:gd name="T32" fmla="*/ 0 w 20000"/>
                                    <a:gd name="T33" fmla="*/ 522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000" h="20000">
                                      <a:moveTo>
                                        <a:pt x="0" y="5226"/>
                                      </a:moveTo>
                                      <a:lnTo>
                                        <a:pt x="1056" y="3800"/>
                                      </a:lnTo>
                                      <a:lnTo>
                                        <a:pt x="2278" y="2565"/>
                                      </a:lnTo>
                                      <a:lnTo>
                                        <a:pt x="3556" y="1615"/>
                                      </a:lnTo>
                                      <a:lnTo>
                                        <a:pt x="5556" y="713"/>
                                      </a:lnTo>
                                      <a:lnTo>
                                        <a:pt x="7056" y="333"/>
                                      </a:lnTo>
                                      <a:lnTo>
                                        <a:pt x="9389" y="0"/>
                                      </a:lnTo>
                                      <a:lnTo>
                                        <a:pt x="11889" y="143"/>
                                      </a:lnTo>
                                      <a:lnTo>
                                        <a:pt x="13667" y="428"/>
                                      </a:lnTo>
                                      <a:lnTo>
                                        <a:pt x="15056" y="950"/>
                                      </a:lnTo>
                                      <a:lnTo>
                                        <a:pt x="16444" y="1615"/>
                                      </a:lnTo>
                                      <a:lnTo>
                                        <a:pt x="17778" y="2565"/>
                                      </a:lnTo>
                                      <a:lnTo>
                                        <a:pt x="19056" y="3895"/>
                                      </a:lnTo>
                                      <a:lnTo>
                                        <a:pt x="19944" y="5321"/>
                                      </a:lnTo>
                                      <a:lnTo>
                                        <a:pt x="15111" y="19952"/>
                                      </a:lnTo>
                                      <a:lnTo>
                                        <a:pt x="4500" y="19952"/>
                                      </a:lnTo>
                                      <a:lnTo>
                                        <a:pt x="0" y="5226"/>
                                      </a:lnTo>
                                      <a:close/>
                                    </a:path>
                                  </a:pathLst>
                                </a:custGeom>
                                <a:solidFill>
                                  <a:srgbClr val="D9D9D9"/>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49" name="Line 297"/>
                              <wps:cNvCnPr/>
                              <wps:spPr bwMode="auto">
                                <a:xfrm>
                                  <a:off x="13282" y="1150"/>
                                  <a:ext cx="9" cy="1282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277" o:spid="_x0000_s1298" style="position:absolute;left:0;text-align:left;margin-left:76.7pt;margin-top:1.65pt;width:111.8pt;height:96.45pt;z-index:-251666432" coordorigin="-3,-1" coordsize="20004,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">
                      <v:rect id="Rectangle 278" o:spid="_x0000_s1299" style="position:absolute;left:13640;top:14920;width:3194;height:3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baksIA&#10;AADcAAAADwAAAGRycy9kb3ducmV2LnhtbERPTWvCQBC9F/oflin0Vje1IhrdiFhavJQS9eJtyE6z&#10;IZnZkF01/ffuodDj432vNyN36kpDaLwYeJ1koEgqbxupDZyOHy8LUCGiWOy8kIFfCrApHh/WmFt/&#10;k5Kuh1irFCIhRwMuxj7XOlSOGMPE9ySJ+/EDY0xwqLUd8JbCudPTLJtrxkZSg8Oedo6q9nBhA/uR&#10;t9Z9fs++zt0pvIeS55eWjXl+GrcrUJHG+C/+c++tgeVbmp/OpCOg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ltqSwgAAANwAAAAPAAAAAAAAAAAAAAAAAJgCAABkcnMvZG93&#10;bnJldi54bWxQSwUGAAAAAAQABAD1AAAAhwMAAAAA&#10;" filled="f" stroked="f" strokeweight=".5pt">
                        <v:textbox inset="1pt,1pt,1pt,1pt">
                          <w:txbxContent>
                            <w:p w:rsidR="004E000A" w:rsidRPr="00B11BA6" w:rsidRDefault="004E000A" w:rsidP="00750935">
                              <w:pPr>
                                <w:rPr>
                                  <w:rFonts w:cs="Arial"/>
                                </w:rPr>
                              </w:pPr>
                              <w:r w:rsidRPr="00B11BA6">
                                <w:rPr>
                                  <w:rFonts w:cs="Arial"/>
                                  <w:sz w:val="16"/>
                                </w:rPr>
                                <w:t>T</w:t>
                              </w:r>
                              <w:r w:rsidRPr="00B11BA6">
                                <w:rPr>
                                  <w:rFonts w:cs="Arial"/>
                                  <w:sz w:val="16"/>
                                  <w:vertAlign w:val="subscript"/>
                                </w:rPr>
                                <w:t>E</w:t>
                              </w:r>
                            </w:p>
                          </w:txbxContent>
                        </v:textbox>
                      </v:rect>
                      <v:line id="Line 279" o:spid="_x0000_s1300" style="position:absolute;visibility:visible;mso-wrap-style:square" from="12021,17481" to="16771,17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u+lMQAAADcAAAADwAAAGRycy9kb3ducmV2LnhtbESPQWvCQBSE74L/YXlCb7pJBdHoKmpr&#10;KXgyCl4f2WcSk30bsmtM/323UPA4zMw3zGrTm1p01LrSsoJ4EoEgzqwuOVdwOR/GcxDOI2usLZOC&#10;H3KwWQ8HK0y0ffKJutTnIkDYJaig8L5JpHRZQQbdxDbEwbvZ1qAPss2lbvEZ4KaW71E0kwZLDgsF&#10;NrQvKKvSh1Fwz2eV774W2SPdfaYfxyqeHq6xUm+jfrsE4an3r/B/+1srWExj+DsTjoBc/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S76UxAAAANwAAAAPAAAAAAAAAAAA&#10;AAAAAKECAABkcnMvZG93bnJldi54bWxQSwUGAAAAAAQABAD5AAAAkgMAAAAA&#10;" strokeweight=".5pt">
                        <v:stroke startarrow="open" startarrowwidth="narrow" startarrowlength="short" endarrow="open" endarrowwidth="narrow" endarrowlength="short"/>
                      </v:line>
                      <v:line id="Line 280" o:spid="_x0000_s1301" style="position:absolute;flip:y;visibility:visible;mso-wrap-style:square" from="2547,9746" to="2556,17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MTcsUAAADcAAAADwAAAGRycy9kb3ducmV2LnhtbESPQYvCMBSE78L+h/AWvIimuiBrNcoi&#10;WhS82NWDt0fzbMs2L6WJtf77jSB4HGbmG2ax6kwlWmpcaVnBeBSBIM6sLjlXcPrdDr9BOI+ssbJM&#10;Ch7kYLX86C0w1vbOR2pTn4sAYRejgsL7OpbSZQUZdCNbEwfvahuDPsgml7rBe4CbSk6iaCoNlhwW&#10;CqxpXVD2l96MgnazO7b7im5JUh8uY73dJ+fBRan+Z/czB+Gp8+/wq73TCmZfE3ieC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MTcsUAAADcAAAADwAAAAAAAAAA&#10;AAAAAAChAgAAZHJzL2Rvd25yZXYueG1sUEsFBgAAAAAEAAQA+QAAAJMDAAAAAA==&#10;" strokeweight=".5pt">
                        <v:stroke startarrowwidth="narrow" startarrowlength="short" endarrow="open" endarrowwidth="narrow" endarrowlength="short"/>
                      </v:line>
                      <v:shape id="Freeform 281" o:spid="_x0000_s1302" style="position:absolute;left:337;top:6376;width:16497;height:1355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2W5MYA&#10;AADcAAAADwAAAGRycy9kb3ducmV2LnhtbESPQWvCQBSE7wX/w/KE3upGLVpT1xCEQk6FRoV6e2Sf&#10;SWr2bcyuSfrvu4VCj8PMfMNsk9E0oqfO1ZYVzGcRCOLC6ppLBcfD29MLCOeRNTaWScE3OUh2k4ct&#10;xtoO/EF97ksRIOxiVFB538ZSuqIig25mW+LgXWxn0AfZlVJ3OAS4aeQiilbSYM1hocKW9hUV1/xu&#10;FETvq/rkMkzvm+P1q8hv2fr8+azU43RMX0F4Gv1/+K+daQWb5RJ+z4Qj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2W5MYAAADcAAAADwAAAAAAAAAAAAAAAACYAgAAZHJz&#10;L2Rvd25yZXYueG1sUEsFBgAAAAAEAAQA9QAAAIsDAAAAAA==&#10;" path="m,46l19989,r,19985e" filled="f">
                        <v:stroke startarrowwidth="narrow" startarrowlength="short" endarrowwidth="narrow" endarrowlength="short"/>
                        <v:path arrowok="t" o:connecttype="custom" o:connectlocs="0,31;16488,0;16488,13542" o:connectangles="0,0,0"/>
                      </v:shape>
                      <v:shape id="Freeform 282" o:spid="_x0000_s1303" style="position:absolute;left:-3;top:6355;width:698;height:332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rF8cYA&#10;AADcAAAADwAAAGRycy9kb3ducmV2LnhtbESPT2vCQBTE74V+h+UVvNVNayka3QRRgvXQg7bR6yP7&#10;8qfNvg3ZVeO3dwsFj8PM/IZZpINpxZl611hW8DKOQBAXVjdcKfj+yp6nIJxH1thaJgVXcpAmjw8L&#10;jLW98I7Oe1+JAGEXo4La+y6W0hU1GXRj2xEHr7S9QR9kX0nd4yXATStfo+hdGmw4LNTY0aqm4nd/&#10;MgrybHNafq62B5vl22445uu2LH+UGj0NyzkIT4O/h//bH1rBbPIGf2fCEZD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rF8cYAAADcAAAADwAAAAAAAAAAAAAAAACYAgAAZHJz&#10;L2Rvd25yZXYueG1sUEsFBgAAAAAEAAQA9QAAAIsDAAAAAA==&#10;" path="m7436,l1026,2617,3077,1558,,4237,,7103,3077,9097r4359,872l9487,11526r2051,873l14615,13084r3077,1558l19744,15888r-770,1807l17692,18567r-6154,1371e" filled="f" strokeweight=".5pt">
                        <v:stroke startarrowwidth="narrow" startarrowlength="short" endarrowwidth="narrow" endarrowlength="short"/>
                        <v:path arrowok="t" o:connecttype="custom" o:connectlocs="260,0;36,436;107,259;0,705;0,1182;107,1514;260,1659;331,1919;403,2064;510,2178;617,2437;689,2645;662,2945;617,3090;403,3319" o:connectangles="0,0,0,0,0,0,0,0,0,0,0,0,0,0,0"/>
                      </v:shape>
                      <v:shape id="Freeform 283" o:spid="_x0000_s1304" style="position:absolute;left:12030;top:19399;width:5001;height:60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ZgasYA&#10;AADcAAAADwAAAGRycy9kb3ducmV2LnhtbESPT2vCQBTE74V+h+UVvNVNKy0a3QRRgvXQg7bR6yP7&#10;8qfNvg3ZVeO3dwsFj8PM/IZZpINpxZl611hW8DKOQBAXVjdcKfj+yp6nIJxH1thaJgVXcpAmjw8L&#10;jLW98I7Oe1+JAGEXo4La+y6W0hU1GXRj2xEHr7S9QR9kX0nd4yXATStfo+hdGmw4LNTY0aqm4nd/&#10;MgrybHNafq62B5vl22445uu2LH+UGj0NyzkIT4O/h//bH1rBbPIGf2fCEZD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ZgasYAAADcAAAADwAAAAAAAAAAAAAAAACYAgAAZHJz&#10;L2Rvd25yZXYueG1sUEsFBgAAAAAEAAQA9QAAAIsDAAAAAA==&#10;" path="m19964,7586l17281,1379r1181,1724l15742,,12844,,10841,3103,9946,7586,8444,9310r-931,2069l6869,14483,5331,17931,4079,19655,2218,18621r-823,-690l,11379e" filled="f" strokeweight=".5pt">
                        <v:stroke startarrowwidth="narrow" startarrowlength="short" endarrowwidth="narrow" endarrowlength="short"/>
                        <v:path arrowok="t" o:connecttype="custom" o:connectlocs="4992,228;4321,42;4616,93;3936,0;3212,0;2711,93;2487,228;2111,280;1879,343;1718,436;1333,540;1020,592;555,560;349,540;0,343" o:connectangles="0,0,0,0,0,0,0,0,0,0,0,0,0,0,0"/>
                      </v:shape>
                      <v:rect id="Rectangle 284" o:spid="_x0000_s1305" style="position:absolute;left:1706;top:11643;width:1476;height:2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7ch8cA&#10;AADcAAAADwAAAGRycy9kb3ducmV2LnhtbESP3WrCQBSE7wu+w3KE3hTdpFJpo2vwB6HFQmgseHvI&#10;HpNg9mzIrpr69G6h0MthZr5h5mlvGnGhztWWFcTjCARxYXXNpYLv/Xb0CsJ5ZI2NZVLwQw7SxeBh&#10;jom2V/6iS+5LESDsElRQed8mUrqiIoNubFvi4B1tZ9AH2ZVSd3gNcNPI5yiaSoM1h4UKW1pXVJzy&#10;s1HgcrN9+oizQ0bm5Yyr3e2YfW6Uehz2yxkIT73/D/+137WCt8kUfs+EI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u3IfHAAAA3AAAAA8AAAAAAAAAAAAAAAAAmAIAAGRy&#10;cy9kb3ducmV2LnhtbFBLBQYAAAAABAAEAPUAAACMAwAAAAA=&#10;" stroked="f" strokeweight=".5pt">
                        <v:textbox inset="1pt,1pt,1pt,1pt">
                          <w:txbxContent>
                            <w:p w:rsidR="004E000A" w:rsidRPr="00B11BA6" w:rsidRDefault="004E000A" w:rsidP="00750935">
                              <w:pPr>
                                <w:rPr>
                                  <w:rFonts w:cs="Arial"/>
                                </w:rPr>
                              </w:pPr>
                              <w:proofErr w:type="gramStart"/>
                              <w:r w:rsidRPr="00B11BA6">
                                <w:rPr>
                                  <w:rFonts w:cs="Arial"/>
                                  <w:sz w:val="18"/>
                                </w:rPr>
                                <w:t>d</w:t>
                              </w:r>
                              <w:proofErr w:type="gramEnd"/>
                            </w:p>
                          </w:txbxContent>
                        </v:textbox>
                      </v:rect>
                      <v:line id="Line 285" o:spid="_x0000_s1306" style="position:absolute;visibility:visible;mso-wrap-style:square" from="2556,2902" to="2565,6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u7Z8cAAADcAAAADwAAAGRycy9kb3ducmV2LnhtbESPT2vCQBTE74V+h+UVvJS68Q+pRlcR&#10;a6F4KY166O01+0yC2bdhd6vx23cLgsdhZn7DzJedacSZnK8tKxj0ExDEhdU1lwr2u/eXCQgfkDU2&#10;lknBlTwsF48Pc8y0vfAXnfNQighhn6GCKoQ2k9IXFRn0fdsSR+9oncEQpSuldniJcNPIYZKk0mDN&#10;caHCltYVFaf81yjYfHK695Ppz/dV0iF9q9Pxs9sq1XvqVjMQgbpwD9/aH1rBdPQ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W7tnxwAAANwAAAAPAAAAAAAA&#10;AAAAAAAAAKECAABkcnMvZG93bnJldi54bWxQSwUGAAAAAAQABAD5AAAAlQMAAAAA&#10;" strokeweight=".5pt">
                        <v:stroke startarrowwidth="narrow" startarrowlength="short" endarrow="open" endarrowwidth="narrow" endarrowlength="short"/>
                      </v:line>
                      <v:rect id="Rectangle 286" o:spid="_x0000_s1307" style="position:absolute;left:1500;top:6656;width:2049;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DWlMIA&#10;AADcAAAADwAAAGRycy9kb3ducmV2LnhtbERPTWvCQBC9F/oflin0Vje1IhrdiFhavJQS9eJtyE6z&#10;IZnZkF01/ffuodDj432vNyN36kpDaLwYeJ1koEgqbxupDZyOHy8LUCGiWOy8kIFfCrApHh/WmFt/&#10;k5Kuh1irFCIhRwMuxj7XOlSOGMPE9ySJ+/EDY0xwqLUd8JbCudPTLJtrxkZSg8Oedo6q9nBhA/uR&#10;t9Z9fs++zt0pvIeS55eWjXl+GrcrUJHG+C/+c++tgeVbWpvOpCOg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4NaUwgAAANwAAAAPAAAAAAAAAAAAAAAAAJgCAABkcnMvZG93&#10;bnJldi54bWxQSwUGAAAAAAQABAD1AAAAhwMAAAAA&#10;" filled="f" stroked="f" strokeweight=".5pt">
                        <v:textbox inset="1pt,1pt,1pt,1pt">
                          <w:txbxContent>
                            <w:p w:rsidR="004E000A" w:rsidRPr="00B11BA6" w:rsidRDefault="004E000A" w:rsidP="00750935">
                              <w:pPr>
                                <w:rPr>
                                  <w:rFonts w:cs="Arial"/>
                                </w:rPr>
                              </w:pPr>
                              <w:r w:rsidRPr="00B11BA6">
                                <w:rPr>
                                  <w:rFonts w:cs="Arial"/>
                                  <w:sz w:val="16"/>
                                </w:rPr>
                                <w:t>T</w:t>
                              </w:r>
                              <w:r w:rsidRPr="00B11BA6">
                                <w:rPr>
                                  <w:rFonts w:cs="Arial"/>
                                  <w:sz w:val="16"/>
                                  <w:vertAlign w:val="subscript"/>
                                </w:rPr>
                                <w:t>S</w:t>
                              </w:r>
                            </w:p>
                          </w:txbxContent>
                        </v:textbox>
                      </v:rect>
                      <v:line id="Line 287" o:spid="_x0000_s1308" style="position:absolute;visibility:visible;mso-wrap-style:square" from="507,9663" to="14920,9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NoacMAAADcAAAADwAAAGRycy9kb3ducmV2LnhtbESPQYvCMBSE74L/ITzBm6bugthqFBGE&#10;PezFKqi3R/Nsq81L20Tt/vuNIHgcZuYbZrHqTCUe1LrSsoLJOAJBnFldcq7gsN+OZiCcR9ZYWSYF&#10;f+Rgtez3Fpho++QdPVKfiwBhl6CCwvs6kdJlBRl0Y1sTB+9iW4M+yDaXusVngJtKfkXRVBosOSwU&#10;WNOmoOyW3k2gHKbxNj425f06adLTuW5O+19Uajjo1nMQnjr/Cb/bP1pB/B3D6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TaGnDAAAA3AAAAA8AAAAAAAAAAAAA&#10;AAAAoQIAAGRycy9kb3ducmV2LnhtbFBLBQYAAAAABAAEAPkAAACRAwAAAAA=&#10;">
                        <v:stroke startarrowwidth="narrow" startarrowlength="short" endarrowwidth="narrow" endarrowlength="short"/>
                      </v:line>
                      <v:line id="Line 288" o:spid="_x0000_s1309" style="position:absolute;flip:x;visibility:visible;mso-wrap-style:square" from="11896,9777" to="11914,19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7hP8IAAADcAAAADwAAAGRycy9kb3ducmV2LnhtbERPXWvCMBR9F/YfwhX2pqluyKyNMgRh&#10;Yww3Lez10lybYnNTk8x2/355EHw8nO9iM9hWXMmHxrGC2TQDQVw53XCtoDzuJi8gQkTW2DomBX8U&#10;YLN+GBWYa9fzN10PsRYphEOOCkyMXS5lqAxZDFPXESfu5LzFmKCvpfbYp3DbynmWLaTFhlODwY62&#10;hqrz4dcqmO+zp3pZffqvU/goL9veHH/eB6Uex8PrCkSkId7FN/ebVrB8TvPTmXQE5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M7hP8IAAADcAAAADwAAAAAAAAAAAAAA&#10;AAChAgAAZHJzL2Rvd25yZXYueG1sUEsFBgAAAAAEAAQA+QAAAJADAAAAAA==&#10;">
                        <v:stroke startarrowwidth="narrow" startarrowlength="short" endarrowwidth="narrow" endarrowlength="short"/>
                      </v:line>
                      <v:line id="Line 289" o:spid="_x0000_s1310" style="position:absolute;visibility:visible;mso-wrap-style:square" from="12236,12732" to="13300,12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j19cUAAADcAAAADwAAAGRycy9kb3ducmV2LnhtbESPT2sCMRTE7wW/Q3hCL0WzFll0NYrY&#10;FooX8d/B23Pz3F3cvCxJquu3bwTB4zAzv2Gm89bU4krOV5YVDPoJCOLc6ooLBfvdT28EwgdkjbVl&#10;UnAnD/NZ522KmbY33tB1GwoRIewzVFCG0GRS+rwkg75vG+Lona0zGKJ0hdQObxFuavmZJKk0WHFc&#10;KLGhZUn5ZftnFHyvOd370fh0vEs6pF9VOvxwK6Xeu+1iAiJQG17hZ/tXKxgPB/A4E4+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j19cUAAADcAAAADwAAAAAAAAAA&#10;AAAAAAChAgAAZHJzL2Rvd25yZXYueG1sUEsFBgAAAAAEAAQA+QAAAJMDAAAAAA==&#10;" strokeweight=".5pt">
                        <v:stroke startarrowwidth="narrow" startarrowlength="short" endarrow="open" endarrowwidth="narrow" endarrowlength="short"/>
                      </v:line>
                      <v:rect id="Rectangle 290" o:spid="_x0000_s1311" style="position:absolute;left:16646;top:10057;width:3355;height:2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SA8QA&#10;AADcAAAADwAAAGRycy9kb3ducmV2LnhtbESPQWvCQBSE7wX/w/IKvdVNRaSmrkEsLV6kGL14e2Rf&#10;syF5b0N21fTfd4VCj8PMfMOsipE7daUhNF4MvEwzUCSVt43UBk7Hj+dXUCGiWOy8kIEfClCsJw8r&#10;zK2/yYGuZaxVgkjI0YCLsc+1DpUjxjD1PUnyvv3AGJMcam0HvCU4d3qWZQvN2EhacNjT1lHVlhc2&#10;sBt5Y93n13x/7k7hPRx4cWnZmKfHcfMGKtIY/8N/7Z01sJzP4H4mHQG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OkgPEAAAA3AAAAA8AAAAAAAAAAAAAAAAAmAIAAGRycy9k&#10;b3ducmV2LnhtbFBLBQYAAAAABAAEAPUAAACJAwAAAAA=&#10;" filled="f" stroked="f" strokeweight=".5pt">
                        <v:textbox inset="1pt,1pt,1pt,1pt">
                          <w:txbxContent>
                            <w:p w:rsidR="004E000A" w:rsidRPr="00B11BA6" w:rsidRDefault="004E000A" w:rsidP="00750935">
                              <w:pPr>
                                <w:jc w:val="center"/>
                                <w:rPr>
                                  <w:rFonts w:cs="Arial"/>
                                </w:rPr>
                              </w:pPr>
                              <w:proofErr w:type="gramStart"/>
                              <w:r w:rsidRPr="00B11BA6">
                                <w:rPr>
                                  <w:rFonts w:cs="Arial"/>
                                  <w:sz w:val="18"/>
                                </w:rPr>
                                <w:t>t</w:t>
                              </w:r>
                              <w:r w:rsidRPr="00B11BA6">
                                <w:rPr>
                                  <w:rFonts w:cs="Arial"/>
                                  <w:sz w:val="18"/>
                                  <w:vertAlign w:val="subscript"/>
                                </w:rPr>
                                <w:t>a</w:t>
                              </w:r>
                              <w:proofErr w:type="gramEnd"/>
                            </w:p>
                          </w:txbxContent>
                        </v:textbox>
                      </v:rect>
                      <v:rect id="Rectangle 291" o:spid="_x0000_s1312" style="position:absolute;left:14544;top:-1;width:1476;height:2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8MYsYA&#10;AADcAAAADwAAAGRycy9kb3ducmV2LnhtbESPQWvCQBSE74X+h+UVehGzsbWlRlexLYLSQjAVvD6y&#10;zySYfRuyq0Z/vSsIPQ4z8w0zmXWmFkdqXWVZwSCKQRDnVldcKNj8LfofIJxH1lhbJgVncjCbPj5M&#10;MNH2xGs6Zr4QAcIuQQWl900ipctLMugi2xAHb2dbgz7ItpC6xVOAm1q+xPG7NFhxWCixoa+S8n12&#10;MApcZha91SDdpmTeDvj5c9mlv99KPT918zEIT53/D9/bS61gNHyF25lwBOT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8MYsYAAADcAAAADwAAAAAAAAAAAAAAAACYAgAAZHJz&#10;L2Rvd25yZXYueG1sUEsFBgAAAAAEAAQA9QAAAIsDAAAAAA==&#10;" stroked="f" strokeweight=".5pt">
                        <v:textbox inset="1pt,1pt,1pt,1pt">
                          <w:txbxContent>
                            <w:p w:rsidR="004E000A" w:rsidRPr="00B11BA6" w:rsidRDefault="004E000A" w:rsidP="00750935">
                              <w:pPr>
                                <w:rPr>
                                  <w:rFonts w:cs="Arial"/>
                                </w:rPr>
                              </w:pPr>
                              <w:proofErr w:type="gramStart"/>
                              <w:r w:rsidRPr="00B11BA6">
                                <w:rPr>
                                  <w:rFonts w:cs="Arial"/>
                                  <w:sz w:val="18"/>
                                </w:rPr>
                                <w:t>t</w:t>
                              </w:r>
                              <w:r w:rsidRPr="00B11BA6">
                                <w:rPr>
                                  <w:rFonts w:cs="Arial"/>
                                  <w:sz w:val="18"/>
                                  <w:vertAlign w:val="subscript"/>
                                </w:rPr>
                                <w:t>e</w:t>
                              </w:r>
                              <w:proofErr w:type="gramEnd"/>
                            </w:p>
                          </w:txbxContent>
                        </v:textbox>
                      </v:rect>
                      <v:line id="Line 292" o:spid="_x0000_s1313" style="position:absolute;visibility:visible;mso-wrap-style:square" from="16825,1264" to="16834,7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ceacYAAADcAAAADwAAAGRycy9kb3ducmV2LnhtbESPT2vCQBTE70K/w/IKvQSzaRHR6Col&#10;UCi0F/+U6u2RfWZDs2/T7Brjt3cLBY/DzPyGWa4H24ieOl87VvCcZiCIS6drrhTsd2/jGQgfkDU2&#10;jknBlTysVw+jJebaXXhD/TZUIkLY56jAhNDmUvrSkEWfupY4eifXWQxRdpXUHV4i3DbyJcum0mLN&#10;ccFgS4Wh8md7tgrKs/n4TTj5OtZy+v0piyErDhulnh6H1wWIQEO4h//b71rBfDKBvzPxCMjV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3HmnGAAAA3AAAAA8AAAAAAAAA&#10;AAAAAAAAoQIAAGRycy9kb3ducmV2LnhtbFBLBQYAAAAABAAEAPkAAACUAwAAAAA=&#10;" strokeweight=".5pt">
                        <v:stroke startarrowwidth="narrow" startarrowlength="short" endarrowwidth="narrow" endarrowlength="short"/>
                      </v:line>
                      <v:line id="Line 293" o:spid="_x0000_s1314" style="position:absolute;visibility:visible;mso-wrap-style:square" from="13255,2653" to="16861,2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bL6sUAAADcAAAADwAAAGRycy9kb3ducmV2LnhtbESPT2vCQBTE74LfYXlCb7pJW0Wjq9g/&#10;loIno+D1kX0mMdm3IbvG9Nt3C0KPw8z8hlltelOLjlpXWlYQTyIQxJnVJecKTsfdeA7CeWSNtWVS&#10;8EMONuvhYIWJtnc+UJf6XAQIuwQVFN43iZQuK8igm9iGOHgX2xr0Qba51C3eA9zU8jmKZtJgyWGh&#10;wIbeC8qq9GYUXPNZ5buvRXZL3z7Tj30Vv+zOsVJPo367BOGp9//hR/tbK1i8TuHvTDgCc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HbL6sUAAADcAAAADwAAAAAAAAAA&#10;AAAAAAChAgAAZHJzL2Rvd25yZXYueG1sUEsFBgAAAAAEAAQA+QAAAJMDAAAAAA==&#10;" strokeweight=".5pt">
                        <v:stroke startarrow="open" startarrowwidth="narrow" startarrowlength="short" endarrow="open" endarrowwidth="narrow" endarrowlength="short"/>
                      </v:line>
                      <v:line id="Line 294" o:spid="_x0000_s1315" style="position:absolute;visibility:visible;mso-wrap-style:square" from="14875,9746" to="14884,13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klhcUAAADcAAAADwAAAGRycy9kb3ducmV2LnhtbESPQWvCQBSE7wX/w/KEXkQ3Fgk2dRUJ&#10;CIV60VZqb4/sMxvMvo3ZVeO/dwWhx2FmvmFmi87W4kKtrxwrGI8SEMSF0xWXCn6+V8MpCB+QNdaO&#10;ScGNPCzmvZcZZtpdeUOXbShFhLDPUIEJocmk9IUhi37kGuLoHVxrMUTZllK3eI1wW8u3JEmlxYrj&#10;gsGGckPFcXu2Coqz+ToNeLD7q2T6u5Z5l+T7jVKv/W75ASJQF/7Dz/anVvA+Se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qklhcUAAADcAAAADwAAAAAAAAAA&#10;AAAAAAChAgAAZHJzL2Rvd25yZXYueG1sUEsFBgAAAAAEAAQA+QAAAJMDAAAAAA==&#10;" strokeweight=".5pt">
                        <v:stroke startarrowwidth="narrow" startarrowlength="short" endarrowwidth="narrow" endarrowlength="short"/>
                      </v:line>
                      <v:line id="Line 295" o:spid="_x0000_s1316" style="position:absolute;visibility:visible;mso-wrap-style:square" from="14875,12732" to="19840,12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wFOsUAAADcAAAADwAAAGRycy9kb3ducmV2LnhtbESP0WoCMRRE3wv9h3ALfdOsUqzdGkUs&#10;VaH4oPYDbje32bWbmyWJ7u7fG0Ho4zAzZ5jZorO1uJAPlWMFo2EGgrhwumKj4Pv4OZiCCBFZY+2Y&#10;FPQUYDF/fJhhrl3Le7ocohEJwiFHBWWMTS5lKEqyGIauIU7er/MWY5LeSO2xTXBby3GWTaTFitNC&#10;iQ2tSir+DmerYOfX037k9NcPn3n5sTmZ/tQapZ6fuuU7iEhd/A/f21ut4O3lFW5n0hG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dwFOsUAAADcAAAADwAAAAAAAAAA&#10;AAAAAAChAgAAZHJzL2Rvd25yZXYueG1sUEsFBgAAAAAEAAQA+QAAAJMDAAAAAA==&#10;" strokeweight=".5pt">
                        <v:stroke startarrow="open" startarrowwidth="narrow" startarrowlength="short" endarrowwidth="narrow" endarrowlength="short"/>
                      </v:line>
                      <v:shape id="Freeform 296" o:spid="_x0000_s1317" style="position:absolute;left:12477;top:5339;width:3221;height:436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FObcIA&#10;AADcAAAADwAAAGRycy9kb3ducmV2LnhtbERPS2rDMBDdB3IHMYXuYrmllNqJEkKCaTZd2M4BBmtq&#10;ObVGjqU6bk5fLQpdPt5/s5ttLyYafedYwVOSgiBunO64VXCui9UbCB+QNfaOScEPedhtl4sN5trd&#10;uKSpCq2IIexzVGBCGHIpfWPIok/cQBy5TzdaDBGOrdQj3mK47eVzmr5Kix3HBoMDHQw1X9W3VZBO&#10;/nIs5w9T7y93/Z4VtqCrVerxYd6vQQSaw7/4z33SCrKXuDaei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UU5twgAAANwAAAAPAAAAAAAAAAAAAAAAAJgCAABkcnMvZG93&#10;bnJldi54bWxQSwUGAAAAAAQABAD1AAAAhwMAAAAA&#10;" path="m,5226l1056,3800,2278,2565,3556,1615,5556,713,7056,333,9389,r2500,143l13667,428r1389,522l16444,1615r1334,950l19056,3895r888,1426l15111,19952r-10611,l,5226xe" fillcolor="#d9d9d9" strokeweight=".5pt">
                        <v:stroke startarrowwidth="narrow" startarrowlength="short" endarrowwidth="narrow" endarrowlength="short"/>
                        <v:path arrowok="t" o:connecttype="custom" o:connectlocs="0,1141;170,829;367,560;573,352;895,156;1136,73;1512,0;1915,31;2201,93;2425,207;2648,352;2863,560;3069,850;3212,1161;2434,4355;725,4355;0,1141" o:connectangles="0,0,0,0,0,0,0,0,0,0,0,0,0,0,0,0,0"/>
                      </v:shape>
                      <v:line id="Line 297" o:spid="_x0000_s1318" style="position:absolute;visibility:visible;mso-wrap-style:square" from="13282,1150" to="13291,13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ax98UAAADcAAAADwAAAGRycy9kb3ducmV2LnhtbESPQWvCQBSE74X+h+UVvIhuWkSa6Col&#10;IBT0olbU2yP7mg3Nvo3ZVeO/dwWhx2FmvmGm887W4kKtrxwreB8mIIgLpysuFfxsF4NPED4ga6wd&#10;k4IbeZjPXl+mmGl35TVdNqEUEcI+QwUmhCaT0heGLPqha4ij9+taiyHKtpS6xWuE21p+JMlYWqw4&#10;LhhsKDdU/G3OVkFxNstTn/u7YyXH+5XMuyQ/rJXqvXVfExCBuvAffra/tYJ0lMLjTDw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ax98UAAADcAAAADwAAAAAAAAAA&#10;AAAAAAChAgAAZHJzL2Rvd25yZXYueG1sUEsFBgAAAAAEAAQA+QAAAJMDAAAAAA==&#10;" strokeweight=".5pt">
                        <v:stroke startarrowwidth="narrow" startarrowlength="short" endarrowwidth="narrow" endarrowlength="short"/>
                      </v:line>
                    </v:group>
                  </w:pict>
                </mc:Fallback>
              </mc:AlternateConten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F83108" w:rsidP="002C5B3D">
            <w:pPr>
              <w:widowControl w:val="0"/>
              <w:jc w:val="both"/>
              <w:rPr>
                <w:rFonts w:cs="Arial"/>
                <w:sz w:val="22"/>
                <w:szCs w:val="22"/>
              </w:rPr>
            </w:pPr>
            <w:r>
              <w:rPr>
                <w:rFonts w:cs="Arial"/>
                <w:noProof/>
                <w:sz w:val="22"/>
                <w:szCs w:val="22"/>
              </w:rPr>
              <mc:AlternateContent>
                <mc:Choice Requires="wps">
                  <w:drawing>
                    <wp:anchor distT="0" distB="0" distL="114300" distR="114300" simplePos="0" relativeHeight="251651072" behindDoc="0" locked="0" layoutInCell="1" allowOverlap="1">
                      <wp:simplePos x="0" y="0"/>
                      <wp:positionH relativeFrom="column">
                        <wp:posOffset>1715135</wp:posOffset>
                      </wp:positionH>
                      <wp:positionV relativeFrom="paragraph">
                        <wp:posOffset>485775</wp:posOffset>
                      </wp:positionV>
                      <wp:extent cx="635" cy="526415"/>
                      <wp:effectExtent l="10160" t="9525" r="8255" b="6985"/>
                      <wp:wrapNone/>
                      <wp:docPr id="928"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641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9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05pt,38.25pt" to="135.1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" strokeweight=".5pt">
                      <v:stroke startarrowwidth="narrow" startarrowlength="short" endarrowwidth="narrow" endarrowlength="short"/>
                    </v:line>
                  </w:pict>
                </mc:Fallback>
              </mc:AlternateContent>
            </w:r>
            <w:r w:rsidR="00750935" w:rsidRPr="00A8058F">
              <w:rPr>
                <w:rFonts w:cs="Arial"/>
                <w:sz w:val="22"/>
                <w:szCs w:val="22"/>
              </w:rPr>
              <w:t>C</w:t>
            </w:r>
            <w:r w:rsidR="00750935" w:rsidRPr="00A8058F">
              <w:rPr>
                <w:rFonts w:cs="Arial"/>
                <w:sz w:val="22"/>
                <w:szCs w:val="22"/>
                <w:vertAlign w:val="subscript"/>
              </w:rPr>
              <w:t>1</w:t>
            </w:r>
            <w:r w:rsidR="00750935" w:rsidRPr="00A8058F">
              <w:rPr>
                <w:rFonts w:cs="Arial"/>
                <w:sz w:val="22"/>
                <w:szCs w:val="22"/>
              </w:rPr>
              <w:t xml:space="preserve">  = 0,70 (tròn hoặc không tròn)</w:t>
            </w:r>
          </w:p>
        </w:tc>
        <w:tc>
          <w:tcPr>
            <w:tcW w:w="3991" w:type="dxa"/>
            <w:tcMar>
              <w:left w:w="57" w:type="dxa"/>
              <w:right w:w="57" w:type="dxa"/>
            </w:tcMar>
          </w:tcPr>
          <w:p w:rsidR="00750935" w:rsidRPr="00A8058F" w:rsidRDefault="00750935" w:rsidP="00BF0E06">
            <w:pPr>
              <w:widowControl w:val="0"/>
              <w:numPr>
                <w:ilvl w:val="0"/>
                <w:numId w:val="87"/>
              </w:numPr>
              <w:tabs>
                <w:tab w:val="left" w:pos="340"/>
              </w:tabs>
              <w:spacing w:before="120" w:after="60" w:line="276" w:lineRule="auto"/>
              <w:jc w:val="both"/>
              <w:rPr>
                <w:rFonts w:cs="Arial"/>
                <w:sz w:val="22"/>
                <w:szCs w:val="22"/>
              </w:rPr>
            </w:pPr>
            <w:r w:rsidRPr="00A8058F">
              <w:rPr>
                <w:rFonts w:cs="Arial"/>
                <w:sz w:val="22"/>
                <w:szCs w:val="22"/>
              </w:rPr>
              <w:t>Chỉ đối với các bầu góp kiểu ống</w:t>
            </w:r>
          </w:p>
          <w:p w:rsidR="00750935" w:rsidRPr="00A8058F" w:rsidRDefault="00750935" w:rsidP="00BF0E06">
            <w:pPr>
              <w:widowControl w:val="0"/>
              <w:numPr>
                <w:ilvl w:val="0"/>
                <w:numId w:val="87"/>
              </w:numPr>
              <w:tabs>
                <w:tab w:val="left" w:pos="340"/>
              </w:tabs>
              <w:spacing w:after="60" w:line="276" w:lineRule="auto"/>
              <w:jc w:val="both"/>
              <w:rPr>
                <w:rFonts w:cs="Arial"/>
                <w:sz w:val="22"/>
                <w:szCs w:val="22"/>
              </w:rPr>
            </w:pPr>
            <w:r w:rsidRPr="00A8058F">
              <w:rPr>
                <w:rFonts w:cs="Arial"/>
                <w:sz w:val="22"/>
                <w:szCs w:val="22"/>
              </w:rPr>
              <w:t>T</w:t>
            </w:r>
            <w:r w:rsidRPr="00A8058F">
              <w:rPr>
                <w:rFonts w:cs="Arial"/>
                <w:sz w:val="22"/>
                <w:szCs w:val="22"/>
                <w:vertAlign w:val="subscript"/>
              </w:rPr>
              <w:t>s</w:t>
            </w:r>
            <w:r w:rsidRPr="00A8058F">
              <w:rPr>
                <w:rFonts w:cs="Arial"/>
                <w:sz w:val="22"/>
                <w:szCs w:val="22"/>
              </w:rPr>
              <w:t xml:space="preserve"> </w:t>
            </w:r>
            <w:r w:rsidRPr="00A8058F">
              <w:rPr>
                <w:sz w:val="22"/>
                <w:szCs w:val="22"/>
              </w:rPr>
              <w:sym w:font="Symbol" w:char="F0B3"/>
            </w:r>
            <w:r w:rsidRPr="00A8058F">
              <w:rPr>
                <w:rFonts w:cs="Arial"/>
                <w:sz w:val="22"/>
                <w:szCs w:val="22"/>
              </w:rPr>
              <w:t xml:space="preserve"> 1,25T</w:t>
            </w:r>
            <w:r w:rsidRPr="00A8058F">
              <w:rPr>
                <w:rFonts w:cs="Arial"/>
                <w:sz w:val="22"/>
                <w:szCs w:val="22"/>
                <w:vertAlign w:val="subscript"/>
              </w:rPr>
              <w:t>ro</w:t>
            </w:r>
            <w:r w:rsidRPr="00A8058F">
              <w:rPr>
                <w:rFonts w:cs="Arial"/>
                <w:sz w:val="22"/>
                <w:szCs w:val="22"/>
              </w:rPr>
              <w:t xml:space="preserve"> (chỉ đối với hình tròn)</w:t>
            </w:r>
          </w:p>
          <w:p w:rsidR="00750935" w:rsidRPr="00A8058F" w:rsidRDefault="00750935" w:rsidP="00BF0E06">
            <w:pPr>
              <w:widowControl w:val="0"/>
              <w:numPr>
                <w:ilvl w:val="0"/>
                <w:numId w:val="87"/>
              </w:numPr>
              <w:tabs>
                <w:tab w:val="left" w:pos="340"/>
              </w:tabs>
              <w:spacing w:after="60" w:line="276" w:lineRule="auto"/>
              <w:jc w:val="both"/>
              <w:rPr>
                <w:rFonts w:cs="Arial"/>
                <w:sz w:val="22"/>
                <w:szCs w:val="22"/>
              </w:rPr>
            </w:pPr>
            <w:r w:rsidRPr="00A8058F">
              <w:rPr>
                <w:rFonts w:cs="Arial"/>
                <w:sz w:val="22"/>
                <w:szCs w:val="22"/>
              </w:rPr>
              <w:t>T</w:t>
            </w:r>
            <w:r w:rsidRPr="00A8058F">
              <w:rPr>
                <w:rFonts w:cs="Arial"/>
                <w:sz w:val="22"/>
                <w:szCs w:val="22"/>
                <w:vertAlign w:val="subscript"/>
              </w:rPr>
              <w:t>a</w:t>
            </w:r>
            <w:r w:rsidRPr="00A8058F">
              <w:rPr>
                <w:rFonts w:cs="Arial"/>
                <w:sz w:val="22"/>
                <w:szCs w:val="22"/>
              </w:rPr>
              <w:t xml:space="preserve"> </w:t>
            </w:r>
            <w:r w:rsidRPr="00A8058F">
              <w:rPr>
                <w:sz w:val="22"/>
                <w:szCs w:val="22"/>
              </w:rPr>
              <w:sym w:font="Symbol" w:char="F0B3"/>
            </w:r>
            <w:r w:rsidRPr="00A8058F">
              <w:rPr>
                <w:rFonts w:cs="Arial"/>
                <w:sz w:val="22"/>
                <w:szCs w:val="22"/>
              </w:rPr>
              <w:t xml:space="preserve"> T</w:t>
            </w:r>
            <w:r w:rsidRPr="00A8058F">
              <w:rPr>
                <w:rFonts w:cs="Arial"/>
                <w:sz w:val="22"/>
                <w:szCs w:val="22"/>
                <w:vertAlign w:val="subscript"/>
              </w:rPr>
              <w:t>s</w:t>
            </w:r>
            <w:r w:rsidRPr="00A8058F">
              <w:rPr>
                <w:rFonts w:cs="Arial"/>
                <w:sz w:val="22"/>
                <w:szCs w:val="22"/>
              </w:rPr>
              <w:t xml:space="preserve"> nhưng không cần quá </w:t>
            </w:r>
            <w:r>
              <w:rPr>
                <w:rFonts w:cs="Arial"/>
                <w:sz w:val="22"/>
                <w:szCs w:val="22"/>
              </w:rPr>
              <w:br/>
            </w:r>
            <w:r w:rsidRPr="00A8058F">
              <w:rPr>
                <w:rFonts w:cs="Arial"/>
                <w:sz w:val="22"/>
                <w:szCs w:val="22"/>
              </w:rPr>
              <w:t>6,5 mm</w:t>
            </w:r>
          </w:p>
          <w:p w:rsidR="00750935" w:rsidRPr="00A8058F" w:rsidRDefault="00750935" w:rsidP="002C5B3D">
            <w:pPr>
              <w:widowControl w:val="0"/>
              <w:spacing w:after="60" w:line="276" w:lineRule="auto"/>
              <w:ind w:left="374" w:hanging="374"/>
              <w:jc w:val="both"/>
              <w:rPr>
                <w:rFonts w:cs="Arial"/>
                <w:sz w:val="22"/>
                <w:szCs w:val="22"/>
              </w:rPr>
            </w:pPr>
            <w:r w:rsidRPr="00A8058F">
              <w:rPr>
                <w:rFonts w:cs="Arial"/>
                <w:sz w:val="22"/>
                <w:szCs w:val="22"/>
              </w:rPr>
              <w:t>(4)  t</w:t>
            </w:r>
            <w:r w:rsidRPr="00A8058F">
              <w:rPr>
                <w:rFonts w:cs="Arial"/>
                <w:sz w:val="22"/>
                <w:szCs w:val="22"/>
                <w:vertAlign w:val="subscript"/>
              </w:rPr>
              <w:t>e</w:t>
            </w:r>
            <w:r w:rsidRPr="00A8058F">
              <w:rPr>
                <w:rFonts w:cs="Arial"/>
                <w:sz w:val="22"/>
                <w:szCs w:val="22"/>
              </w:rPr>
              <w:t xml:space="preserve"> không được nhỏ hơn 2T</w:t>
            </w:r>
            <w:r w:rsidRPr="00A8058F">
              <w:rPr>
                <w:rFonts w:cs="Arial"/>
                <w:sz w:val="22"/>
                <w:szCs w:val="22"/>
                <w:vertAlign w:val="subscript"/>
              </w:rPr>
              <w:t>ro</w:t>
            </w:r>
            <w:r w:rsidRPr="00A8058F">
              <w:rPr>
                <w:rFonts w:cs="Arial"/>
                <w:sz w:val="22"/>
                <w:szCs w:val="22"/>
              </w:rPr>
              <w:t xml:space="preserve"> hoặc  1,25T</w:t>
            </w:r>
            <w:r w:rsidRPr="00A8058F">
              <w:rPr>
                <w:rFonts w:cs="Arial"/>
                <w:sz w:val="22"/>
                <w:szCs w:val="22"/>
                <w:vertAlign w:val="subscript"/>
              </w:rPr>
              <w:t>s</w:t>
            </w:r>
            <w:r w:rsidRPr="00A8058F">
              <w:rPr>
                <w:rFonts w:cs="Arial"/>
                <w:sz w:val="22"/>
                <w:szCs w:val="22"/>
              </w:rPr>
              <w:t xml:space="preserve"> lấy giá trị nào lớn hơn</w:t>
            </w:r>
          </w:p>
        </w:tc>
      </w:tr>
      <w:tr w:rsidR="00750935" w:rsidRPr="00A8058F" w:rsidTr="00AA471B">
        <w:trPr>
          <w:trHeight w:val="1725"/>
          <w:jc w:val="center"/>
        </w:trPr>
        <w:tc>
          <w:tcPr>
            <w:tcW w:w="1214" w:type="dxa"/>
            <w:vMerge w:val="restart"/>
            <w:vAlign w:val="center"/>
          </w:tcPr>
          <w:p w:rsidR="00750935" w:rsidRPr="00A8058F" w:rsidRDefault="00750935" w:rsidP="002C5B3D">
            <w:pPr>
              <w:widowControl w:val="0"/>
              <w:ind w:left="142" w:hanging="142"/>
              <w:jc w:val="both"/>
              <w:rPr>
                <w:rFonts w:cs="Arial"/>
                <w:sz w:val="22"/>
                <w:szCs w:val="22"/>
              </w:rPr>
            </w:pPr>
            <w:r w:rsidRPr="00A8058F">
              <w:rPr>
                <w:rFonts w:cs="Arial"/>
                <w:noProof/>
                <w:sz w:val="22"/>
                <w:szCs w:val="22"/>
              </w:rPr>
              <w:t>(</w:t>
            </w:r>
            <w:r>
              <w:rPr>
                <w:rFonts w:cs="Arial"/>
                <w:noProof/>
                <w:sz w:val="22"/>
                <w:szCs w:val="22"/>
              </w:rPr>
              <w:t>5</w:t>
            </w:r>
            <w:r w:rsidRPr="00A8058F">
              <w:rPr>
                <w:rFonts w:cs="Arial"/>
                <w:noProof/>
                <w:sz w:val="22"/>
                <w:szCs w:val="22"/>
              </w:rPr>
              <w:t>) Mối</w:t>
            </w:r>
            <w:r w:rsidRPr="00A8058F">
              <w:rPr>
                <w:rFonts w:cs="Arial"/>
                <w:sz w:val="22"/>
                <w:szCs w:val="22"/>
              </w:rPr>
              <w:t xml:space="preserve"> hàn giữa lò và tấm vỏ hoặc tấm đáy</w:t>
            </w:r>
          </w:p>
        </w:tc>
        <w:tc>
          <w:tcPr>
            <w:tcW w:w="778" w:type="dxa"/>
          </w:tcPr>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r w:rsidRPr="00A8058F">
              <w:rPr>
                <w:rFonts w:cs="Arial"/>
                <w:sz w:val="22"/>
                <w:szCs w:val="22"/>
              </w:rPr>
              <w:t>A</w:t>
            </w:r>
          </w:p>
        </w:tc>
        <w:tc>
          <w:tcPr>
            <w:tcW w:w="3969" w:type="dxa"/>
          </w:tcPr>
          <w:p w:rsidR="00750935" w:rsidRPr="00A8058F"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6192" behindDoc="0" locked="0" layoutInCell="1" allowOverlap="1">
                      <wp:simplePos x="0" y="0"/>
                      <wp:positionH relativeFrom="column">
                        <wp:posOffset>148590</wp:posOffset>
                      </wp:positionH>
                      <wp:positionV relativeFrom="paragraph">
                        <wp:posOffset>63500</wp:posOffset>
                      </wp:positionV>
                      <wp:extent cx="2075815" cy="1029970"/>
                      <wp:effectExtent l="0" t="0" r="4445" b="1905"/>
                      <wp:wrapNone/>
                      <wp:docPr id="893"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5815" cy="1029970"/>
                                <a:chOff x="3" y="1"/>
                                <a:chExt cx="19991" cy="19999"/>
                              </a:xfrm>
                            </wpg:grpSpPr>
                            <wps:wsp>
                              <wps:cNvPr id="894" name="Rectangle 412"/>
                              <wps:cNvSpPr>
                                <a:spLocks noChangeArrowheads="1"/>
                              </wps:cNvSpPr>
                              <wps:spPr bwMode="auto">
                                <a:xfrm>
                                  <a:off x="6412" y="16486"/>
                                  <a:ext cx="1009" cy="3514"/>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
                                </w:txbxContent>
                              </wps:txbx>
                              <wps:bodyPr rot="0" vert="horz" wrap="square" lIns="12700" tIns="12700" rIns="12700" bIns="12700" anchor="t" anchorCtr="0" upright="1">
                                <a:noAutofit/>
                              </wps:bodyPr>
                            </wps:wsp>
                            <wps:wsp>
                              <wps:cNvPr id="895" name="Arc 413"/>
                              <wps:cNvSpPr>
                                <a:spLocks/>
                              </wps:cNvSpPr>
                              <wps:spPr bwMode="auto">
                                <a:xfrm flipV="1">
                                  <a:off x="13035" y="901"/>
                                  <a:ext cx="4409" cy="889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6" name="Arc 414"/>
                              <wps:cNvSpPr>
                                <a:spLocks/>
                              </wps:cNvSpPr>
                              <wps:spPr bwMode="auto">
                                <a:xfrm flipV="1">
                                  <a:off x="13023" y="790"/>
                                  <a:ext cx="6708" cy="1352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7" name="Line 415"/>
                              <wps:cNvCnPr/>
                              <wps:spPr bwMode="auto">
                                <a:xfrm>
                                  <a:off x="17150" y="4353"/>
                                  <a:ext cx="1976" cy="2047"/>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8" name="Rectangle 416"/>
                              <wps:cNvSpPr>
                                <a:spLocks noChangeArrowheads="1"/>
                              </wps:cNvSpPr>
                              <wps:spPr bwMode="auto">
                                <a:xfrm>
                                  <a:off x="17236" y="14119"/>
                                  <a:ext cx="2128" cy="4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F</w:t>
                                    </w:r>
                                  </w:p>
                                </w:txbxContent>
                              </wps:txbx>
                              <wps:bodyPr rot="0" vert="horz" wrap="square" lIns="12700" tIns="12700" rIns="12700" bIns="12700" anchor="t" anchorCtr="0" upright="1">
                                <a:noAutofit/>
                              </wps:bodyPr>
                            </wps:wsp>
                            <wps:wsp>
                              <wps:cNvPr id="899" name="Rectangle 417"/>
                              <wps:cNvSpPr>
                                <a:spLocks noChangeArrowheads="1"/>
                              </wps:cNvSpPr>
                              <wps:spPr bwMode="auto">
                                <a:xfrm>
                                  <a:off x="17866" y="1443"/>
                                  <a:ext cx="2128" cy="4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s</w:t>
                                    </w:r>
                                  </w:p>
                                </w:txbxContent>
                              </wps:txbx>
                              <wps:bodyPr rot="0" vert="horz" wrap="square" lIns="12700" tIns="12700" rIns="12700" bIns="12700" anchor="t" anchorCtr="0" upright="1">
                                <a:noAutofit/>
                              </wps:bodyPr>
                            </wps:wsp>
                            <wps:wsp>
                              <wps:cNvPr id="900" name="Freeform 418"/>
                              <wps:cNvSpPr>
                                <a:spLocks/>
                              </wps:cNvSpPr>
                              <wps:spPr bwMode="auto">
                                <a:xfrm>
                                  <a:off x="18948" y="14341"/>
                                  <a:ext cx="361" cy="4278"/>
                                </a:xfrm>
                                <a:custGeom>
                                  <a:avLst/>
                                  <a:gdLst>
                                    <a:gd name="T0" fmla="*/ 7458 w 20000"/>
                                    <a:gd name="T1" fmla="*/ 0 h 20000"/>
                                    <a:gd name="T2" fmla="*/ 1017 w 20000"/>
                                    <a:gd name="T3" fmla="*/ 2594 h 20000"/>
                                    <a:gd name="T4" fmla="*/ 3051 w 20000"/>
                                    <a:gd name="T5" fmla="*/ 1556 h 20000"/>
                                    <a:gd name="T6" fmla="*/ 0 w 20000"/>
                                    <a:gd name="T7" fmla="*/ 4265 h 20000"/>
                                    <a:gd name="T8" fmla="*/ 0 w 20000"/>
                                    <a:gd name="T9" fmla="*/ 7089 h 20000"/>
                                    <a:gd name="T10" fmla="*/ 3051 w 20000"/>
                                    <a:gd name="T11" fmla="*/ 9107 h 20000"/>
                                    <a:gd name="T12" fmla="*/ 7458 w 20000"/>
                                    <a:gd name="T13" fmla="*/ 9971 h 20000"/>
                                    <a:gd name="T14" fmla="*/ 9492 w 20000"/>
                                    <a:gd name="T15" fmla="*/ 11527 h 20000"/>
                                    <a:gd name="T16" fmla="*/ 11525 w 20000"/>
                                    <a:gd name="T17" fmla="*/ 12392 h 20000"/>
                                    <a:gd name="T18" fmla="*/ 14576 w 20000"/>
                                    <a:gd name="T19" fmla="*/ 13084 h 20000"/>
                                    <a:gd name="T20" fmla="*/ 17627 w 20000"/>
                                    <a:gd name="T21" fmla="*/ 14640 h 20000"/>
                                    <a:gd name="T22" fmla="*/ 19661 w 20000"/>
                                    <a:gd name="T23" fmla="*/ 15908 h 20000"/>
                                    <a:gd name="T24" fmla="*/ 18983 w 20000"/>
                                    <a:gd name="T25" fmla="*/ 17695 h 20000"/>
                                    <a:gd name="T26" fmla="*/ 17627 w 20000"/>
                                    <a:gd name="T27" fmla="*/ 18559 h 20000"/>
                                    <a:gd name="T28" fmla="*/ 11525 w 20000"/>
                                    <a:gd name="T29" fmla="*/ 1994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58" y="0"/>
                                      </a:moveTo>
                                      <a:lnTo>
                                        <a:pt x="1017" y="2594"/>
                                      </a:lnTo>
                                      <a:lnTo>
                                        <a:pt x="3051" y="1556"/>
                                      </a:lnTo>
                                      <a:lnTo>
                                        <a:pt x="0" y="4265"/>
                                      </a:lnTo>
                                      <a:lnTo>
                                        <a:pt x="0" y="7089"/>
                                      </a:lnTo>
                                      <a:lnTo>
                                        <a:pt x="3051" y="9107"/>
                                      </a:lnTo>
                                      <a:lnTo>
                                        <a:pt x="7458" y="9971"/>
                                      </a:lnTo>
                                      <a:lnTo>
                                        <a:pt x="9492" y="11527"/>
                                      </a:lnTo>
                                      <a:lnTo>
                                        <a:pt x="11525" y="12392"/>
                                      </a:lnTo>
                                      <a:lnTo>
                                        <a:pt x="14576" y="13084"/>
                                      </a:lnTo>
                                      <a:lnTo>
                                        <a:pt x="17627" y="14640"/>
                                      </a:lnTo>
                                      <a:lnTo>
                                        <a:pt x="19661" y="15908"/>
                                      </a:lnTo>
                                      <a:lnTo>
                                        <a:pt x="18983" y="17695"/>
                                      </a:lnTo>
                                      <a:lnTo>
                                        <a:pt x="17627" y="18559"/>
                                      </a:lnTo>
                                      <a:lnTo>
                                        <a:pt x="11525" y="19942"/>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1" name="Freeform 419"/>
                              <wps:cNvSpPr>
                                <a:spLocks/>
                              </wps:cNvSpPr>
                              <wps:spPr bwMode="auto">
                                <a:xfrm>
                                  <a:off x="17371" y="667"/>
                                  <a:ext cx="2305" cy="567"/>
                                </a:xfrm>
                                <a:custGeom>
                                  <a:avLst/>
                                  <a:gdLst>
                                    <a:gd name="T0" fmla="*/ 19947 w 20000"/>
                                    <a:gd name="T1" fmla="*/ 7391 h 20000"/>
                                    <a:gd name="T2" fmla="*/ 17294 w 20000"/>
                                    <a:gd name="T3" fmla="*/ 1304 h 20000"/>
                                    <a:gd name="T4" fmla="*/ 18408 w 20000"/>
                                    <a:gd name="T5" fmla="*/ 3043 h 20000"/>
                                    <a:gd name="T6" fmla="*/ 15703 w 20000"/>
                                    <a:gd name="T7" fmla="*/ 0 h 20000"/>
                                    <a:gd name="T8" fmla="*/ 12785 w 20000"/>
                                    <a:gd name="T9" fmla="*/ 0 h 20000"/>
                                    <a:gd name="T10" fmla="*/ 10822 w 20000"/>
                                    <a:gd name="T11" fmla="*/ 3043 h 20000"/>
                                    <a:gd name="T12" fmla="*/ 9973 w 20000"/>
                                    <a:gd name="T13" fmla="*/ 7391 h 20000"/>
                                    <a:gd name="T14" fmla="*/ 8435 w 20000"/>
                                    <a:gd name="T15" fmla="*/ 9130 h 20000"/>
                                    <a:gd name="T16" fmla="*/ 7533 w 20000"/>
                                    <a:gd name="T17" fmla="*/ 11739 h 20000"/>
                                    <a:gd name="T18" fmla="*/ 6897 w 20000"/>
                                    <a:gd name="T19" fmla="*/ 14348 h 20000"/>
                                    <a:gd name="T20" fmla="*/ 5358 w 20000"/>
                                    <a:gd name="T21" fmla="*/ 17826 h 20000"/>
                                    <a:gd name="T22" fmla="*/ 4085 w 20000"/>
                                    <a:gd name="T23" fmla="*/ 19565 h 20000"/>
                                    <a:gd name="T24" fmla="*/ 2228 w 20000"/>
                                    <a:gd name="T25" fmla="*/ 18696 h 20000"/>
                                    <a:gd name="T26" fmla="*/ 1432 w 20000"/>
                                    <a:gd name="T27" fmla="*/ 17826 h 20000"/>
                                    <a:gd name="T28" fmla="*/ 0 w 20000"/>
                                    <a:gd name="T29" fmla="*/ 1173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47" y="7391"/>
                                      </a:moveTo>
                                      <a:lnTo>
                                        <a:pt x="17294" y="1304"/>
                                      </a:lnTo>
                                      <a:lnTo>
                                        <a:pt x="18408" y="3043"/>
                                      </a:lnTo>
                                      <a:lnTo>
                                        <a:pt x="15703" y="0"/>
                                      </a:lnTo>
                                      <a:lnTo>
                                        <a:pt x="12785" y="0"/>
                                      </a:lnTo>
                                      <a:lnTo>
                                        <a:pt x="10822" y="3043"/>
                                      </a:lnTo>
                                      <a:lnTo>
                                        <a:pt x="9973" y="7391"/>
                                      </a:lnTo>
                                      <a:lnTo>
                                        <a:pt x="8435" y="9130"/>
                                      </a:lnTo>
                                      <a:lnTo>
                                        <a:pt x="7533" y="11739"/>
                                      </a:lnTo>
                                      <a:lnTo>
                                        <a:pt x="6897" y="14348"/>
                                      </a:lnTo>
                                      <a:lnTo>
                                        <a:pt x="5358" y="17826"/>
                                      </a:lnTo>
                                      <a:lnTo>
                                        <a:pt x="4085" y="19565"/>
                                      </a:lnTo>
                                      <a:lnTo>
                                        <a:pt x="2228" y="18696"/>
                                      </a:lnTo>
                                      <a:lnTo>
                                        <a:pt x="1432" y="17826"/>
                                      </a:lnTo>
                                      <a:lnTo>
                                        <a:pt x="0" y="1173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2" name="Freeform 420"/>
                              <wps:cNvSpPr>
                                <a:spLocks/>
                              </wps:cNvSpPr>
                              <wps:spPr bwMode="auto">
                                <a:xfrm>
                                  <a:off x="2027" y="14353"/>
                                  <a:ext cx="17233" cy="4278"/>
                                </a:xfrm>
                                <a:custGeom>
                                  <a:avLst/>
                                  <a:gdLst>
                                    <a:gd name="T0" fmla="*/ 19823 w 20000"/>
                                    <a:gd name="T1" fmla="*/ 0 h 20000"/>
                                    <a:gd name="T2" fmla="*/ 0 w 20000"/>
                                    <a:gd name="T3" fmla="*/ 0 h 20000"/>
                                    <a:gd name="T4" fmla="*/ 0 w 20000"/>
                                    <a:gd name="T5" fmla="*/ 19942 h 20000"/>
                                    <a:gd name="T6" fmla="*/ 19993 w 20000"/>
                                    <a:gd name="T7" fmla="*/ 19942 h 20000"/>
                                  </a:gdLst>
                                  <a:ahLst/>
                                  <a:cxnLst>
                                    <a:cxn ang="0">
                                      <a:pos x="T0" y="T1"/>
                                    </a:cxn>
                                    <a:cxn ang="0">
                                      <a:pos x="T2" y="T3"/>
                                    </a:cxn>
                                    <a:cxn ang="0">
                                      <a:pos x="T4" y="T5"/>
                                    </a:cxn>
                                    <a:cxn ang="0">
                                      <a:pos x="T6" y="T7"/>
                                    </a:cxn>
                                  </a:cxnLst>
                                  <a:rect l="0" t="0" r="r" b="b"/>
                                  <a:pathLst>
                                    <a:path w="20000" h="20000">
                                      <a:moveTo>
                                        <a:pt x="19823" y="0"/>
                                      </a:moveTo>
                                      <a:lnTo>
                                        <a:pt x="0" y="0"/>
                                      </a:lnTo>
                                      <a:lnTo>
                                        <a:pt x="0" y="19942"/>
                                      </a:lnTo>
                                      <a:lnTo>
                                        <a:pt x="19993" y="19942"/>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3" name="Freeform 421"/>
                              <wps:cNvSpPr>
                                <a:spLocks/>
                              </wps:cNvSpPr>
                              <wps:spPr bwMode="auto">
                                <a:xfrm>
                                  <a:off x="3519" y="10740"/>
                                  <a:ext cx="3406" cy="3625"/>
                                </a:xfrm>
                                <a:custGeom>
                                  <a:avLst/>
                                  <a:gdLst>
                                    <a:gd name="T0" fmla="*/ 19892 w 20000"/>
                                    <a:gd name="T1" fmla="*/ 19864 h 20000"/>
                                    <a:gd name="T2" fmla="*/ 0 w 20000"/>
                                    <a:gd name="T3" fmla="*/ 19864 h 20000"/>
                                    <a:gd name="T4" fmla="*/ 5386 w 20000"/>
                                    <a:gd name="T5" fmla="*/ 0 h 20000"/>
                                    <a:gd name="T6" fmla="*/ 16553 w 20000"/>
                                    <a:gd name="T7" fmla="*/ 3878 h 20000"/>
                                    <a:gd name="T8" fmla="*/ 17882 w 20000"/>
                                    <a:gd name="T9" fmla="*/ 4558 h 20000"/>
                                    <a:gd name="T10" fmla="*/ 19210 w 20000"/>
                                    <a:gd name="T11" fmla="*/ 5850 h 20000"/>
                                    <a:gd name="T12" fmla="*/ 19677 w 20000"/>
                                    <a:gd name="T13" fmla="*/ 7279 h 20000"/>
                                    <a:gd name="T14" fmla="*/ 19964 w 20000"/>
                                    <a:gd name="T15" fmla="*/ 8844 h 20000"/>
                                    <a:gd name="T16" fmla="*/ 19964 w 20000"/>
                                    <a:gd name="T17" fmla="*/ 10136 h 20000"/>
                                    <a:gd name="T18" fmla="*/ 19892 w 20000"/>
                                    <a:gd name="T19" fmla="*/ 1993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892" y="19864"/>
                                      </a:moveTo>
                                      <a:lnTo>
                                        <a:pt x="0" y="19864"/>
                                      </a:lnTo>
                                      <a:lnTo>
                                        <a:pt x="5386" y="0"/>
                                      </a:lnTo>
                                      <a:lnTo>
                                        <a:pt x="16553" y="3878"/>
                                      </a:lnTo>
                                      <a:lnTo>
                                        <a:pt x="17882" y="4558"/>
                                      </a:lnTo>
                                      <a:lnTo>
                                        <a:pt x="19210" y="5850"/>
                                      </a:lnTo>
                                      <a:lnTo>
                                        <a:pt x="19677" y="7279"/>
                                      </a:lnTo>
                                      <a:lnTo>
                                        <a:pt x="19964" y="8844"/>
                                      </a:lnTo>
                                      <a:lnTo>
                                        <a:pt x="19964" y="10136"/>
                                      </a:lnTo>
                                      <a:lnTo>
                                        <a:pt x="19892" y="19932"/>
                                      </a:lnTo>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4" name="Freeform 422"/>
                              <wps:cNvSpPr>
                                <a:spLocks/>
                              </wps:cNvSpPr>
                              <wps:spPr bwMode="auto">
                                <a:xfrm>
                                  <a:off x="4418" y="9803"/>
                                  <a:ext cx="8721" cy="962"/>
                                </a:xfrm>
                                <a:custGeom>
                                  <a:avLst/>
                                  <a:gdLst>
                                    <a:gd name="T0" fmla="*/ 0 w 20000"/>
                                    <a:gd name="T1" fmla="*/ 19744 h 20000"/>
                                    <a:gd name="T2" fmla="*/ 0 w 20000"/>
                                    <a:gd name="T3" fmla="*/ 0 h 20000"/>
                                    <a:gd name="T4" fmla="*/ 19986 w 20000"/>
                                    <a:gd name="T5" fmla="*/ 0 h 20000"/>
                                  </a:gdLst>
                                  <a:ahLst/>
                                  <a:cxnLst>
                                    <a:cxn ang="0">
                                      <a:pos x="T0" y="T1"/>
                                    </a:cxn>
                                    <a:cxn ang="0">
                                      <a:pos x="T2" y="T3"/>
                                    </a:cxn>
                                    <a:cxn ang="0">
                                      <a:pos x="T4" y="T5"/>
                                    </a:cxn>
                                  </a:cxnLst>
                                  <a:rect l="0" t="0" r="r" b="b"/>
                                  <a:pathLst>
                                    <a:path w="20000" h="20000">
                                      <a:moveTo>
                                        <a:pt x="0" y="19744"/>
                                      </a:moveTo>
                                      <a:lnTo>
                                        <a:pt x="0" y="0"/>
                                      </a:lnTo>
                                      <a:lnTo>
                                        <a:pt x="19986" y="0"/>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5" name="Line 423"/>
                              <wps:cNvCnPr/>
                              <wps:spPr bwMode="auto">
                                <a:xfrm>
                                  <a:off x="13029" y="704"/>
                                  <a:ext cx="3418" cy="577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6" name="Line 424"/>
                              <wps:cNvCnPr/>
                              <wps:spPr bwMode="auto">
                                <a:xfrm flipV="1">
                                  <a:off x="6907" y="482"/>
                                  <a:ext cx="6" cy="1389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7" name="Line 425"/>
                              <wps:cNvCnPr/>
                              <wps:spPr bwMode="auto">
                                <a:xfrm>
                                  <a:off x="6559" y="12960"/>
                                  <a:ext cx="3143"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8" name="Line 426"/>
                              <wps:cNvCnPr/>
                              <wps:spPr bwMode="auto">
                                <a:xfrm flipH="1" flipV="1">
                                  <a:off x="1183" y="9520"/>
                                  <a:ext cx="4691" cy="182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9" name="Line 427"/>
                              <wps:cNvCnPr/>
                              <wps:spPr bwMode="auto">
                                <a:xfrm>
                                  <a:off x="1085" y="14353"/>
                                  <a:ext cx="1664" cy="1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0" name="Line 428"/>
                              <wps:cNvCnPr/>
                              <wps:spPr bwMode="auto">
                                <a:xfrm flipV="1">
                                  <a:off x="3556" y="4526"/>
                                  <a:ext cx="6" cy="985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1" name="Line 429"/>
                              <wps:cNvCnPr/>
                              <wps:spPr bwMode="auto">
                                <a:xfrm flipV="1">
                                  <a:off x="4375" y="568"/>
                                  <a:ext cx="6" cy="1011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2" name="Line 430"/>
                              <wps:cNvCnPr/>
                              <wps:spPr bwMode="auto">
                                <a:xfrm>
                                  <a:off x="6974" y="3158"/>
                                  <a:ext cx="6048" cy="1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3" name="Line 431"/>
                              <wps:cNvCnPr/>
                              <wps:spPr bwMode="auto">
                                <a:xfrm>
                                  <a:off x="2724" y="3121"/>
                                  <a:ext cx="1700" cy="1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4" name="Line 432"/>
                              <wps:cNvCnPr/>
                              <wps:spPr bwMode="auto">
                                <a:xfrm flipV="1">
                                  <a:off x="9200" y="14365"/>
                                  <a:ext cx="6" cy="342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5" name="Line 433"/>
                              <wps:cNvCnPr/>
                              <wps:spPr bwMode="auto">
                                <a:xfrm>
                                  <a:off x="1892" y="6265"/>
                                  <a:ext cx="1700" cy="1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6" name="Line 434"/>
                              <wps:cNvCnPr/>
                              <wps:spPr bwMode="auto">
                                <a:xfrm flipH="1">
                                  <a:off x="6723" y="9372"/>
                                  <a:ext cx="1450" cy="246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 name="Freeform 435"/>
                              <wps:cNvSpPr>
                                <a:spLocks/>
                              </wps:cNvSpPr>
                              <wps:spPr bwMode="auto">
                                <a:xfrm>
                                  <a:off x="1171" y="9631"/>
                                  <a:ext cx="281" cy="4722"/>
                                </a:xfrm>
                                <a:custGeom>
                                  <a:avLst/>
                                  <a:gdLst>
                                    <a:gd name="T0" fmla="*/ 19565 w 20000"/>
                                    <a:gd name="T1" fmla="*/ 0 h 20000"/>
                                    <a:gd name="T2" fmla="*/ 10435 w 20000"/>
                                    <a:gd name="T3" fmla="*/ 2454 h 20000"/>
                                    <a:gd name="T4" fmla="*/ 5652 w 20000"/>
                                    <a:gd name="T5" fmla="*/ 4439 h 20000"/>
                                    <a:gd name="T6" fmla="*/ 2609 w 20000"/>
                                    <a:gd name="T7" fmla="*/ 6632 h 20000"/>
                                    <a:gd name="T8" fmla="*/ 0 w 20000"/>
                                    <a:gd name="T9" fmla="*/ 8616 h 20000"/>
                                    <a:gd name="T10" fmla="*/ 0 w 20000"/>
                                    <a:gd name="T11" fmla="*/ 10392 h 20000"/>
                                    <a:gd name="T12" fmla="*/ 0 w 20000"/>
                                    <a:gd name="T13" fmla="*/ 12063 h 20000"/>
                                    <a:gd name="T14" fmla="*/ 1304 w 20000"/>
                                    <a:gd name="T15" fmla="*/ 13943 h 20000"/>
                                    <a:gd name="T16" fmla="*/ 3043 w 20000"/>
                                    <a:gd name="T17" fmla="*/ 15979 h 20000"/>
                                    <a:gd name="T18" fmla="*/ 5652 w 20000"/>
                                    <a:gd name="T19" fmla="*/ 17598 h 20000"/>
                                    <a:gd name="T20" fmla="*/ 10870 w 20000"/>
                                    <a:gd name="T21" fmla="*/ 1994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000" h="20000">
                                      <a:moveTo>
                                        <a:pt x="19565" y="0"/>
                                      </a:moveTo>
                                      <a:lnTo>
                                        <a:pt x="10435" y="2454"/>
                                      </a:lnTo>
                                      <a:lnTo>
                                        <a:pt x="5652" y="4439"/>
                                      </a:lnTo>
                                      <a:lnTo>
                                        <a:pt x="2609" y="6632"/>
                                      </a:lnTo>
                                      <a:lnTo>
                                        <a:pt x="0" y="8616"/>
                                      </a:lnTo>
                                      <a:lnTo>
                                        <a:pt x="0" y="10392"/>
                                      </a:lnTo>
                                      <a:lnTo>
                                        <a:pt x="0" y="12063"/>
                                      </a:lnTo>
                                      <a:lnTo>
                                        <a:pt x="1304" y="13943"/>
                                      </a:lnTo>
                                      <a:lnTo>
                                        <a:pt x="3043" y="15979"/>
                                      </a:lnTo>
                                      <a:lnTo>
                                        <a:pt x="5652" y="17598"/>
                                      </a:lnTo>
                                      <a:lnTo>
                                        <a:pt x="10870" y="19948"/>
                                      </a:lnTo>
                                    </a:path>
                                  </a:pathLst>
                                </a:custGeom>
                                <a:noFill/>
                                <a:ln w="6350" cap="flat">
                                  <a:solidFill>
                                    <a:srgbClr val="000000"/>
                                  </a:solidFill>
                                  <a:prstDash val="solid"/>
                                  <a:round/>
                                  <a:headEnd type="arrow" w="sm" len="sm"/>
                                  <a:tailEnd type="arrow"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8" name="Line 436"/>
                              <wps:cNvCnPr/>
                              <wps:spPr bwMode="auto">
                                <a:xfrm>
                                  <a:off x="9200" y="10851"/>
                                  <a:ext cx="6" cy="202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9" name="Rectangle 437"/>
                              <wps:cNvSpPr>
                                <a:spLocks noChangeArrowheads="1"/>
                              </wps:cNvSpPr>
                              <wps:spPr bwMode="auto">
                                <a:xfrm>
                                  <a:off x="3617" y="4810"/>
                                  <a:ext cx="1333" cy="35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3</w:t>
                                    </w:r>
                                  </w:p>
                                </w:txbxContent>
                              </wps:txbx>
                              <wps:bodyPr rot="0" vert="horz" wrap="square" lIns="12700" tIns="12700" rIns="12700" bIns="12700" anchor="t" anchorCtr="0" upright="1">
                                <a:noAutofit/>
                              </wps:bodyPr>
                            </wps:wsp>
                            <wps:wsp>
                              <wps:cNvPr id="920" name="Rectangle 438"/>
                              <wps:cNvSpPr>
                                <a:spLocks noChangeArrowheads="1"/>
                              </wps:cNvSpPr>
                              <wps:spPr bwMode="auto">
                                <a:xfrm>
                                  <a:off x="5506" y="1222"/>
                                  <a:ext cx="1334" cy="35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rPr>
                                      <w:t>t</w:t>
                                    </w:r>
                                    <w:proofErr w:type="gramEnd"/>
                                  </w:p>
                                </w:txbxContent>
                              </wps:txbx>
                              <wps:bodyPr rot="0" vert="horz" wrap="square" lIns="12700" tIns="12700" rIns="12700" bIns="12700" anchor="t" anchorCtr="0" upright="1">
                                <a:noAutofit/>
                              </wps:bodyPr>
                            </wps:wsp>
                            <wps:wsp>
                              <wps:cNvPr id="921" name="Rectangle 439"/>
                              <wps:cNvSpPr>
                                <a:spLocks noChangeArrowheads="1"/>
                              </wps:cNvSpPr>
                              <wps:spPr bwMode="auto">
                                <a:xfrm>
                                  <a:off x="3" y="10112"/>
                                  <a:ext cx="1333" cy="35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rPr>
                                      <w:sym w:font="Symbol" w:char="F071"/>
                                    </w:r>
                                  </w:p>
                                </w:txbxContent>
                              </wps:txbx>
                              <wps:bodyPr rot="0" vert="horz" wrap="square" lIns="12700" tIns="12700" rIns="12700" bIns="12700" anchor="t" anchorCtr="0" upright="1">
                                <a:noAutofit/>
                              </wps:bodyPr>
                            </wps:wsp>
                            <wps:wsp>
                              <wps:cNvPr id="922" name="Rectangle 440"/>
                              <wps:cNvSpPr>
                                <a:spLocks noChangeArrowheads="1"/>
                              </wps:cNvSpPr>
                              <wps:spPr bwMode="auto">
                                <a:xfrm>
                                  <a:off x="7225" y="6388"/>
                                  <a:ext cx="1333" cy="35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right"/>
                                      <w:rPr>
                                        <w:rFonts w:cs="Arial"/>
                                      </w:rPr>
                                    </w:pPr>
                                    <w:proofErr w:type="gramStart"/>
                                    <w:r w:rsidRPr="00B11BA6">
                                      <w:rPr>
                                        <w:rFonts w:cs="Arial"/>
                                      </w:rPr>
                                      <w:t>r</w:t>
                                    </w:r>
                                    <w:proofErr w:type="gramEnd"/>
                                  </w:p>
                                </w:txbxContent>
                              </wps:txbx>
                              <wps:bodyPr rot="0" vert="horz" wrap="square" lIns="12700" tIns="12700" rIns="12700" bIns="12700" anchor="t" anchorCtr="0" upright="1">
                                <a:noAutofit/>
                              </wps:bodyPr>
                            </wps:wsp>
                            <wps:wsp>
                              <wps:cNvPr id="923" name="Rectangle 441"/>
                              <wps:cNvSpPr>
                                <a:spLocks noChangeArrowheads="1"/>
                              </wps:cNvSpPr>
                              <wps:spPr bwMode="auto">
                                <a:xfrm>
                                  <a:off x="9347" y="9557"/>
                                  <a:ext cx="1333" cy="35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3</w:t>
                                    </w:r>
                                  </w:p>
                                </w:txbxContent>
                              </wps:txbx>
                              <wps:bodyPr rot="0" vert="horz" wrap="square" lIns="12700" tIns="12700" rIns="12700" bIns="12700" anchor="t" anchorCtr="0" upright="1">
                                <a:noAutofit/>
                              </wps:bodyPr>
                            </wps:wsp>
                            <wps:wsp>
                              <wps:cNvPr id="924" name="Rectangle 442"/>
                              <wps:cNvSpPr>
                                <a:spLocks noChangeArrowheads="1"/>
                              </wps:cNvSpPr>
                              <wps:spPr bwMode="auto">
                                <a:xfrm>
                                  <a:off x="14154" y="1641"/>
                                  <a:ext cx="1009" cy="3526"/>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52DAB" w:rsidRDefault="004E000A" w:rsidP="00750935">
                                    <w:pPr>
                                      <w:rPr>
                                        <w:rFonts w:cs="Arial"/>
                                        <w:sz w:val="22"/>
                                      </w:rPr>
                                    </w:pPr>
                                    <w:r w:rsidRPr="00052DAB">
                                      <w:rPr>
                                        <w:rFonts w:cs="Arial"/>
                                        <w:sz w:val="22"/>
                                      </w:rPr>
                                      <w:t>R</w:t>
                                    </w:r>
                                  </w:p>
                                </w:txbxContent>
                              </wps:txbx>
                              <wps:bodyPr rot="0" vert="horz" wrap="square" lIns="12700" tIns="12700" rIns="12700" bIns="12700" anchor="t" anchorCtr="0" upright="1">
                                <a:noAutofit/>
                              </wps:bodyPr>
                            </wps:wsp>
                            <wps:wsp>
                              <wps:cNvPr id="925" name="Rectangle 443"/>
                              <wps:cNvSpPr>
                                <a:spLocks noChangeArrowheads="1"/>
                              </wps:cNvSpPr>
                              <wps:spPr bwMode="auto">
                                <a:xfrm>
                                  <a:off x="9671" y="1"/>
                                  <a:ext cx="4911" cy="35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rPr>
                                      <w:t>50</w:t>
                                    </w:r>
                                  </w:p>
                                </w:txbxContent>
                              </wps:txbx>
                              <wps:bodyPr rot="0" vert="horz" wrap="square" lIns="12700" tIns="12700" rIns="12700" bIns="12700" anchor="t" anchorCtr="0" upright="1">
                                <a:noAutofit/>
                              </wps:bodyPr>
                            </wps:wsp>
                            <wps:wsp>
                              <wps:cNvPr id="926" name="Line 444"/>
                              <wps:cNvCnPr/>
                              <wps:spPr bwMode="auto">
                                <a:xfrm flipH="1">
                                  <a:off x="4418" y="6265"/>
                                  <a:ext cx="1700" cy="1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7" name="Line 445"/>
                              <wps:cNvCnPr/>
                              <wps:spPr bwMode="auto">
                                <a:xfrm flipH="1">
                                  <a:off x="17077" y="14476"/>
                                  <a:ext cx="31" cy="406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411" o:spid="_x0000_s1319" style="position:absolute;left:0;text-align:left;margin-left:11.7pt;margin-top:5pt;width:163.45pt;height:81.1pt;z-index:251656192" coordorigin="3,1" coordsize="19991,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">
                      <v:rect id="Rectangle 412" o:spid="_x0000_s1320" style="position:absolute;left:6412;top:16486;width:1009;height:3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e3zMUA&#10;AADcAAAADwAAAGRycy9kb3ducmV2LnhtbESPQWvCQBSE74L/YXlCL0U3SisaXaW1CBaFYBS8PrLP&#10;JJh9G7Krpv76bqHgcZiZb5j5sjWVuFHjSssKhoMIBHFmdcm5guNh3Z+AcB5ZY2WZFPyQg+Wi25lj&#10;rO2d93RLfS4ChF2MCgrv61hKlxVk0A1sTRy8s20M+iCbXOoG7wFuKjmKorE0WHJYKLCmVUHZJb0a&#10;BS4169fvYXJKyLxf8XP7OCe7L6Veeu3HDISn1j/D/+2NVjCZvsH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7fMxQAAANwAAAAPAAAAAAAAAAAAAAAAAJgCAABkcnMv&#10;ZG93bnJldi54bWxQSwUGAAAAAAQABAD1AAAAigMAAAAA&#10;" stroked="f" strokeweight=".5pt">
                        <v:textbox inset="1pt,1pt,1pt,1pt">
                          <w:txbxContent>
                            <w:p w:rsidR="004E000A" w:rsidRPr="00B11BA6" w:rsidRDefault="004E000A" w:rsidP="00750935">
                              <w:pPr>
                                <w:rPr>
                                  <w:rFonts w:cs="Arial"/>
                                </w:rPr>
                              </w:pPr>
                            </w:p>
                          </w:txbxContent>
                        </v:textbox>
                      </v:rect>
                      <v:shape id="Arc 413" o:spid="_x0000_s1321" style="position:absolute;left:13035;top:901;width:4409;height:889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iREsIA&#10;AADcAAAADwAAAGRycy9kb3ducmV2LnhtbESPwWrDMBBE74X+g9hCbo1cBxvHiWJCIGmPbZwPWKyN&#10;bWqtjKQ4zt9XhUKPw8y8YbbVbAYxkfO9ZQVvywQEcWN1z62CS318LUD4gKxxsEwKHuSh2j0/bbHU&#10;9s5fNJ1DKyKEfYkKuhDGUkrfdGTQL+1IHL2rdQZDlK6V2uE9ws0g0yTJpcGe40KHIx06ar7PN6Og&#10;7vPPU8qHPIKmkNnju7tkK6UWL/N+AyLQHP7Df+0PraBYZ/B7Jh4B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KJESwgAAANwAAAAPAAAAAAAAAAAAAAAAAJgCAABkcnMvZG93&#10;bnJldi54bWxQSwUGAAAAAAQABAD1AAAAhwMAAAAA&#10;" path="m-1,nfc11929,,21600,9670,21600,21600em-1,nsc11929,,21600,9670,21600,21600l,21600,-1,xe" filled="f">
                        <v:path arrowok="t" o:extrusionok="f" o:connecttype="custom" o:connectlocs="0,0;4409,8890;0,8890" o:connectangles="0,0,0"/>
                      </v:shape>
                      <v:shape id="Arc 414" o:spid="_x0000_s1322" style="position:absolute;left:13023;top:790;width:6708;height:13526;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oPZcIA&#10;AADcAAAADwAAAGRycy9kb3ducmV2LnhtbESP0WrCQBRE3wv+w3IF3+rGiEFTVymB2D626gdcsrdJ&#10;MHs37G6T+PfdguDjMDNnmP1xMp0YyPnWsoLVMgFBXFndcq3geilftyB8QNbYWSYFd/JwPMxe9phr&#10;O/I3DedQiwhhn6OCJoQ+l9JXDRn0S9sTR+/HOoMhSldL7XCMcNPJNEkyabDluNBgT0VD1e38axRc&#10;2uzrlHKRRdAQNrb8cNfNWqnFfHp/AxFoCs/wo/2pFWx3GfyfiUdAH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g9lwgAAANwAAAAPAAAAAAAAAAAAAAAAAJgCAABkcnMvZG93&#10;bnJldi54bWxQSwUGAAAAAAQABAD1AAAAhwMAAAAA&#10;" path="m-1,nfc11929,,21600,9670,21600,21600em-1,nsc11929,,21600,9670,21600,21600l,21600,-1,xe" filled="f">
                        <v:path arrowok="t" o:extrusionok="f" o:connecttype="custom" o:connectlocs="0,0;6708,13526;0,13526" o:connectangles="0,0,0"/>
                      </v:shape>
                      <v:line id="Line 415" o:spid="_x0000_s1323" style="position:absolute;visibility:visible;mso-wrap-style:square" from="17150,4353" to="19126,6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nT3MYAAADcAAAADwAAAGRycy9kb3ducmV2LnhtbESPzWrDMBCE74G8g9hAb43sBvLjRjZJ&#10;05RAT3ULvS7WxnZsrYylOO7bV4VCjsPMfMNss9G0YqDe1ZYVxPMIBHFhdc2lgq/P4+MahPPIGlvL&#10;pOCHHGTpdLLFRNsbf9CQ+1IECLsEFVTed4mUrqjIoJvbjjh4Z9sb9EH2pdQ93gLctPIpipbSYM1h&#10;ocKOXioqmvxqFFzKZeOHt01xzfev+eG9iRfH71iph9m4ewbhafT38H/7pBWsNyv4OxOOgE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p09zGAAAA3AAAAA8AAAAAAAAA&#10;AAAAAAAAoQIAAGRycy9kb3ducmV2LnhtbFBLBQYAAAAABAAEAPkAAACUAwAAAAA=&#10;" strokeweight=".5pt">
                        <v:stroke startarrow="open" startarrowwidth="narrow" startarrowlength="short" endarrow="open" endarrowwidth="narrow" endarrowlength="short"/>
                      </v:line>
                      <v:rect id="Rectangle 416" o:spid="_x0000_s1324" style="position:absolute;left:17236;top:14119;width:2128;height:4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eGM8AA&#10;AADcAAAADwAAAGRycy9kb3ducmV2LnhtbERPS4vCMBC+L/gfwgje1tRFRKtRxEXxsiw+Lt6GZmyK&#10;nUlpotZ/bw4Le/z43otVx7V6UBsqLwZGwwwUSeFtJaWB82n7OQUVIorF2gsZeFGA1bL3scDc+qcc&#10;6HGMpUohEnI04GJscq1D4YgxDH1Dkrirbxljgm2pbYvPFM61/sqyiWasJDU4bGjjqLgd72xg3/Ha&#10;ut3v+OdSn8N3OPDkfmNjBv1uPQcVqYv/4j/33hqYztLadCYdAb1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WeGM8AAAADcAAAADwAAAAAAAAAAAAAAAACYAgAAZHJzL2Rvd25y&#10;ZXYueG1sUEsFBgAAAAAEAAQA9QAAAIUDAAAAAA==&#10;" filled="f" stroked="f" strokeweight=".5pt">
                        <v:textbox inset="1pt,1pt,1pt,1pt">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F</w:t>
                              </w:r>
                            </w:p>
                          </w:txbxContent>
                        </v:textbox>
                      </v:rect>
                      <v:rect id="Rectangle 417" o:spid="_x0000_s1325" style="position:absolute;left:17866;top:1443;width:2128;height:4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sjqMMA&#10;AADcAAAADwAAAGRycy9kb3ducmV2LnhtbESPQWvCQBSE7wX/w/IEb3VjKaKpq0hLixcRo5feHtln&#10;Npj3NmRXjf/eLRQ8DjPzDbNY9dyoK3Wh9mJgMs5AkZTe1lIZOB6+X2egQkSx2HghA3cKsFoOXhaY&#10;W3+TPV2LWKkEkZCjARdjm2sdSkeMYexbkuSdfMcYk+wqbTu8JTg3+i3LppqxlrTgsKVPR+W5uLCB&#10;Tc9r635279vf5hi+wp6nlzMbMxr26w9Qkfr4DP+3N9bAbD6HvzPpCO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sjqMMAAADcAAAADwAAAAAAAAAAAAAAAACYAgAAZHJzL2Rv&#10;d25yZXYueG1sUEsFBgAAAAAEAAQA9QAAAIgDAAAAAA==&#10;" filled="f" stroked="f" strokeweight=".5pt">
                        <v:textbox inset="1pt,1pt,1pt,1pt">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s</w:t>
                              </w:r>
                            </w:p>
                          </w:txbxContent>
                        </v:textbox>
                      </v:rect>
                      <v:shape id="Freeform 418" o:spid="_x0000_s1326" style="position:absolute;left:18948;top:14341;width:361;height:427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0JT8EA&#10;AADcAAAADwAAAGRycy9kb3ducmV2LnhtbERPuY7CMBDtV+IfrEGiWxwo0G7AIASKgIKCI9CO4skB&#10;8TiKDYS/XxdIWz69e7boTC2e1LrKsoLRMAJBnFldcaHgfEq+f0A4j6yxtkwK3uRgMe99zTDW9sUH&#10;eh59IUIIuxgVlN43sZQuK8mgG9qGOHC5bQ36ANtC6hZfIdzUchxFE2mw4tBQYkOrkrL78WEUpMnm&#10;sdyvdhebpLumu6brOs9vSg363XIKwlPn/8Uf91Yr+I3C/HAmHAE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CU/BAAAA3AAAAA8AAAAAAAAAAAAAAAAAmAIAAGRycy9kb3du&#10;cmV2LnhtbFBLBQYAAAAABAAEAPUAAACGAwAAAAA=&#10;" path="m7458,l1017,2594,3051,1556,,4265,,7089,3051,9107r4407,864l9492,11527r2033,865l14576,13084r3051,1556l19661,15908r-678,1787l17627,18559r-6102,1383e" filled="f" strokeweight=".5pt">
                        <v:stroke startarrowwidth="narrow" startarrowlength="short" endarrowwidth="narrow" endarrowlength="short"/>
                        <v:path arrowok="t" o:connecttype="custom" o:connectlocs="135,0;18,555;55,333;0,912;0,1516;55,1948;135,2133;171,2466;208,2651;263,2799;318,3131;355,3403;343,3785;318,3970;208,4266" o:connectangles="0,0,0,0,0,0,0,0,0,0,0,0,0,0,0"/>
                      </v:shape>
                      <v:shape id="Freeform 419" o:spid="_x0000_s1327" style="position:absolute;left:17371;top:667;width:2305;height:56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Gs1MUA&#10;AADcAAAADwAAAGRycy9kb3ducmV2LnhtbESPS4vCQBCE78L+h6EXvOnEPYhmHUVcwurBg4+s1ybT&#10;ebiZnpAZNf57RxA8FlX1FTVbdKYWV2pdZVnBaBiBIM6srrhQcDwkgwkI55E11pZJwZ0cLOYfvRnG&#10;2t54R9e9L0SAsItRQel9E0vpspIMuqFtiIOX29agD7ItpG7xFuCmll9RNJYGKw4LJTa0Kin731+M&#10;gjT5vSy3q82fTdJN053SnzrPz0r1P7vlNwhPnX+HX+21VjCNRvA8E4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4azUxQAAANwAAAAPAAAAAAAAAAAAAAAAAJgCAABkcnMv&#10;ZG93bnJldi54bWxQSwUGAAAAAAQABAD1AAAAigMAAAAA&#10;" path="m19947,7391l17294,1304r1114,1739l15703,,12785,,10822,3043,9973,7391,8435,9130r-902,2609l6897,14348,5358,17826,4085,19565,2228,18696r-796,-870l,11739e" filled="f" strokeweight=".5pt">
                        <v:stroke startarrowwidth="narrow" startarrowlength="short" endarrowwidth="narrow" endarrowlength="short"/>
                        <v:path arrowok="t" o:connecttype="custom" o:connectlocs="2299,210;1993,37;2122,86;1810,0;1473,0;1247,86;1149,210;972,259;868,333;795,407;618,505;471,555;257,530;165,505;0,333" o:connectangles="0,0,0,0,0,0,0,0,0,0,0,0,0,0,0"/>
                      </v:shape>
                      <v:shape id="Freeform 420" o:spid="_x0000_s1328" style="position:absolute;left:2027;top:14353;width:17233;height:427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35wsUA&#10;AADcAAAADwAAAGRycy9kb3ducmV2LnhtbESPQWvCQBSE74X+h+UVemt2K8XW6EakUMhJMFWot0f2&#10;mcRk36bZVeO/dwsFj8PMfMMslqPtxJkG3zjW8JooEMSlMw1XGrbfXy8fIHxANtg5Jg1X8rDMHh8W&#10;mBp34Q2di1CJCGGfooY6hD6V0pc1WfSJ64mjd3CDxRDlUEkz4CXCbScnSk2lxYbjQo09fdZUtsXJ&#10;alDrabPzOa5Os217LIvf/H3/86b189O4moMINIZ7+L+dGw0zNYG/M/EI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PfnCxQAAANwAAAAPAAAAAAAAAAAAAAAAAJgCAABkcnMv&#10;ZG93bnJldi54bWxQSwUGAAAAAAQABAD1AAAAigMAAAAA&#10;" path="m19823,l,,,19942r19993,e" filled="f">
                        <v:stroke startarrowwidth="narrow" startarrowlength="short" endarrowwidth="narrow" endarrowlength="short"/>
                        <v:path arrowok="t" o:connecttype="custom" o:connectlocs="17080,0;0,0;0,4266;17227,4266" o:connectangles="0,0,0,0"/>
                      </v:shape>
                      <v:shape id="Freeform 421" o:spid="_x0000_s1329" style="position:absolute;left:3519;top:10740;width:3406;height:362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DzQMIA&#10;AADcAAAADwAAAGRycy9kb3ducmV2LnhtbESPT4vCMBTE7wt+h/AEb2uqgrutRvEPordlVfD6SJ5t&#10;sXkpTdT67Y0geBxm5jfMdN7aStyo8aVjBYN+AoJYO1NyruB42Hz/gvAB2WDlmBQ8yMN81vmaYmbc&#10;nf/ptg+5iBD2GSooQqgzKb0uyKLvu5o4emfXWAxRNrk0Dd4j3FZymCRjabHkuFBgTauC9GV/tQrG&#10;293PxuRLzY91uOjSpcu/U6pUr9suJiACteETfrd3RkGajOB1Jh4B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4PNAwgAAANwAAAAPAAAAAAAAAAAAAAAAAJgCAABkcnMvZG93&#10;bnJldi54bWxQSwUGAAAAAAQABAD1AAAAhwMAAAAA&#10;" path="m19892,19864l,19864,5386,,16553,3878r1329,680l19210,5850r467,1429l19964,8844r,1292l19892,19932e" fillcolor="#d9d9d9">
                        <v:stroke startarrowwidth="narrow" startarrowlength="short" endarrowwidth="narrow" endarrowlength="short"/>
                        <v:path arrowok="t" o:connecttype="custom" o:connectlocs="3388,3600;0,3600;917,0;2819,703;3045,826;3271,1060;3351,1319;3400,1603;3400,1837;3388,3613" o:connectangles="0,0,0,0,0,0,0,0,0,0"/>
                      </v:shape>
                      <v:shape id="Freeform 422" o:spid="_x0000_s1330" style="position:absolute;left:4418;top:9803;width:8721;height:96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jELcUA&#10;AADcAAAADwAAAGRycy9kb3ducmV2LnhtbESPQWvCQBSE74X+h+UVemt2W8TW6EakUMhJMFWot0f2&#10;mcRk36bZVeO/dwsFj8PMfMMslqPtxJkG3zjW8JooEMSlMw1XGrbfXy8fIHxANtg5Jg1X8rDMHh8W&#10;mBp34Q2di1CJCGGfooY6hD6V0pc1WfSJ64mjd3CDxRDlUEkz4CXCbSfflJpKiw3HhRp7+qypbIuT&#10;1aDW02bnc1ydZtv2WBa/+fv+Z6L189O4moMINIZ7+L+dGw0zNYG/M/EI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mMQtxQAAANwAAAAPAAAAAAAAAAAAAAAAAJgCAABkcnMv&#10;ZG93bnJldi54bWxQSwUGAAAAAAQABAD1AAAAigMAAAAA&#10;" path="m,19744l,,19986,e" filled="f">
                        <v:stroke startarrowwidth="narrow" startarrowlength="short" endarrowwidth="narrow" endarrowlength="short"/>
                        <v:path arrowok="t" o:connecttype="custom" o:connectlocs="0,950;0,0;8715,0" o:connectangles="0,0,0"/>
                      </v:shape>
                      <v:line id="Line 423" o:spid="_x0000_s1331" style="position:absolute;visibility:visible;mso-wrap-style:square" from="13029,704" to="16447,6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lKNsYAAADcAAAADwAAAGRycy9kb3ducmV2LnhtbESPQWvCQBSE7wX/w/KEXkqzadGgaVYp&#10;bYXiRbR68PaafSbB7Nuwu9X477uC4HGYmW+YYt6bVpzI+caygpckBUFcWt1wpWD7s3iegPABWWNr&#10;mRRcyMN8NngoMNf2zGs6bUIlIoR9jgrqELpcSl/WZNAntiOO3sE6gyFKV0nt8BzhppWvaZpJgw3H&#10;hRo7+qipPG7+jIKvFWdbP5n+7i+Sdtlnk42e3FKpx2H//gYiUB/u4Vv7WyuYpmO4nolHQ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pSjbGAAAA3AAAAA8AAAAAAAAA&#10;AAAAAAAAoQIAAGRycy9kb3ducmV2LnhtbFBLBQYAAAAABAAEAPkAAACUAwAAAAA=&#10;" strokeweight=".5pt">
                        <v:stroke startarrowwidth="narrow" startarrowlength="short" endarrow="open" endarrowwidth="narrow" endarrowlength="short"/>
                      </v:line>
                      <v:line id="Line 424" o:spid="_x0000_s1332" style="position:absolute;flip:y;visibility:visible;mso-wrap-style:square" from="6907,482" to="6913,1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FR8UAAADcAAAADwAAAGRycy9kb3ducmV2LnhtbESPQWvCQBSE7wX/w/KE3upGA6GNrhIt&#10;hdJLNWkO3h7ZZxLMvg3ZbUz/fbcg9DjMzDfMZjeZTow0uNayguUiAkFcWd1yreCreHt6BuE8ssbO&#10;Min4IQe77exhg6m2Nz7RmPtaBAi7FBU03veplK5qyKBb2J44eBc7GPRBDrXUA94C3HRyFUWJNNhy&#10;WGiwp0ND1TX/NgrGffzx+lna5Gz7VpZZUcbu2Cn1OJ+yNQhPk/8P39vvWsFLlMDfmXAE5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FR8UAAADcAAAADwAAAAAAAAAA&#10;AAAAAAChAgAAZHJzL2Rvd25yZXYueG1sUEsFBgAAAAAEAAQA+QAAAJMDAAAAAA==&#10;" strokeweight=".5pt">
                        <v:stroke startarrowwidth="narrow" startarrowlength="short" endarrowwidth="narrow" endarrowlength="short"/>
                      </v:line>
                      <v:line id="Line 425" o:spid="_x0000_s1333" style="position:absolute;visibility:visible;mso-wrap-style:square" from="6559,12960" to="9702,12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853sYAAADcAAAADwAAAGRycy9kb3ducmV2LnhtbESPS2vDMBCE74X8B7GBXkIitYc83Cih&#10;GAqF9pIXSW+LtbFMrJVryYn776tCoMdhZr5hluve1eJKbag8a3iaKBDEhTcVlxr2u7fxHESIyAZr&#10;z6ThhwKsV4OHJWbG33hD120sRYJwyFCDjbHJpAyFJYdh4hvi5J196zAm2ZbStHhLcFfLZ6Wm0mHF&#10;acFiQ7ml4rLtnIaisx/fIx4dvio5PX7KvFf5aaP147B/fQERqY//4Xv73WhYqBn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POd7GAAAA3AAAAA8AAAAAAAAA&#10;AAAAAAAAoQIAAGRycy9kb3ducmV2LnhtbFBLBQYAAAAABAAEAPkAAACUAwAAAAA=&#10;" strokeweight=".5pt">
                        <v:stroke startarrowwidth="narrow" startarrowlength="short" endarrowwidth="narrow" endarrowlength="short"/>
                      </v:line>
                      <v:line id="Line 426" o:spid="_x0000_s1334" style="position:absolute;flip:x y;visibility:visible;mso-wrap-style:square" from="1183,9520" to="5874,11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tJisEAAADcAAAADwAAAGRycy9kb3ducmV2LnhtbERPzYrCMBC+L/gOYYS9LJrowqLVKCLo&#10;evCgtg8wNGNTbCalibb79pvDwh4/vv/1dnCNeFEXas8aZlMFgrj0puZKQ5EfJgsQISIbbDyThh8K&#10;sN2M3taYGd/zlV63WIkUwiFDDTbGNpMylJYchqlviRN3953DmGBXSdNhn8JdI+dKfUmHNacGiy3t&#10;LZWP29NpOPefar8obPV9uhT50uQUmuOH1u/jYbcCEWmI/+I/98loWKq0Np1JR0B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G0mKwQAAANwAAAAPAAAAAAAAAAAAAAAA&#10;AKECAABkcnMvZG93bnJldi54bWxQSwUGAAAAAAQABAD5AAAAjwMAAAAA&#10;" strokeweight=".5pt">
                        <v:stroke startarrowwidth="narrow" startarrowlength="short" endarrowwidth="narrow" endarrowlength="short"/>
                      </v:line>
                      <v:line id="Line 427" o:spid="_x0000_s1335" style="position:absolute;visibility:visible;mso-wrap-style:square" from="1085,14353" to="2749,14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wIN8UAAADcAAAADwAAAGRycy9kb3ducmV2LnhtbESPQWsCMRSE74L/ITyhF9GkPYiuRpEF&#10;odBe1Bb19tg8N4ubl3UTdfvvm0LB4zAz3zCLVedqcac2VJ41vI4VCOLCm4pLDV/7zWgKIkRkg7Vn&#10;0vBDAVbLfm+BmfEP3tJ9F0uRIBwy1GBjbDIpQ2HJYRj7hjh5Z986jEm2pTQtPhLc1fJNqYl0WHFa&#10;sNhQbqm47G5OQ3GzH9chD79PlZwcPmXeqfy41fpl0K3nICJ18Rn+b78bDTM1g78z6Qj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VwIN8UAAADcAAAADwAAAAAAAAAA&#10;AAAAAAChAgAAZHJzL2Rvd25yZXYueG1sUEsFBgAAAAAEAAQA+QAAAJMDAAAAAA==&#10;" strokeweight=".5pt">
                        <v:stroke startarrowwidth="narrow" startarrowlength="short" endarrowwidth="narrow" endarrowlength="short"/>
                      </v:line>
                      <v:line id="Line 428" o:spid="_x0000_s1336" style="position:absolute;flip:y;visibility:visible;mso-wrap-style:square" from="3556,4526" to="3562,1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mudcMAAADcAAAADwAAAGRycy9kb3ducmV2LnhtbERPTWuDQBC9B/oflin0Ftc0EBLjKmlL&#10;ofTSROMht8GdqMSdFXdr7L/vHgo9Pt53ms+mFxONrrOsYBXFIIhrqztuFJzL9+UWhPPIGnvLpOCH&#10;HOTZwyLFRNs7n2gqfCNCCLsEFbTeD4mUrm7JoIvsQBy4qx0N+gDHRuoR7yHc9PI5jjfSYMehocWB&#10;Xluqb8W3UTC9rD/fviq7udihk9WhrNbu2Cv19Dgf9iA8zf5f/Of+0Ap2qzA/nAlHQG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prnXDAAAA3AAAAA8AAAAAAAAAAAAA&#10;AAAAoQIAAGRycy9kb3ducmV2LnhtbFBLBQYAAAAABAAEAPkAAACRAwAAAAA=&#10;" strokeweight=".5pt">
                        <v:stroke startarrowwidth="narrow" startarrowlength="short" endarrowwidth="narrow" endarrowlength="short"/>
                      </v:line>
                      <v:line id="Line 429" o:spid="_x0000_s1337" style="position:absolute;flip:y;visibility:visible;mso-wrap-style:square" from="4375,568" to="4381,10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UL7sQAAADcAAAADwAAAGRycy9kb3ducmV2LnhtbESPT4vCMBTE74LfIbwFb5pWQbRrFHUR&#10;Fi/+7cHbo3nblm1eSpOt3W9vBMHjMDO/YRarzlSipcaVlhXEowgEcWZ1ybmC62U3nIFwHlljZZkU&#10;/JOD1bLfW2Ci7Z1P1J59LgKEXYIKCu/rREqXFWTQjWxNHLwf2xj0QTa51A3eA9xUchxFU2mw5LBQ&#10;YE3bgrLf859R0G4m+69Daqc3W5cyXV/SiTtWSg0+uvUnCE+df4df7W+tYB7H8DwTjoBcP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ZQvuxAAAANwAAAAPAAAAAAAAAAAA&#10;AAAAAKECAABkcnMvZG93bnJldi54bWxQSwUGAAAAAAQABAD5AAAAkgMAAAAA&#10;" strokeweight=".5pt">
                        <v:stroke startarrowwidth="narrow" startarrowlength="short" endarrowwidth="narrow" endarrowlength="short"/>
                      </v:line>
                      <v:line id="Line 430" o:spid="_x0000_s1338" style="position:absolute;visibility:visible;mso-wrap-style:square" from="6974,3158" to="13022,3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x8g8UAAADcAAAADwAAAGRycy9kb3ducmV2LnhtbESPQWvCQBSE7wX/w/KE3ppNUpCauga1&#10;tQg9GQu9PrKvSUz2bciuMf33bqHgcZiZb5hVPplOjDS4xrKCJIpBEJdWN1wp+Drtn15AOI+ssbNM&#10;Cn7JQb6ePaww0/bKRxoLX4kAYZehgtr7PpPSlTUZdJHtiYP3YweDPsihknrAa4CbTqZxvJAGGw4L&#10;Nfa0q6lsi4tRcK4WrR8/luWl2L4Xb59t8rz/TpR6nE+bVxCeJn8P/7cPWsEySeHvTDgCcn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Cx8g8UAAADcAAAADwAAAAAAAAAA&#10;AAAAAAChAgAAZHJzL2Rvd25yZXYueG1sUEsFBgAAAAAEAAQA+QAAAJMDAAAAAA==&#10;" strokeweight=".5pt">
                        <v:stroke startarrow="open" startarrowwidth="narrow" startarrowlength="short" endarrow="open" endarrowwidth="narrow" endarrowlength="short"/>
                      </v:line>
                      <v:line id="Line 431" o:spid="_x0000_s1339" style="position:absolute;visibility:visible;mso-wrap-style:square" from="2724,3121" to="4424,3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XhBMcAAADcAAAADwAAAGRycy9kb3ducmV2LnhtbESPT2vCQBTE7wW/w/IEL6XZ+IegMatI&#10;W6H0Umrtwdsz+0yC2bdhd6vx23cLQo/DzPyGKda9acWFnG8sKxgnKQji0uqGKwX7r+3THIQPyBpb&#10;y6TgRh7Wq8FDgbm2V/6kyy5UIkLY56igDqHLpfRlTQZ9Yjvi6J2sMxiidJXUDq8Rblo5SdNMGmw4&#10;LtTY0XNN5Xn3YxS8fnC29/PF8XCT9J29NNns0b0rNRr2myWIQH34D9/bb1rBYjyFvzPxCMjV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1eEExwAAANwAAAAPAAAAAAAA&#10;AAAAAAAAAKECAABkcnMvZG93bnJldi54bWxQSwUGAAAAAAQABAD5AAAAlQMAAAAA&#10;" strokeweight=".5pt">
                        <v:stroke startarrowwidth="narrow" startarrowlength="short" endarrow="open" endarrowwidth="narrow" endarrowlength="short"/>
                      </v:line>
                      <v:line id="Line 432" o:spid="_x0000_s1340" style="position:absolute;flip:y;visibility:visible;mso-wrap-style:square" from="9200,14365" to="9206,1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Ny/cUAAADcAAAADwAAAGRycy9kb3ducmV2LnhtbESPQYvCMBSE78L+h/AWvIimFRHtGkVE&#10;i4IX3d2Dt0fzti3bvJQm1vrvjSB4HGbmG2ax6kwlWmpcaVlBPIpAEGdWl5wr+PneDWcgnEfWWFkm&#10;BXdysFp+9BaYaHvjE7Vnn4sAYZeggsL7OpHSZQUZdCNbEwfvzzYGfZBNLnWDtwA3lRxH0VQaLDks&#10;FFjTpqDs/3w1Ctrt/tQeKrqmaX28xHp3SH8HF6X6n936C4Snzr/Dr/ZeK5jHE3ieCUd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Ny/cUAAADcAAAADwAAAAAAAAAA&#10;AAAAAAChAgAAZHJzL2Rvd25yZXYueG1sUEsFBgAAAAAEAAQA+QAAAJMDAAAAAA==&#10;" strokeweight=".5pt">
                        <v:stroke startarrowwidth="narrow" startarrowlength="short" endarrow="open" endarrowwidth="narrow" endarrowlength="short"/>
                      </v:line>
                      <v:line id="Line 433" o:spid="_x0000_s1341" style="position:absolute;visibility:visible;mso-wrap-style:square" from="1892,6265" to="3592,6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Dc68YAAADcAAAADwAAAGRycy9kb3ducmV2LnhtbESPQWvCQBSE7wX/w/IEL6XZKBo0ZhVp&#10;K5ReSq09eHtmn0kw+zbsbjX++25B6HGYmW+YYt2bVlzI+caygnGSgiAurW64UrD/2j7NQfiArLG1&#10;TApu5GG9GjwUmGt75U+67EIlIoR9jgrqELpcSl/WZNAntiOO3sk6gyFKV0nt8BrhppWTNM2kwYbj&#10;Qo0dPddUnnc/RsHrB2d7P18cDzdJ39lLk00f3btSo2G/WYII1If/8L39phUsxjP4OxOP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5w3OvGAAAA3AAAAA8AAAAAAAAA&#10;AAAAAAAAoQIAAGRycy9kb3ducmV2LnhtbFBLBQYAAAAABAAEAPkAAACUAwAAAAA=&#10;" strokeweight=".5pt">
                        <v:stroke startarrowwidth="narrow" startarrowlength="short" endarrow="open" endarrowwidth="narrow" endarrowlength="short"/>
                      </v:line>
                      <v:line id="Line 434" o:spid="_x0000_s1342" style="position:absolute;flip:x;visibility:visible;mso-wrap-style:square" from="6723,9372" to="8173,11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1JEcUAAADcAAAADwAAAGRycy9kb3ducmV2LnhtbESPQYvCMBSE78L+h/AW9iKa1oNoNcqy&#10;aFHYi1UP3h7Nsy02L6WJtfvvjbDgcZiZb5jluje16Kh1lWUF8TgCQZxbXXGh4HTcjmYgnEfWWFsm&#10;BX/kYL36GCwx0fbBB+oyX4gAYZeggtL7JpHS5SUZdGPbEAfvaluDPsi2kLrFR4CbWk6iaCoNVhwW&#10;Smzop6T8lt2Ngm6zO3T7mu5p2vxeYr3dp+fhRamvz/57AcJT79/h//ZOK5jHU3idCUdAr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1JEcUAAADcAAAADwAAAAAAAAAA&#10;AAAAAAChAgAAZHJzL2Rvd25yZXYueG1sUEsFBgAAAAAEAAQA+QAAAJMDAAAAAA==&#10;" strokeweight=".5pt">
                        <v:stroke startarrowwidth="narrow" startarrowlength="short" endarrow="open" endarrowwidth="narrow" endarrowlength="short"/>
                      </v:line>
                      <v:shape id="Freeform 435" o:spid="_x0000_s1343" style="position:absolute;left:1171;top:9631;width:281;height:472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HbTcYA&#10;AADcAAAADwAAAGRycy9kb3ducmV2LnhtbESPQWvCQBSE70L/w/IKXkrd6KFq6iaIUOmliqkUj6/Z&#10;ZxKSfRt2t5r++65Q8DjMzDfMKh9MJy7kfGNZwXSSgCAurW64UnD8fHtegPABWWNnmRT8koc8exit&#10;MNX2yge6FKESEcI+RQV1CH0qpS9rMugntieO3tk6gyFKV0nt8BrhppOzJHmRBhuOCzX2tKmpbIsf&#10;o6Bd0+lp+W3cR7fbzPan5ut4brdKjR+H9SuIQEO4h//b71rBcjqH25l4BG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HbTcYAAADcAAAADwAAAAAAAAAAAAAAAACYAgAAZHJz&#10;L2Rvd25yZXYueG1sUEsFBgAAAAAEAAQA9QAAAIsDAAAAAA==&#10;" path="m19565,l10435,2454,5652,4439,2609,6632,,8616r,1776l,12063r1304,1880l3043,15979r2609,1619l10870,19948e" filled="f" strokeweight=".5pt">
                        <v:stroke startarrow="open" startarrowwidth="narrow" startarrowlength="short" endarrow="open" endarrowwidth="narrow" endarrowlength="short"/>
                        <v:path arrowok="t" o:connecttype="custom" o:connectlocs="275,0;147,579;79,1048;37,1566;0,2034;0,2454;0,2848;18,3292;43,3773;79,4155;153,4710" o:connectangles="0,0,0,0,0,0,0,0,0,0,0"/>
                      </v:shape>
                      <v:line id="Line 436" o:spid="_x0000_s1344" style="position:absolute;visibility:visible;mso-wrap-style:square" from="9200,10851" to="9206,12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FzdcIAAADcAAAADwAAAGRycy9kb3ducmV2LnhtbERPy4rCMBTdC/5DuMJsZEwdpGg1ivgA&#10;cTPo6MLdtbnTlmluShK1/r1ZDLg8nPds0Zpa3Mn5yrKC4SABQZxbXXGh4PSz/RyD8AFZY22ZFDzJ&#10;w2Le7cww0/bBB7ofQyFiCPsMFZQhNJmUPi/JoB/Yhjhyv9YZDBG6QmqHjxhuavmVJKk0WHFsKLGh&#10;VUn53/FmFGy+OT358eR6eUo6p+sqHfXdXqmPXrucggjUhrf4373TCibDuDaeiUdA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HFzdcIAAADcAAAADwAAAAAAAAAAAAAA&#10;AAChAgAAZHJzL2Rvd25yZXYueG1sUEsFBgAAAAAEAAQA+QAAAJADAAAAAA==&#10;" strokeweight=".5pt">
                        <v:stroke startarrowwidth="narrow" startarrowlength="short" endarrow="open" endarrowwidth="narrow" endarrowlength="short"/>
                      </v:line>
                      <v:rect id="Rectangle 437" o:spid="_x0000_s1345" style="position:absolute;left:3617;top:4810;width:1333;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kvb8QA&#10;AADcAAAADwAAAGRycy9kb3ducmV2LnhtbESPQWvCQBSE7wX/w/IKvdWNpUiNbkQsLV6kGL14e2Rf&#10;syF5b0N21fTfd4VCj8PMfMOs1iN36kpDaLwYmE0zUCSVt43UBk7Hj+c3UCGiWOy8kIEfCrAuJg8r&#10;zK2/yYGuZaxVgkjI0YCLsc+1DpUjxjD1PUnyvv3AGJMcam0HvCU4d/oly+aasZG04LCnraOqLS9s&#10;YDfyxrrPr9f9uTuF93Dg+aVlY54ex80SVKQx/of/2jtrYDFbwP1MOgK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ZL2/EAAAA3AAAAA8AAAAAAAAAAAAAAAAAmAIAAGRycy9k&#10;b3ducmV2LnhtbFBLBQYAAAAABAAEAPUAAACJAwAAAAA=&#10;" filled="f" stroked="f" strokeweight=".5pt">
                        <v:textbox inset="1pt,1pt,1pt,1pt">
                          <w:txbxContent>
                            <w:p w:rsidR="004E000A" w:rsidRPr="00B11BA6" w:rsidRDefault="004E000A" w:rsidP="00750935">
                              <w:pPr>
                                <w:rPr>
                                  <w:rFonts w:cs="Arial"/>
                                </w:rPr>
                              </w:pPr>
                              <w:r w:rsidRPr="00B11BA6">
                                <w:rPr>
                                  <w:rFonts w:cs="Arial"/>
                                  <w:sz w:val="18"/>
                                </w:rPr>
                                <w:t>3</w:t>
                              </w:r>
                            </w:p>
                          </w:txbxContent>
                        </v:textbox>
                      </v:rect>
                      <v:rect id="Rectangle 438" o:spid="_x0000_s1346" style="position:absolute;left:5506;top:1222;width:1334;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9MT8AA&#10;AADcAAAADwAAAGRycy9kb3ducmV2LnhtbERPS4vCMBC+L/gfwgje1lQRWatRxGXFiyw+Lt6GZmyK&#10;nUlpotZ/bw4Le/z43otVx7V6UBsqLwZGwwwUSeFtJaWB8+nn8wtUiCgWay9k4EUBVsvexwJz659y&#10;oMcxliqFSMjRgIuxybUOhSPGMPQNSeKuvmWMCbalti0+UzjXepxlU81YSWpw2NDGUXE73tnAruO1&#10;ddvfyf5Sn8N3OPD0fmNjBv1uPQcVqYv/4j/3zhqYjdP8dCYdAb1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k9MT8AAAADcAAAADwAAAAAAAAAAAAAAAACYAgAAZHJzL2Rvd25y&#10;ZXYueG1sUEsFBgAAAAAEAAQA9QAAAIUDAAAAAA==&#10;" filled="f" stroked="f" strokeweight=".5pt">
                        <v:textbox inset="1pt,1pt,1pt,1pt">
                          <w:txbxContent>
                            <w:p w:rsidR="004E000A" w:rsidRPr="00B11BA6" w:rsidRDefault="004E000A" w:rsidP="00750935">
                              <w:pPr>
                                <w:rPr>
                                  <w:rFonts w:cs="Arial"/>
                                </w:rPr>
                              </w:pPr>
                              <w:proofErr w:type="gramStart"/>
                              <w:r w:rsidRPr="00B11BA6">
                                <w:rPr>
                                  <w:rFonts w:cs="Arial"/>
                                </w:rPr>
                                <w:t>t</w:t>
                              </w:r>
                              <w:proofErr w:type="gramEnd"/>
                            </w:p>
                          </w:txbxContent>
                        </v:textbox>
                      </v:rect>
                      <v:rect id="Rectangle 439" o:spid="_x0000_s1347" style="position:absolute;left:3;top:10112;width:1333;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Pp1MQA&#10;AADcAAAADwAAAGRycy9kb3ducmV2LnhtbESPQWvCQBSE74X+h+UVeqsbQ5E2uoooLV6kGL309sg+&#10;s8G8tyG70fTfd4VCj8PMfMMsViO36kp9aLwYmE4yUCSVt43UBk7Hj5c3UCGiWGy9kIEfCrBaPj4s&#10;sLD+Jge6lrFWCSKhQAMuxq7QOlSOGMPEdyTJO/ueMSbZ19r2eEtwbnWeZTPN2EhacNjRxlF1KQc2&#10;sBt5bd3n1+v+uz2FbTjwbLiwMc9P43oOKtIY/8N/7Z018J5P4X4mHQG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D6dTEAAAA3AAAAA8AAAAAAAAAAAAAAAAAmAIAAGRycy9k&#10;b3ducmV2LnhtbFBLBQYAAAAABAAEAPUAAACJAwAAAAA=&#10;" filled="f" stroked="f" strokeweight=".5pt">
                        <v:textbox inset="1pt,1pt,1pt,1pt">
                          <w:txbxContent>
                            <w:p w:rsidR="004E000A" w:rsidRPr="00B11BA6" w:rsidRDefault="004E000A" w:rsidP="00750935">
                              <w:pPr>
                                <w:rPr>
                                  <w:rFonts w:cs="Arial"/>
                                </w:rPr>
                              </w:pPr>
                              <w:r w:rsidRPr="00B11BA6">
                                <w:rPr>
                                  <w:rFonts w:cs="Arial"/>
                                </w:rPr>
                                <w:sym w:font="Symbol" w:char="F071"/>
                              </w:r>
                            </w:p>
                          </w:txbxContent>
                        </v:textbox>
                      </v:rect>
                      <v:rect id="Rectangle 440" o:spid="_x0000_s1348" style="position:absolute;left:7225;top:6388;width:1333;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F3o8MA&#10;AADcAAAADwAAAGRycy9kb3ducmV2LnhtbESPQWvCQBSE7wX/w/IEb3XTINJGVxFF8VJE68XbI/ua&#10;Dea9DdlV03/fLQg9DjPzDTNf9tyoO3Wh9mLgbZyBIim9raUycP7avr6DChHFYuOFDPxQgOVi8DLH&#10;wvqHHOl+ipVKEAkFGnAxtoXWoXTEGMa+JUnet+8YY5JdpW2HjwTnRudZNtWMtaQFhy2tHZXX040N&#10;7HteWbc7TD4vzTlswpGntysbMxr2qxmoSH38Dz/be2vgI8/h70w6Anr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F3o8MAAADcAAAADwAAAAAAAAAAAAAAAACYAgAAZHJzL2Rv&#10;d25yZXYueG1sUEsFBgAAAAAEAAQA9QAAAIgDAAAAAA==&#10;" filled="f" stroked="f" strokeweight=".5pt">
                        <v:textbox inset="1pt,1pt,1pt,1pt">
                          <w:txbxContent>
                            <w:p w:rsidR="004E000A" w:rsidRPr="00B11BA6" w:rsidRDefault="004E000A" w:rsidP="00750935">
                              <w:pPr>
                                <w:jc w:val="right"/>
                                <w:rPr>
                                  <w:rFonts w:cs="Arial"/>
                                </w:rPr>
                              </w:pPr>
                              <w:proofErr w:type="gramStart"/>
                              <w:r w:rsidRPr="00B11BA6">
                                <w:rPr>
                                  <w:rFonts w:cs="Arial"/>
                                </w:rPr>
                                <w:t>r</w:t>
                              </w:r>
                              <w:proofErr w:type="gramEnd"/>
                            </w:p>
                          </w:txbxContent>
                        </v:textbox>
                      </v:rect>
                      <v:rect id="Rectangle 441" o:spid="_x0000_s1349" style="position:absolute;left:9347;top:9557;width:1333;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3SOMQA&#10;AADcAAAADwAAAGRycy9kb3ducmV2LnhtbESPzWoCQRCE74LvMLSQm85qRHR1FElI8BKCPxdvzU67&#10;s7jds+yMunn7jBDIsaiqr6jVpuNa3akNlRcD41EGiqTwtpLSwOn4MZyDChHFYu2FDPxQgM2631th&#10;bv1D9nQ/xFIliIQcDbgYm1zrUDhiDCPfkCTv4lvGmGRbatviI8G51pMsm2nGStKCw4beHBXXw40N&#10;7DreWvf5Pf0616fwHvY8u13ZmJdBt12CitTF//Bfe2cNLCav8DyTjo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d0jjEAAAA3AAAAA8AAAAAAAAAAAAAAAAAmAIAAGRycy9k&#10;b3ducmV2LnhtbFBLBQYAAAAABAAEAPUAAACJAwAAAAA=&#10;" filled="f" stroked="f" strokeweight=".5pt">
                        <v:textbox inset="1pt,1pt,1pt,1pt">
                          <w:txbxContent>
                            <w:p w:rsidR="004E000A" w:rsidRPr="00B11BA6" w:rsidRDefault="004E000A" w:rsidP="00750935">
                              <w:pPr>
                                <w:rPr>
                                  <w:rFonts w:cs="Arial"/>
                                </w:rPr>
                              </w:pPr>
                              <w:r w:rsidRPr="00B11BA6">
                                <w:rPr>
                                  <w:rFonts w:cs="Arial"/>
                                  <w:sz w:val="18"/>
                                </w:rPr>
                                <w:t>3</w:t>
                              </w:r>
                            </w:p>
                          </w:txbxContent>
                        </v:textbox>
                      </v:rect>
                      <v:rect id="Rectangle 442" o:spid="_x0000_s1350" style="position:absolute;left:14154;top:1641;width:1009;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lxtsYA&#10;AADcAAAADwAAAGRycy9kb3ducmV2LnhtbESP3WrCQBSE7wXfYTlCb0Q3Slva6EZsi1CxEBoL3h6y&#10;Jz+YPRuyq6Z9ercgeDnMzDfMctWbRpypc7VlBbNpBII4t7rmUsHPfjN5AeE8ssbGMin4JQerZDhY&#10;Yqzthb/pnPlSBAi7GBVU3rexlC6vyKCb2pY4eIXtDPogu1LqDi8Bbho5j6JnabDmsFBhS+8V5cfs&#10;ZBS4zGzG21l6SMk8nfBt91ekXx9KPYz69QKEp97fw7f2p1bwOn+E/zPhCMj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SlxtsYAAADcAAAADwAAAAAAAAAAAAAAAACYAgAAZHJz&#10;L2Rvd25yZXYueG1sUEsFBgAAAAAEAAQA9QAAAIsDAAAAAA==&#10;" stroked="f" strokeweight=".5pt">
                        <v:textbox inset="1pt,1pt,1pt,1pt">
                          <w:txbxContent>
                            <w:p w:rsidR="004E000A" w:rsidRPr="00052DAB" w:rsidRDefault="004E000A" w:rsidP="00750935">
                              <w:pPr>
                                <w:rPr>
                                  <w:rFonts w:cs="Arial"/>
                                  <w:sz w:val="22"/>
                                </w:rPr>
                              </w:pPr>
                              <w:r w:rsidRPr="00052DAB">
                                <w:rPr>
                                  <w:rFonts w:cs="Arial"/>
                                  <w:sz w:val="22"/>
                                </w:rPr>
                                <w:t>R</w:t>
                              </w:r>
                            </w:p>
                          </w:txbxContent>
                        </v:textbox>
                      </v:rect>
                      <v:rect id="Rectangle 443" o:spid="_x0000_s1351" style="position:absolute;left:9671;top:1;width:4911;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jv18QA&#10;AADcAAAADwAAAGRycy9kb3ducmV2LnhtbESPzWoCQRCE74LvMLSQm84qUXR1FElI8BKCPxdvzU67&#10;s7jds+yMunn7jBDIsaiqr6jVpuNa3akNlRcD41EGiqTwtpLSwOn4MZyDChHFYu2FDPxQgM2631th&#10;bv1D9nQ/xFIliIQcDbgYm1zrUDhiDCPfkCTv4lvGmGRbatviI8G51pMsm2nGStKCw4beHBXXw40N&#10;7DreWvf5/fp1rk/hPex5druyMS+DbrsEFamL/+G/9s4aWEym8DyTjo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479fEAAAA3AAAAA8AAAAAAAAAAAAAAAAAmAIAAGRycy9k&#10;b3ducmV2LnhtbFBLBQYAAAAABAAEAPUAAACJAwAAAAA=&#10;" filled="f" stroked="f" strokeweight=".5pt">
                        <v:textbox inset="1pt,1pt,1pt,1pt">
                          <w:txbxContent>
                            <w:p w:rsidR="004E000A" w:rsidRPr="00B11BA6" w:rsidRDefault="004E000A" w:rsidP="00750935">
                              <w:pPr>
                                <w:rPr>
                                  <w:rFonts w:cs="Arial"/>
                                </w:rPr>
                              </w:pPr>
                              <w:r w:rsidRPr="00B11BA6">
                                <w:rPr>
                                  <w:rFonts w:cs="Arial"/>
                                </w:rPr>
                                <w:t>50</w:t>
                              </w:r>
                            </w:p>
                          </w:txbxContent>
                        </v:textbox>
                      </v:rect>
                      <v:line id="Line 444" o:spid="_x0000_s1352" style="position:absolute;flip:x;visibility:visible;mso-wrap-style:square" from="4418,6265" to="6118,6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2GDrMQAAADcAAAADwAAAGRycy9kb3ducmV2LnhtbESPzarCMBSE94LvEI5wN6KpLkSrUUS0&#10;KNyNfwt3h+bYFpuT0sTa+/ZGuOBymJlvmMWqNaVoqHaFZQWjYQSCOLW64EzB5bwbTEE4j6yxtEwK&#10;/sjBatntLDDW9sVHak4+EwHCLkYFufdVLKVLczLohrYiDt7d1gZ9kHUmdY2vADelHEfRRBosOCzk&#10;WNEmp/RxehoFzXZ/bA4lPZOk+r2N9O6QXPs3pX567XoOwlPrv+H/9l4rmI0n8DkTjoBc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YYOsxAAAANwAAAAPAAAAAAAAAAAA&#10;AAAAAKECAABkcnMvZG93bnJldi54bWxQSwUGAAAAAAQABAD5AAAAkgMAAAAA&#10;" strokeweight=".5pt">
                        <v:stroke startarrowwidth="narrow" startarrowlength="short" endarrow="open" endarrowwidth="narrow" endarrowlength="short"/>
                      </v:line>
                      <v:line id="Line 445" o:spid="_x0000_s1353" style="position:absolute;flip:x;visibility:visible;mso-wrap-style:square" from="17077,14476" to="17108,18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e7TsYAAADcAAAADwAAAGRycy9kb3ducmV2LnhtbESPT2vCQBTE74V+h+UJ3urGHBpNs4oU&#10;WiqejLVeH9mXP5h9G3ZXTfvpuwWhx2FmfsMU69H04krOd5YVzGcJCOLK6o4bBZ+Ht6cFCB+QNfaW&#10;ScE3eVivHh8KzLW98Z6uZWhEhLDPUUEbwpBL6auWDPqZHYijV1tnMETpGqkd3iLc9DJNkmdpsOO4&#10;0OJAry1V5/JiFLyn5e7ncPSnZXY61tskc/vL106p6WTcvIAINIb/8L39oRUs0wz+zsQj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W3u07GAAAA3AAAAA8AAAAAAAAA&#10;AAAAAAAAoQIAAGRycy9kb3ducmV2LnhtbFBLBQYAAAAABAAEAPkAAACUAwAAAAA=&#10;" strokeweight=".5pt">
                        <v:stroke startarrow="open" startarrowwidth="narrow" startarrowlength="short" endarrow="open" endarrowwidth="narrow" endarrowlength="short"/>
                      </v:line>
                    </v:group>
                  </w:pict>
                </mc:Fallback>
              </mc:AlternateConten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tc>
        <w:tc>
          <w:tcPr>
            <w:tcW w:w="3991" w:type="dxa"/>
            <w:tcMar>
              <w:left w:w="57" w:type="dxa"/>
              <w:right w:w="57" w:type="dxa"/>
            </w:tcMar>
          </w:tcPr>
          <w:p w:rsidR="00750935" w:rsidRPr="00A8058F" w:rsidRDefault="00750935" w:rsidP="00BF0E06">
            <w:pPr>
              <w:widowControl w:val="0"/>
              <w:numPr>
                <w:ilvl w:val="0"/>
                <w:numId w:val="88"/>
              </w:numPr>
              <w:spacing w:before="120"/>
              <w:jc w:val="both"/>
              <w:rPr>
                <w:rFonts w:cs="Arial"/>
                <w:sz w:val="22"/>
                <w:szCs w:val="22"/>
              </w:rPr>
            </w:pPr>
            <w:r w:rsidRPr="00A8058F">
              <w:rPr>
                <w:rFonts w:cs="Arial"/>
                <w:sz w:val="22"/>
                <w:szCs w:val="22"/>
              </w:rPr>
              <w:t>Áp dụng cho mối hàn ở mặt trước nồi hơi</w:t>
            </w:r>
          </w:p>
          <w:p w:rsidR="00750935" w:rsidRPr="00A8058F" w:rsidRDefault="00750935" w:rsidP="00BF0E06">
            <w:pPr>
              <w:widowControl w:val="0"/>
              <w:numPr>
                <w:ilvl w:val="0"/>
                <w:numId w:val="88"/>
              </w:numPr>
              <w:jc w:val="both"/>
              <w:rPr>
                <w:rFonts w:cs="Arial"/>
                <w:sz w:val="22"/>
                <w:szCs w:val="22"/>
              </w:rPr>
            </w:pPr>
            <w:r w:rsidRPr="00A8058F">
              <w:rPr>
                <w:rFonts w:cs="Arial"/>
                <w:sz w:val="22"/>
                <w:szCs w:val="22"/>
              </w:rPr>
              <w:t xml:space="preserve"> t </w:t>
            </w:r>
            <w:r w:rsidRPr="00A8058F">
              <w:rPr>
                <w:rFonts w:cs="Arial"/>
                <w:sz w:val="22"/>
                <w:szCs w:val="22"/>
              </w:rPr>
              <w:sym w:font="Symbol" w:char="F0B3"/>
            </w:r>
            <w:r w:rsidRPr="00A8058F">
              <w:rPr>
                <w:rFonts w:cs="Arial"/>
                <w:sz w:val="22"/>
                <w:szCs w:val="22"/>
              </w:rPr>
              <w:t xml:space="preserve"> T</w:t>
            </w:r>
            <w:r w:rsidRPr="00A8058F">
              <w:rPr>
                <w:rFonts w:cs="Arial"/>
                <w:sz w:val="22"/>
                <w:szCs w:val="22"/>
                <w:vertAlign w:val="subscript"/>
              </w:rPr>
              <w:t>s</w:t>
            </w:r>
            <w:r w:rsidRPr="00A8058F">
              <w:rPr>
                <w:rFonts w:cs="Arial"/>
                <w:sz w:val="22"/>
                <w:szCs w:val="22"/>
              </w:rPr>
              <w:t xml:space="preserve"> - 3</w:t>
            </w:r>
          </w:p>
          <w:p w:rsidR="00750935" w:rsidRPr="00A8058F" w:rsidRDefault="00750935" w:rsidP="00BF0E06">
            <w:pPr>
              <w:widowControl w:val="0"/>
              <w:numPr>
                <w:ilvl w:val="0"/>
                <w:numId w:val="88"/>
              </w:numPr>
              <w:jc w:val="both"/>
              <w:rPr>
                <w:rFonts w:cs="Arial"/>
                <w:sz w:val="22"/>
                <w:szCs w:val="22"/>
              </w:rPr>
            </w:pPr>
            <w:r w:rsidRPr="00A8058F">
              <w:rPr>
                <w:rFonts w:cs="Arial"/>
                <w:sz w:val="22"/>
                <w:szCs w:val="22"/>
              </w:rPr>
              <w:sym w:font="Symbol" w:char="F071"/>
            </w:r>
            <w:r w:rsidRPr="00A8058F">
              <w:rPr>
                <w:rFonts w:cs="Arial"/>
                <w:sz w:val="22"/>
                <w:szCs w:val="22"/>
              </w:rPr>
              <w:t xml:space="preserve"> nằm trong khoảng giữa từ10</w:t>
            </w:r>
            <w:r w:rsidRPr="00A8058F">
              <w:rPr>
                <w:rFonts w:cs="Arial"/>
                <w:sz w:val="22"/>
                <w:szCs w:val="22"/>
                <w:vertAlign w:val="superscript"/>
              </w:rPr>
              <w:t>o</w:t>
            </w:r>
            <w:r w:rsidRPr="00A8058F">
              <w:rPr>
                <w:rFonts w:cs="Arial"/>
                <w:sz w:val="22"/>
                <w:szCs w:val="22"/>
              </w:rPr>
              <w:t xml:space="preserve"> đến 20</w:t>
            </w:r>
            <w:r w:rsidRPr="00A8058F">
              <w:rPr>
                <w:rFonts w:cs="Arial"/>
                <w:sz w:val="22"/>
                <w:szCs w:val="22"/>
                <w:vertAlign w:val="superscript"/>
              </w:rPr>
              <w:t>o</w:t>
            </w:r>
          </w:p>
          <w:p w:rsidR="00750935" w:rsidRPr="00A8058F" w:rsidRDefault="00750935" w:rsidP="00BF0E06">
            <w:pPr>
              <w:widowControl w:val="0"/>
              <w:numPr>
                <w:ilvl w:val="0"/>
                <w:numId w:val="88"/>
              </w:numPr>
              <w:jc w:val="both"/>
              <w:rPr>
                <w:rFonts w:cs="Arial"/>
                <w:sz w:val="22"/>
                <w:szCs w:val="22"/>
              </w:rPr>
            </w:pPr>
            <w:r w:rsidRPr="00A8058F">
              <w:rPr>
                <w:rFonts w:cs="Arial"/>
                <w:sz w:val="22"/>
                <w:szCs w:val="22"/>
              </w:rPr>
              <w:t xml:space="preserve">10 </w:t>
            </w:r>
            <w:r w:rsidRPr="00A8058F">
              <w:rPr>
                <w:rFonts w:cs="Arial"/>
                <w:sz w:val="22"/>
                <w:szCs w:val="22"/>
              </w:rPr>
              <w:sym w:font="Symbol" w:char="F0B3"/>
            </w:r>
            <w:r w:rsidRPr="00A8058F">
              <w:rPr>
                <w:rFonts w:cs="Arial"/>
                <w:sz w:val="22"/>
                <w:szCs w:val="22"/>
              </w:rPr>
              <w:t xml:space="preserve"> r </w:t>
            </w:r>
            <w:r w:rsidRPr="00A8058F">
              <w:rPr>
                <w:rFonts w:cs="Arial"/>
                <w:sz w:val="22"/>
                <w:szCs w:val="22"/>
              </w:rPr>
              <w:sym w:font="Symbol" w:char="F0B3"/>
            </w:r>
            <w:r w:rsidRPr="00A8058F">
              <w:rPr>
                <w:rFonts w:cs="Arial"/>
                <w:sz w:val="22"/>
                <w:szCs w:val="22"/>
              </w:rPr>
              <w:t xml:space="preserve"> 5</w:t>
            </w:r>
          </w:p>
        </w:tc>
      </w:tr>
      <w:tr w:rsidR="00750935" w:rsidRPr="00A8058F" w:rsidTr="00AA471B">
        <w:trPr>
          <w:jc w:val="center"/>
        </w:trPr>
        <w:tc>
          <w:tcPr>
            <w:tcW w:w="1214" w:type="dxa"/>
            <w:vMerge/>
            <w:vAlign w:val="center"/>
          </w:tcPr>
          <w:p w:rsidR="00750935" w:rsidRPr="00A8058F" w:rsidRDefault="00750935" w:rsidP="002C5B3D">
            <w:pPr>
              <w:widowControl w:val="0"/>
              <w:ind w:left="142" w:hanging="142"/>
              <w:jc w:val="both"/>
              <w:rPr>
                <w:rFonts w:cs="Arial"/>
                <w:sz w:val="22"/>
                <w:szCs w:val="22"/>
              </w:rPr>
            </w:pPr>
          </w:p>
        </w:tc>
        <w:tc>
          <w:tcPr>
            <w:tcW w:w="778" w:type="dxa"/>
          </w:tcPr>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r w:rsidRPr="00A8058F">
              <w:rPr>
                <w:rFonts w:cs="Arial"/>
                <w:sz w:val="22"/>
                <w:szCs w:val="22"/>
              </w:rPr>
              <w:t>B</w: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tc>
        <w:tc>
          <w:tcPr>
            <w:tcW w:w="3969" w:type="dxa"/>
          </w:tcPr>
          <w:p w:rsidR="00750935" w:rsidRPr="00A8058F"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2096" behindDoc="0" locked="0" layoutInCell="1" allowOverlap="1">
                      <wp:simplePos x="0" y="0"/>
                      <wp:positionH relativeFrom="column">
                        <wp:posOffset>147320</wp:posOffset>
                      </wp:positionH>
                      <wp:positionV relativeFrom="paragraph">
                        <wp:posOffset>40640</wp:posOffset>
                      </wp:positionV>
                      <wp:extent cx="2092325" cy="760730"/>
                      <wp:effectExtent l="13970" t="12065" r="0" b="8255"/>
                      <wp:wrapNone/>
                      <wp:docPr id="87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2325" cy="760730"/>
                                <a:chOff x="-1" y="0"/>
                                <a:chExt cx="20001" cy="20000"/>
                              </a:xfrm>
                            </wpg:grpSpPr>
                            <wps:wsp>
                              <wps:cNvPr id="880" name="Arc 300"/>
                              <wps:cNvSpPr>
                                <a:spLocks/>
                              </wps:cNvSpPr>
                              <wps:spPr bwMode="auto">
                                <a:xfrm flipV="1">
                                  <a:off x="12898" y="1770"/>
                                  <a:ext cx="4377" cy="120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81" name="Arc 301"/>
                              <wps:cNvSpPr>
                                <a:spLocks/>
                              </wps:cNvSpPr>
                              <wps:spPr bwMode="auto">
                                <a:xfrm flipV="1">
                                  <a:off x="12886" y="1620"/>
                                  <a:ext cx="6659" cy="1831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82" name="Line 302"/>
                              <wps:cNvCnPr/>
                              <wps:spPr bwMode="auto">
                                <a:xfrm>
                                  <a:off x="16983" y="6444"/>
                                  <a:ext cx="1961" cy="277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3" name="Rectangle 303"/>
                              <wps:cNvSpPr>
                                <a:spLocks noChangeArrowheads="1"/>
                              </wps:cNvSpPr>
                              <wps:spPr bwMode="auto">
                                <a:xfrm>
                                  <a:off x="17681" y="3406"/>
                                  <a:ext cx="2319" cy="4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8"/>
                                        <w:sz w:val="16"/>
                                      </w:rPr>
                                      <w:t>T</w:t>
                                    </w:r>
                                    <w:r w:rsidRPr="00B11BA6">
                                      <w:rPr>
                                        <w:rFonts w:cs="Arial"/>
                                        <w:spacing w:val="-8"/>
                                        <w:vertAlign w:val="subscript"/>
                                      </w:rPr>
                                      <w:t>s</w:t>
                                    </w:r>
                                  </w:p>
                                </w:txbxContent>
                              </wps:txbx>
                              <wps:bodyPr rot="0" vert="horz" wrap="square" lIns="12700" tIns="12700" rIns="12700" bIns="12700" anchor="t" anchorCtr="0" upright="1">
                                <a:noAutofit/>
                              </wps:bodyPr>
                            </wps:wsp>
                            <wps:wsp>
                              <wps:cNvPr id="884" name="Freeform 304"/>
                              <wps:cNvSpPr>
                                <a:spLocks/>
                              </wps:cNvSpPr>
                              <wps:spPr bwMode="auto">
                                <a:xfrm>
                                  <a:off x="17202" y="1436"/>
                                  <a:ext cx="2288" cy="768"/>
                                </a:xfrm>
                                <a:custGeom>
                                  <a:avLst/>
                                  <a:gdLst>
                                    <a:gd name="T0" fmla="*/ 19947 w 20000"/>
                                    <a:gd name="T1" fmla="*/ 7391 h 20000"/>
                                    <a:gd name="T2" fmla="*/ 17294 w 20000"/>
                                    <a:gd name="T3" fmla="*/ 1304 h 20000"/>
                                    <a:gd name="T4" fmla="*/ 18408 w 20000"/>
                                    <a:gd name="T5" fmla="*/ 3043 h 20000"/>
                                    <a:gd name="T6" fmla="*/ 15703 w 20000"/>
                                    <a:gd name="T7" fmla="*/ 0 h 20000"/>
                                    <a:gd name="T8" fmla="*/ 12785 w 20000"/>
                                    <a:gd name="T9" fmla="*/ 0 h 20000"/>
                                    <a:gd name="T10" fmla="*/ 10822 w 20000"/>
                                    <a:gd name="T11" fmla="*/ 3043 h 20000"/>
                                    <a:gd name="T12" fmla="*/ 9973 w 20000"/>
                                    <a:gd name="T13" fmla="*/ 7391 h 20000"/>
                                    <a:gd name="T14" fmla="*/ 8435 w 20000"/>
                                    <a:gd name="T15" fmla="*/ 9130 h 20000"/>
                                    <a:gd name="T16" fmla="*/ 7533 w 20000"/>
                                    <a:gd name="T17" fmla="*/ 11739 h 20000"/>
                                    <a:gd name="T18" fmla="*/ 6897 w 20000"/>
                                    <a:gd name="T19" fmla="*/ 14348 h 20000"/>
                                    <a:gd name="T20" fmla="*/ 5358 w 20000"/>
                                    <a:gd name="T21" fmla="*/ 17826 h 20000"/>
                                    <a:gd name="T22" fmla="*/ 4085 w 20000"/>
                                    <a:gd name="T23" fmla="*/ 19565 h 20000"/>
                                    <a:gd name="T24" fmla="*/ 2228 w 20000"/>
                                    <a:gd name="T25" fmla="*/ 18696 h 20000"/>
                                    <a:gd name="T26" fmla="*/ 1432 w 20000"/>
                                    <a:gd name="T27" fmla="*/ 17826 h 20000"/>
                                    <a:gd name="T28" fmla="*/ 0 w 20000"/>
                                    <a:gd name="T29" fmla="*/ 1173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47" y="7391"/>
                                      </a:moveTo>
                                      <a:lnTo>
                                        <a:pt x="17294" y="1304"/>
                                      </a:lnTo>
                                      <a:lnTo>
                                        <a:pt x="18408" y="3043"/>
                                      </a:lnTo>
                                      <a:lnTo>
                                        <a:pt x="15703" y="0"/>
                                      </a:lnTo>
                                      <a:lnTo>
                                        <a:pt x="12785" y="0"/>
                                      </a:lnTo>
                                      <a:lnTo>
                                        <a:pt x="10822" y="3043"/>
                                      </a:lnTo>
                                      <a:lnTo>
                                        <a:pt x="9973" y="7391"/>
                                      </a:lnTo>
                                      <a:lnTo>
                                        <a:pt x="8435" y="9130"/>
                                      </a:lnTo>
                                      <a:lnTo>
                                        <a:pt x="7533" y="11739"/>
                                      </a:lnTo>
                                      <a:lnTo>
                                        <a:pt x="6897" y="14348"/>
                                      </a:lnTo>
                                      <a:lnTo>
                                        <a:pt x="5358" y="17826"/>
                                      </a:lnTo>
                                      <a:lnTo>
                                        <a:pt x="4085" y="19565"/>
                                      </a:lnTo>
                                      <a:lnTo>
                                        <a:pt x="2228" y="18696"/>
                                      </a:lnTo>
                                      <a:lnTo>
                                        <a:pt x="1432" y="17826"/>
                                      </a:lnTo>
                                      <a:lnTo>
                                        <a:pt x="0" y="11739"/>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85" name="Freeform 305"/>
                              <wps:cNvSpPr>
                                <a:spLocks/>
                              </wps:cNvSpPr>
                              <wps:spPr bwMode="auto">
                                <a:xfrm>
                                  <a:off x="-1" y="13823"/>
                                  <a:ext cx="13027" cy="6110"/>
                                </a:xfrm>
                                <a:custGeom>
                                  <a:avLst/>
                                  <a:gdLst>
                                    <a:gd name="T0" fmla="*/ 19823 w 20000"/>
                                    <a:gd name="T1" fmla="*/ 0 h 20000"/>
                                    <a:gd name="T2" fmla="*/ 0 w 20000"/>
                                    <a:gd name="T3" fmla="*/ 0 h 20000"/>
                                    <a:gd name="T4" fmla="*/ 0 w 20000"/>
                                    <a:gd name="T5" fmla="*/ 19945 h 20000"/>
                                    <a:gd name="T6" fmla="*/ 19991 w 20000"/>
                                    <a:gd name="T7" fmla="*/ 19945 h 20000"/>
                                  </a:gdLst>
                                  <a:ahLst/>
                                  <a:cxnLst>
                                    <a:cxn ang="0">
                                      <a:pos x="T0" y="T1"/>
                                    </a:cxn>
                                    <a:cxn ang="0">
                                      <a:pos x="T2" y="T3"/>
                                    </a:cxn>
                                    <a:cxn ang="0">
                                      <a:pos x="T4" y="T5"/>
                                    </a:cxn>
                                    <a:cxn ang="0">
                                      <a:pos x="T6" y="T7"/>
                                    </a:cxn>
                                  </a:cxnLst>
                                  <a:rect l="0" t="0" r="r" b="b"/>
                                  <a:pathLst>
                                    <a:path w="20000" h="20000">
                                      <a:moveTo>
                                        <a:pt x="19823" y="0"/>
                                      </a:moveTo>
                                      <a:lnTo>
                                        <a:pt x="0" y="0"/>
                                      </a:lnTo>
                                      <a:lnTo>
                                        <a:pt x="0" y="19945"/>
                                      </a:lnTo>
                                      <a:lnTo>
                                        <a:pt x="19991" y="19945"/>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86" name="Line 306"/>
                              <wps:cNvCnPr/>
                              <wps:spPr bwMode="auto">
                                <a:xfrm>
                                  <a:off x="12892" y="0"/>
                                  <a:ext cx="6" cy="138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7" name="Line 307"/>
                              <wps:cNvCnPr/>
                              <wps:spPr bwMode="auto">
                                <a:xfrm>
                                  <a:off x="12892" y="1486"/>
                                  <a:ext cx="3393" cy="781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8" name="Line 308"/>
                              <wps:cNvCnPr/>
                              <wps:spPr bwMode="auto">
                                <a:xfrm>
                                  <a:off x="4776" y="4808"/>
                                  <a:ext cx="8110" cy="17"/>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9" name="Rectangle 309"/>
                              <wps:cNvSpPr>
                                <a:spLocks noChangeArrowheads="1"/>
                              </wps:cNvSpPr>
                              <wps:spPr bwMode="auto">
                                <a:xfrm>
                                  <a:off x="14124" y="3389"/>
                                  <a:ext cx="1135" cy="4357"/>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sz w:val="16"/>
                                      </w:rPr>
                                      <w:t>R</w:t>
                                    </w:r>
                                  </w:p>
                                </w:txbxContent>
                              </wps:txbx>
                              <wps:bodyPr rot="0" vert="horz" wrap="square" lIns="12700" tIns="12700" rIns="12700" bIns="12700" anchor="t" anchorCtr="0" upright="1">
                                <a:noAutofit/>
                              </wps:bodyPr>
                            </wps:wsp>
                            <wps:wsp>
                              <wps:cNvPr id="890" name="Rectangle 310"/>
                              <wps:cNvSpPr>
                                <a:spLocks noChangeArrowheads="1"/>
                              </wps:cNvSpPr>
                              <wps:spPr bwMode="auto">
                                <a:xfrm>
                                  <a:off x="8060" y="1219"/>
                                  <a:ext cx="1323" cy="47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6"/>
                                      </w:rPr>
                                      <w:t>50</w:t>
                                    </w:r>
                                  </w:p>
                                </w:txbxContent>
                              </wps:txbx>
                              <wps:bodyPr rot="0" vert="horz" wrap="square" lIns="12700" tIns="12700" rIns="12700" bIns="12700" anchor="t" anchorCtr="0" upright="1">
                                <a:noAutofit/>
                              </wps:bodyPr>
                            </wps:wsp>
                            <wps:wsp>
                              <wps:cNvPr id="891" name="Freeform 311"/>
                              <wps:cNvSpPr>
                                <a:spLocks/>
                              </wps:cNvSpPr>
                              <wps:spPr bwMode="auto">
                                <a:xfrm>
                                  <a:off x="3787" y="13873"/>
                                  <a:ext cx="1863" cy="5977"/>
                                </a:xfrm>
                                <a:custGeom>
                                  <a:avLst/>
                                  <a:gdLst>
                                    <a:gd name="T0" fmla="*/ 0 w 20000"/>
                                    <a:gd name="T1" fmla="*/ 0 h 20000"/>
                                    <a:gd name="T2" fmla="*/ 19674 w 20000"/>
                                    <a:gd name="T3" fmla="*/ 0 h 20000"/>
                                    <a:gd name="T4" fmla="*/ 19479 w 20000"/>
                                    <a:gd name="T5" fmla="*/ 3128 h 20000"/>
                                    <a:gd name="T6" fmla="*/ 17590 w 20000"/>
                                    <a:gd name="T7" fmla="*/ 5642 h 20000"/>
                                    <a:gd name="T8" fmla="*/ 14984 w 20000"/>
                                    <a:gd name="T9" fmla="*/ 6872 h 20000"/>
                                    <a:gd name="T10" fmla="*/ 13355 w 20000"/>
                                    <a:gd name="T11" fmla="*/ 8380 h 20000"/>
                                    <a:gd name="T12" fmla="*/ 12834 w 20000"/>
                                    <a:gd name="T13" fmla="*/ 10279 h 20000"/>
                                    <a:gd name="T14" fmla="*/ 13355 w 20000"/>
                                    <a:gd name="T15" fmla="*/ 11732 h 20000"/>
                                    <a:gd name="T16" fmla="*/ 14528 w 20000"/>
                                    <a:gd name="T17" fmla="*/ 13017 h 20000"/>
                                    <a:gd name="T18" fmla="*/ 16873 w 20000"/>
                                    <a:gd name="T19" fmla="*/ 14022 h 20000"/>
                                    <a:gd name="T20" fmla="*/ 18567 w 20000"/>
                                    <a:gd name="T21" fmla="*/ 15363 h 20000"/>
                                    <a:gd name="T22" fmla="*/ 19674 w 20000"/>
                                    <a:gd name="T23" fmla="*/ 17430 h 20000"/>
                                    <a:gd name="T24" fmla="*/ 19935 w 20000"/>
                                    <a:gd name="T25" fmla="*/ 19944 h 20000"/>
                                    <a:gd name="T26" fmla="*/ 0 w 20000"/>
                                    <a:gd name="T27" fmla="*/ 19944 h 20000"/>
                                    <a:gd name="T28" fmla="*/ 195 w 20000"/>
                                    <a:gd name="T29" fmla="*/ 17598 h 20000"/>
                                    <a:gd name="T30" fmla="*/ 1042 w 20000"/>
                                    <a:gd name="T31" fmla="*/ 15810 h 20000"/>
                                    <a:gd name="T32" fmla="*/ 2736 w 20000"/>
                                    <a:gd name="T33" fmla="*/ 14469 h 20000"/>
                                    <a:gd name="T34" fmla="*/ 5147 w 20000"/>
                                    <a:gd name="T35" fmla="*/ 13240 h 20000"/>
                                    <a:gd name="T36" fmla="*/ 6580 w 20000"/>
                                    <a:gd name="T37" fmla="*/ 12570 h 20000"/>
                                    <a:gd name="T38" fmla="*/ 7492 w 20000"/>
                                    <a:gd name="T39" fmla="*/ 11285 h 20000"/>
                                    <a:gd name="T40" fmla="*/ 7492 w 20000"/>
                                    <a:gd name="T41" fmla="*/ 9441 h 20000"/>
                                    <a:gd name="T42" fmla="*/ 6319 w 20000"/>
                                    <a:gd name="T43" fmla="*/ 7933 h 20000"/>
                                    <a:gd name="T44" fmla="*/ 4430 w 20000"/>
                                    <a:gd name="T45" fmla="*/ 6648 h 20000"/>
                                    <a:gd name="T46" fmla="*/ 1303 w 20000"/>
                                    <a:gd name="T47" fmla="*/ 5419 h 20000"/>
                                    <a:gd name="T48" fmla="*/ 195 w 20000"/>
                                    <a:gd name="T49" fmla="*/ 3128 h 20000"/>
                                    <a:gd name="T50" fmla="*/ 0 w 20000"/>
                                    <a:gd name="T51"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0000" h="20000">
                                      <a:moveTo>
                                        <a:pt x="0" y="0"/>
                                      </a:moveTo>
                                      <a:lnTo>
                                        <a:pt x="19674" y="0"/>
                                      </a:lnTo>
                                      <a:lnTo>
                                        <a:pt x="19479" y="3128"/>
                                      </a:lnTo>
                                      <a:lnTo>
                                        <a:pt x="17590" y="5642"/>
                                      </a:lnTo>
                                      <a:lnTo>
                                        <a:pt x="14984" y="6872"/>
                                      </a:lnTo>
                                      <a:lnTo>
                                        <a:pt x="13355" y="8380"/>
                                      </a:lnTo>
                                      <a:lnTo>
                                        <a:pt x="12834" y="10279"/>
                                      </a:lnTo>
                                      <a:lnTo>
                                        <a:pt x="13355" y="11732"/>
                                      </a:lnTo>
                                      <a:lnTo>
                                        <a:pt x="14528" y="13017"/>
                                      </a:lnTo>
                                      <a:lnTo>
                                        <a:pt x="16873" y="14022"/>
                                      </a:lnTo>
                                      <a:lnTo>
                                        <a:pt x="18567" y="15363"/>
                                      </a:lnTo>
                                      <a:lnTo>
                                        <a:pt x="19674" y="17430"/>
                                      </a:lnTo>
                                      <a:lnTo>
                                        <a:pt x="19935" y="19944"/>
                                      </a:lnTo>
                                      <a:lnTo>
                                        <a:pt x="0" y="19944"/>
                                      </a:lnTo>
                                      <a:lnTo>
                                        <a:pt x="195" y="17598"/>
                                      </a:lnTo>
                                      <a:lnTo>
                                        <a:pt x="1042" y="15810"/>
                                      </a:lnTo>
                                      <a:lnTo>
                                        <a:pt x="2736" y="14469"/>
                                      </a:lnTo>
                                      <a:lnTo>
                                        <a:pt x="5147" y="13240"/>
                                      </a:lnTo>
                                      <a:lnTo>
                                        <a:pt x="6580" y="12570"/>
                                      </a:lnTo>
                                      <a:lnTo>
                                        <a:pt x="7492" y="11285"/>
                                      </a:lnTo>
                                      <a:lnTo>
                                        <a:pt x="7492" y="9441"/>
                                      </a:lnTo>
                                      <a:lnTo>
                                        <a:pt x="6319" y="7933"/>
                                      </a:lnTo>
                                      <a:lnTo>
                                        <a:pt x="4430" y="6648"/>
                                      </a:lnTo>
                                      <a:lnTo>
                                        <a:pt x="1303" y="5419"/>
                                      </a:lnTo>
                                      <a:lnTo>
                                        <a:pt x="195" y="3128"/>
                                      </a:lnTo>
                                      <a:lnTo>
                                        <a:pt x="0" y="0"/>
                                      </a:lnTo>
                                      <a:close/>
                                    </a:path>
                                  </a:pathLst>
                                </a:custGeom>
                                <a:solidFill>
                                  <a:srgbClr val="D9D9D9"/>
                                </a:solidFill>
                                <a:ln w="9525" cap="flat">
                                  <a:solidFill>
                                    <a:srgbClr val="000000"/>
                                  </a:solidFill>
                                  <a:prstDash val="solid"/>
                                  <a:round/>
                                  <a:headEnd type="none" w="sm" len="sm"/>
                                  <a:tailEnd type="arrow"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2" name="Line 312"/>
                              <wps:cNvCnPr/>
                              <wps:spPr bwMode="auto">
                                <a:xfrm flipV="1">
                                  <a:off x="4734" y="1185"/>
                                  <a:ext cx="6" cy="1881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299" o:spid="_x0000_s1354" style="position:absolute;left:0;text-align:left;margin-left:11.6pt;margin-top:3.2pt;width:164.75pt;height:59.9pt;z-index:251652096" coordorigin="-1" coordsize="2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">
                      <v:shape id="Arc 300" o:spid="_x0000_s1355" style="position:absolute;left:12898;top:1770;width:4377;height:12036;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akV8IA&#10;AADcAAAADwAAAGRycy9kb3ducmV2LnhtbESP3W7CMAxG75H2DpEn7Q5SmKiqQkAIicElfw9gNV5b&#10;rXGqJCvl7fHFpF1an79jn/V2dJ0aKMTWs4H5LANFXHnbcm3gfjtMC1AxIVvsPJOBJ0XYbt4mayyt&#10;f/CFhmuqlUA4lmigSakvtY5VQw7jzPfEkn374DDJGGptAz4E7jq9yLJcO2xZLjTY076h6uf66wzc&#10;2vz8teB9LqAhLf3hGO7LT2M+3sfdClSiMf0v/7VP1kBRyPsiIyK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hqRXwgAAANwAAAAPAAAAAAAAAAAAAAAAAJgCAABkcnMvZG93&#10;bnJldi54bWxQSwUGAAAAAAQABAD1AAAAhwMAAAAA&#10;" path="m-1,nfc11929,,21600,9670,21600,21600em-1,nsc11929,,21600,9670,21600,21600l,21600,-1,xe" filled="f">
                        <v:path arrowok="t" o:extrusionok="f" o:connecttype="custom" o:connectlocs="0,0;4377,12036;0,12036" o:connectangles="0,0,0"/>
                      </v:shape>
                      <v:shape id="Arc 301" o:spid="_x0000_s1356" style="position:absolute;left:12886;top:1620;width:6659;height:18313;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oBzMEA&#10;AADcAAAADwAAAGRycy9kb3ducmV2LnhtbESP3YrCMBSE74V9h3CEvdNUxVKqaRFB3Uv/HuDQnG3L&#10;Niclydb69psFwcthZr5htuVoOjGQ861lBYt5AoK4srrlWsH9dphlIHxA1thZJgVP8lAWH5Mt5to+&#10;+ELDNdQiQtjnqKAJoc+l9FVDBv3c9sTR+7bOYIjS1VI7fES46eQySVJpsOW40GBP+4aqn+uvUXBr&#10;0/Nxyfs0goawtoeTu69XSn1Ox90GRKAxvMOv9pdWkGUL+D8Tj4As/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KAczBAAAA3AAAAA8AAAAAAAAAAAAAAAAAmAIAAGRycy9kb3du&#10;cmV2LnhtbFBLBQYAAAAABAAEAPUAAACGAwAAAAA=&#10;" path="m-1,nfc11929,,21600,9670,21600,21600em-1,nsc11929,,21600,9670,21600,21600l,21600,-1,xe" filled="f">
                        <v:path arrowok="t" o:extrusionok="f" o:connecttype="custom" o:connectlocs="0,0;6659,18313;0,18313" o:connectangles="0,0,0"/>
                      </v:shape>
                      <v:line id="Line 302" o:spid="_x0000_s1357" style="position:absolute;visibility:visible;mso-wrap-style:square" from="16983,6444" to="18944,9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fmmcQAAADcAAAADwAAAGRycy9kb3ducmV2LnhtbESPQWvCQBSE7wX/w/IEb3UTBYnRVdTW&#10;UujJKHh9ZJ9JTPZtyK4x/ffdQqHHYWa+YdbbwTSip85VlhXE0wgEcW51xYWCy/n4moBwHlljY5kU&#10;fJOD7Wb0ssZU2yefqM98IQKEXYoKSu/bVEqXl2TQTW1LHLyb7Qz6ILtC6g6fAW4aOYuihTRYcVgo&#10;saVDSXmdPYyCe7Goff+xzB/Z/j17+6rj+fEaKzUZD7sVCE+D/w//tT+1giSZwe+ZcAT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x+aZxAAAANwAAAAPAAAAAAAAAAAA&#10;AAAAAKECAABkcnMvZG93bnJldi54bWxQSwUGAAAAAAQABAD5AAAAkgMAAAAA&#10;" strokeweight=".5pt">
                        <v:stroke startarrow="open" startarrowwidth="narrow" startarrowlength="short" endarrow="open" endarrowwidth="narrow" endarrowlength="short"/>
                      </v:line>
                      <v:rect id="Rectangle 303" o:spid="_x0000_s1358" style="position:absolute;left:17681;top:3406;width:2319;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VircMA&#10;AADcAAAADwAAAGRycy9kb3ducmV2LnhtbESPQWvCQBSE7wX/w/IEL0U3WtAQXcUWBCm9VAWvj+wz&#10;CWbfhuxLjP++Wyj0OMzMN8xmN7ha9dSGyrOB+SwBRZx7W3Fh4HI+TFNQQZAt1p7JwJMC7Lajlw1m&#10;1j/4m/qTFCpCOGRooBRpMq1DXpLDMPMNcfRuvnUoUbaFti0+ItzVepEkS+2w4rhQYkMfJeX3U+cM&#10;9Nfr1ztdOj3vUVavx89OqiUZMxkP+zUooUH+w3/tozWQpm/weyYeAb3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Virc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pacing w:val="-8"/>
                                  <w:sz w:val="16"/>
                                </w:rPr>
                                <w:t>T</w:t>
                              </w:r>
                              <w:r w:rsidRPr="00B11BA6">
                                <w:rPr>
                                  <w:rFonts w:cs="Arial"/>
                                  <w:spacing w:val="-8"/>
                                  <w:vertAlign w:val="subscript"/>
                                </w:rPr>
                                <w:t>s</w:t>
                              </w:r>
                            </w:p>
                          </w:txbxContent>
                        </v:textbox>
                      </v:rect>
                      <v:shape id="Freeform 304" o:spid="_x0000_s1359" style="position:absolute;left:17202;top:1436;width:2288;height:76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rI6sYA&#10;AADcAAAADwAAAGRycy9kb3ducmV2LnhtbESPQWvCQBSE7wX/w/IK3uqmJaQxuooUhJyEpim0t0f2&#10;NUnNvo3ZjcZ/3xWEHoeZ+YZZbyfTiTMNrrWs4HkRgSCurG65VlB+7J9SEM4ja+wsk4IrOdhuZg9r&#10;zLS98DudC1+LAGGXoYLG+z6T0lUNGXQL2xMH78cOBn2QQy31gJcAN518iaJEGmw5LDTY01tD1bEY&#10;jYLokLSfLsfduCyPv1Vxyl+/v2Kl5o/TbgXC0+T/w/d2rhWkaQy3M+EI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rI6sYAAADcAAAADwAAAAAAAAAAAAAAAACYAgAAZHJz&#10;L2Rvd25yZXYueG1sUEsFBgAAAAAEAAQA9QAAAIsDAAAAAA==&#10;" path="m19947,7391l17294,1304r1114,1739l15703,,12785,,10822,3043,9973,7391,8435,9130r-902,2609l6897,14348,5358,17826,4085,19565,2228,18696r-796,-870l,11739e" filled="f">
                        <v:stroke startarrowwidth="narrow" startarrowlength="short" endarrowwidth="narrow" endarrowlength="short"/>
                        <v:path arrowok="t" o:connecttype="custom" o:connectlocs="2282,284;1978,50;2106,117;1796,0;1463,0;1238,117;1141,284;965,351;862,451;789,551;613,685;467,751;255,718;164,685;0,451" o:connectangles="0,0,0,0,0,0,0,0,0,0,0,0,0,0,0"/>
                      </v:shape>
                      <v:shape id="Freeform 305" o:spid="_x0000_s1360" style="position:absolute;left:-1;top:13823;width:13027;height:611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ZtccYA&#10;AADcAAAADwAAAGRycy9kb3ducmV2LnhtbESPQWvCQBSE70L/w/IKvdWNpdqYuoYgCDkJTVOot0f2&#10;NYlm36bZVeO/dwsFj8PMfMOs0tF04kyDay0rmE0jEMSV1S3XCsrP7XMMwnlkjZ1lUnAlB+n6YbLC&#10;RNsLf9C58LUIEHYJKmi87xMpXdWQQTe1PXHwfuxg0Ac51FIPeAlw08mXKFpIgy2HhQZ72jRUHYuT&#10;URDtFu2XyzE7LcvjoSp+87f996tST49j9g7C0+jv4f92rhXE8Rz+zoQjIN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ZtccYAAADcAAAADwAAAAAAAAAAAAAAAACYAgAAZHJz&#10;L2Rvd25yZXYueG1sUEsFBgAAAAAEAAQA9QAAAIsDAAAAAA==&#10;" path="m19823,l,,,19945r19991,e" filled="f">
                        <v:stroke startarrowwidth="narrow" startarrowlength="short" endarrowwidth="narrow" endarrowlength="short"/>
                        <v:path arrowok="t" o:connecttype="custom" o:connectlocs="12912,0;0,0;0,6093;13021,6093" o:connectangles="0,0,0,0"/>
                      </v:shape>
                      <v:line id="Line 306" o:spid="_x0000_s1361" style="position:absolute;visibility:visible;mso-wrap-style:square" from="12892,0" to="12898,1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QgsYAAADcAAAADwAAAGRycy9kb3ducmV2LnhtbESPQWvCQBSE7wX/w/KEXqRu2kMIMWso&#10;AaHQXtSKentkX7Oh2bcxu9H033eFQo/DzHzDFOVkO3GlwbeOFTwvExDEtdMtNwo+95unDIQPyBo7&#10;x6TghzyU69lDgbl2N97SdRcaESHsc1RgQuhzKX1tyKJfup44el9usBiiHBqpB7xFuO3kS5Kk0mLL&#10;ccFgT5Wh+ns3WgX1aN4vC14czq1Mjx+ympLqtFXqcT69rkAEmsJ/+K/9phVkWQr3M/EI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xkILGAAAA3AAAAA8AAAAAAAAA&#10;AAAAAAAAoQIAAGRycy9kb3ducmV2LnhtbFBLBQYAAAAABAAEAPkAAACUAwAAAAA=&#10;" strokeweight=".5pt">
                        <v:stroke startarrowwidth="narrow" startarrowlength="short" endarrowwidth="narrow" endarrowlength="short"/>
                      </v:line>
                      <v:line id="Line 307" o:spid="_x0000_s1362" style="position:absolute;visibility:visible;mso-wrap-style:square" from="12892,1486" to="16285,9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V9HcYAAADcAAAADwAAAGRycy9kb3ducmV2LnhtbESPT2vCQBTE70K/w/IKXopulBJj6iqi&#10;FqSXUv8cvL1mX5PQ7Nuwu2r89m6h4HGYmd8ws0VnGnEh52vLCkbDBARxYXXNpYLD/n2QgfABWWNj&#10;mRTcyMNi/tSbYa7tlb/osguliBD2OSqoQmhzKX1RkUE/tC1x9H6sMxiidKXUDq8Rbho5TpJUGqw5&#10;LlTY0qqi4nd3Ngo2n5wefDb9Pt0kHdN1nb6+uA+l+s/d8g1EoC48wv/trVaQZRP4OxOP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8FfR3GAAAA3AAAAA8AAAAAAAAA&#10;AAAAAAAAoQIAAGRycy9kb3ducmV2LnhtbFBLBQYAAAAABAAEAPkAAACUAwAAAAA=&#10;" strokeweight=".5pt">
                        <v:stroke startarrowwidth="narrow" startarrowlength="short" endarrow="open" endarrowwidth="narrow" endarrowlength="short"/>
                      </v:line>
                      <v:line id="Line 308" o:spid="_x0000_s1363" style="position:absolute;visibility:visible;mso-wrap-style:square" from="4776,4808" to="12886,4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Rc8IAAADcAAAADwAAAGRycy9kb3ducmV2LnhtbERPy2rCQBTdF/oPwy24ayZRkJg6Sn1S&#10;cGUsdHvJ3CZpMndCZozx751FweXhvJfr0bRioN7VlhUkUQyCuLC65lLB9+XwnoJwHllja5kU3MnB&#10;evX6ssRM2xufach9KUIIuwwVVN53mZSuqMigi2xHHLhf2xv0Afal1D3eQrhp5TSO59JgzaGhwo62&#10;FRVNfjUK/sp544fjorjmm32+OzXJ7PCTKDV5Gz8/QHga/VP87/7SCtI0rA1nwhG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y/Rc8IAAADcAAAADwAAAAAAAAAAAAAA&#10;AAChAgAAZHJzL2Rvd25yZXYueG1sUEsFBgAAAAAEAAQA+QAAAJADAAAAAA==&#10;" strokeweight=".5pt">
                        <v:stroke startarrow="open" startarrowwidth="narrow" startarrowlength="short" endarrow="open" endarrowwidth="narrow" endarrowlength="short"/>
                      </v:line>
                      <v:rect id="Rectangle 309" o:spid="_x0000_s1364" style="position:absolute;left:14124;top:3389;width:1135;height:43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QkisUA&#10;AADcAAAADwAAAGRycy9kb3ducmV2LnhtbESPzWrDMBCE74W8g9hAbo2cBozjRAklEONLW5z00tti&#10;bWxTa2Us1T99+qpQ6HGYmW+Yw2kyrRiod41lBZt1BIK4tLrhSsH77fKYgHAeWWNrmRTM5OB0XDwc&#10;MNV25IKGq69EgLBLUUHtfZdK6cqaDLq17YiDd7e9QR9kX0nd4xjgppVPURRLgw2HhRo7OtdUfl6/&#10;jIIPfs0K97Id4ktGb+WM9nuOc6VWy+l5D8LT5P/Df+1cK0iSHfyeCUdAH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ZCSKxQAAANwAAAAPAAAAAAAAAAAAAAAAAJgCAABkcnMv&#10;ZG93bnJldi54bWxQSwUGAAAAAAQABAD1AAAAigMAAAAA&#10;" stroked="f">
                        <v:textbox inset="1pt,1pt,1pt,1pt">
                          <w:txbxContent>
                            <w:p w:rsidR="004E000A" w:rsidRPr="00B11BA6" w:rsidRDefault="004E000A" w:rsidP="00750935">
                              <w:pPr>
                                <w:rPr>
                                  <w:rFonts w:cs="Arial"/>
                                </w:rPr>
                              </w:pPr>
                              <w:r w:rsidRPr="00B11BA6">
                                <w:rPr>
                                  <w:rFonts w:cs="Arial"/>
                                  <w:sz w:val="16"/>
                                </w:rPr>
                                <w:t>R</w:t>
                              </w:r>
                            </w:p>
                          </w:txbxContent>
                        </v:textbox>
                      </v:rect>
                      <v:rect id="Rectangle 310" o:spid="_x0000_s1365" style="position:absolute;left:8060;top:1219;width:1323;height:47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5qB8AA&#10;AADcAAAADwAAAGRycy9kb3ducmV2LnhtbERPS4vCMBC+L/gfwgheZE314KNrFBUEWbz4AK9DM9uW&#10;bSalmdb6781hYY8f33u97V2lOmpC6dnAdJKAIs68LTk3cL8dP5eggiBbrDyTgRcF2G4GH2tMrX/y&#10;hbqr5CqGcEjRQCFSp1qHrCCHYeJr4sj9+MahRNjk2jb4jOGu0rMkmWuHJceGAms6FJT9XltnoHs8&#10;znu6t3raoSzGp+9WyjkZMxr2uy9QQr38i//cJ2tguYrz45l4BPTm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05qB8AAAADcAAAADwAAAAAAAAAAAAAAAACYAgAAZHJzL2Rvd25y&#10;ZXYueG1sUEsFBgAAAAAEAAQA9QAAAIUDAAAAAA==&#10;" filled="f" stroked="f">
                        <v:textbox inset="1pt,1pt,1pt,1pt">
                          <w:txbxContent>
                            <w:p w:rsidR="004E000A" w:rsidRPr="00B11BA6" w:rsidRDefault="004E000A" w:rsidP="00750935">
                              <w:pPr>
                                <w:rPr>
                                  <w:rFonts w:cs="Arial"/>
                                </w:rPr>
                              </w:pPr>
                              <w:r w:rsidRPr="00B11BA6">
                                <w:rPr>
                                  <w:rFonts w:cs="Arial"/>
                                  <w:sz w:val="16"/>
                                </w:rPr>
                                <w:t>50</w:t>
                              </w:r>
                            </w:p>
                          </w:txbxContent>
                        </v:textbox>
                      </v:rect>
                      <v:shape id="Freeform 311" o:spid="_x0000_s1366" style="position:absolute;left:3787;top:13873;width:1863;height:597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7OUMUA&#10;AADcAAAADwAAAGRycy9kb3ducmV2LnhtbESPQWsCMRSE7wX/Q3hCbzWrB7Fbo9hCoRQqVj30+Nw8&#10;N2s3L+vmqdt/3wiCx2FmvmGm887X6kxtrAIbGA4yUMRFsBWXBrab96cJqCjIFuvAZOCPIsxnvYcp&#10;5jZc+JvOaylVgnDM0YATaXKtY+HIYxyEhjh5+9B6lCTbUtsWLwnuaz3KsrH2WHFacNjQm6Pid33y&#10;BuwXZ52Mj5v4s3o97dxh+elkacxjv1u8gBLq5B6+tT+sgcnzEK5n0hH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ns5QxQAAANwAAAAPAAAAAAAAAAAAAAAAAJgCAABkcnMv&#10;ZG93bnJldi54bWxQSwUGAAAAAAQABAD1AAAAigMAAAAA&#10;" path="m,l19674,r-195,3128l17590,5642,14984,6872,13355,8380r-521,1899l13355,11732r1173,1285l16873,14022r1694,1341l19674,17430r261,2514l,19944,195,17598r847,-1788l2736,14469,5147,13240r1433,-670l7492,11285r,-1844l6319,7933,4430,6648,1303,5419,195,3128,,xe" fillcolor="#d9d9d9">
                        <v:stroke startarrowwidth="narrow" startarrowlength="short" endarrow="open" endarrowwidth="narrow" endarrowlength="short"/>
                        <v:path arrowok="t" o:connecttype="custom" o:connectlocs="0,0;1833,0;1814,935;1639,1686;1396,2054;1244,2504;1195,3072;1244,3506;1353,3890;1572,4190;1730,4591;1833,5209;1857,5960;0,5960;18,5259;97,4725;255,4324;479,3957;613,3757;698,3373;698,2821;589,2371;413,1987;121,1619;18,935;0,0" o:connectangles="0,0,0,0,0,0,0,0,0,0,0,0,0,0,0,0,0,0,0,0,0,0,0,0,0,0"/>
                      </v:shape>
                      <v:line id="Line 312" o:spid="_x0000_s1367" style="position:absolute;flip:y;visibility:visible;mso-wrap-style:square" from="4734,1185" to="474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WZXsYAAADcAAAADwAAAGRycy9kb3ducmV2LnhtbESPQWvCQBSE74L/YXlCb81GhWCjq2hL&#10;ofTSmjQHb4/sMwlm34bsNkn/fbdQ8DjMzDfM7jCZVgzUu8aygmUUgyAurW64UvCVvz5uQDiPrLG1&#10;TAp+yMFhP5/tMNV25DMNma9EgLBLUUHtfZdK6cqaDLrIdsTBu9reoA+yr6TucQxw08pVHCfSYMNh&#10;ocaOnmsqb9m3UTCc1u8vH4VNLrZrZHHMi7X7bJV6WEzHLQhPk7+H/9tvWsHmaQV/Z8IRkP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FmV7GAAAA3AAAAA8AAAAAAAAA&#10;AAAAAAAAoQIAAGRycy9kb3ducmV2LnhtbFBLBQYAAAAABAAEAPkAAACUAwAAAAA=&#10;" strokeweight=".5pt">
                        <v:stroke startarrowwidth="narrow" startarrowlength="short" endarrowwidth="narrow" endarrowlength="short"/>
                      </v:line>
                    </v:group>
                  </w:pict>
                </mc:Fallback>
              </mc:AlternateConten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spacing w:after="120"/>
              <w:jc w:val="both"/>
              <w:rPr>
                <w:rFonts w:cs="Arial"/>
                <w:sz w:val="22"/>
                <w:szCs w:val="22"/>
              </w:rPr>
            </w:pPr>
          </w:p>
          <w:p w:rsidR="00750935" w:rsidRPr="00A8058F" w:rsidRDefault="00750935" w:rsidP="002C5B3D">
            <w:pPr>
              <w:widowControl w:val="0"/>
              <w:jc w:val="both"/>
              <w:rPr>
                <w:rFonts w:cs="Arial"/>
                <w:sz w:val="22"/>
                <w:szCs w:val="22"/>
              </w:rPr>
            </w:pPr>
          </w:p>
        </w:tc>
        <w:tc>
          <w:tcPr>
            <w:tcW w:w="3991" w:type="dxa"/>
            <w:tcMar>
              <w:left w:w="57" w:type="dxa"/>
              <w:right w:w="57" w:type="dxa"/>
            </w:tcMar>
          </w:tcPr>
          <w:p w:rsidR="00750935" w:rsidRPr="00A8058F" w:rsidRDefault="00750935" w:rsidP="002C5B3D">
            <w:pPr>
              <w:widowControl w:val="0"/>
              <w:jc w:val="both"/>
              <w:rPr>
                <w:rFonts w:cs="Arial"/>
                <w:sz w:val="22"/>
                <w:szCs w:val="22"/>
              </w:rPr>
            </w:pPr>
          </w:p>
        </w:tc>
      </w:tr>
      <w:tr w:rsidR="00750935" w:rsidRPr="00A8058F" w:rsidTr="00AA471B">
        <w:trPr>
          <w:jc w:val="center"/>
        </w:trPr>
        <w:tc>
          <w:tcPr>
            <w:tcW w:w="1214" w:type="dxa"/>
            <w:vMerge/>
            <w:vAlign w:val="center"/>
          </w:tcPr>
          <w:p w:rsidR="00750935" w:rsidRPr="00A8058F" w:rsidRDefault="00750935" w:rsidP="002C5B3D">
            <w:pPr>
              <w:widowControl w:val="0"/>
              <w:ind w:left="142" w:hanging="142"/>
              <w:jc w:val="both"/>
              <w:rPr>
                <w:rFonts w:cs="Arial"/>
                <w:sz w:val="22"/>
                <w:szCs w:val="22"/>
              </w:rPr>
            </w:pPr>
          </w:p>
        </w:tc>
        <w:tc>
          <w:tcPr>
            <w:tcW w:w="778" w:type="dxa"/>
          </w:tcPr>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r w:rsidRPr="00A8058F">
              <w:rPr>
                <w:rFonts w:cs="Arial"/>
                <w:sz w:val="22"/>
                <w:szCs w:val="22"/>
              </w:rPr>
              <w:t>C</w:t>
            </w:r>
          </w:p>
        </w:tc>
        <w:tc>
          <w:tcPr>
            <w:tcW w:w="3969" w:type="dxa"/>
          </w:tcPr>
          <w:p w:rsidR="00750935" w:rsidRPr="00A8058F"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3120" behindDoc="0" locked="0" layoutInCell="1" allowOverlap="1">
                      <wp:simplePos x="0" y="0"/>
                      <wp:positionH relativeFrom="column">
                        <wp:posOffset>176530</wp:posOffset>
                      </wp:positionH>
                      <wp:positionV relativeFrom="paragraph">
                        <wp:posOffset>141605</wp:posOffset>
                      </wp:positionV>
                      <wp:extent cx="2000885" cy="1014095"/>
                      <wp:effectExtent l="0" t="36830" r="13335" b="0"/>
                      <wp:wrapNone/>
                      <wp:docPr id="848"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0885" cy="1014095"/>
                                <a:chOff x="-1" y="0"/>
                                <a:chExt cx="20002" cy="20000"/>
                              </a:xfrm>
                            </wpg:grpSpPr>
                            <wps:wsp>
                              <wps:cNvPr id="849" name="Freeform 314"/>
                              <wps:cNvSpPr>
                                <a:spLocks/>
                              </wps:cNvSpPr>
                              <wps:spPr bwMode="auto">
                                <a:xfrm>
                                  <a:off x="4576" y="175"/>
                                  <a:ext cx="2425" cy="14089"/>
                                </a:xfrm>
                                <a:custGeom>
                                  <a:avLst/>
                                  <a:gdLst>
                                    <a:gd name="T0" fmla="*/ 19948 w 20000"/>
                                    <a:gd name="T1" fmla="*/ 0 h 20000"/>
                                    <a:gd name="T2" fmla="*/ 19948 w 20000"/>
                                    <a:gd name="T3" fmla="*/ 19982 h 20000"/>
                                    <a:gd name="T4" fmla="*/ 0 w 20000"/>
                                    <a:gd name="T5" fmla="*/ 19982 h 20000"/>
                                    <a:gd name="T6" fmla="*/ 0 w 20000"/>
                                    <a:gd name="T7" fmla="*/ 0 h 20000"/>
                                  </a:gdLst>
                                  <a:ahLst/>
                                  <a:cxnLst>
                                    <a:cxn ang="0">
                                      <a:pos x="T0" y="T1"/>
                                    </a:cxn>
                                    <a:cxn ang="0">
                                      <a:pos x="T2" y="T3"/>
                                    </a:cxn>
                                    <a:cxn ang="0">
                                      <a:pos x="T4" y="T5"/>
                                    </a:cxn>
                                    <a:cxn ang="0">
                                      <a:pos x="T6" y="T7"/>
                                    </a:cxn>
                                  </a:cxnLst>
                                  <a:rect l="0" t="0" r="r" b="b"/>
                                  <a:pathLst>
                                    <a:path w="20000" h="20000">
                                      <a:moveTo>
                                        <a:pt x="19948" y="0"/>
                                      </a:moveTo>
                                      <a:lnTo>
                                        <a:pt x="19948" y="19982"/>
                                      </a:lnTo>
                                      <a:lnTo>
                                        <a:pt x="0" y="19982"/>
                                      </a:lnTo>
                                      <a:lnTo>
                                        <a:pt x="0" y="0"/>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0" name="Rectangle 315"/>
                              <wps:cNvSpPr>
                                <a:spLocks noChangeArrowheads="1"/>
                              </wps:cNvSpPr>
                              <wps:spPr bwMode="auto">
                                <a:xfrm>
                                  <a:off x="6614" y="16431"/>
                                  <a:ext cx="1047" cy="3569"/>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
                                </w:txbxContent>
                              </wps:txbx>
                              <wps:bodyPr rot="0" vert="horz" wrap="square" lIns="12700" tIns="12700" rIns="12700" bIns="12700" anchor="t" anchorCtr="0" upright="1">
                                <a:noAutofit/>
                              </wps:bodyPr>
                            </wps:wsp>
                            <wps:wsp>
                              <wps:cNvPr id="851" name="Freeform 316"/>
                              <wps:cNvSpPr>
                                <a:spLocks/>
                              </wps:cNvSpPr>
                              <wps:spPr bwMode="auto">
                                <a:xfrm>
                                  <a:off x="19626" y="14252"/>
                                  <a:ext cx="375" cy="4345"/>
                                </a:xfrm>
                                <a:custGeom>
                                  <a:avLst/>
                                  <a:gdLst>
                                    <a:gd name="T0" fmla="*/ 7458 w 20000"/>
                                    <a:gd name="T1" fmla="*/ 0 h 20000"/>
                                    <a:gd name="T2" fmla="*/ 1017 w 20000"/>
                                    <a:gd name="T3" fmla="*/ 2594 h 20000"/>
                                    <a:gd name="T4" fmla="*/ 3051 w 20000"/>
                                    <a:gd name="T5" fmla="*/ 1556 h 20000"/>
                                    <a:gd name="T6" fmla="*/ 0 w 20000"/>
                                    <a:gd name="T7" fmla="*/ 4265 h 20000"/>
                                    <a:gd name="T8" fmla="*/ 0 w 20000"/>
                                    <a:gd name="T9" fmla="*/ 7089 h 20000"/>
                                    <a:gd name="T10" fmla="*/ 3051 w 20000"/>
                                    <a:gd name="T11" fmla="*/ 9107 h 20000"/>
                                    <a:gd name="T12" fmla="*/ 7458 w 20000"/>
                                    <a:gd name="T13" fmla="*/ 9971 h 20000"/>
                                    <a:gd name="T14" fmla="*/ 9492 w 20000"/>
                                    <a:gd name="T15" fmla="*/ 11527 h 20000"/>
                                    <a:gd name="T16" fmla="*/ 11525 w 20000"/>
                                    <a:gd name="T17" fmla="*/ 12392 h 20000"/>
                                    <a:gd name="T18" fmla="*/ 14576 w 20000"/>
                                    <a:gd name="T19" fmla="*/ 13084 h 20000"/>
                                    <a:gd name="T20" fmla="*/ 17627 w 20000"/>
                                    <a:gd name="T21" fmla="*/ 14640 h 20000"/>
                                    <a:gd name="T22" fmla="*/ 19661 w 20000"/>
                                    <a:gd name="T23" fmla="*/ 15908 h 20000"/>
                                    <a:gd name="T24" fmla="*/ 18983 w 20000"/>
                                    <a:gd name="T25" fmla="*/ 17695 h 20000"/>
                                    <a:gd name="T26" fmla="*/ 17627 w 20000"/>
                                    <a:gd name="T27" fmla="*/ 18559 h 20000"/>
                                    <a:gd name="T28" fmla="*/ 11525 w 20000"/>
                                    <a:gd name="T29" fmla="*/ 1994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58" y="0"/>
                                      </a:moveTo>
                                      <a:lnTo>
                                        <a:pt x="1017" y="2594"/>
                                      </a:lnTo>
                                      <a:lnTo>
                                        <a:pt x="3051" y="1556"/>
                                      </a:lnTo>
                                      <a:lnTo>
                                        <a:pt x="0" y="4265"/>
                                      </a:lnTo>
                                      <a:lnTo>
                                        <a:pt x="0" y="7089"/>
                                      </a:lnTo>
                                      <a:lnTo>
                                        <a:pt x="3051" y="9107"/>
                                      </a:lnTo>
                                      <a:lnTo>
                                        <a:pt x="7458" y="9971"/>
                                      </a:lnTo>
                                      <a:lnTo>
                                        <a:pt x="9492" y="11527"/>
                                      </a:lnTo>
                                      <a:lnTo>
                                        <a:pt x="11525" y="12392"/>
                                      </a:lnTo>
                                      <a:lnTo>
                                        <a:pt x="14576" y="13084"/>
                                      </a:lnTo>
                                      <a:lnTo>
                                        <a:pt x="17627" y="14640"/>
                                      </a:lnTo>
                                      <a:lnTo>
                                        <a:pt x="19661" y="15908"/>
                                      </a:lnTo>
                                      <a:lnTo>
                                        <a:pt x="18983" y="17695"/>
                                      </a:lnTo>
                                      <a:lnTo>
                                        <a:pt x="17627" y="18559"/>
                                      </a:lnTo>
                                      <a:lnTo>
                                        <a:pt x="11525" y="19942"/>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2" name="Freeform 317"/>
                              <wps:cNvSpPr>
                                <a:spLocks/>
                              </wps:cNvSpPr>
                              <wps:spPr bwMode="auto">
                                <a:xfrm>
                                  <a:off x="4595" y="0"/>
                                  <a:ext cx="2393" cy="576"/>
                                </a:xfrm>
                                <a:custGeom>
                                  <a:avLst/>
                                  <a:gdLst>
                                    <a:gd name="T0" fmla="*/ 19947 w 20000"/>
                                    <a:gd name="T1" fmla="*/ 7391 h 20000"/>
                                    <a:gd name="T2" fmla="*/ 17294 w 20000"/>
                                    <a:gd name="T3" fmla="*/ 1304 h 20000"/>
                                    <a:gd name="T4" fmla="*/ 18408 w 20000"/>
                                    <a:gd name="T5" fmla="*/ 3043 h 20000"/>
                                    <a:gd name="T6" fmla="*/ 15703 w 20000"/>
                                    <a:gd name="T7" fmla="*/ 0 h 20000"/>
                                    <a:gd name="T8" fmla="*/ 12785 w 20000"/>
                                    <a:gd name="T9" fmla="*/ 0 h 20000"/>
                                    <a:gd name="T10" fmla="*/ 10822 w 20000"/>
                                    <a:gd name="T11" fmla="*/ 3043 h 20000"/>
                                    <a:gd name="T12" fmla="*/ 9973 w 20000"/>
                                    <a:gd name="T13" fmla="*/ 7391 h 20000"/>
                                    <a:gd name="T14" fmla="*/ 8435 w 20000"/>
                                    <a:gd name="T15" fmla="*/ 9130 h 20000"/>
                                    <a:gd name="T16" fmla="*/ 7533 w 20000"/>
                                    <a:gd name="T17" fmla="*/ 11739 h 20000"/>
                                    <a:gd name="T18" fmla="*/ 6897 w 20000"/>
                                    <a:gd name="T19" fmla="*/ 14348 h 20000"/>
                                    <a:gd name="T20" fmla="*/ 5358 w 20000"/>
                                    <a:gd name="T21" fmla="*/ 17826 h 20000"/>
                                    <a:gd name="T22" fmla="*/ 4085 w 20000"/>
                                    <a:gd name="T23" fmla="*/ 19565 h 20000"/>
                                    <a:gd name="T24" fmla="*/ 2228 w 20000"/>
                                    <a:gd name="T25" fmla="*/ 18696 h 20000"/>
                                    <a:gd name="T26" fmla="*/ 1432 w 20000"/>
                                    <a:gd name="T27" fmla="*/ 17826 h 20000"/>
                                    <a:gd name="T28" fmla="*/ 0 w 20000"/>
                                    <a:gd name="T29" fmla="*/ 1173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19947" y="7391"/>
                                      </a:moveTo>
                                      <a:lnTo>
                                        <a:pt x="17294" y="1304"/>
                                      </a:lnTo>
                                      <a:lnTo>
                                        <a:pt x="18408" y="3043"/>
                                      </a:lnTo>
                                      <a:lnTo>
                                        <a:pt x="15703" y="0"/>
                                      </a:lnTo>
                                      <a:lnTo>
                                        <a:pt x="12785" y="0"/>
                                      </a:lnTo>
                                      <a:lnTo>
                                        <a:pt x="10822" y="3043"/>
                                      </a:lnTo>
                                      <a:lnTo>
                                        <a:pt x="9973" y="7391"/>
                                      </a:lnTo>
                                      <a:lnTo>
                                        <a:pt x="8435" y="9130"/>
                                      </a:lnTo>
                                      <a:lnTo>
                                        <a:pt x="7533" y="11739"/>
                                      </a:lnTo>
                                      <a:lnTo>
                                        <a:pt x="6897" y="14348"/>
                                      </a:lnTo>
                                      <a:lnTo>
                                        <a:pt x="5358" y="17826"/>
                                      </a:lnTo>
                                      <a:lnTo>
                                        <a:pt x="4085" y="19565"/>
                                      </a:lnTo>
                                      <a:lnTo>
                                        <a:pt x="2228" y="18696"/>
                                      </a:lnTo>
                                      <a:lnTo>
                                        <a:pt x="1432" y="17826"/>
                                      </a:lnTo>
                                      <a:lnTo>
                                        <a:pt x="0" y="1173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3" name="Freeform 318"/>
                              <wps:cNvSpPr>
                                <a:spLocks/>
                              </wps:cNvSpPr>
                              <wps:spPr bwMode="auto">
                                <a:xfrm>
                                  <a:off x="2062" y="14264"/>
                                  <a:ext cx="17888" cy="4346"/>
                                </a:xfrm>
                                <a:custGeom>
                                  <a:avLst/>
                                  <a:gdLst>
                                    <a:gd name="T0" fmla="*/ 19823 w 20000"/>
                                    <a:gd name="T1" fmla="*/ 0 h 20000"/>
                                    <a:gd name="T2" fmla="*/ 0 w 20000"/>
                                    <a:gd name="T3" fmla="*/ 0 h 20000"/>
                                    <a:gd name="T4" fmla="*/ 0 w 20000"/>
                                    <a:gd name="T5" fmla="*/ 19942 h 20000"/>
                                    <a:gd name="T6" fmla="*/ 19993 w 20000"/>
                                    <a:gd name="T7" fmla="*/ 19942 h 20000"/>
                                  </a:gdLst>
                                  <a:ahLst/>
                                  <a:cxnLst>
                                    <a:cxn ang="0">
                                      <a:pos x="T0" y="T1"/>
                                    </a:cxn>
                                    <a:cxn ang="0">
                                      <a:pos x="T2" y="T3"/>
                                    </a:cxn>
                                    <a:cxn ang="0">
                                      <a:pos x="T4" y="T5"/>
                                    </a:cxn>
                                    <a:cxn ang="0">
                                      <a:pos x="T6" y="T7"/>
                                    </a:cxn>
                                  </a:cxnLst>
                                  <a:rect l="0" t="0" r="r" b="b"/>
                                  <a:pathLst>
                                    <a:path w="20000" h="20000">
                                      <a:moveTo>
                                        <a:pt x="19823" y="0"/>
                                      </a:moveTo>
                                      <a:lnTo>
                                        <a:pt x="0" y="0"/>
                                      </a:lnTo>
                                      <a:lnTo>
                                        <a:pt x="0" y="19942"/>
                                      </a:lnTo>
                                      <a:lnTo>
                                        <a:pt x="19993" y="19942"/>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4" name="Freeform 319"/>
                              <wps:cNvSpPr>
                                <a:spLocks/>
                              </wps:cNvSpPr>
                              <wps:spPr bwMode="auto">
                                <a:xfrm>
                                  <a:off x="3884" y="10595"/>
                                  <a:ext cx="2418" cy="3682"/>
                                </a:xfrm>
                                <a:custGeom>
                                  <a:avLst/>
                                  <a:gdLst>
                                    <a:gd name="T0" fmla="*/ 19895 w 20000"/>
                                    <a:gd name="T1" fmla="*/ 19864 h 20000"/>
                                    <a:gd name="T2" fmla="*/ 0 w 20000"/>
                                    <a:gd name="T3" fmla="*/ 19864 h 20000"/>
                                    <a:gd name="T4" fmla="*/ 5354 w 20000"/>
                                    <a:gd name="T5" fmla="*/ 0 h 20000"/>
                                    <a:gd name="T6" fmla="*/ 16535 w 20000"/>
                                    <a:gd name="T7" fmla="*/ 3878 h 20000"/>
                                    <a:gd name="T8" fmla="*/ 17900 w 20000"/>
                                    <a:gd name="T9" fmla="*/ 4558 h 20000"/>
                                    <a:gd name="T10" fmla="*/ 19213 w 20000"/>
                                    <a:gd name="T11" fmla="*/ 5850 h 20000"/>
                                    <a:gd name="T12" fmla="*/ 19685 w 20000"/>
                                    <a:gd name="T13" fmla="*/ 7279 h 20000"/>
                                    <a:gd name="T14" fmla="*/ 19948 w 20000"/>
                                    <a:gd name="T15" fmla="*/ 8844 h 20000"/>
                                    <a:gd name="T16" fmla="*/ 19948 w 20000"/>
                                    <a:gd name="T17" fmla="*/ 10136 h 20000"/>
                                    <a:gd name="T18" fmla="*/ 19895 w 20000"/>
                                    <a:gd name="T19" fmla="*/ 1993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895" y="19864"/>
                                      </a:moveTo>
                                      <a:lnTo>
                                        <a:pt x="0" y="19864"/>
                                      </a:lnTo>
                                      <a:lnTo>
                                        <a:pt x="5354" y="0"/>
                                      </a:lnTo>
                                      <a:lnTo>
                                        <a:pt x="16535" y="3878"/>
                                      </a:lnTo>
                                      <a:lnTo>
                                        <a:pt x="17900" y="4558"/>
                                      </a:lnTo>
                                      <a:lnTo>
                                        <a:pt x="19213" y="5850"/>
                                      </a:lnTo>
                                      <a:lnTo>
                                        <a:pt x="19685" y="7279"/>
                                      </a:lnTo>
                                      <a:lnTo>
                                        <a:pt x="19948" y="8844"/>
                                      </a:lnTo>
                                      <a:lnTo>
                                        <a:pt x="19948" y="10136"/>
                                      </a:lnTo>
                                      <a:lnTo>
                                        <a:pt x="19895" y="19932"/>
                                      </a:lnTo>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5" name="Line 320"/>
                              <wps:cNvCnPr/>
                              <wps:spPr bwMode="auto">
                                <a:xfrm flipV="1">
                                  <a:off x="6994" y="12674"/>
                                  <a:ext cx="7" cy="304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6" name="Line 321"/>
                              <wps:cNvCnPr/>
                              <wps:spPr bwMode="auto">
                                <a:xfrm flipH="1" flipV="1">
                                  <a:off x="977" y="8566"/>
                                  <a:ext cx="4976" cy="270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7" name="Line 322"/>
                              <wps:cNvCnPr/>
                              <wps:spPr bwMode="auto">
                                <a:xfrm>
                                  <a:off x="1085" y="14264"/>
                                  <a:ext cx="1726" cy="1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8" name="Line 323"/>
                              <wps:cNvCnPr/>
                              <wps:spPr bwMode="auto">
                                <a:xfrm flipV="1">
                                  <a:off x="16173" y="14277"/>
                                  <a:ext cx="7" cy="429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9" name="Line 324"/>
                              <wps:cNvCnPr/>
                              <wps:spPr bwMode="auto">
                                <a:xfrm>
                                  <a:off x="4544" y="4283"/>
                                  <a:ext cx="2406" cy="13"/>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0" name="Line 325"/>
                              <wps:cNvCnPr/>
                              <wps:spPr bwMode="auto">
                                <a:xfrm flipH="1">
                                  <a:off x="7566" y="9280"/>
                                  <a:ext cx="1688" cy="376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1" name="Line 326"/>
                              <wps:cNvCnPr/>
                              <wps:spPr bwMode="auto">
                                <a:xfrm flipH="1">
                                  <a:off x="6182" y="9580"/>
                                  <a:ext cx="1263" cy="209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2" name="Freeform 327"/>
                              <wps:cNvSpPr>
                                <a:spLocks/>
                              </wps:cNvSpPr>
                              <wps:spPr bwMode="auto">
                                <a:xfrm>
                                  <a:off x="1174" y="8904"/>
                                  <a:ext cx="444" cy="5360"/>
                                </a:xfrm>
                                <a:custGeom>
                                  <a:avLst/>
                                  <a:gdLst>
                                    <a:gd name="T0" fmla="*/ 19714 w 20000"/>
                                    <a:gd name="T1" fmla="*/ 0 h 20000"/>
                                    <a:gd name="T2" fmla="*/ 10571 w 20000"/>
                                    <a:gd name="T3" fmla="*/ 2477 h 20000"/>
                                    <a:gd name="T4" fmla="*/ 5714 w 20000"/>
                                    <a:gd name="T5" fmla="*/ 4439 h 20000"/>
                                    <a:gd name="T6" fmla="*/ 2571 w 20000"/>
                                    <a:gd name="T7" fmla="*/ 6636 h 20000"/>
                                    <a:gd name="T8" fmla="*/ 0 w 20000"/>
                                    <a:gd name="T9" fmla="*/ 8598 h 20000"/>
                                    <a:gd name="T10" fmla="*/ 0 w 20000"/>
                                    <a:gd name="T11" fmla="*/ 10374 h 20000"/>
                                    <a:gd name="T12" fmla="*/ 0 w 20000"/>
                                    <a:gd name="T13" fmla="*/ 12056 h 20000"/>
                                    <a:gd name="T14" fmla="*/ 1429 w 20000"/>
                                    <a:gd name="T15" fmla="*/ 13925 h 20000"/>
                                    <a:gd name="T16" fmla="*/ 3143 w 20000"/>
                                    <a:gd name="T17" fmla="*/ 15981 h 20000"/>
                                    <a:gd name="T18" fmla="*/ 5714 w 20000"/>
                                    <a:gd name="T19" fmla="*/ 17617 h 20000"/>
                                    <a:gd name="T20" fmla="*/ 11143 w 20000"/>
                                    <a:gd name="T21" fmla="*/ 1995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000" h="20000">
                                      <a:moveTo>
                                        <a:pt x="19714" y="0"/>
                                      </a:moveTo>
                                      <a:lnTo>
                                        <a:pt x="10571" y="2477"/>
                                      </a:lnTo>
                                      <a:lnTo>
                                        <a:pt x="5714" y="4439"/>
                                      </a:lnTo>
                                      <a:lnTo>
                                        <a:pt x="2571" y="6636"/>
                                      </a:lnTo>
                                      <a:lnTo>
                                        <a:pt x="0" y="8598"/>
                                      </a:lnTo>
                                      <a:lnTo>
                                        <a:pt x="0" y="10374"/>
                                      </a:lnTo>
                                      <a:lnTo>
                                        <a:pt x="0" y="12056"/>
                                      </a:lnTo>
                                      <a:lnTo>
                                        <a:pt x="1429" y="13925"/>
                                      </a:lnTo>
                                      <a:lnTo>
                                        <a:pt x="3143" y="15981"/>
                                      </a:lnTo>
                                      <a:lnTo>
                                        <a:pt x="5714" y="17617"/>
                                      </a:lnTo>
                                      <a:lnTo>
                                        <a:pt x="11143" y="19953"/>
                                      </a:lnTo>
                                    </a:path>
                                  </a:pathLst>
                                </a:custGeom>
                                <a:noFill/>
                                <a:ln w="6350" cap="flat">
                                  <a:solidFill>
                                    <a:srgbClr val="000000"/>
                                  </a:solidFill>
                                  <a:prstDash val="solid"/>
                                  <a:round/>
                                  <a:headEnd type="arrow" w="sm" len="sm"/>
                                  <a:tailEnd type="arrow"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63" name="Rectangle 328"/>
                              <wps:cNvSpPr>
                                <a:spLocks noChangeArrowheads="1"/>
                              </wps:cNvSpPr>
                              <wps:spPr bwMode="auto">
                                <a:xfrm>
                                  <a:off x="3814" y="15178"/>
                                  <a:ext cx="1384" cy="358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3</w:t>
                                    </w:r>
                                  </w:p>
                                </w:txbxContent>
                              </wps:txbx>
                              <wps:bodyPr rot="0" vert="horz" wrap="square" lIns="12700" tIns="12700" rIns="12700" bIns="12700" anchor="t" anchorCtr="0" upright="1">
                                <a:noAutofit/>
                              </wps:bodyPr>
                            </wps:wsp>
                            <wps:wsp>
                              <wps:cNvPr id="864" name="Rectangle 329"/>
                              <wps:cNvSpPr>
                                <a:spLocks noChangeArrowheads="1"/>
                              </wps:cNvSpPr>
                              <wps:spPr bwMode="auto">
                                <a:xfrm>
                                  <a:off x="-1" y="9681"/>
                                  <a:ext cx="1384" cy="35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rPr>
                                      <w:sym w:font="Symbol" w:char="F071"/>
                                    </w:r>
                                  </w:p>
                                </w:txbxContent>
                              </wps:txbx>
                              <wps:bodyPr rot="0" vert="horz" wrap="square" lIns="12700" tIns="12700" rIns="12700" bIns="12700" anchor="t" anchorCtr="0" upright="1">
                                <a:noAutofit/>
                              </wps:bodyPr>
                            </wps:wsp>
                            <wps:wsp>
                              <wps:cNvPr id="865" name="Rectangle 330"/>
                              <wps:cNvSpPr>
                                <a:spLocks noChangeArrowheads="1"/>
                              </wps:cNvSpPr>
                              <wps:spPr bwMode="auto">
                                <a:xfrm>
                                  <a:off x="6753" y="6537"/>
                                  <a:ext cx="1384" cy="358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right"/>
                                      <w:rPr>
                                        <w:rFonts w:cs="Arial"/>
                                      </w:rPr>
                                    </w:pPr>
                                    <w:proofErr w:type="gramStart"/>
                                    <w:r w:rsidRPr="00B11BA6">
                                      <w:rPr>
                                        <w:rFonts w:cs="Arial"/>
                                      </w:rPr>
                                      <w:t>r</w:t>
                                    </w:r>
                                    <w:proofErr w:type="gramEnd"/>
                                  </w:p>
                                </w:txbxContent>
                              </wps:txbx>
                              <wps:bodyPr rot="0" vert="horz" wrap="square" lIns="12700" tIns="12700" rIns="12700" bIns="12700" anchor="t" anchorCtr="0" upright="1">
                                <a:noAutofit/>
                              </wps:bodyPr>
                            </wps:wsp>
                            <wps:wsp>
                              <wps:cNvPr id="866" name="Rectangle 331"/>
                              <wps:cNvSpPr>
                                <a:spLocks noChangeArrowheads="1"/>
                              </wps:cNvSpPr>
                              <wps:spPr bwMode="auto">
                                <a:xfrm>
                                  <a:off x="6277" y="15291"/>
                                  <a:ext cx="1384" cy="358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3</w:t>
                                    </w:r>
                                  </w:p>
                                </w:txbxContent>
                              </wps:txbx>
                              <wps:bodyPr rot="0" vert="horz" wrap="square" lIns="12700" tIns="12700" rIns="12700" bIns="12700" anchor="t" anchorCtr="0" upright="1">
                                <a:noAutofit/>
                              </wps:bodyPr>
                            </wps:wsp>
                            <wps:wsp>
                              <wps:cNvPr id="867" name="Line 332"/>
                              <wps:cNvCnPr/>
                              <wps:spPr bwMode="auto">
                                <a:xfrm flipH="1">
                                  <a:off x="6994" y="15604"/>
                                  <a:ext cx="864" cy="1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8" name="Freeform 333"/>
                              <wps:cNvSpPr>
                                <a:spLocks/>
                              </wps:cNvSpPr>
                              <wps:spPr bwMode="auto">
                                <a:xfrm>
                                  <a:off x="6975" y="12123"/>
                                  <a:ext cx="1092" cy="2154"/>
                                </a:xfrm>
                                <a:custGeom>
                                  <a:avLst/>
                                  <a:gdLst>
                                    <a:gd name="T0" fmla="*/ 0 w 20000"/>
                                    <a:gd name="T1" fmla="*/ 0 h 20000"/>
                                    <a:gd name="T2" fmla="*/ 0 w 20000"/>
                                    <a:gd name="T3" fmla="*/ 19884 h 20000"/>
                                    <a:gd name="T4" fmla="*/ 19884 w 20000"/>
                                    <a:gd name="T5" fmla="*/ 19884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0" y="19884"/>
                                      </a:lnTo>
                                      <a:lnTo>
                                        <a:pt x="19884" y="19884"/>
                                      </a:lnTo>
                                      <a:lnTo>
                                        <a:pt x="0" y="0"/>
                                      </a:lnTo>
                                      <a:close/>
                                    </a:path>
                                  </a:pathLst>
                                </a:custGeom>
                                <a:solidFill>
                                  <a:srgbClr val="D9D9D9"/>
                                </a:solidFill>
                                <a:ln w="9525" cap="flat">
                                  <a:solidFill>
                                    <a:srgbClr val="000000"/>
                                  </a:solidFill>
                                  <a:prstDash val="solid"/>
                                  <a:round/>
                                  <a:headEnd type="none" w="sm" len="sm"/>
                                  <a:tailEnd type="arrow"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69" name="Line 334"/>
                              <wps:cNvCnPr/>
                              <wps:spPr bwMode="auto">
                                <a:xfrm flipV="1">
                                  <a:off x="6252" y="12674"/>
                                  <a:ext cx="6" cy="304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0" name="Line 335"/>
                              <wps:cNvCnPr/>
                              <wps:spPr bwMode="auto">
                                <a:xfrm flipV="1">
                                  <a:off x="3871" y="14277"/>
                                  <a:ext cx="7" cy="159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1" name="Line 336"/>
                              <wps:cNvCnPr/>
                              <wps:spPr bwMode="auto">
                                <a:xfrm flipV="1">
                                  <a:off x="4544" y="9994"/>
                                  <a:ext cx="6" cy="589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2" name="Line 337"/>
                              <wps:cNvCnPr/>
                              <wps:spPr bwMode="auto">
                                <a:xfrm flipH="1">
                                  <a:off x="4544" y="15604"/>
                                  <a:ext cx="781" cy="1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3" name="Line 338"/>
                              <wps:cNvCnPr/>
                              <wps:spPr bwMode="auto">
                                <a:xfrm>
                                  <a:off x="3148" y="15604"/>
                                  <a:ext cx="679" cy="1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4" name="Line 339"/>
                              <wps:cNvCnPr/>
                              <wps:spPr bwMode="auto">
                                <a:xfrm>
                                  <a:off x="5680" y="15604"/>
                                  <a:ext cx="540" cy="1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5" name="Oval 340"/>
                              <wps:cNvSpPr>
                                <a:spLocks noChangeArrowheads="1"/>
                              </wps:cNvSpPr>
                              <wps:spPr bwMode="auto">
                                <a:xfrm>
                                  <a:off x="9038" y="7001"/>
                                  <a:ext cx="1302" cy="2567"/>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76" name="Rectangle 341"/>
                              <wps:cNvSpPr>
                                <a:spLocks noChangeArrowheads="1"/>
                              </wps:cNvSpPr>
                              <wps:spPr bwMode="auto">
                                <a:xfrm>
                                  <a:off x="9267" y="6149"/>
                                  <a:ext cx="1447" cy="31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A8058F" w:rsidRDefault="004E000A" w:rsidP="00750935">
                                    <w:pPr>
                                      <w:rPr>
                                        <w:rFonts w:cs="Arial"/>
                                        <w:sz w:val="22"/>
                                      </w:rPr>
                                    </w:pPr>
                                    <w:proofErr w:type="gramStart"/>
                                    <w:r w:rsidRPr="00A8058F">
                                      <w:rPr>
                                        <w:rFonts w:cs="Arial"/>
                                        <w:sz w:val="22"/>
                                      </w:rPr>
                                      <w:t>a</w:t>
                                    </w:r>
                                    <w:proofErr w:type="gramEnd"/>
                                  </w:p>
                                </w:txbxContent>
                              </wps:txbx>
                              <wps:bodyPr rot="0" vert="horz" wrap="square" lIns="12700" tIns="12700" rIns="12700" bIns="12700" anchor="t" anchorCtr="0" upright="1">
                                <a:noAutofit/>
                              </wps:bodyPr>
                            </wps:wsp>
                            <wps:wsp>
                              <wps:cNvPr id="877" name="Rectangle 342"/>
                              <wps:cNvSpPr>
                                <a:spLocks noChangeArrowheads="1"/>
                              </wps:cNvSpPr>
                              <wps:spPr bwMode="auto">
                                <a:xfrm>
                                  <a:off x="16535" y="14026"/>
                                  <a:ext cx="2177" cy="5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6"/>
                                      </w:rPr>
                                      <w:t>T</w:t>
                                    </w:r>
                                    <w:r w:rsidRPr="00B11BA6">
                                      <w:rPr>
                                        <w:rFonts w:cs="Arial"/>
                                        <w:spacing w:val="-6"/>
                                        <w:vertAlign w:val="subscript"/>
                                      </w:rPr>
                                      <w:t>f</w:t>
                                    </w:r>
                                  </w:p>
                                </w:txbxContent>
                              </wps:txbx>
                              <wps:bodyPr rot="0" vert="horz" wrap="square" lIns="12700" tIns="12700" rIns="12700" bIns="12700" anchor="t" anchorCtr="0" upright="1">
                                <a:noAutofit/>
                              </wps:bodyPr>
                            </wps:wsp>
                            <wps:wsp>
                              <wps:cNvPr id="878" name="Rectangle 343"/>
                              <wps:cNvSpPr>
                                <a:spLocks noChangeArrowheads="1"/>
                              </wps:cNvSpPr>
                              <wps:spPr bwMode="auto">
                                <a:xfrm>
                                  <a:off x="5166" y="476"/>
                                  <a:ext cx="2177" cy="50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6"/>
                                      </w:rPr>
                                      <w:t>T</w:t>
                                    </w:r>
                                    <w:r w:rsidRPr="00B11BA6">
                                      <w:rPr>
                                        <w:rFonts w:cs="Arial"/>
                                        <w:spacing w:val="-6"/>
                                        <w:vertAlign w:val="subscript"/>
                                      </w:rPr>
                                      <w:t>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13" o:spid="_x0000_s1368" style="position:absolute;left:0;text-align:left;margin-left:13.9pt;margin-top:11.15pt;width:157.55pt;height:79.85pt;z-index:251653120" coordorigin="-1" coordsize="2000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">
                      <v:shape id="Freeform 314" o:spid="_x0000_s1369" style="position:absolute;left:4576;top:175;width:2425;height:1408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Ld7sUA&#10;AADcAAAADwAAAGRycy9kb3ducmV2LnhtbESPQWvCQBSE7wX/w/KE3pqNRaxJXUUKhZwKTRXs7ZF9&#10;JtHs25jdxPTfdwXB4zAz3zCrzWgaMVDnassKZlEMgriwuuZSwe7n82UJwnlkjY1lUvBHDjbrydMK&#10;U22v/E1D7ksRIOxSVFB536ZSuqIigy6yLXHwjrYz6IPsSqk7vAa4aeRrHC+kwZrDQoUtfVRUnPPe&#10;KIi/FvXeZbjtk935VOSX7O33MFfqeTpu30F4Gv0jfG9nWsFynsDtTDgCcv0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Et3uxQAAANwAAAAPAAAAAAAAAAAAAAAAAJgCAABkcnMv&#10;ZG93bnJldi54bWxQSwUGAAAAAAQABAD1AAAAigMAAAAA&#10;" path="m19948,r,19982l,19982,,e" filled="f">
                        <v:stroke startarrowwidth="narrow" startarrowlength="short" endarrowwidth="narrow" endarrowlength="short"/>
                        <v:path arrowok="t" o:connecttype="custom" o:connectlocs="2419,0;2419,14076;0,14076;0,0" o:connectangles="0,0,0,0"/>
                      </v:shape>
                      <v:rect id="Rectangle 315" o:spid="_x0000_s1370" style="position:absolute;left:6614;top:16431;width:1047;height:3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ULVcMA&#10;AADcAAAADwAAAGRycy9kb3ducmV2LnhtbERPXWvCMBR9H+w/hDvYy9DUgVKqUaajsDGhWAVfL821&#10;LWtuSpJqt1+/PAx8PJzv1WY0nbiS861lBbNpAoK4srrlWsHpmE9SED4ga+wsk4If8rBZPz6sMNP2&#10;xge6lqEWMYR9hgqaEPpMSl81ZNBPbU8cuYt1BkOErpba4S2Gm06+JslCGmw5NjTY066h6rscjAJf&#10;mvzlc1acCzLzAbdfv5di/67U89P4tgQRaAx38b/7QytI53F+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ULVcMAAADcAAAADwAAAAAAAAAAAAAAAACYAgAAZHJzL2Rv&#10;d25yZXYueG1sUEsFBgAAAAAEAAQA9QAAAIgDAAAAAA==&#10;" stroked="f" strokeweight=".5pt">
                        <v:textbox inset="1pt,1pt,1pt,1pt">
                          <w:txbxContent>
                            <w:p w:rsidR="004E000A" w:rsidRPr="00B11BA6" w:rsidRDefault="004E000A" w:rsidP="00750935">
                              <w:pPr>
                                <w:rPr>
                                  <w:rFonts w:cs="Arial"/>
                                </w:rPr>
                              </w:pPr>
                            </w:p>
                          </w:txbxContent>
                        </v:textbox>
                      </v:rect>
                      <v:shape id="Freeform 316" o:spid="_x0000_s1371" style="position:absolute;left:19626;top:14252;width:375;height:434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OMVMUA&#10;AADcAAAADwAAAGRycy9kb3ducmV2LnhtbESPS4vCQBCE7wv+h6EFbzpRcJGso4gS1IMHH3GvTabz&#10;2M30hMyo8d/vCMIei6r6ipovO1OLO7WusqxgPIpAEGdWV1wouJyT4QyE88gaa8uk4EkOlovexxxj&#10;bR98pPvJFyJA2MWooPS+iaV0WUkG3cg2xMHLbWvQB9kWUrf4CHBTy0kUfUqDFYeFEhtal5T9nm5G&#10;QZpsb6vDen+1Sbpvuu90U+f5j1KDfrf6AuGp8//hd3unFcymY3idCUd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s4xUxQAAANwAAAAPAAAAAAAAAAAAAAAAAJgCAABkcnMv&#10;ZG93bnJldi54bWxQSwUGAAAAAAQABAD1AAAAigMAAAAA&#10;" path="m7458,l1017,2594,3051,1556,,4265,,7089,3051,9107r4407,864l9492,11527r2033,865l14576,13084r3051,1556l19661,15908r-678,1787l17627,18559r-6102,1383e" filled="f" strokeweight=".5pt">
                        <v:stroke startarrowwidth="narrow" startarrowlength="short" endarrowwidth="narrow" endarrowlength="short"/>
                        <v:path arrowok="t" o:connecttype="custom" o:connectlocs="140,0;19,564;57,338;0,927;0,1540;57,1978;140,2166;178,2504;216,2692;273,2842;331,3181;369,3456;356,3844;331,4032;216,4332" o:connectangles="0,0,0,0,0,0,0,0,0,0,0,0,0,0,0"/>
                      </v:shape>
                      <v:shape id="Freeform 317" o:spid="_x0000_s1372" style="position:absolute;left:4595;width:2393;height:57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ESI8UA&#10;AADcAAAADwAAAGRycy9kb3ducmV2LnhtbESPS4vCQBCE74L/YWjBm04UXCTrKKKEXQ8efMS9NpnO&#10;YzfTEzKjxn+/Iwgei6r6ilqsOlOLG7WusqxgMo5AEGdWV1woOJ+S0RyE88gaa8uk4EEOVst+b4Gx&#10;tnc+0O3oCxEg7GJUUHrfxFK6rCSDbmwb4uDltjXog2wLqVu8B7ip5TSKPqTBisNCiQ1tSsr+jlej&#10;IE2+ruv9ZnexSbprup90W+f5r1LDQbf+BOGp8+/wq/2tFcxnU3ieCUd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RIjxQAAANwAAAAPAAAAAAAAAAAAAAAAAJgCAABkcnMv&#10;ZG93bnJldi54bWxQSwUGAAAAAAQABAD1AAAAigMAAAAA&#10;" path="m19947,7391l17294,1304r1114,1739l15703,,12785,,10822,3043,9973,7391,8435,9130r-902,2609l6897,14348,5358,17826,4085,19565,2228,18696r-796,-870l,11739e" filled="f" strokeweight=".5pt">
                        <v:stroke startarrowwidth="narrow" startarrowlength="short" endarrowwidth="narrow" endarrowlength="short"/>
                        <v:path arrowok="t" o:connecttype="custom" o:connectlocs="2387,213;2069,38;2203,88;1879,0;1530,0;1295,88;1193,213;1009,263;901,338;825,413;641,513;489,563;267,538;171,513;0,338" o:connectangles="0,0,0,0,0,0,0,0,0,0,0,0,0,0,0"/>
                      </v:shape>
                      <v:shape id="Freeform 318" o:spid="_x0000_s1373" style="position:absolute;left:2062;top:14264;width:17888;height:434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N82cYA&#10;AADcAAAADwAAAGRycy9kb3ducmV2LnhtbESPQWvCQBSE7wX/w/IKvdVNrbU2zSoiCDkJTVPQ2yP7&#10;mqTJvo3ZVeO/dwWhx2FmvmGS5WBacaLe1ZYVvIwjEMSF1TWXCvLvzfMchPPIGlvLpOBCDpaL0UOC&#10;sbZn/qJT5ksRIOxiVFB538VSuqIig25sO+Lg/dreoA+yL6Xu8RzgppWTKJpJgzWHhQo7WldUNNnR&#10;KIi2s/rHpbg6fuTNX5Ed0vf9bqrU0+Ow+gThafD/4Xs71Qrmb69wOxOO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N82cYAAADcAAAADwAAAAAAAAAAAAAAAACYAgAAZHJz&#10;L2Rvd25yZXYueG1sUEsFBgAAAAAEAAQA9QAAAIsDAAAAAA==&#10;" path="m19823,l,,,19942r19993,e" filled="f">
                        <v:stroke startarrowwidth="narrow" startarrowlength="short" endarrowwidth="narrow" endarrowlength="short"/>
                        <v:path arrowok="t" o:connecttype="custom" o:connectlocs="17730,0;0,0;0,4333;17882,4333" o:connectangles="0,0,0,0"/>
                      </v:shape>
                      <v:shape id="Freeform 319" o:spid="_x0000_s1374" style="position:absolute;left:3884;top:10595;width:2418;height:368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tLtMQA&#10;AADcAAAADwAAAGRycy9kb3ducmV2LnhtbESPT2sCMRTE7wW/Q3hCb5q1WP9sjeJaRG+lWuj1kbzu&#10;Lm5eliR112/fCEKPw8z8hlltetuIK/lQO1YwGWcgiLUzNZcKvs770QJEiMgGG8ek4EYBNuvB0wpz&#10;4zr+pOspliJBOOSooIqxzaUMuiKLYexa4uT9OG8xJulLaTx2CW4b+ZJlM2mx5rRQYUu7ivTl9GsV&#10;zA7H+d6Uhebbe7zo2i2Lj++lUs/DfvsGIlIf/8OP9tEoWLxO4X4mHQ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bS7TEAAAA3AAAAA8AAAAAAAAAAAAAAAAAmAIAAGRycy9k&#10;b3ducmV2LnhtbFBLBQYAAAAABAAEAPUAAACJAwAAAAA=&#10;" path="m19895,19864l,19864,5354,,16535,3878r1365,680l19213,5850r472,1429l19948,8844r,1292l19895,19932e" fillcolor="#d9d9d9">
                        <v:stroke startarrowwidth="narrow" startarrowlength="short" endarrowwidth="narrow" endarrowlength="short"/>
                        <v:path arrowok="t" o:connecttype="custom" o:connectlocs="2405,3657;0,3657;647,0;1999,714;2164,839;2323,1077;2380,1340;2412,1628;2412,1866;2405,3669" o:connectangles="0,0,0,0,0,0,0,0,0,0"/>
                      </v:shape>
                      <v:line id="Line 320" o:spid="_x0000_s1375" style="position:absolute;flip:y;visibility:visible;mso-wrap-style:square" from="6994,12674" to="7001,15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W7sMMAAADcAAAADwAAAGRycy9kb3ducmV2LnhtbESPT4vCMBTE74LfITzBm6auKNI1iq4I&#10;4sW/Pezt0bxtyzYvpYm1fnsjCB6HmfkNM1+2phQN1a6wrGA0jEAQp1YXnCm4XraDGQjnkTWWlknB&#10;gxwsF93OHGNt73yi5uwzESDsYlSQe1/FUro0J4NuaCvi4P3Z2qAPss6krvEe4KaUX1E0lQYLDgs5&#10;VvSTU/p/vhkFzXq83xwSO/21VSGT1SUZu2OpVL/Xrr5BeGr9J/xu77SC2WQCrzPhCM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Vu7DDAAAA3AAAAA8AAAAAAAAAAAAA&#10;AAAAoQIAAGRycy9kb3ducmV2LnhtbFBLBQYAAAAABAAEAPkAAACRAwAAAAA=&#10;" strokeweight=".5pt">
                        <v:stroke startarrowwidth="narrow" startarrowlength="short" endarrowwidth="narrow" endarrowlength="short"/>
                      </v:line>
                      <v:line id="Line 321" o:spid="_x0000_s1376" style="position:absolute;flip:x y;visibility:visible;mso-wrap-style:square" from="977,8566" to="5953,11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pY48UAAADcAAAADwAAAGRycy9kb3ducmV2LnhtbESPQWvCQBSE74X+h+UVeim6saKk0VVE&#10;qPXgQU1+wCP7mg1m34bs1sR/3xUEj8PMfMMs14NtxJU6XztWMBknIIhLp2uuFBT59ygF4QOyxsYx&#10;KbiRh/Xq9WWJmXY9n+h6DpWIEPYZKjAhtJmUvjRk0Y9dSxy9X9dZDFF2ldQd9hFuG/mZJHNpsea4&#10;YLClraHycv6zCg79NNmmhal+9sci/9I5+Wb3odT727BZgAg0hGf40d5rBelsDvcz8Qj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pY48UAAADcAAAADwAAAAAAAAAA&#10;AAAAAAChAgAAZHJzL2Rvd25yZXYueG1sUEsFBgAAAAAEAAQA+QAAAJMDAAAAAA==&#10;" strokeweight=".5pt">
                        <v:stroke startarrowwidth="narrow" startarrowlength="short" endarrowwidth="narrow" endarrowlength="short"/>
                      </v:line>
                      <v:line id="Line 322" o:spid="_x0000_s1377" style="position:absolute;visibility:visible;mso-wrap-style:square" from="1085,14264" to="2811,14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0ZXsUAAADcAAAADwAAAGRycy9kb3ducmV2LnhtbESPQWvCQBSE74X+h+UVvIhuWtCG6Col&#10;IBT0olbU2yP7mg3Nvo3ZVeO/dwWhx2FmvmGm887W4kKtrxwreB8mIIgLpysuFfxsF4MUhA/IGmvH&#10;pOBGHuaz15cpZtpdeU2XTShFhLDPUIEJocmk9IUhi37oGuLo/brWYoiyLaVu8RrhtpYfSTKWFiuO&#10;CwYbyg0Vf5uzVVCczfLU5/7uWMnxfiXzLskPa6V6b93XBESgLvyHn+1vrSAdfcLjTDw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t0ZXsUAAADcAAAADwAAAAAAAAAA&#10;AAAAAAChAgAAZHJzL2Rvd25yZXYueG1sUEsFBgAAAAAEAAQA+QAAAJMDAAAAAA==&#10;" strokeweight=".5pt">
                        <v:stroke startarrowwidth="narrow" startarrowlength="short" endarrowwidth="narrow" endarrowlength="short"/>
                      </v:line>
                      <v:line id="Line 323" o:spid="_x0000_s1378" style="position:absolute;flip:y;visibility:visible;mso-wrap-style:square" from="16173,14277" to="16180,1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9T3MIAAADcAAAADwAAAGRycy9kb3ducmV2LnhtbERPy4rCMBTdC/5DuMLsNFXwVY0iAyMj&#10;rqyjbi/NtS02NyWJWv36yWJglofzXq5bU4sHOV9ZVjAcJCCIc6srLhT8HL/6MxA+IGusLZOCF3lY&#10;r7qdJabaPvlAjywUIoawT1FBGUKTSunzkgz6gW2II3e1zmCI0BVSO3zGcFPLUZJMpMGKY0OJDX2W&#10;lN+yu1GwHWX79/HkL/Pp5XTdJVN3uJ/3Sn302s0CRKA2/Iv/3N9awWwc18Yz8Qj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s9T3MIAAADcAAAADwAAAAAAAAAAAAAA&#10;AAChAgAAZHJzL2Rvd25yZXYueG1sUEsFBgAAAAAEAAQA+QAAAJADAAAAAA==&#10;" strokeweight=".5pt">
                        <v:stroke startarrow="open" startarrowwidth="narrow" startarrowlength="short" endarrow="open" endarrowwidth="narrow" endarrowlength="short"/>
                      </v:line>
                      <v:line id="Line 324" o:spid="_x0000_s1379" style="position:absolute;visibility:visible;mso-wrap-style:square" from="4544,4283" to="6950,4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NYr8UAAADcAAAADwAAAGRycy9kb3ducmV2LnhtbESPT2vCQBTE7wW/w/KE3nQTpaKpq/in&#10;SsGTaaHXR/aZxGTfhuwa02/vFoQeh5n5DbNc96YWHbWutKwgHkcgiDOrS84VfH8dRnMQziNrrC2T&#10;gl9ysF4NXpaYaHvnM3Wpz0WAsEtQQeF9k0jpsoIMurFtiIN3sa1BH2SbS93iPcBNLSdRNJMGSw4L&#10;BTa0Kyir0ptRcM1nle+Oi+yWbj/S/amKp4efWKnXYb95B+Gp9//hZ/tTK5i/LeDvTDgCcvU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NYr8UAAADcAAAADwAAAAAAAAAA&#10;AAAAAAChAgAAZHJzL2Rvd25yZXYueG1sUEsFBgAAAAAEAAQA+QAAAJMDAAAAAA==&#10;" strokeweight=".5pt">
                        <v:stroke startarrow="open" startarrowwidth="narrow" startarrowlength="short" endarrow="open" endarrowwidth="narrow" endarrowlength="short"/>
                      </v:line>
                      <v:line id="Line 325" o:spid="_x0000_s1380" style="position:absolute;flip:x;visibility:visible;mso-wrap-style:square" from="7566,9280" to="9254,13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08IHr8AAADcAAAADwAAAGRycy9kb3ducmV2LnhtbERPuwrCMBTdBf8hXMFFNNVBpBpFRIuC&#10;i6/B7dJc22JzU5pY69+bQXA8nPdi1ZpSNFS7wrKC8SgCQZxaXXCm4HrZDWcgnEfWWFomBR9ysFp2&#10;OwuMtX3ziZqzz0QIYRejgtz7KpbSpTkZdCNbEQfuYWuDPsA6k7rGdwg3pZxE0VQaLDg05FjRJqf0&#10;eX4ZBc12f2oOJb2SpDrex3p3SG6Du1L9Xrueg/DU+r/4595rBbNpmB/OhCMgl1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08IHr8AAADcAAAADwAAAAAAAAAAAAAAAACh&#10;AgAAZHJzL2Rvd25yZXYueG1sUEsFBgAAAAAEAAQA+QAAAI0DAAAAAA==&#10;" strokeweight=".5pt">
                        <v:stroke startarrowwidth="narrow" startarrowlength="short" endarrow="open" endarrowwidth="narrow" endarrowlength="short"/>
                      </v:line>
                      <v:line id="Line 326" o:spid="_x0000_s1381" style="position:absolute;flip:x;visibility:visible;mso-wrap-style:square" from="6182,9580" to="7445,11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OthcYAAADcAAAADwAAAGRycy9kb3ducmV2LnhtbESPQWvCQBSE7wX/w/KEXorZpAeR1I0U&#10;0ZBAL9r24O2RfSah2bchu8b4792C4HGYmW+Y9WYynRhpcK1lBUkUgyCurG65VvDzvV+sQDiPrLGz&#10;TApu5GCTzV7WmGp75QONR1+LAGGXooLG+z6V0lUNGXSR7YmDd7aDQR/kUEs94DXATSff43gpDbYc&#10;FhrsadtQ9Xe8GAXjrjiMZUeXPO+/Tonel/nv20mp1/n0+QHC0+Sf4Ue70ApWywT+z4QjIL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DrYXGAAAA3AAAAA8AAAAAAAAA&#10;AAAAAAAAoQIAAGRycy9kb3ducmV2LnhtbFBLBQYAAAAABAAEAPkAAACUAwAAAAA=&#10;" strokeweight=".5pt">
                        <v:stroke startarrowwidth="narrow" startarrowlength="short" endarrow="open" endarrowwidth="narrow" endarrowlength="short"/>
                      </v:line>
                      <v:shape id="Freeform 327" o:spid="_x0000_s1382" style="position:absolute;left:1174;top:8904;width:444;height:536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ENcUA&#10;AADcAAAADwAAAGRycy9kb3ducmV2LnhtbESPT4vCMBTE78J+h/AW9iJrag+i1SgiuOxFF/+weHw2&#10;z7a0eSlJVuu3NwuCx2FmfsPMFp1pxJWcrywrGA4SEMS51RUXCo6H9ecYhA/IGhvLpOBOHhbzt94M&#10;M21vvKPrPhQiQthnqKAMoc2k9HlJBv3AtsTRu1hnMETpCqkd3iLcNDJNkpE0WHFcKLGlVUl5vf8z&#10;CuolnfqTs3GbZrtKf07V7/FSfyn18d4tpyACdeEVfra/tYLxKIX/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QQ1xQAAANwAAAAPAAAAAAAAAAAAAAAAAJgCAABkcnMv&#10;ZG93bnJldi54bWxQSwUGAAAAAAQABAD1AAAAigMAAAAA&#10;" path="m19714,l10571,2477,5714,4439,2571,6636,,8598r,1776l,12056r1429,1869l3143,15981r2571,1636l11143,19953e" filled="f" strokeweight=".5pt">
                        <v:stroke startarrow="open" startarrowwidth="narrow" startarrowlength="short" endarrow="open" endarrowwidth="narrow" endarrowlength="short"/>
                        <v:path arrowok="t" o:connecttype="custom" o:connectlocs="438,0;235,664;127,1190;57,1778;0,2304;0,2780;0,3231;32,3732;70,4283;127,4721;247,5347" o:connectangles="0,0,0,0,0,0,0,0,0,0,0"/>
                      </v:shape>
                      <v:rect id="Rectangle 328" o:spid="_x0000_s1383" style="position:absolute;left:3814;top:15178;width:1384;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ZkZcMA&#10;AADcAAAADwAAAGRycy9kb3ducmV2LnhtbESPQWvCQBSE7wX/w/IEb3VjLUGiq4hF8VKK1ktvj+wz&#10;G8x7G7Krxn/vFgo9DjPzDbNY9dyoG3Wh9mJgMs5AkZTe1lIZOH1vX2egQkSx2HghAw8KsFoOXhZY&#10;WH+XA92OsVIJIqFAAy7GttA6lI4Yw9i3JMk7+44xJtlV2nZ4T3Bu9FuW5ZqxlrTgsKWNo/JyvLKB&#10;fc9r63Zf758/zSl8hAPn1wsbMxr26zmoSH38D/+199bALJ/C75l0BP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ZkZcMAAADcAAAADwAAAAAAAAAAAAAAAACYAgAAZHJzL2Rv&#10;d25yZXYueG1sUEsFBgAAAAAEAAQA9QAAAIgDAAAAAA==&#10;" filled="f" stroked="f" strokeweight=".5pt">
                        <v:textbox inset="1pt,1pt,1pt,1pt">
                          <w:txbxContent>
                            <w:p w:rsidR="004E000A" w:rsidRPr="00B11BA6" w:rsidRDefault="004E000A" w:rsidP="00750935">
                              <w:pPr>
                                <w:rPr>
                                  <w:rFonts w:cs="Arial"/>
                                </w:rPr>
                              </w:pPr>
                              <w:r w:rsidRPr="00B11BA6">
                                <w:rPr>
                                  <w:rFonts w:cs="Arial"/>
                                  <w:sz w:val="18"/>
                                </w:rPr>
                                <w:t>3</w:t>
                              </w:r>
                            </w:p>
                          </w:txbxContent>
                        </v:textbox>
                      </v:rect>
                      <v:rect id="Rectangle 329" o:spid="_x0000_s1384" style="position:absolute;left:-1;top:9681;width:1384;height:3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8EcMA&#10;AADcAAAADwAAAGRycy9kb3ducmV2LnhtbESPQWvCQBSE74X+h+UVeqsbiwSJriKKxYsUNRdvj+wz&#10;G8x7G7Krpv/eLRR6HGbmG2a+HLhVd+pD48XAeJSBIqm8baQ2UJ62H1NQIaJYbL2QgR8KsFy8vsyx&#10;sP4hB7ofY60SREKBBlyMXaF1qBwxhpHvSJJ38T1jTLKvte3xkeDc6s8syzVjI2nBYUdrR9X1eGMD&#10;u4FX1n19T/bntgybcOD8dmVj3t+G1QxUpCH+h//aO2tgmk/g90w6Anr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8EcMAAADcAAAADwAAAAAAAAAAAAAAAACYAgAAZHJzL2Rv&#10;d25yZXYueG1sUEsFBgAAAAAEAAQA9QAAAIgDAAAAAA==&#10;" filled="f" stroked="f" strokeweight=".5pt">
                        <v:textbox inset="1pt,1pt,1pt,1pt">
                          <w:txbxContent>
                            <w:p w:rsidR="004E000A" w:rsidRPr="00B11BA6" w:rsidRDefault="004E000A" w:rsidP="00750935">
                              <w:pPr>
                                <w:rPr>
                                  <w:rFonts w:cs="Arial"/>
                                </w:rPr>
                              </w:pPr>
                              <w:r w:rsidRPr="00B11BA6">
                                <w:rPr>
                                  <w:rFonts w:cs="Arial"/>
                                </w:rPr>
                                <w:sym w:font="Symbol" w:char="F071"/>
                              </w:r>
                            </w:p>
                          </w:txbxContent>
                        </v:textbox>
                      </v:rect>
                      <v:rect id="Rectangle 330" o:spid="_x0000_s1385" style="position:absolute;left:6753;top:6537;width:1384;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NZisMA&#10;AADcAAAADwAAAGRycy9kb3ducmV2LnhtbESPQWvCQBSE7wX/w/IEb3VjsUGiq4hF8VKK1ktvj+wz&#10;G8x7G7Krxn/vFgo9DjPzDbNY9dyoG3Wh9mJgMs5AkZTe1lIZOH1vX2egQkSx2HghAw8KsFoOXhZY&#10;WH+XA92OsVIJIqFAAy7GttA6lI4Yw9i3JMk7+44xJtlV2nZ4T3Bu9FuW5ZqxlrTgsKWNo/JyvLKB&#10;fc9r63Zf08+f5hQ+woHz64WNGQ379RxUpD7+h//ae2tglr/D75l0BP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NZisMAAADcAAAADwAAAAAAAAAAAAAAAACYAgAAZHJzL2Rv&#10;d25yZXYueG1sUEsFBgAAAAAEAAQA9QAAAIgDAAAAAA==&#10;" filled="f" stroked="f" strokeweight=".5pt">
                        <v:textbox inset="1pt,1pt,1pt,1pt">
                          <w:txbxContent>
                            <w:p w:rsidR="004E000A" w:rsidRPr="00B11BA6" w:rsidRDefault="004E000A" w:rsidP="00750935">
                              <w:pPr>
                                <w:jc w:val="right"/>
                                <w:rPr>
                                  <w:rFonts w:cs="Arial"/>
                                </w:rPr>
                              </w:pPr>
                              <w:proofErr w:type="gramStart"/>
                              <w:r w:rsidRPr="00B11BA6">
                                <w:rPr>
                                  <w:rFonts w:cs="Arial"/>
                                </w:rPr>
                                <w:t>r</w:t>
                              </w:r>
                              <w:proofErr w:type="gramEnd"/>
                            </w:p>
                          </w:txbxContent>
                        </v:textbox>
                      </v:rect>
                      <v:rect id="Rectangle 331" o:spid="_x0000_s1386" style="position:absolute;left:6277;top:15291;width:1384;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HH/cQA&#10;AADcAAAADwAAAGRycy9kb3ducmV2LnhtbESPQWvCQBSE7wX/w/IKvdVNpQSJrkEqFi+lqLl4e2Rf&#10;syF5b0N21fTfdwuFHoeZ+YZZlxP36kZjaL0YeJlnoEhqb1tpDFTn/fMSVIgoFnsvZOCbApSb2cMa&#10;C+vvcqTbKTYqQSQUaMDFOBRah9oRY5j7gSR5X35kjEmOjbYj3hOce73IslwztpIWHA705qjuTlc2&#10;cJh4a9375+vHpa/CLhw5v3ZszNPjtF2BijTF//Bf+2ANLPMcfs+kI6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hx/3EAAAA3AAAAA8AAAAAAAAAAAAAAAAAmAIAAGRycy9k&#10;b3ducmV2LnhtbFBLBQYAAAAABAAEAPUAAACJAwAAAAA=&#10;" filled="f" stroked="f" strokeweight=".5pt">
                        <v:textbox inset="1pt,1pt,1pt,1pt">
                          <w:txbxContent>
                            <w:p w:rsidR="004E000A" w:rsidRPr="00B11BA6" w:rsidRDefault="004E000A" w:rsidP="00750935">
                              <w:pPr>
                                <w:rPr>
                                  <w:rFonts w:cs="Arial"/>
                                </w:rPr>
                              </w:pPr>
                              <w:r w:rsidRPr="00B11BA6">
                                <w:rPr>
                                  <w:rFonts w:cs="Arial"/>
                                  <w:sz w:val="18"/>
                                </w:rPr>
                                <w:t>3</w:t>
                              </w:r>
                            </w:p>
                          </w:txbxContent>
                        </v:textbox>
                      </v:rect>
                      <v:line id="Line 332" o:spid="_x0000_s1387" style="position:absolute;flip:x;visibility:visible;mso-wrap-style:square" from="6994,15604" to="7858,15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aQasQAAADcAAAADwAAAGRycy9kb3ducmV2LnhtbESPzarCMBSE9xd8h3AENxdNdeGVahQR&#10;LQpu/Fu4OzTHtticlCbW+vZGEO5ymJlvmNmiNaVoqHaFZQXDQQSCOLW64EzB+bTpT0A4j6yxtEwK&#10;XuRgMe/8zDDW9skHao4+EwHCLkYFufdVLKVLczLoBrYiDt7N1gZ9kHUmdY3PADelHEXRWBosOCzk&#10;WNEqp/R+fBgFzXp7aHYlPZKk2l+HerNLLr9XpXrddjkF4an1/+Fve6sVTMZ/8DkTjoCc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ppBqxAAAANwAAAAPAAAAAAAAAAAA&#10;AAAAAKECAABkcnMvZG93bnJldi54bWxQSwUGAAAAAAQABAD5AAAAkgMAAAAA&#10;" strokeweight=".5pt">
                        <v:stroke startarrowwidth="narrow" startarrowlength="short" endarrow="open" endarrowwidth="narrow" endarrowlength="short"/>
                      </v:line>
                      <v:shape id="Freeform 333" o:spid="_x0000_s1388" style="position:absolute;left:6975;top:12123;width:1092;height:215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EX6sEA&#10;AADcAAAADwAAAGRycy9kb3ducmV2LnhtbERPTWvCQBC9F/wPywje6kYPQVJXsQVBBKXVHnqcZsds&#10;NDsbs6Om/757KPT4eN/zZe8bdacu1oENTMYZKOIy2JorA5/H9fMMVBRki01gMvBDEZaLwdMcCxse&#10;/EH3g1QqhXAs0IATaQutY+nIYxyHljhxp9B5lAS7StsOHyncN3qaZbn2WHNqcNjSm6Pycrh5A3bH&#10;WS/59Ri/3l9v3+683zrZGzMa9qsXUEK9/Iv/3BtrYJantelMOgJ6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xF+rBAAAA3AAAAA8AAAAAAAAAAAAAAAAAmAIAAGRycy9kb3du&#10;cmV2LnhtbFBLBQYAAAAABAAEAPUAAACGAwAAAAA=&#10;" path="m,l,19884r19884,l,xe" fillcolor="#d9d9d9">
                        <v:stroke startarrowwidth="narrow" startarrowlength="short" endarrow="open" endarrowwidth="narrow" endarrowlength="short"/>
                        <v:path arrowok="t" o:connecttype="custom" o:connectlocs="0,0;0,2142;1086,2142;0,0" o:connectangles="0,0,0,0"/>
                      </v:shape>
                      <v:line id="Line 334" o:spid="_x0000_s1389" style="position:absolute;flip:y;visibility:visible;mso-wrap-style:square" from="6252,12674" to="6258,15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7CMQAAADcAAAADwAAAGRycy9kb3ducmV2LnhtbESPT4vCMBTE7wt+h/AEb5quQnG7RvEP&#10;gnjRVXvw9mjetmWbl9LEWr+9EYQ9DjPzG2a26EwlWmpcaVnB5ygCQZxZXXKu4HLeDqcgnEfWWFkm&#10;BQ9ysJj3PmaYaHvnH2pPPhcBwi5BBYX3dSKlywoy6Ea2Jg7er20M+iCbXOoG7wFuKjmOolgaLDks&#10;FFjTuqDs73QzCtrVZL85pDa+2rqU6fKcTtyxUmrQ75bfIDx1/j/8bu+0gmn8Ba8z4QjI+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9HsIxAAAANwAAAAPAAAAAAAAAAAA&#10;AAAAAKECAABkcnMvZG93bnJldi54bWxQSwUGAAAAAAQABAD5AAAAkgMAAAAA&#10;" strokeweight=".5pt">
                        <v:stroke startarrowwidth="narrow" startarrowlength="short" endarrowwidth="narrow" endarrowlength="short"/>
                      </v:line>
                      <v:line id="Line 335" o:spid="_x0000_s1390" style="position:absolute;flip:y;visibility:visible;mso-wrap-style:square" from="3871,14277" to="3878,1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dESMIAAADcAAAADwAAAGRycy9kb3ducmV2LnhtbERPTWvCQBC9F/wPywje6sYGbIiuohZB&#10;emmN5uBtyI5JMDsbsmuS/vvuodDj432vt6NpRE+dqy0rWMwjEMSF1TWXCq6X42sCwnlkjY1lUvBD&#10;DrabycsaU20HPlOf+VKEEHYpKqi8b1MpXVGRQTe3LXHg7rYz6APsSqk7HEK4aeRbFC2lwZpDQ4Ut&#10;HSoqHtnTKOj38efHV26XN9vWMt9d8th9N0rNpuNuBcLT6P/Ff+6TVpC8h/nhTDg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xdESMIAAADcAAAADwAAAAAAAAAAAAAA&#10;AAChAgAAZHJzL2Rvd25yZXYueG1sUEsFBgAAAAAEAAQA+QAAAJADAAAAAA==&#10;" strokeweight=".5pt">
                        <v:stroke startarrowwidth="narrow" startarrowlength="short" endarrowwidth="narrow" endarrowlength="short"/>
                      </v:line>
                      <v:line id="Line 336" o:spid="_x0000_s1391" style="position:absolute;flip:y;visibility:visible;mso-wrap-style:square" from="4544,9994" to="4550,15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vh08YAAADcAAAADwAAAGRycy9kb3ducmV2LnhtbESPQWvCQBSE70L/w/IKvenGCqlEV7Et&#10;heKlNZqDt0f2mQSzb8PuNon/vlsoeBxm5htmvR1NK3pyvrGsYD5LQBCXVjdcKTgdP6ZLED4ga2wt&#10;k4IbedhuHiZrzLQd+EB9HioRIewzVFCH0GVS+rImg35mO+LoXawzGKJ0ldQOhwg3rXxOklQabDgu&#10;1NjRW03lNf8xCvrXxf79q7Dp2XaNLHbHYuG/W6WeHsfdCkSgMdzD/+1PrWD5Moe/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b4dPGAAAA3AAAAA8AAAAAAAAA&#10;AAAAAAAAoQIAAGRycy9kb3ducmV2LnhtbFBLBQYAAAAABAAEAPkAAACUAwAAAAA=&#10;" strokeweight=".5pt">
                        <v:stroke startarrowwidth="narrow" startarrowlength="short" endarrowwidth="narrow" endarrowlength="short"/>
                      </v:line>
                      <v:line id="Line 337" o:spid="_x0000_s1392" style="position:absolute;flip:x;visibility:visible;mso-wrap-style:square" from="4544,15604" to="5325,15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ilL8QAAADcAAAADwAAAGRycy9kb3ducmV2LnhtbESPzarCMBSE9xd8h3AENxdNdaFSjSKi&#10;ReFu/Fu4OzTHtticlCbW+vZGuOBymJlvmPmyNaVoqHaFZQXDQQSCOLW64EzB+bTtT0E4j6yxtEwK&#10;XuRguej8zDHW9skHao4+EwHCLkYFufdVLKVLczLoBrYiDt7N1gZ9kHUmdY3PADelHEXRWBosOCzk&#10;WNE6p/R+fBgFzWZ3aPYlPZKk+rsO9XafXH6vSvW67WoGwlPrv+H/9k4rmE5G8DkTjoBc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CKUvxAAAANwAAAAPAAAAAAAAAAAA&#10;AAAAAKECAABkcnMvZG93bnJldi54bWxQSwUGAAAAAAQABAD5AAAAkgMAAAAA&#10;" strokeweight=".5pt">
                        <v:stroke startarrowwidth="narrow" startarrowlength="short" endarrow="open" endarrowwidth="narrow" endarrowlength="short"/>
                      </v:line>
                      <v:line id="Line 338" o:spid="_x0000_s1393" style="position:absolute;visibility:visible;mso-wrap-style:square" from="3148,15604" to="3827,15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sLOccAAADcAAAADwAAAGRycy9kb3ducmV2LnhtbESPT2vCQBTE7wW/w/KEXopurCWNqauU&#10;1oJ4kfrn4O2ZfU2C2bdhd6vx23eFgsdhZn7DTOedacSZnK8tKxgNExDEhdU1lwp2269BBsIHZI2N&#10;ZVJwJQ/zWe9hirm2F/6m8yaUIkLY56igCqHNpfRFRQb90LbE0fuxzmCI0pVSO7xEuGnkc5Kk0mDN&#10;caHClj4qKk6bX6NgseZ057PJ8XCVtE8/6/Tlya2Ueux3728gAnXhHv5vL7WC7HUMtzPxCM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6ws5xwAAANwAAAAPAAAAAAAA&#10;AAAAAAAAAKECAABkcnMvZG93bnJldi54bWxQSwUGAAAAAAQABAD5AAAAlQMAAAAA&#10;" strokeweight=".5pt">
                        <v:stroke startarrowwidth="narrow" startarrowlength="short" endarrow="open" endarrowwidth="narrow" endarrowlength="short"/>
                      </v:line>
                      <v:line id="Line 339" o:spid="_x0000_s1394" style="position:absolute;visibility:visible;mso-wrap-style:square" from="5680,15604" to="6220,15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KTTcYAAADcAAAADwAAAGRycy9kb3ducmV2LnhtbESPT2vCQBTE70K/w/IKvRTdWCSN0VWK&#10;bUG8SP1z8PbMPpPQ7Nuwu9X47V2h4HGYmd8w03lnGnEm52vLCoaDBARxYXXNpYLd9rufgfABWWNj&#10;mRRcycN89tSbYq7thX/ovAmliBD2OSqoQmhzKX1RkUE/sC1x9E7WGQxRulJqh5cIN418S5JUGqw5&#10;LlTY0qKi4nfzZxR8rTnd+Wx8PFwl7dPPOh29upVSL8/dxwREoC48wv/tpVaQvY/gfiYe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Ck03GAAAA3AAAAA8AAAAAAAAA&#10;AAAAAAAAoQIAAGRycy9kb3ducmV2LnhtbFBLBQYAAAAABAAEAPkAAACUAwAAAAA=&#10;" strokeweight=".5pt">
                        <v:stroke startarrowwidth="narrow" startarrowlength="short" endarrow="open" endarrowwidth="narrow" endarrowlength="short"/>
                      </v:line>
                      <v:oval id="Oval 340" o:spid="_x0000_s1395" style="position:absolute;left:9038;top:7001;width:1302;height:2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f/h8IA&#10;AADcAAAADwAAAGRycy9kb3ducmV2LnhtbESPQYvCMBSE78L+h/AWvGmqoJZqFBEU8Wb14u3ZPJti&#10;81KaqPXfbxYEj8PMfMMsVp2txZNaXzlWMBomIIgLpysuFZxP20EKwgdkjbVjUvAmD6vlT2+BmXYv&#10;PtIzD6WIEPYZKjAhNJmUvjBk0Q9dQxy9m2sthijbUuoWXxFuazlOkqm0WHFcMNjQxlBxzx9Wwdjs&#10;6919u87Lxmxul/PucA3pQan+b7eegwjUhW/4095rBelsAv9n4h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h/+HwgAAANwAAAAPAAAAAAAAAAAAAAAAAJgCAABkcnMvZG93&#10;bnJldi54bWxQSwUGAAAAAAQABAD1AAAAhwMAAAAA&#10;" filled="f" strokeweight=".5pt"/>
                      <v:rect id="Rectangle 341" o:spid="_x0000_s1396" style="position:absolute;left:9267;top:6149;width:1447;height:3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hRIMMA&#10;AADcAAAADwAAAGRycy9kb3ducmV2LnhtbESPQWvCQBSE7wX/w/IK3uqmIqmkriKK4qWI1ktvj+xr&#10;Npj3NmRXjf/eLQg9DjPzDTNb9NyoK3Wh9mLgfZSBIim9raUycPrevE1BhYhisfFCBu4UYDEfvMyw&#10;sP4mB7oeY6USREKBBlyMbaF1KB0xhpFvSZL36zvGmGRXadvhLcG50eMsyzVjLWnBYUsrR+X5eGED&#10;u56X1m33k6+f5hTW4cD55czGDF/75SeoSH38Dz/bO2tg+pHD35l0BP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hRIMMAAADcAAAADwAAAAAAAAAAAAAAAACYAgAAZHJzL2Rv&#10;d25yZXYueG1sUEsFBgAAAAAEAAQA9QAAAIgDAAAAAA==&#10;" filled="f" stroked="f" strokeweight=".5pt">
                        <v:textbox inset="1pt,1pt,1pt,1pt">
                          <w:txbxContent>
                            <w:p w:rsidR="004E000A" w:rsidRPr="00A8058F" w:rsidRDefault="004E000A" w:rsidP="00750935">
                              <w:pPr>
                                <w:rPr>
                                  <w:rFonts w:cs="Arial"/>
                                  <w:sz w:val="22"/>
                                </w:rPr>
                              </w:pPr>
                              <w:proofErr w:type="gramStart"/>
                              <w:r w:rsidRPr="00A8058F">
                                <w:rPr>
                                  <w:rFonts w:cs="Arial"/>
                                  <w:sz w:val="22"/>
                                </w:rPr>
                                <w:t>a</w:t>
                              </w:r>
                              <w:proofErr w:type="gramEnd"/>
                            </w:p>
                          </w:txbxContent>
                        </v:textbox>
                      </v:rect>
                      <v:rect id="Rectangle 342" o:spid="_x0000_s1397" style="position:absolute;left:16535;top:14026;width:2177;height:5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T0u8MA&#10;AADcAAAADwAAAGRycy9kb3ducmV2LnhtbESPQWvCQBSE7wX/w/IEb3VjKSqpq0hLixcRo5feHtln&#10;Npj3NmRXjf/eLRQ8DjPzDbNY9dyoK3Wh9mJgMs5AkZTe1lIZOB6+X+egQkSx2HghA3cKsFoOXhaY&#10;W3+TPV2LWKkEkZCjARdjm2sdSkeMYexbkuSdfMcYk+wqbTu8JTg3+i3LppqxlrTgsKVPR+W5uLCB&#10;Tc9r635279vf5hi+wp6nlzMbMxr26w9Qkfr4DP+3N9bAfDaDvzPpCO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T0u8MAAADcAAAADwAAAAAAAAAAAAAAAACYAgAAZHJzL2Rv&#10;d25yZXYueG1sUEsFBgAAAAAEAAQA9QAAAIgDAAAAAA==&#10;" filled="f" stroked="f" strokeweight=".5pt">
                        <v:textbox inset="1pt,1pt,1pt,1pt">
                          <w:txbxContent>
                            <w:p w:rsidR="004E000A" w:rsidRPr="00B11BA6" w:rsidRDefault="004E000A" w:rsidP="00750935">
                              <w:pPr>
                                <w:rPr>
                                  <w:rFonts w:cs="Arial"/>
                                </w:rPr>
                              </w:pPr>
                              <w:r w:rsidRPr="00B11BA6">
                                <w:rPr>
                                  <w:rFonts w:cs="Arial"/>
                                  <w:spacing w:val="-6"/>
                                </w:rPr>
                                <w:t>T</w:t>
                              </w:r>
                              <w:r w:rsidRPr="00B11BA6">
                                <w:rPr>
                                  <w:rFonts w:cs="Arial"/>
                                  <w:spacing w:val="-6"/>
                                  <w:vertAlign w:val="subscript"/>
                                </w:rPr>
                                <w:t>f</w:t>
                              </w:r>
                            </w:p>
                          </w:txbxContent>
                        </v:textbox>
                      </v:rect>
                      <v:rect id="Rectangle 343" o:spid="_x0000_s1398" style="position:absolute;left:5166;top:476;width:2177;height:5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tgycAA&#10;AADcAAAADwAAAGRycy9kb3ducmV2LnhtbERPS4vCMBC+L/gfwgje1tRFXKlGEWXFy7L4uHgbmrEp&#10;dialiVr//eYgePz43vNlx7W6UxsqLwZGwwwUSeFtJaWB0/HncwoqRBSLtRcy8KQAy0XvY4659Q/Z&#10;0/0QS5VCJORowMXY5FqHwhFjGPqGJHEX3zLGBNtS2xYfKZxr/ZVlE81YSWpw2NDaUXE93NjAruOV&#10;ddu/8e+5PoVN2PPkdmVjBv1uNQMVqYtv8cu9swam32ltOpOOgF7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WtgycAAAADcAAAADwAAAAAAAAAAAAAAAACYAgAAZHJzL2Rvd25y&#10;ZXYueG1sUEsFBgAAAAAEAAQA9QAAAIUDAAAAAA==&#10;" filled="f" stroked="f" strokeweight=".5pt">
                        <v:textbox inset="1pt,1pt,1pt,1pt">
                          <w:txbxContent>
                            <w:p w:rsidR="004E000A" w:rsidRPr="00B11BA6" w:rsidRDefault="004E000A" w:rsidP="00750935">
                              <w:pPr>
                                <w:rPr>
                                  <w:rFonts w:cs="Arial"/>
                                </w:rPr>
                              </w:pPr>
                              <w:r w:rsidRPr="00B11BA6">
                                <w:rPr>
                                  <w:rFonts w:cs="Arial"/>
                                  <w:spacing w:val="-6"/>
                                </w:rPr>
                                <w:t>T</w:t>
                              </w:r>
                              <w:r w:rsidRPr="00B11BA6">
                                <w:rPr>
                                  <w:rFonts w:cs="Arial"/>
                                  <w:spacing w:val="-6"/>
                                  <w:vertAlign w:val="subscript"/>
                                </w:rPr>
                                <w:t>s</w:t>
                              </w:r>
                            </w:p>
                          </w:txbxContent>
                        </v:textbox>
                      </v:rect>
                    </v:group>
                  </w:pict>
                </mc:Fallback>
              </mc:AlternateConten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tc>
        <w:tc>
          <w:tcPr>
            <w:tcW w:w="3991" w:type="dxa"/>
            <w:tcMar>
              <w:top w:w="57" w:type="dxa"/>
              <w:left w:w="57" w:type="dxa"/>
              <w:bottom w:w="57" w:type="dxa"/>
              <w:right w:w="57" w:type="dxa"/>
            </w:tcMar>
          </w:tcPr>
          <w:p w:rsidR="00750935" w:rsidRPr="00A8058F" w:rsidRDefault="00F83108" w:rsidP="00BF0E06">
            <w:pPr>
              <w:widowControl w:val="0"/>
              <w:numPr>
                <w:ilvl w:val="0"/>
                <w:numId w:val="89"/>
              </w:numPr>
              <w:tabs>
                <w:tab w:val="left" w:pos="340"/>
              </w:tabs>
              <w:jc w:val="both"/>
              <w:rPr>
                <w:rFonts w:cs="Arial"/>
                <w:sz w:val="22"/>
                <w:szCs w:val="22"/>
              </w:rPr>
            </w:pPr>
            <w:r>
              <w:rPr>
                <w:rFonts w:cs="Arial"/>
                <w:noProof/>
                <w:sz w:val="22"/>
                <w:szCs w:val="22"/>
              </w:rPr>
              <mc:AlternateContent>
                <mc:Choice Requires="wpg">
                  <w:drawing>
                    <wp:anchor distT="0" distB="0" distL="114300" distR="114300" simplePos="0" relativeHeight="251649024" behindDoc="0" locked="0" layoutInCell="1" allowOverlap="1">
                      <wp:simplePos x="0" y="0"/>
                      <wp:positionH relativeFrom="column">
                        <wp:posOffset>570230</wp:posOffset>
                      </wp:positionH>
                      <wp:positionV relativeFrom="paragraph">
                        <wp:posOffset>295275</wp:posOffset>
                      </wp:positionV>
                      <wp:extent cx="195580" cy="195580"/>
                      <wp:effectExtent l="8255" t="9525" r="5715" b="13970"/>
                      <wp:wrapNone/>
                      <wp:docPr id="845"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580" cy="195580"/>
                                <a:chOff x="0" y="0"/>
                                <a:chExt cx="20000" cy="20000"/>
                              </a:xfrm>
                            </wpg:grpSpPr>
                            <wps:wsp>
                              <wps:cNvPr id="846" name="Rectangle 275"/>
                              <wps:cNvSpPr>
                                <a:spLocks noChangeArrowheads="1"/>
                              </wps:cNvSpPr>
                              <wps:spPr bwMode="auto">
                                <a:xfrm>
                                  <a:off x="891" y="891"/>
                                  <a:ext cx="19109" cy="19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Default="004E000A" w:rsidP="00750935">
                                    <w:pPr>
                                      <w:jc w:val="center"/>
                                    </w:pPr>
                                    <w:proofErr w:type="gramStart"/>
                                    <w:r>
                                      <w:t>a</w:t>
                                    </w:r>
                                    <w:proofErr w:type="gramEnd"/>
                                  </w:p>
                                </w:txbxContent>
                              </wps:txbx>
                              <wps:bodyPr rot="0" vert="horz" wrap="square" lIns="0" tIns="0" rIns="0" bIns="0" anchor="t" anchorCtr="0" upright="1">
                                <a:noAutofit/>
                              </wps:bodyPr>
                            </wps:wsp>
                            <wps:wsp>
                              <wps:cNvPr id="847" name="Oval 276"/>
                              <wps:cNvSpPr>
                                <a:spLocks noChangeArrowheads="1"/>
                              </wps:cNvSpPr>
                              <wps:spPr bwMode="auto">
                                <a:xfrm>
                                  <a:off x="0" y="0"/>
                                  <a:ext cx="20000" cy="20000"/>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4" o:spid="_x0000_s1399" style="position:absolute;left:0;text-align:left;margin-left:44.9pt;margin-top:23.25pt;width:15.4pt;height:15.4pt;z-index:251649024"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">
                      <v:rect id="Rectangle 275" o:spid="_x0000_s1400" style="position:absolute;left:891;top:891;width:19109;height:19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1aecQA&#10;AADcAAAADwAAAGRycy9kb3ducmV2LnhtbESPQWvCQBSE70L/w/IKvemmUoJNXaUYAvZWtZfeHtln&#10;Esy+TXbXJP33XUHwOMzMN8x6O5lWDOR8Y1nB6yIBQVxa3XCl4OdUzFcgfEDW2FomBX/kYbt5mq0x&#10;03bkAw3HUIkIYZ+hgjqELpPSlzUZ9AvbEUfvbJ3BEKWrpHY4Rrhp5TJJUmmw4bhQY0e7msrL8WoU&#10;5C7Vhd/t8+L9d8zD13c/9LJX6uV5+vwAEWgKj/C9vdcKVm8p3M7EI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NWnnEAAAA3AAAAA8AAAAAAAAAAAAAAAAAmAIAAGRycy9k&#10;b3ducmV2LnhtbFBLBQYAAAAABAAEAPUAAACJAwAAAAA=&#10;" filled="f" stroked="f" strokeweight="0">
                        <v:textbox inset="0,0,0,0">
                          <w:txbxContent>
                            <w:p w:rsidR="004E000A" w:rsidRDefault="004E000A" w:rsidP="00750935">
                              <w:pPr>
                                <w:jc w:val="center"/>
                              </w:pPr>
                              <w:proofErr w:type="gramStart"/>
                              <w:r>
                                <w:t>a</w:t>
                              </w:r>
                              <w:proofErr w:type="gramEnd"/>
                            </w:p>
                          </w:txbxContent>
                        </v:textbox>
                      </v:rect>
                      <v:oval id="Oval 276" o:spid="_x0000_s1401"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k4NcUA&#10;AADcAAAADwAAAGRycy9kb3ducmV2LnhtbESPUWvCMBSF3wf+h3CFvQxNHTKlNhUZCD4M5pw/4Npc&#10;02pz0yXRdv9+GQz2eDjnfIdTrAfbijv50DhWMJtmIIgrpxs2Co6f28kSRIjIGlvHpOCbAqzL0UOB&#10;uXY9f9D9EI1IEA45Kqhj7HIpQ1WTxTB1HXHyzs5bjEl6I7XHPsFtK5+z7EVabDgt1NjRa03V9XCz&#10;Ck6noxvkl3/fP5mrx/ml78zbXqnH8bBZgYg0xP/wX3unFSznC/g9k4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CTg1xQAAANwAAAAPAAAAAAAAAAAAAAAAAJgCAABkcnMv&#10;ZG93bnJldi54bWxQSwUGAAAAAAQABAD1AAAAigMAAAAA&#10;" filled="f"/>
                    </v:group>
                  </w:pict>
                </mc:Fallback>
              </mc:AlternateContent>
            </w:r>
            <w:r w:rsidR="00750935" w:rsidRPr="00A8058F">
              <w:rPr>
                <w:rFonts w:cs="Arial"/>
                <w:sz w:val="22"/>
                <w:szCs w:val="22"/>
              </w:rPr>
              <w:t>Áp dụng cho mối hàn ở mặt trước nồi hơi</w:t>
            </w:r>
          </w:p>
          <w:p w:rsidR="00750935" w:rsidRPr="00A8058F" w:rsidRDefault="00750935" w:rsidP="00BF0E06">
            <w:pPr>
              <w:widowControl w:val="0"/>
              <w:numPr>
                <w:ilvl w:val="0"/>
                <w:numId w:val="89"/>
              </w:numPr>
              <w:tabs>
                <w:tab w:val="left" w:pos="340"/>
                <w:tab w:val="left" w:pos="1338"/>
              </w:tabs>
              <w:jc w:val="both"/>
              <w:rPr>
                <w:rFonts w:cs="Arial"/>
                <w:spacing w:val="-10"/>
                <w:sz w:val="22"/>
                <w:szCs w:val="22"/>
              </w:rPr>
            </w:pPr>
            <w:r w:rsidRPr="00A8058F">
              <w:rPr>
                <w:rFonts w:cs="Arial"/>
                <w:spacing w:val="-10"/>
                <w:sz w:val="22"/>
                <w:szCs w:val="22"/>
              </w:rPr>
              <w:t>Phần</w:t>
            </w:r>
            <w:r w:rsidRPr="00A8058F">
              <w:rPr>
                <w:rFonts w:cs="Arial"/>
                <w:spacing w:val="-10"/>
                <w:sz w:val="22"/>
                <w:szCs w:val="22"/>
              </w:rPr>
              <w:tab/>
              <w:t>phải là mối hàn hơi lõm góc (chiều dày chỗ lõm từ 4 đến 6 mm)</w:t>
            </w:r>
          </w:p>
          <w:p w:rsidR="00750935" w:rsidRPr="00A8058F" w:rsidRDefault="00750935" w:rsidP="00BF0E06">
            <w:pPr>
              <w:widowControl w:val="0"/>
              <w:numPr>
                <w:ilvl w:val="0"/>
                <w:numId w:val="89"/>
              </w:numPr>
              <w:jc w:val="both"/>
              <w:rPr>
                <w:rFonts w:cs="Arial"/>
                <w:sz w:val="22"/>
                <w:szCs w:val="22"/>
              </w:rPr>
            </w:pPr>
            <w:r w:rsidRPr="00A8058F">
              <w:rPr>
                <w:rFonts w:cs="Arial"/>
                <w:sz w:val="22"/>
                <w:szCs w:val="22"/>
              </w:rPr>
              <w:sym w:font="Symbol" w:char="F071"/>
            </w:r>
            <w:r w:rsidRPr="00A8058F">
              <w:rPr>
                <w:rFonts w:cs="Arial"/>
                <w:sz w:val="22"/>
                <w:szCs w:val="22"/>
              </w:rPr>
              <w:t xml:space="preserve"> nằm trong khoảng giữa từ 10</w:t>
            </w:r>
            <w:r w:rsidRPr="00A8058F">
              <w:rPr>
                <w:rFonts w:cs="Arial"/>
                <w:sz w:val="22"/>
                <w:szCs w:val="22"/>
                <w:vertAlign w:val="superscript"/>
              </w:rPr>
              <w:t>o</w:t>
            </w:r>
            <w:r w:rsidRPr="00A8058F">
              <w:rPr>
                <w:rFonts w:cs="Arial"/>
                <w:sz w:val="22"/>
                <w:szCs w:val="22"/>
              </w:rPr>
              <w:t xml:space="preserve"> đến 20</w:t>
            </w:r>
            <w:r w:rsidRPr="00A8058F">
              <w:rPr>
                <w:rFonts w:cs="Arial"/>
                <w:sz w:val="22"/>
                <w:szCs w:val="22"/>
                <w:vertAlign w:val="superscript"/>
              </w:rPr>
              <w:t>o</w:t>
            </w:r>
          </w:p>
          <w:p w:rsidR="00750935" w:rsidRPr="00A8058F" w:rsidRDefault="00750935" w:rsidP="002C5B3D">
            <w:pPr>
              <w:widowControl w:val="0"/>
              <w:jc w:val="both"/>
              <w:rPr>
                <w:rFonts w:cs="Arial"/>
                <w:sz w:val="22"/>
                <w:szCs w:val="22"/>
              </w:rPr>
            </w:pPr>
            <w:r w:rsidRPr="00A8058F">
              <w:rPr>
                <w:rFonts w:cs="Arial"/>
                <w:sz w:val="22"/>
                <w:szCs w:val="22"/>
              </w:rPr>
              <w:t xml:space="preserve">(4) 10 </w:t>
            </w:r>
            <w:r w:rsidRPr="00A8058F">
              <w:rPr>
                <w:rFonts w:cs="Arial"/>
                <w:sz w:val="22"/>
                <w:szCs w:val="22"/>
              </w:rPr>
              <w:sym w:font="Symbol" w:char="F0B3"/>
            </w:r>
            <w:r w:rsidRPr="00A8058F">
              <w:rPr>
                <w:rFonts w:cs="Arial"/>
                <w:sz w:val="22"/>
                <w:szCs w:val="22"/>
              </w:rPr>
              <w:t xml:space="preserve"> r </w:t>
            </w:r>
            <w:r w:rsidRPr="00A8058F">
              <w:rPr>
                <w:rFonts w:cs="Arial"/>
                <w:sz w:val="22"/>
                <w:szCs w:val="22"/>
              </w:rPr>
              <w:sym w:font="Symbol" w:char="F0B3"/>
            </w:r>
            <w:r w:rsidRPr="00A8058F">
              <w:rPr>
                <w:rFonts w:cs="Arial"/>
                <w:sz w:val="22"/>
                <w:szCs w:val="22"/>
              </w:rPr>
              <w:t xml:space="preserve"> 5</w:t>
            </w:r>
          </w:p>
        </w:tc>
      </w:tr>
      <w:tr w:rsidR="00750935" w:rsidRPr="00A8058F" w:rsidTr="00AA471B">
        <w:trPr>
          <w:trHeight w:val="2002"/>
          <w:jc w:val="center"/>
        </w:trPr>
        <w:tc>
          <w:tcPr>
            <w:tcW w:w="1214" w:type="dxa"/>
            <w:vMerge/>
            <w:vAlign w:val="center"/>
          </w:tcPr>
          <w:p w:rsidR="00750935" w:rsidRPr="00A8058F" w:rsidRDefault="00750935" w:rsidP="002C5B3D">
            <w:pPr>
              <w:widowControl w:val="0"/>
              <w:jc w:val="both"/>
              <w:rPr>
                <w:rFonts w:cs="Arial"/>
                <w:noProof/>
                <w:sz w:val="22"/>
                <w:szCs w:val="22"/>
              </w:rPr>
            </w:pPr>
          </w:p>
        </w:tc>
        <w:tc>
          <w:tcPr>
            <w:tcW w:w="778" w:type="dxa"/>
          </w:tcPr>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r w:rsidRPr="00A8058F">
              <w:rPr>
                <w:rFonts w:cs="Arial"/>
                <w:sz w:val="22"/>
                <w:szCs w:val="22"/>
              </w:rPr>
              <w:t>D</w: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tc>
        <w:tc>
          <w:tcPr>
            <w:tcW w:w="3969" w:type="dxa"/>
          </w:tcPr>
          <w:p w:rsidR="00750935" w:rsidRPr="00A8058F"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5168" behindDoc="0" locked="0" layoutInCell="1" allowOverlap="1">
                      <wp:simplePos x="0" y="0"/>
                      <wp:positionH relativeFrom="column">
                        <wp:posOffset>-15875</wp:posOffset>
                      </wp:positionH>
                      <wp:positionV relativeFrom="paragraph">
                        <wp:posOffset>48260</wp:posOffset>
                      </wp:positionV>
                      <wp:extent cx="2390775" cy="1181100"/>
                      <wp:effectExtent l="12700" t="635" r="0" b="8890"/>
                      <wp:wrapNone/>
                      <wp:docPr id="812"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0775" cy="1181100"/>
                                <a:chOff x="-5" y="1"/>
                                <a:chExt cx="20011" cy="19999"/>
                              </a:xfrm>
                            </wpg:grpSpPr>
                            <wps:wsp>
                              <wps:cNvPr id="813" name="Rectangle 379"/>
                              <wps:cNvSpPr>
                                <a:spLocks noChangeArrowheads="1"/>
                              </wps:cNvSpPr>
                              <wps:spPr bwMode="auto">
                                <a:xfrm>
                                  <a:off x="7819" y="16129"/>
                                  <a:ext cx="877" cy="307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roofErr w:type="gramStart"/>
                                    <w:r w:rsidRPr="00B11BA6">
                                      <w:rPr>
                                        <w:rFonts w:cs="Arial"/>
                                      </w:rPr>
                                      <w:t>t</w:t>
                                    </w:r>
                                    <w:proofErr w:type="gramEnd"/>
                                  </w:p>
                                </w:txbxContent>
                              </wps:txbx>
                              <wps:bodyPr rot="0" vert="horz" wrap="square" lIns="12700" tIns="12700" rIns="12700" bIns="12700" anchor="t" anchorCtr="0" upright="1">
                                <a:noAutofit/>
                              </wps:bodyPr>
                            </wps:wsp>
                            <wps:wsp>
                              <wps:cNvPr id="814" name="Freeform 380"/>
                              <wps:cNvSpPr>
                                <a:spLocks/>
                              </wps:cNvSpPr>
                              <wps:spPr bwMode="auto">
                                <a:xfrm>
                                  <a:off x="14899" y="9194"/>
                                  <a:ext cx="1881" cy="4086"/>
                                </a:xfrm>
                                <a:custGeom>
                                  <a:avLst/>
                                  <a:gdLst>
                                    <a:gd name="T0" fmla="*/ 0 w 20000"/>
                                    <a:gd name="T1" fmla="*/ 0 h 20000"/>
                                    <a:gd name="T2" fmla="*/ 169 w 20000"/>
                                    <a:gd name="T3" fmla="*/ 19947 h 20000"/>
                                    <a:gd name="T4" fmla="*/ 19944 w 20000"/>
                                    <a:gd name="T5" fmla="*/ 19947 h 20000"/>
                                    <a:gd name="T6" fmla="*/ 0 w 20000"/>
                                    <a:gd name="T7" fmla="*/ 421 h 20000"/>
                                  </a:gdLst>
                                  <a:ahLst/>
                                  <a:cxnLst>
                                    <a:cxn ang="0">
                                      <a:pos x="T0" y="T1"/>
                                    </a:cxn>
                                    <a:cxn ang="0">
                                      <a:pos x="T2" y="T3"/>
                                    </a:cxn>
                                    <a:cxn ang="0">
                                      <a:pos x="T4" y="T5"/>
                                    </a:cxn>
                                    <a:cxn ang="0">
                                      <a:pos x="T6" y="T7"/>
                                    </a:cxn>
                                  </a:cxnLst>
                                  <a:rect l="0" t="0" r="r" b="b"/>
                                  <a:pathLst>
                                    <a:path w="20000" h="20000">
                                      <a:moveTo>
                                        <a:pt x="0" y="0"/>
                                      </a:moveTo>
                                      <a:lnTo>
                                        <a:pt x="169" y="19947"/>
                                      </a:lnTo>
                                      <a:lnTo>
                                        <a:pt x="19944" y="19947"/>
                                      </a:lnTo>
                                      <a:lnTo>
                                        <a:pt x="0" y="421"/>
                                      </a:lnTo>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5" name="Freeform 381"/>
                              <wps:cNvSpPr>
                                <a:spLocks/>
                              </wps:cNvSpPr>
                              <wps:spPr bwMode="auto">
                                <a:xfrm>
                                  <a:off x="7160" y="13258"/>
                                  <a:ext cx="1812" cy="3591"/>
                                </a:xfrm>
                                <a:custGeom>
                                  <a:avLst/>
                                  <a:gdLst>
                                    <a:gd name="T0" fmla="*/ 0 w 20000"/>
                                    <a:gd name="T1" fmla="*/ 240 h 20000"/>
                                    <a:gd name="T2" fmla="*/ 19941 w 20000"/>
                                    <a:gd name="T3" fmla="*/ 240 h 20000"/>
                                    <a:gd name="T4" fmla="*/ 19941 w 20000"/>
                                    <a:gd name="T5" fmla="*/ 19940 h 20000"/>
                                    <a:gd name="T6" fmla="*/ 293 w 20000"/>
                                    <a:gd name="T7" fmla="*/ 0 h 20000"/>
                                  </a:gdLst>
                                  <a:ahLst/>
                                  <a:cxnLst>
                                    <a:cxn ang="0">
                                      <a:pos x="T0" y="T1"/>
                                    </a:cxn>
                                    <a:cxn ang="0">
                                      <a:pos x="T2" y="T3"/>
                                    </a:cxn>
                                    <a:cxn ang="0">
                                      <a:pos x="T4" y="T5"/>
                                    </a:cxn>
                                    <a:cxn ang="0">
                                      <a:pos x="T6" y="T7"/>
                                    </a:cxn>
                                  </a:cxnLst>
                                  <a:rect l="0" t="0" r="r" b="b"/>
                                  <a:pathLst>
                                    <a:path w="20000" h="20000">
                                      <a:moveTo>
                                        <a:pt x="0" y="240"/>
                                      </a:moveTo>
                                      <a:lnTo>
                                        <a:pt x="19941" y="240"/>
                                      </a:lnTo>
                                      <a:lnTo>
                                        <a:pt x="19941" y="19940"/>
                                      </a:lnTo>
                                      <a:lnTo>
                                        <a:pt x="293" y="0"/>
                                      </a:lnTo>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6" name="Arc 382"/>
                              <wps:cNvSpPr>
                                <a:spLocks/>
                              </wps:cNvSpPr>
                              <wps:spPr bwMode="auto">
                                <a:xfrm flipH="1" flipV="1">
                                  <a:off x="1935" y="1506"/>
                                  <a:ext cx="3832" cy="775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7" name="Arc 383"/>
                              <wps:cNvSpPr>
                                <a:spLocks/>
                              </wps:cNvSpPr>
                              <wps:spPr bwMode="auto">
                                <a:xfrm flipH="1" flipV="1">
                                  <a:off x="107" y="1130"/>
                                  <a:ext cx="5474" cy="121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8" name="Line 384"/>
                              <wps:cNvCnPr/>
                              <wps:spPr bwMode="auto">
                                <a:xfrm flipH="1">
                                  <a:off x="447" y="4452"/>
                                  <a:ext cx="1717" cy="178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9" name="Rectangle 385"/>
                              <wps:cNvSpPr>
                                <a:spLocks noChangeArrowheads="1"/>
                              </wps:cNvSpPr>
                              <wps:spPr bwMode="auto">
                                <a:xfrm>
                                  <a:off x="12629" y="13075"/>
                                  <a:ext cx="1850" cy="3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f</w:t>
                                    </w:r>
                                  </w:p>
                                </w:txbxContent>
                              </wps:txbx>
                              <wps:bodyPr rot="0" vert="horz" wrap="square" lIns="12700" tIns="12700" rIns="12700" bIns="12700" anchor="t" anchorCtr="0" upright="1">
                                <a:noAutofit/>
                              </wps:bodyPr>
                            </wps:wsp>
                            <wps:wsp>
                              <wps:cNvPr id="820" name="Rectangle 386"/>
                              <wps:cNvSpPr>
                                <a:spLocks noChangeArrowheads="1"/>
                              </wps:cNvSpPr>
                              <wps:spPr bwMode="auto">
                                <a:xfrm>
                                  <a:off x="681" y="1657"/>
                                  <a:ext cx="1850" cy="39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s</w:t>
                                    </w:r>
                                  </w:p>
                                </w:txbxContent>
                              </wps:txbx>
                              <wps:bodyPr rot="0" vert="horz" wrap="square" lIns="12700" tIns="12700" rIns="12700" bIns="12700" anchor="t" anchorCtr="0" upright="1">
                                <a:noAutofit/>
                              </wps:bodyPr>
                            </wps:wsp>
                            <wps:wsp>
                              <wps:cNvPr id="821" name="Freeform 387"/>
                              <wps:cNvSpPr>
                                <a:spLocks/>
                              </wps:cNvSpPr>
                              <wps:spPr bwMode="auto">
                                <a:xfrm>
                                  <a:off x="17338" y="13312"/>
                                  <a:ext cx="314" cy="3731"/>
                                </a:xfrm>
                                <a:custGeom>
                                  <a:avLst/>
                                  <a:gdLst>
                                    <a:gd name="T0" fmla="*/ 7458 w 20000"/>
                                    <a:gd name="T1" fmla="*/ 0 h 20000"/>
                                    <a:gd name="T2" fmla="*/ 1017 w 20000"/>
                                    <a:gd name="T3" fmla="*/ 2594 h 20000"/>
                                    <a:gd name="T4" fmla="*/ 3051 w 20000"/>
                                    <a:gd name="T5" fmla="*/ 1556 h 20000"/>
                                    <a:gd name="T6" fmla="*/ 0 w 20000"/>
                                    <a:gd name="T7" fmla="*/ 4265 h 20000"/>
                                    <a:gd name="T8" fmla="*/ 0 w 20000"/>
                                    <a:gd name="T9" fmla="*/ 7089 h 20000"/>
                                    <a:gd name="T10" fmla="*/ 3051 w 20000"/>
                                    <a:gd name="T11" fmla="*/ 9107 h 20000"/>
                                    <a:gd name="T12" fmla="*/ 7458 w 20000"/>
                                    <a:gd name="T13" fmla="*/ 9971 h 20000"/>
                                    <a:gd name="T14" fmla="*/ 9492 w 20000"/>
                                    <a:gd name="T15" fmla="*/ 11527 h 20000"/>
                                    <a:gd name="T16" fmla="*/ 11525 w 20000"/>
                                    <a:gd name="T17" fmla="*/ 12392 h 20000"/>
                                    <a:gd name="T18" fmla="*/ 14576 w 20000"/>
                                    <a:gd name="T19" fmla="*/ 13084 h 20000"/>
                                    <a:gd name="T20" fmla="*/ 17627 w 20000"/>
                                    <a:gd name="T21" fmla="*/ 14640 h 20000"/>
                                    <a:gd name="T22" fmla="*/ 19661 w 20000"/>
                                    <a:gd name="T23" fmla="*/ 15908 h 20000"/>
                                    <a:gd name="T24" fmla="*/ 18983 w 20000"/>
                                    <a:gd name="T25" fmla="*/ 17695 h 20000"/>
                                    <a:gd name="T26" fmla="*/ 17627 w 20000"/>
                                    <a:gd name="T27" fmla="*/ 18559 h 20000"/>
                                    <a:gd name="T28" fmla="*/ 11525 w 20000"/>
                                    <a:gd name="T29" fmla="*/ 1994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7458" y="0"/>
                                      </a:moveTo>
                                      <a:lnTo>
                                        <a:pt x="1017" y="2594"/>
                                      </a:lnTo>
                                      <a:lnTo>
                                        <a:pt x="3051" y="1556"/>
                                      </a:lnTo>
                                      <a:lnTo>
                                        <a:pt x="0" y="4265"/>
                                      </a:lnTo>
                                      <a:lnTo>
                                        <a:pt x="0" y="7089"/>
                                      </a:lnTo>
                                      <a:lnTo>
                                        <a:pt x="3051" y="9107"/>
                                      </a:lnTo>
                                      <a:lnTo>
                                        <a:pt x="7458" y="9971"/>
                                      </a:lnTo>
                                      <a:lnTo>
                                        <a:pt x="9492" y="11527"/>
                                      </a:lnTo>
                                      <a:lnTo>
                                        <a:pt x="11525" y="12392"/>
                                      </a:lnTo>
                                      <a:lnTo>
                                        <a:pt x="14576" y="13084"/>
                                      </a:lnTo>
                                      <a:lnTo>
                                        <a:pt x="17627" y="14640"/>
                                      </a:lnTo>
                                      <a:lnTo>
                                        <a:pt x="19661" y="15908"/>
                                      </a:lnTo>
                                      <a:lnTo>
                                        <a:pt x="18983" y="17695"/>
                                      </a:lnTo>
                                      <a:lnTo>
                                        <a:pt x="17627" y="18559"/>
                                      </a:lnTo>
                                      <a:lnTo>
                                        <a:pt x="11525" y="19942"/>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2" name="Freeform 388"/>
                              <wps:cNvSpPr>
                                <a:spLocks/>
                              </wps:cNvSpPr>
                              <wps:spPr bwMode="auto">
                                <a:xfrm>
                                  <a:off x="-5" y="969"/>
                                  <a:ext cx="2004" cy="494"/>
                                </a:xfrm>
                                <a:custGeom>
                                  <a:avLst/>
                                  <a:gdLst>
                                    <a:gd name="T0" fmla="*/ 0 w 20000"/>
                                    <a:gd name="T1" fmla="*/ 7391 h 20000"/>
                                    <a:gd name="T2" fmla="*/ 2653 w 20000"/>
                                    <a:gd name="T3" fmla="*/ 1304 h 20000"/>
                                    <a:gd name="T4" fmla="*/ 1538 w 20000"/>
                                    <a:gd name="T5" fmla="*/ 3043 h 20000"/>
                                    <a:gd name="T6" fmla="*/ 4244 w 20000"/>
                                    <a:gd name="T7" fmla="*/ 0 h 20000"/>
                                    <a:gd name="T8" fmla="*/ 7162 w 20000"/>
                                    <a:gd name="T9" fmla="*/ 0 h 20000"/>
                                    <a:gd name="T10" fmla="*/ 9125 w 20000"/>
                                    <a:gd name="T11" fmla="*/ 3043 h 20000"/>
                                    <a:gd name="T12" fmla="*/ 9973 w 20000"/>
                                    <a:gd name="T13" fmla="*/ 7391 h 20000"/>
                                    <a:gd name="T14" fmla="*/ 11512 w 20000"/>
                                    <a:gd name="T15" fmla="*/ 9130 h 20000"/>
                                    <a:gd name="T16" fmla="*/ 12414 w 20000"/>
                                    <a:gd name="T17" fmla="*/ 11739 h 20000"/>
                                    <a:gd name="T18" fmla="*/ 13050 w 20000"/>
                                    <a:gd name="T19" fmla="*/ 14348 h 20000"/>
                                    <a:gd name="T20" fmla="*/ 14589 w 20000"/>
                                    <a:gd name="T21" fmla="*/ 17826 h 20000"/>
                                    <a:gd name="T22" fmla="*/ 15862 w 20000"/>
                                    <a:gd name="T23" fmla="*/ 19565 h 20000"/>
                                    <a:gd name="T24" fmla="*/ 17719 w 20000"/>
                                    <a:gd name="T25" fmla="*/ 18696 h 20000"/>
                                    <a:gd name="T26" fmla="*/ 18515 w 20000"/>
                                    <a:gd name="T27" fmla="*/ 17826 h 20000"/>
                                    <a:gd name="T28" fmla="*/ 19947 w 20000"/>
                                    <a:gd name="T29" fmla="*/ 1173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000" h="20000">
                                      <a:moveTo>
                                        <a:pt x="0" y="7391"/>
                                      </a:moveTo>
                                      <a:lnTo>
                                        <a:pt x="2653" y="1304"/>
                                      </a:lnTo>
                                      <a:lnTo>
                                        <a:pt x="1538" y="3043"/>
                                      </a:lnTo>
                                      <a:lnTo>
                                        <a:pt x="4244" y="0"/>
                                      </a:lnTo>
                                      <a:lnTo>
                                        <a:pt x="7162" y="0"/>
                                      </a:lnTo>
                                      <a:lnTo>
                                        <a:pt x="9125" y="3043"/>
                                      </a:lnTo>
                                      <a:lnTo>
                                        <a:pt x="9973" y="7391"/>
                                      </a:lnTo>
                                      <a:lnTo>
                                        <a:pt x="11512" y="9130"/>
                                      </a:lnTo>
                                      <a:lnTo>
                                        <a:pt x="12414" y="11739"/>
                                      </a:lnTo>
                                      <a:lnTo>
                                        <a:pt x="13050" y="14348"/>
                                      </a:lnTo>
                                      <a:lnTo>
                                        <a:pt x="14589" y="17826"/>
                                      </a:lnTo>
                                      <a:lnTo>
                                        <a:pt x="15862" y="19565"/>
                                      </a:lnTo>
                                      <a:lnTo>
                                        <a:pt x="17719" y="18696"/>
                                      </a:lnTo>
                                      <a:lnTo>
                                        <a:pt x="18515" y="17826"/>
                                      </a:lnTo>
                                      <a:lnTo>
                                        <a:pt x="19947" y="1173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3" name="Freeform 389"/>
                              <wps:cNvSpPr>
                                <a:spLocks/>
                              </wps:cNvSpPr>
                              <wps:spPr bwMode="auto">
                                <a:xfrm>
                                  <a:off x="8967" y="13301"/>
                                  <a:ext cx="8605" cy="3731"/>
                                </a:xfrm>
                                <a:custGeom>
                                  <a:avLst/>
                                  <a:gdLst>
                                    <a:gd name="T0" fmla="*/ 19827 w 20000"/>
                                    <a:gd name="T1" fmla="*/ 0 h 20000"/>
                                    <a:gd name="T2" fmla="*/ 0 w 20000"/>
                                    <a:gd name="T3" fmla="*/ 0 h 20000"/>
                                    <a:gd name="T4" fmla="*/ 0 w 20000"/>
                                    <a:gd name="T5" fmla="*/ 19942 h 20000"/>
                                    <a:gd name="T6" fmla="*/ 19988 w 20000"/>
                                    <a:gd name="T7" fmla="*/ 19942 h 20000"/>
                                  </a:gdLst>
                                  <a:ahLst/>
                                  <a:cxnLst>
                                    <a:cxn ang="0">
                                      <a:pos x="T0" y="T1"/>
                                    </a:cxn>
                                    <a:cxn ang="0">
                                      <a:pos x="T2" y="T3"/>
                                    </a:cxn>
                                    <a:cxn ang="0">
                                      <a:pos x="T4" y="T5"/>
                                    </a:cxn>
                                    <a:cxn ang="0">
                                      <a:pos x="T6" y="T7"/>
                                    </a:cxn>
                                  </a:cxnLst>
                                  <a:rect l="0" t="0" r="r" b="b"/>
                                  <a:pathLst>
                                    <a:path w="20000" h="20000">
                                      <a:moveTo>
                                        <a:pt x="19827" y="0"/>
                                      </a:moveTo>
                                      <a:lnTo>
                                        <a:pt x="0" y="0"/>
                                      </a:lnTo>
                                      <a:lnTo>
                                        <a:pt x="0" y="19942"/>
                                      </a:lnTo>
                                      <a:lnTo>
                                        <a:pt x="19988" y="19942"/>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4" name="Freeform 390"/>
                              <wps:cNvSpPr>
                                <a:spLocks/>
                              </wps:cNvSpPr>
                              <wps:spPr bwMode="auto">
                                <a:xfrm>
                                  <a:off x="5608" y="9269"/>
                                  <a:ext cx="9296" cy="3979"/>
                                </a:xfrm>
                                <a:custGeom>
                                  <a:avLst/>
                                  <a:gdLst>
                                    <a:gd name="T0" fmla="*/ 19989 w 20000"/>
                                    <a:gd name="T1" fmla="*/ 19946 h 20000"/>
                                    <a:gd name="T2" fmla="*/ 19966 w 20000"/>
                                    <a:gd name="T3" fmla="*/ 0 h 20000"/>
                                    <a:gd name="T4" fmla="*/ 0 w 20000"/>
                                    <a:gd name="T5" fmla="*/ 0 h 20000"/>
                                  </a:gdLst>
                                  <a:ahLst/>
                                  <a:cxnLst>
                                    <a:cxn ang="0">
                                      <a:pos x="T0" y="T1"/>
                                    </a:cxn>
                                    <a:cxn ang="0">
                                      <a:pos x="T2" y="T3"/>
                                    </a:cxn>
                                    <a:cxn ang="0">
                                      <a:pos x="T4" y="T5"/>
                                    </a:cxn>
                                  </a:cxnLst>
                                  <a:rect l="0" t="0" r="r" b="b"/>
                                  <a:pathLst>
                                    <a:path w="20000" h="20000">
                                      <a:moveTo>
                                        <a:pt x="19989" y="19946"/>
                                      </a:moveTo>
                                      <a:lnTo>
                                        <a:pt x="19966" y="0"/>
                                      </a:lnTo>
                                      <a:lnTo>
                                        <a:pt x="0" y="0"/>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5" name="Line 391"/>
                              <wps:cNvCnPr/>
                              <wps:spPr bwMode="auto">
                                <a:xfrm>
                                  <a:off x="14877" y="378"/>
                                  <a:ext cx="6" cy="1052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6" name="Line 392"/>
                              <wps:cNvCnPr/>
                              <wps:spPr bwMode="auto">
                                <a:xfrm flipH="1">
                                  <a:off x="2801" y="1335"/>
                                  <a:ext cx="2972" cy="503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7" name="Line 393"/>
                              <wps:cNvCnPr/>
                              <wps:spPr bwMode="auto">
                                <a:xfrm>
                                  <a:off x="18439" y="13334"/>
                                  <a:ext cx="1445" cy="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8" name="Rectangle 394"/>
                              <wps:cNvSpPr>
                                <a:spLocks noChangeArrowheads="1"/>
                              </wps:cNvSpPr>
                              <wps:spPr bwMode="auto">
                                <a:xfrm>
                                  <a:off x="15595" y="313"/>
                                  <a:ext cx="877" cy="307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roofErr w:type="gramStart"/>
                                    <w:r w:rsidRPr="00B11BA6">
                                      <w:rPr>
                                        <w:rFonts w:cs="Arial"/>
                                      </w:rPr>
                                      <w:t>t</w:t>
                                    </w:r>
                                    <w:proofErr w:type="gramEnd"/>
                                  </w:p>
                                </w:txbxContent>
                              </wps:txbx>
                              <wps:bodyPr rot="0" vert="horz" wrap="square" lIns="12700" tIns="12700" rIns="12700" bIns="12700" anchor="t" anchorCtr="0" upright="1">
                                <a:noAutofit/>
                              </wps:bodyPr>
                            </wps:wsp>
                            <wps:wsp>
                              <wps:cNvPr id="829" name="Rectangle 395"/>
                              <wps:cNvSpPr>
                                <a:spLocks noChangeArrowheads="1"/>
                              </wps:cNvSpPr>
                              <wps:spPr bwMode="auto">
                                <a:xfrm>
                                  <a:off x="19129" y="9581"/>
                                  <a:ext cx="877" cy="307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proofErr w:type="gramStart"/>
                                    <w:r w:rsidRPr="00B11BA6">
                                      <w:rPr>
                                        <w:rFonts w:cs="Arial"/>
                                      </w:rPr>
                                      <w:t>t</w:t>
                                    </w:r>
                                    <w:proofErr w:type="gramEnd"/>
                                  </w:p>
                                </w:txbxContent>
                              </wps:txbx>
                              <wps:bodyPr rot="0" vert="horz" wrap="square" lIns="12700" tIns="12700" rIns="12700" bIns="12700" anchor="t" anchorCtr="0" upright="1">
                                <a:noAutofit/>
                              </wps:bodyPr>
                            </wps:wsp>
                            <wps:wsp>
                              <wps:cNvPr id="830" name="Rectangle 396"/>
                              <wps:cNvSpPr>
                                <a:spLocks noChangeArrowheads="1"/>
                              </wps:cNvSpPr>
                              <wps:spPr bwMode="auto">
                                <a:xfrm>
                                  <a:off x="11890" y="216"/>
                                  <a:ext cx="877" cy="307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rPr>
                                      <w:t>L</w:t>
                                    </w:r>
                                  </w:p>
                                </w:txbxContent>
                              </wps:txbx>
                              <wps:bodyPr rot="0" vert="horz" wrap="square" lIns="12700" tIns="12700" rIns="12700" bIns="12700" anchor="t" anchorCtr="0" upright="1">
                                <a:noAutofit/>
                              </wps:bodyPr>
                            </wps:wsp>
                            <wps:wsp>
                              <wps:cNvPr id="831" name="Rectangle 397"/>
                              <wps:cNvSpPr>
                                <a:spLocks noChangeArrowheads="1"/>
                              </wps:cNvSpPr>
                              <wps:spPr bwMode="auto">
                                <a:xfrm>
                                  <a:off x="3917" y="2151"/>
                                  <a:ext cx="877" cy="3075"/>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rPr>
                                      <w:t>R</w:t>
                                    </w:r>
                                  </w:p>
                                </w:txbxContent>
                              </wps:txbx>
                              <wps:bodyPr rot="0" vert="horz" wrap="square" lIns="12700" tIns="12700" rIns="12700" bIns="12700" anchor="t" anchorCtr="0" upright="1">
                                <a:noAutofit/>
                              </wps:bodyPr>
                            </wps:wsp>
                            <wps:wsp>
                              <wps:cNvPr id="832" name="Rectangle 398"/>
                              <wps:cNvSpPr>
                                <a:spLocks noChangeArrowheads="1"/>
                              </wps:cNvSpPr>
                              <wps:spPr bwMode="auto">
                                <a:xfrm>
                                  <a:off x="6123" y="1"/>
                                  <a:ext cx="1159" cy="30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rPr>
                                      <w:t>60</w:t>
                                    </w:r>
                                  </w:p>
                                </w:txbxContent>
                              </wps:txbx>
                              <wps:bodyPr rot="0" vert="horz" wrap="square" lIns="12700" tIns="12700" rIns="12700" bIns="12700" anchor="t" anchorCtr="0" upright="1">
                                <a:noAutofit/>
                              </wps:bodyPr>
                            </wps:wsp>
                            <wps:wsp>
                              <wps:cNvPr id="833" name="Line 399"/>
                              <wps:cNvCnPr/>
                              <wps:spPr bwMode="auto">
                                <a:xfrm flipH="1">
                                  <a:off x="5788" y="2904"/>
                                  <a:ext cx="1382"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4" name="Line 400"/>
                              <wps:cNvCnPr/>
                              <wps:spPr bwMode="auto">
                                <a:xfrm>
                                  <a:off x="7170" y="377"/>
                                  <a:ext cx="6" cy="190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5" name="Line 401"/>
                              <wps:cNvCnPr/>
                              <wps:spPr bwMode="auto">
                                <a:xfrm>
                                  <a:off x="5788" y="377"/>
                                  <a:ext cx="6" cy="891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6" name="Line 402"/>
                              <wps:cNvCnPr/>
                              <wps:spPr bwMode="auto">
                                <a:xfrm>
                                  <a:off x="5549" y="13280"/>
                                  <a:ext cx="1653" cy="1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7" name="Line 403"/>
                              <wps:cNvCnPr/>
                              <wps:spPr bwMode="auto">
                                <a:xfrm>
                                  <a:off x="8940" y="377"/>
                                  <a:ext cx="5" cy="1962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8" name="Line 404"/>
                              <wps:cNvCnPr/>
                              <wps:spPr bwMode="auto">
                                <a:xfrm flipV="1">
                                  <a:off x="16737" y="119"/>
                                  <a:ext cx="6" cy="1310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9" name="Line 405"/>
                              <wps:cNvCnPr/>
                              <wps:spPr bwMode="auto">
                                <a:xfrm flipH="1">
                                  <a:off x="14877" y="2904"/>
                                  <a:ext cx="1860"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0" name="Line 406"/>
                              <wps:cNvCnPr/>
                              <wps:spPr bwMode="auto">
                                <a:xfrm flipH="1">
                                  <a:off x="8940" y="2904"/>
                                  <a:ext cx="5879"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1" name="Line 407"/>
                              <wps:cNvCnPr/>
                              <wps:spPr bwMode="auto">
                                <a:xfrm flipH="1">
                                  <a:off x="7144" y="18785"/>
                                  <a:ext cx="1817" cy="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2" name="Line 408"/>
                              <wps:cNvCnPr/>
                              <wps:spPr bwMode="auto">
                                <a:xfrm>
                                  <a:off x="14053" y="9216"/>
                                  <a:ext cx="5719" cy="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3" name="Line 409"/>
                              <wps:cNvCnPr/>
                              <wps:spPr bwMode="auto">
                                <a:xfrm flipV="1">
                                  <a:off x="19001" y="9205"/>
                                  <a:ext cx="6" cy="4096"/>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 name="Line 410"/>
                              <wps:cNvCnPr/>
                              <wps:spPr bwMode="auto">
                                <a:xfrm flipV="1">
                                  <a:off x="12496" y="13312"/>
                                  <a:ext cx="5" cy="3677"/>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378" o:spid="_x0000_s1402" style="position:absolute;left:0;text-align:left;margin-left:-1.25pt;margin-top:3.8pt;width:188.25pt;height:93pt;z-index:251655168" coordorigin="-5,1" coordsize="20011,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">
                      <v:rect id="Rectangle 379" o:spid="_x0000_s1403" style="position:absolute;left:7819;top:16129;width:877;height:3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0s4sUA&#10;AADcAAAADwAAAGRycy9kb3ducmV2LnhtbESPQWvCQBSE7wX/w/IEL0U3USoSXUVbBEsLwSh4fWSf&#10;STD7NmRXjf76bqHQ4zAz3zCLVWdqcaPWVZYVxKMIBHFudcWFguNhO5yBcB5ZY22ZFDzIwWrZe1lg&#10;ou2d93TLfCEChF2CCkrvm0RKl5dk0I1sQxy8s20N+iDbQuoW7wFuajmOoqk0WHFYKLGh95LyS3Y1&#10;Clxmtq+fcXpKybxdcfP1PKffH0oN+t16DsJT5//Df+2dVjCLJ/B7Jhw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TSzixQAAANwAAAAPAAAAAAAAAAAAAAAAAJgCAABkcnMv&#10;ZG93bnJldi54bWxQSwUGAAAAAAQABAD1AAAAigMAAAAA&#10;" stroked="f" strokeweight=".5pt">
                        <v:textbox inset="1pt,1pt,1pt,1pt">
                          <w:txbxContent>
                            <w:p w:rsidR="004E000A" w:rsidRPr="00B11BA6" w:rsidRDefault="004E000A" w:rsidP="00750935">
                              <w:pPr>
                                <w:rPr>
                                  <w:rFonts w:cs="Arial"/>
                                </w:rPr>
                              </w:pPr>
                              <w:proofErr w:type="gramStart"/>
                              <w:r w:rsidRPr="00B11BA6">
                                <w:rPr>
                                  <w:rFonts w:cs="Arial"/>
                                </w:rPr>
                                <w:t>t</w:t>
                              </w:r>
                              <w:proofErr w:type="gramEnd"/>
                            </w:p>
                          </w:txbxContent>
                        </v:textbox>
                      </v:rect>
                      <v:shape id="Freeform 380" o:spid="_x0000_s1404" style="position:absolute;left:14899;top:9194;width:1881;height:408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HydMQA&#10;AADcAAAADwAAAGRycy9kb3ducmV2LnhtbESPQWvCQBSE74X+h+UVvNVNRFJNs4qpSL2V2kKvj93X&#10;JCT7NmS3mvx7tyB4HGbmG6bYjrYTZxp841hBOk9AEGtnGq4UfH8dnlcgfEA22DkmBRN52G4eHwrM&#10;jbvwJ51PoRIRwj5HBXUIfS6l1zVZ9HPXE0fv1w0WQ5RDJc2Alwi3nVwkSSYtNhwXauzprSbdnv6s&#10;guz9+HIwVal52odWN25dfvyslZo9jbtXEIHGcA/f2kejYJUu4f9MPAJyc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x8nTEAAAA3AAAAA8AAAAAAAAAAAAAAAAAmAIAAGRycy9k&#10;b3ducmV2LnhtbFBLBQYAAAAABAAEAPUAAACJAwAAAAA=&#10;" path="m,l169,19947r19775,l,421e" fillcolor="#d9d9d9">
                        <v:stroke startarrowwidth="narrow" startarrowlength="short" endarrowwidth="narrow" endarrowlength="short"/>
                        <v:path arrowok="t" o:connecttype="custom" o:connectlocs="0,0;16,4075;1876,4075;0,86" o:connectangles="0,0,0,0"/>
                      </v:shape>
                      <v:shape id="Freeform 381" o:spid="_x0000_s1405" style="position:absolute;left:7160;top:13258;width:1812;height:359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1X78QA&#10;AADcAAAADwAAAGRycy9kb3ducmV2LnhtbESPQWvCQBSE74X+h+UVvNVNBFNNs4qpSL2V2kKvj93X&#10;JCT7NmS3mvx7tyB4HGbmG6bYjrYTZxp841hBOk9AEGtnGq4UfH8dnlcgfEA22DkmBRN52G4eHwrM&#10;jbvwJ51PoRIRwj5HBXUIfS6l1zVZ9HPXE0fv1w0WQ5RDJc2Alwi3nVwkSSYtNhwXauzprSbdnv6s&#10;guz9+HIwVal52odWN25dfvyslZo9jbtXEIHGcA/f2kejYJUu4f9MPAJyc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9V+/EAAAA3AAAAA8AAAAAAAAAAAAAAAAAmAIAAGRycy9k&#10;b3ducmV2LnhtbFBLBQYAAAAABAAEAPUAAACJAwAAAAA=&#10;" path="m,240r19941,l19941,19940,293,e" fillcolor="#d9d9d9">
                        <v:stroke startarrowwidth="narrow" startarrowlength="short" endarrowwidth="narrow" endarrowlength="short"/>
                        <v:path arrowok="t" o:connecttype="custom" o:connectlocs="0,43;1807,43;1807,3580;27,0" o:connectangles="0,0,0,0"/>
                      </v:shape>
                      <v:shape id="Arc 382" o:spid="_x0000_s1406" style="position:absolute;left:1935;top:1506;width:3832;height:7753;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I6iMQA&#10;AADcAAAADwAAAGRycy9kb3ducmV2LnhtbESPQYvCMBSE74L/ITzBm6buoUjXKFrYxQVXqO7F27N5&#10;tsXmpTSx1n+/EQSPw8x8wyxWvalFR62rLCuYTSMQxLnVFRcK/o5fkzkI55E11pZJwYMcrJbDwQIT&#10;be+cUXfwhQgQdgkqKL1vEildXpJBN7UNcfAutjXog2wLqVu8B7ip5UcUxdJgxWGhxIbSkvLr4WYU&#10;ZCe9/03P21u6+ZZxd95lj8tPptR41K8/QXjq/Tv8am+1gvkshueZc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iOojEAAAA3AAAAA8AAAAAAAAAAAAAAAAAmAIAAGRycy9k&#10;b3ducmV2LnhtbFBLBQYAAAAABAAEAPUAAACJAwAAAAA=&#10;" path="m-1,nfc11929,,21600,9670,21600,21600em-1,nsc11929,,21600,9670,21600,21600l,21600,-1,xe" filled="f">
                        <v:path arrowok="t" o:extrusionok="f" o:connecttype="custom" o:connectlocs="0,0;3832,7753;0,7753" o:connectangles="0,0,0"/>
                      </v:shape>
                      <v:shape id="Arc 383" o:spid="_x0000_s1407" style="position:absolute;left:107;top:1130;width:5474;height:12182;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6fE8UA&#10;AADcAAAADwAAAGRycy9kb3ducmV2LnhtbESPQYvCMBSE74L/ITzBm6Z6cKUaZbegKOhC1cvens2z&#10;Ldu8lCbW+u83woLHYWa+YZbrzlSipcaVlhVMxhEI4szqknMFl/NmNAfhPLLGyjIpeJKD9arfW2Ks&#10;7YNTak8+FwHCLkYFhfd1LKXLCjLoxrYmDt7NNgZ9kE0udYOPADeVnEbRTBosOSwUWFNSUPZ7uhsF&#10;6Y/+PibX3T352spZez2kz9s+VWo46D4XIDx1/h3+b++0gvnkA15nw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rp8TxQAAANwAAAAPAAAAAAAAAAAAAAAAAJgCAABkcnMv&#10;ZG93bnJldi54bWxQSwUGAAAAAAQABAD1AAAAigMAAAAA&#10;" path="m-1,nfc11929,,21600,9670,21600,21600em-1,nsc11929,,21600,9670,21600,21600l,21600,-1,xe" filled="f">
                        <v:path arrowok="t" o:extrusionok="f" o:connecttype="custom" o:connectlocs="0,0;5474,12182;0,12182" o:connectangles="0,0,0"/>
                      </v:shape>
                      <v:line id="Line 384" o:spid="_x0000_s1408" style="position:absolute;flip:x;visibility:visible;mso-wrap-style:square" from="447,4452" to="2164,6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XqHMMAAADcAAAADwAAAGRycy9kb3ducmV2LnhtbERPz2vCMBS+D/wfwhO8zVQP1nVGGYJj&#10;oyfrnNdH82zLmpeSxLbbX78cBI8f3+/NbjSt6Mn5xrKCxTwBQVxa3XCl4Ot0eF6D8AFZY2uZFPyS&#10;h9128rTBTNuBj9QXoRIxhH2GCuoQukxKX9Zk0M9tRxy5q3UGQ4SuktrhEMNNK5dJspIGG44NNXa0&#10;r6n8KW5GwfuyyP9OZ395SS/n62eSuuPtO1dqNh3fXkEEGsNDfHd/aAXrRVwbz8QjI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yl6hzDAAAA3AAAAA8AAAAAAAAAAAAA&#10;AAAAoQIAAGRycy9kb3ducmV2LnhtbFBLBQYAAAAABAAEAPkAAACRAwAAAAA=&#10;" strokeweight=".5pt">
                        <v:stroke startarrow="open" startarrowwidth="narrow" startarrowlength="short" endarrow="open" endarrowwidth="narrow" endarrowlength="short"/>
                      </v:line>
                      <v:rect id="Rectangle 385" o:spid="_x0000_s1409" style="position:absolute;left:12629;top:13075;width:1850;height:39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g8sMA&#10;AADcAAAADwAAAGRycy9kb3ducmV2LnhtbESPQWvCQBSE70L/w/IKvenGImKjq4hS8SLF6KW3R/aZ&#10;Dea9DdlV03/vFgo9DjPzDbNY9dyoO3Wh9mJgPMpAkZTe1lIZOJ8+hzNQIaJYbLyQgR8KsFq+DBaY&#10;W/+QI92LWKkEkZCjARdjm2sdSkeMYeRbkuRdfMcYk+wqbTt8JDg3+j3LppqxlrTgsKWNo/Ja3NjA&#10;vue1dbuvyeG7OYdtOPL0dmVj3l779RxUpD7+h//ae2tgNv6A3zPpCO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g8sMAAADcAAAADwAAAAAAAAAAAAAAAACYAgAAZHJzL2Rv&#10;d25yZXYueG1sUEsFBgAAAAAEAAQA9QAAAIgDAAAAAA==&#10;" filled="f" stroked="f" strokeweight=".5pt">
                        <v:textbox inset="1pt,1pt,1pt,1pt">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f</w:t>
                              </w:r>
                            </w:p>
                          </w:txbxContent>
                        </v:textbox>
                      </v:rect>
                      <v:rect id="Rectangle 386" o:spid="_x0000_s1410" style="position:absolute;left:681;top:1657;width:1850;height:3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5D0r8A&#10;AADcAAAADwAAAGRycy9kb3ducmV2LnhtbERPS4vCMBC+C/6HMII3TRURqUYRZRcvi/i4eBuasSl2&#10;JqWJ2v33m8OCx4/vvdp0XKsXtaHyYmAyzkCRFN5WUhq4Xr5GC1AholisvZCBXwqwWfd7K8ytf8uJ&#10;XudYqhQiIUcDLsYm1zoUjhjD2Dckibv7ljEm2JbatvhO4VzraZbNNWMlqcFhQztHxeP8ZAOHjrfW&#10;fR9nP7f6GvbhxPPng40ZDrrtElSkLn7E/+6DNbCYpvnpTDoCev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rkPSvwAAANwAAAAPAAAAAAAAAAAAAAAAAJgCAABkcnMvZG93bnJl&#10;di54bWxQSwUGAAAAAAQABAD1AAAAhAMAAAAA&#10;" filled="f" stroked="f" strokeweight=".5pt">
                        <v:textbox inset="1pt,1pt,1pt,1pt">
                          <w:txbxContent>
                            <w:p w:rsidR="004E000A" w:rsidRPr="00B11BA6" w:rsidRDefault="004E000A" w:rsidP="00750935">
                              <w:pPr>
                                <w:rPr>
                                  <w:rFonts w:cs="Arial"/>
                                </w:rPr>
                              </w:pPr>
                              <w:r w:rsidRPr="00B11BA6">
                                <w:rPr>
                                  <w:rFonts w:cs="Arial"/>
                                  <w:spacing w:val="-8"/>
                                </w:rPr>
                                <w:t>T</w:t>
                              </w:r>
                              <w:r w:rsidRPr="00B11BA6">
                                <w:rPr>
                                  <w:rFonts w:cs="Arial"/>
                                  <w:spacing w:val="-8"/>
                                  <w:vertAlign w:val="subscript"/>
                                </w:rPr>
                                <w:t>s</w:t>
                              </w:r>
                            </w:p>
                          </w:txbxContent>
                        </v:textbox>
                      </v:rect>
                      <v:shape id="Freeform 387" o:spid="_x0000_s1411" style="position:absolute;left:17338;top:13312;width:314;height:373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X/KcUA&#10;AADcAAAADwAAAGRycy9kb3ducmV2LnhtbESPS4vCQBCE78L+h6EXvJmJHkSio4gSdj3swUfca5Pp&#10;PNZMT8iMmv33jiB4LKrqK2qx6k0jbtS52rKCcRSDIM6trrlUcDqmoxkI55E1NpZJwT85WC0/BgtM&#10;tL3znm4HX4oAYZeggsr7NpHS5RUZdJFtiYNX2M6gD7Irpe7wHuCmkZM4nkqDNYeFClvaVJRfDlej&#10;IEu/ruufze5s02zX9r/ZtimKP6WGn/16DsJT79/hV/tbK5hNxvA8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tf8pxQAAANwAAAAPAAAAAAAAAAAAAAAAAJgCAABkcnMv&#10;ZG93bnJldi54bWxQSwUGAAAAAAQABAD1AAAAigMAAAAA&#10;" path="m7458,l1017,2594,3051,1556,,4265,,7089,3051,9107r4407,864l9492,11527r2033,865l14576,13084r3051,1556l19661,15908r-678,1787l17627,18559r-6102,1383e" filled="f" strokeweight=".5pt">
                        <v:stroke startarrowwidth="narrow" startarrowlength="short" endarrowwidth="narrow" endarrowlength="short"/>
                        <v:path arrowok="t" o:connecttype="custom" o:connectlocs="117,0;16,484;48,290;0,796;0,1322;48,1699;117,1860;149,2150;181,2312;229,2441;277,2731;309,2968;298,3301;277,3462;181,3720" o:connectangles="0,0,0,0,0,0,0,0,0,0,0,0,0,0,0"/>
                      </v:shape>
                      <v:shape id="Freeform 388" o:spid="_x0000_s1412" style="position:absolute;left:-5;top:969;width:2004;height:49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dhXsQA&#10;AADcAAAADwAAAGRycy9kb3ducmV2LnhtbESPT4vCMBTE7wt+h/AEb2tqDyJdo4hS1IOHdbd6fTSv&#10;f7R5KU3U+u03grDHYWZ+w8yXvWnEnTpXW1YwGUcgiHOray4V/P6knzMQziNrbCyTgic5WC4GH3NM&#10;tH3wN92PvhQBwi5BBZX3bSKlyysy6Ma2JQ5eYTuDPsiulLrDR4CbRsZRNJUGaw4LFba0rii/Hm9G&#10;QZZub6vDen+yabZv+3O2aYriotRo2K++QHjq/X/43d5pBbM4hte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nYV7EAAAA3AAAAA8AAAAAAAAAAAAAAAAAmAIAAGRycy9k&#10;b3ducmV2LnhtbFBLBQYAAAAABAAEAPUAAACJAwAAAAA=&#10;" path="m,7391l2653,1304,1538,3043,4244,,7162,,9125,3043r848,4348l11512,9130r902,2609l13050,14348r1539,3478l15862,19565r1857,-869l18515,17826r1432,-6087e" filled="f" strokeweight=".5pt">
                        <v:stroke startarrowwidth="narrow" startarrowlength="short" endarrowwidth="narrow" endarrowlength="short"/>
                        <v:path arrowok="t" o:connecttype="custom" o:connectlocs="0,183;266,32;154,75;425,0;718,0;914,75;999,183;1154,226;1244,290;1308,354;1462,440;1589,483;1775,462;1855,440;1999,290" o:connectangles="0,0,0,0,0,0,0,0,0,0,0,0,0,0,0"/>
                      </v:shape>
                      <v:shape id="Freeform 389" o:spid="_x0000_s1413" style="position:absolute;left:8967;top:13301;width:8605;height:373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UPpMQA&#10;AADcAAAADwAAAGRycy9kb3ducmV2LnhtbESPQYvCMBSE78L+h/AWvGm6Kq5Wo8jCQk+C1QW9PZpn&#10;W21euk3U+u+NIHgcZuYbZr5sTSWu1LjSsoKvfgSCOLO65FzBbvvbm4BwHlljZZkU3MnBcvHRmWOs&#10;7Y03dE19LgKEXYwKCu/rWEqXFWTQ9W1NHLyjbQz6IJtc6gZvAW4qOYiisTRYclgosKafgrJzejEK&#10;ovW4/HMJri7T3fmUpf/J92E/Uqr72a5mIDy1/h1+tROtYDIYwvNMO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lD6TEAAAA3AAAAA8AAAAAAAAAAAAAAAAAmAIAAGRycy9k&#10;b3ducmV2LnhtbFBLBQYAAAAABAAEAPUAAACJAwAAAAA=&#10;" path="m19827,l,,,19942r19988,e" filled="f">
                        <v:stroke startarrowwidth="narrow" startarrowlength="short" endarrowwidth="narrow" endarrowlength="short"/>
                        <v:path arrowok="t" o:connecttype="custom" o:connectlocs="8531,0;0,0;0,3720;8600,3720" o:connectangles="0,0,0,0"/>
                      </v:shape>
                      <v:shape id="Freeform 390" o:spid="_x0000_s1414" style="position:absolute;left:5608;top:9269;width:9296;height:397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yX0MUA&#10;AADcAAAADwAAAGRycy9kb3ducmV2LnhtbESPQWvCQBSE7wX/w/KE3ppNRayNWUWEQk6Fpgr29sg+&#10;k9Ts25jdxPTfdwXB4zAz3zDpZjSNGKhztWUFr1EMgriwuuZSwf7742UJwnlkjY1lUvBHDjbryVOK&#10;ibZX/qIh96UIEHYJKqi8bxMpXVGRQRfZljh4J9sZ9EF2pdQdXgPcNHIWxwtpsOawUGFLu4qKc94b&#10;BfHnoj64DLf9+/78W+SX7O3nOFfqeTpuVyA8jf4RvrczrWA5m8PtTDgCcv0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zJfQxQAAANwAAAAPAAAAAAAAAAAAAAAAAJgCAABkcnMv&#10;ZG93bnJldi54bWxQSwUGAAAAAAQABAD1AAAAigMAAAAA&#10;" path="m19989,19946l19966,,,e" filled="f">
                        <v:stroke startarrowwidth="narrow" startarrowlength="short" endarrowwidth="narrow" endarrowlength="short"/>
                        <v:path arrowok="t" o:connecttype="custom" o:connectlocs="9291,3968;9280,0;0,0" o:connectangles="0,0,0"/>
                      </v:shape>
                      <v:line id="Line 391" o:spid="_x0000_s1415" style="position:absolute;visibility:visible;mso-wrap-style:square" from="14877,378" to="14883,10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VRz8YAAADcAAAADwAAAGRycy9kb3ducmV2LnhtbESPQWvCQBSE7wX/w/IKvQSzqVAJ0VVK&#10;oFBoL6aKentkn9lg9m3Mrpr++26h0OMwM98wy/VoO3GjwbeOFTynGQji2umWGwXbr7dpDsIHZI2d&#10;Y1LwTR7Wq8nDEgvt7ryhWxUaESHsC1RgQugLKX1tyKJPXU8cvZMbLIYoh0bqAe8Rbjs5y7K5tNhy&#10;XDDYU2moPldXq6C+mo9Lwsnu2Mr5/lOWY1YeNko9PY6vCxCBxvAf/mu/awX57AV+z8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FUc/GAAAA3AAAAA8AAAAAAAAA&#10;AAAAAAAAoQIAAGRycy9kb3ducmV2LnhtbFBLBQYAAAAABAAEAPkAAACUAwAAAAA=&#10;" strokeweight=".5pt">
                        <v:stroke startarrowwidth="narrow" startarrowlength="short" endarrowwidth="narrow" endarrowlength="short"/>
                      </v:line>
                      <v:line id="Line 392" o:spid="_x0000_s1416" style="position:absolute;flip:x;visibility:visible;mso-wrap-style:square" from="2801,1335" to="5773,6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CMMcYAAADcAAAADwAAAGRycy9kb3ducmV2LnhtbESPT2vCQBTE7wW/w/KEXkqzMQeRNKuI&#10;1BDBi/8O3h7ZZxLMvg3ZNabfvisUehxm5jdMthpNKwbqXWNZwSyKQRCXVjdcKTiftp8LEM4ja2wt&#10;k4IfcrBaTt4yTLV98oGGo69EgLBLUUHtfZdK6cqaDLrIdsTBu9neoA+yr6Tu8RngppVJHM+lwYbD&#10;Qo0dbWoq78eHUTB8F4dh19Ijz7v9daa3u/zycVXqfTquv0B4Gv1/+K9daAWLZA6v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2AjDHGAAAA3AAAAA8AAAAAAAAA&#10;AAAAAAAAoQIAAGRycy9kb3ducmV2LnhtbFBLBQYAAAAABAAEAPkAAACUAwAAAAA=&#10;" strokeweight=".5pt">
                        <v:stroke startarrowwidth="narrow" startarrowlength="short" endarrow="open" endarrowwidth="narrow" endarrowlength="short"/>
                      </v:line>
                      <v:line id="Line 393" o:spid="_x0000_s1417" style="position:absolute;visibility:visible;mso-wrap-style:square" from="18439,13334" to="19884,13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tqI8YAAADcAAAADwAAAGRycy9kb3ducmV2LnhtbESPQWvCQBSE7wX/w/IKvYhumoOV6Col&#10;UCi0l1hFvT2yz2ww+zZmNyb9991CocdhZr5h1tvRNuJOna8dK3ieJyCIS6drrhTsv95mSxA+IGts&#10;HJOCb/Kw3Uwe1phpN3BB912oRISwz1CBCaHNpPSlIYt+7lri6F1cZzFE2VVSdzhEuG1kmiQLabHm&#10;uGCwpdxQed31VkHZm4/blKeHcy0Xx0+Zj0l+KpR6ehxfVyACjeE//Nd+1wqW6Qv8nolH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rbaiPGAAAA3AAAAA8AAAAAAAAA&#10;AAAAAAAAoQIAAGRycy9kb3ducmV2LnhtbFBLBQYAAAAABAAEAPkAAACUAwAAAAA=&#10;" strokeweight=".5pt">
                        <v:stroke startarrowwidth="narrow" startarrowlength="short" endarrowwidth="narrow" endarrowlength="short"/>
                      </v:line>
                      <v:rect id="Rectangle 394" o:spid="_x0000_s1418" style="position:absolute;left:15595;top:313;width:877;height:3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0LsIA&#10;AADcAAAADwAAAGRycy9kb3ducmV2LnhtbERPy4rCMBTdD/gP4QpuhjFVUErHKD4QFIViHZjtpbm2&#10;xeamNFHrfP1kIbg8nPds0Zla3Kl1lWUFo2EEgji3uuJCwc95+xWDcB5ZY22ZFDzJwWLe+5hhou2D&#10;T3TPfCFCCLsEFZTeN4mULi/JoBvahjhwF9sa9AG2hdQtPkK4qeU4iqbSYMWhocSG1iXl1+xmFLjM&#10;bD/3o/Q3JTO54erwd0mPG6UG/W75DcJT59/il3unFcTjsDacCUdA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hXQuwgAAANwAAAAPAAAAAAAAAAAAAAAAAJgCAABkcnMvZG93&#10;bnJldi54bWxQSwUGAAAAAAQABAD1AAAAhwMAAAAA&#10;" stroked="f" strokeweight=".5pt">
                        <v:textbox inset="1pt,1pt,1pt,1pt">
                          <w:txbxContent>
                            <w:p w:rsidR="004E000A" w:rsidRPr="00B11BA6" w:rsidRDefault="004E000A" w:rsidP="00750935">
                              <w:pPr>
                                <w:rPr>
                                  <w:rFonts w:cs="Arial"/>
                                </w:rPr>
                              </w:pPr>
                              <w:proofErr w:type="gramStart"/>
                              <w:r w:rsidRPr="00B11BA6">
                                <w:rPr>
                                  <w:rFonts w:cs="Arial"/>
                                </w:rPr>
                                <w:t>t</w:t>
                              </w:r>
                              <w:proofErr w:type="gramEnd"/>
                            </w:p>
                          </w:txbxContent>
                        </v:textbox>
                      </v:rect>
                      <v:rect id="Rectangle 395" o:spid="_x0000_s1419" style="position:absolute;left:19129;top:9581;width:877;height:3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nRtcUA&#10;AADcAAAADwAAAGRycy9kb3ducmV2LnhtbESPQWvCQBSE70L/w/IKXkQ3CopGV2krglIhGAWvj+wz&#10;Cc2+DdlV0/56tyB4HGbmG2axak0lbtS40rKC4SACQZxZXXKu4HTc9KcgnEfWWFkmBb/kYLV86yww&#10;1vbOB7qlPhcBwi5GBYX3dSylywoy6Aa2Jg7exTYGfZBNLnWD9wA3lRxF0UQaLDksFFjTV0HZT3o1&#10;ClxqNr3dMDknZMZX/Pz+uyT7tVLd9/ZjDsJT61/hZ3urFUxHM/g/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ydG1xQAAANwAAAAPAAAAAAAAAAAAAAAAAJgCAABkcnMv&#10;ZG93bnJldi54bWxQSwUGAAAAAAQABAD1AAAAigMAAAAA&#10;" stroked="f" strokeweight=".5pt">
                        <v:textbox inset="1pt,1pt,1pt,1pt">
                          <w:txbxContent>
                            <w:p w:rsidR="004E000A" w:rsidRPr="00B11BA6" w:rsidRDefault="004E000A" w:rsidP="00750935">
                              <w:pPr>
                                <w:rPr>
                                  <w:rFonts w:cs="Arial"/>
                                </w:rPr>
                              </w:pPr>
                              <w:proofErr w:type="gramStart"/>
                              <w:r w:rsidRPr="00B11BA6">
                                <w:rPr>
                                  <w:rFonts w:cs="Arial"/>
                                </w:rPr>
                                <w:t>t</w:t>
                              </w:r>
                              <w:proofErr w:type="gramEnd"/>
                            </w:p>
                          </w:txbxContent>
                        </v:textbox>
                      </v:rect>
                      <v:rect id="Rectangle 396" o:spid="_x0000_s1420" style="position:absolute;left:11890;top:216;width:877;height:3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u9cIA&#10;AADcAAAADwAAAGRycy9kb3ducmV2LnhtbERPTYvCMBC9L/gfwgheRFOVFalG0V0ElxWKVfA6NGNb&#10;bCaliVr99ZuDsMfH+16sWlOJOzWutKxgNIxAEGdWl5wrOB23gxkI55E1VpZJwZMcrJadjwXG2j74&#10;QPfU5yKEsItRQeF9HUvpsoIMuqGtiQN3sY1BH2CTS93gI4SbSo6jaCoNlhwaCqzpq6Dsmt6MApea&#10;bf9nlJwTMp833Py+Lsn+W6let13PQXhq/b/47d5pBbNJmB/OhCM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Ku71wgAAANwAAAAPAAAAAAAAAAAAAAAAAJgCAABkcnMvZG93&#10;bnJldi54bWxQSwUGAAAAAAQABAD1AAAAhwMAAAAA&#10;" stroked="f" strokeweight=".5pt">
                        <v:textbox inset="1pt,1pt,1pt,1pt">
                          <w:txbxContent>
                            <w:p w:rsidR="004E000A" w:rsidRPr="00B11BA6" w:rsidRDefault="004E000A" w:rsidP="00750935">
                              <w:pPr>
                                <w:rPr>
                                  <w:rFonts w:cs="Arial"/>
                                </w:rPr>
                              </w:pPr>
                              <w:r w:rsidRPr="00B11BA6">
                                <w:rPr>
                                  <w:rFonts w:cs="Arial"/>
                                </w:rPr>
                                <w:t>L</w:t>
                              </w:r>
                            </w:p>
                          </w:txbxContent>
                        </v:textbox>
                      </v:rect>
                      <v:rect id="Rectangle 397" o:spid="_x0000_s1421" style="position:absolute;left:3917;top:2151;width:877;height:3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ZLbsUA&#10;AADcAAAADwAAAGRycy9kb3ducmV2LnhtbESPQWvCQBSE7wX/w/IEL0U3USoSXUVbBEsLwSh4fWSf&#10;STD7NmRXjf76bqHQ4zAz3zCLVWdqcaPWVZYVxKMIBHFudcWFguNhO5yBcB5ZY22ZFDzIwWrZe1lg&#10;ou2d93TLfCEChF2CCkrvm0RKl5dk0I1sQxy8s20N+iDbQuoW7wFuajmOoqk0WHFYKLGh95LyS3Y1&#10;Clxmtq+fcXpKybxdcfP1PKffH0oN+t16DsJT5//Df+2dVjCbxPB7Jhw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ZktuxQAAANwAAAAPAAAAAAAAAAAAAAAAAJgCAABkcnMv&#10;ZG93bnJldi54bWxQSwUGAAAAAAQABAD1AAAAigMAAAAA&#10;" stroked="f" strokeweight=".5pt">
                        <v:textbox inset="1pt,1pt,1pt,1pt">
                          <w:txbxContent>
                            <w:p w:rsidR="004E000A" w:rsidRPr="00B11BA6" w:rsidRDefault="004E000A" w:rsidP="00750935">
                              <w:pPr>
                                <w:rPr>
                                  <w:rFonts w:cs="Arial"/>
                                </w:rPr>
                              </w:pPr>
                              <w:r w:rsidRPr="00B11BA6">
                                <w:rPr>
                                  <w:rFonts w:cs="Arial"/>
                                </w:rPr>
                                <w:t>R</w:t>
                              </w:r>
                            </w:p>
                          </w:txbxContent>
                        </v:textbox>
                      </v:rect>
                      <v:rect id="Rectangle 398" o:spid="_x0000_s1422" style="position:absolute;left:6123;top:1;width:1159;height:3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nu48QA&#10;AADcAAAADwAAAGRycy9kb3ducmV2LnhtbESPzWoCQRCE74LvMLTgTWejIrI6iigJXiT4c/HW7HR2&#10;Frd7lp1RN2+fCQRyLKrqK2q16bhWT2pD5cXA2zgDRVJ4W0lp4Hp5Hy1AhYhisfZCBr4pwGbd760w&#10;t/4lJ3qeY6kSREKOBlyMTa51KBwxhrFvSJL35VvGmGRbatviK8G51pMsm2vGStKCw4Z2jor7+cEG&#10;Dh1vrfv4nB1v9TXsw4nnjzsbMxx02yWoSF38D/+1D9bAYjqB3zPpCO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p7uPEAAAA3AAAAA8AAAAAAAAAAAAAAAAAmAIAAGRycy9k&#10;b3ducmV2LnhtbFBLBQYAAAAABAAEAPUAAACJAwAAAAA=&#10;" filled="f" stroked="f" strokeweight=".5pt">
                        <v:textbox inset="1pt,1pt,1pt,1pt">
                          <w:txbxContent>
                            <w:p w:rsidR="004E000A" w:rsidRPr="00B11BA6" w:rsidRDefault="004E000A" w:rsidP="00750935">
                              <w:pPr>
                                <w:rPr>
                                  <w:rFonts w:cs="Arial"/>
                                </w:rPr>
                              </w:pPr>
                              <w:r w:rsidRPr="00B11BA6">
                                <w:rPr>
                                  <w:rFonts w:cs="Arial"/>
                                </w:rPr>
                                <w:t>60</w:t>
                              </w:r>
                            </w:p>
                          </w:txbxContent>
                        </v:textbox>
                      </v:rect>
                      <v:line id="Line 399" o:spid="_x0000_s1423" style="position:absolute;flip:x;visibility:visible;mso-wrap-style:square" from="5788,2904" to="7170,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QkDcUAAADcAAAADwAAAGRycy9kb3ducmV2LnhtbESPW4vCMBSE3xf8D+EI+7amq+ClGmVZ&#10;UFZ8st5eD82xLduclCRq9dcbYWEfh5n5hpktWlOLKzlfWVbw2UtAEOdWV1wo2O+WH2MQPiBrrC2T&#10;gjt5WMw7bzNMtb3xlq5ZKESEsE9RQRlCk0rp85IM+p5tiKN3ts5giNIVUju8RbipZT9JhtJgxXGh&#10;xIa+S8p/s4tRsOpnm8fu4E+T0elwXicjt70cN0q9d9uvKYhAbfgP/7V/tILxYACv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QkDcUAAADcAAAADwAAAAAAAAAA&#10;AAAAAAChAgAAZHJzL2Rvd25yZXYueG1sUEsFBgAAAAAEAAQA+QAAAJMDAAAAAA==&#10;" strokeweight=".5pt">
                        <v:stroke startarrow="open" startarrowwidth="narrow" startarrowlength="short" endarrow="open" endarrowwidth="narrow" endarrowlength="short"/>
                      </v:line>
                      <v:line id="Line 400" o:spid="_x0000_s1424" style="position:absolute;visibility:visible;mso-wrap-style:square" from="7170,377" to="7176,19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BiicUAAADcAAAADwAAAGRycy9kb3ducmV2LnhtbESPT4vCMBTE74LfITzBi6yproh0jSKF&#10;hYXdi/9YvT2at02xealN1O63N4LgcZiZ3zDzZWsrcaXGl44VjIYJCOLc6ZILBbvt59sMhA/IGivH&#10;pOCfPCwX3c4cU+1uvKbrJhQiQtinqMCEUKdS+tyQRT90NXH0/lxjMUTZFFI3eItwW8lxkkylxZLj&#10;gsGaMkP5aXOxCvKL+T4PeLA/lnL6+yOzNskOa6X6vXb1ASJQG17hZ/tLK5i9T+B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9BiicUAAADcAAAADwAAAAAAAAAA&#10;AAAAAAChAgAAZHJzL2Rvd25yZXYueG1sUEsFBgAAAAAEAAQA+QAAAJMDAAAAAA==&#10;" strokeweight=".5pt">
                        <v:stroke startarrowwidth="narrow" startarrowlength="short" endarrowwidth="narrow" endarrowlength="short"/>
                      </v:line>
                      <v:line id="Line 401" o:spid="_x0000_s1425" style="position:absolute;visibility:visible;mso-wrap-style:square" from="5788,377" to="5794,9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zHEsUAAADcAAAADwAAAGRycy9kb3ducmV2LnhtbESPT4vCMBTE74LfITzBi6ypLop0jSKF&#10;hYXdi/9YvT2at02xealN1O63N4LgcZiZ3zDzZWsrcaXGl44VjIYJCOLc6ZILBbvt59sMhA/IGivH&#10;pOCfPCwX3c4cU+1uvKbrJhQiQtinqMCEUKdS+tyQRT90NXH0/lxjMUTZFFI3eItwW8lxkkylxZLj&#10;gsGaMkP5aXOxCvKL+T4PeLA/lnL6+yOzNskOa6X6vXb1ASJQG17hZ/tLK5i9T+B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JzHEsUAAADcAAAADwAAAAAAAAAA&#10;AAAAAAChAgAAZHJzL2Rvd25yZXYueG1sUEsFBgAAAAAEAAQA+QAAAJMDAAAAAA==&#10;" strokeweight=".5pt">
                        <v:stroke startarrowwidth="narrow" startarrowlength="short" endarrowwidth="narrow" endarrowlength="short"/>
                      </v:line>
                      <v:line id="Line 402" o:spid="_x0000_s1426" style="position:absolute;visibility:visible;mso-wrap-style:square" from="5549,13280" to="7202,13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zhsQAAADcAAAADwAAAGRycy9kb3ducmV2LnhtbESPQYvCMBSE7wv+h/AEb2uqQrHVKIsg&#10;ePBiFdTbo3nbdrd5aZuo9d8bYWGPw8x8wyzXvanFnTpXWVYwGUcgiHOrKy4UnI7bzzkI55E11pZJ&#10;wZMcrFeDjyWm2j74QPfMFyJA2KWooPS+SaV0eUkG3dg2xMH7tp1BH2RXSN3hI8BNLadRFEuDFYeF&#10;EhvalJT/ZjcTKKc42Sbntrr9TNrscm3ay3GPSo2G/dcChKfe/4f/2jutYD6L4X0mHAG5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7fOGxAAAANwAAAAPAAAAAAAAAAAA&#10;AAAAAKECAABkcnMvZG93bnJldi54bWxQSwUGAAAAAAQABAD5AAAAkgMAAAAA&#10;">
                        <v:stroke startarrowwidth="narrow" startarrowlength="short" endarrowwidth="narrow" endarrowlength="short"/>
                      </v:line>
                      <v:line id="Line 403" o:spid="_x0000_s1427" style="position:absolute;visibility:visible;mso-wrap-style:square" from="8940,377" to="8945,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L8/sUAAADcAAAADwAAAGRycy9kb3ducmV2LnhtbESPQWvCQBSE74X+h+UVvIhuWsGG6Col&#10;IBT0olbU2yP7mg3Nvo3ZVeO/dwWhx2FmvmGm887W4kKtrxwreB8mIIgLpysuFfxsF4MUhA/IGmvH&#10;pOBGHuaz15cpZtpdeU2XTShFhLDPUIEJocmk9IUhi37oGuLo/brWYoiyLaVu8RrhtpYfSTKWFiuO&#10;CwYbyg0Vf5uzVVCczfLU5/7uWMnxfiXzLskPa6V6b93XBESgLvyHn+1vrSAdfcLjTDw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L8/sUAAADcAAAADwAAAAAAAAAA&#10;AAAAAAChAgAAZHJzL2Rvd25yZXYueG1sUEsFBgAAAAAEAAQA+QAAAJMDAAAAAA==&#10;" strokeweight=".5pt">
                        <v:stroke startarrowwidth="narrow" startarrowlength="short" endarrowwidth="narrow" endarrowlength="short"/>
                      </v:line>
                      <v:line id="Line 404" o:spid="_x0000_s1428" style="position:absolute;flip:y;visibility:visible;mso-wrap-style:square" from="16737,119" to="16743,13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xjsIAAADcAAAADwAAAGRycy9kb3ducmV2LnhtbERPTWuDQBC9B/Iflin0lqytIGKzSpJS&#10;KL0k1XrobXCnKnFnxd0a+++zh0CPj/e9KxYziJkm11tW8LSNQBA3VvfcKviq3jYpCOeRNQ6WScEf&#10;OSjy9WqHmbZX/qS59K0IIewyVNB5P2ZSuqYjg25rR+LA/djJoA9waqWe8BrCzSCfoyiRBnsODR2O&#10;dOyouZS/RsF8iD9eT7VNvu3Yy3pf1bE7D0o9Piz7FxCeFv8vvrvftYI0DmvDmXAEZH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vxjsIAAADcAAAADwAAAAAAAAAAAAAA&#10;AAChAgAAZHJzL2Rvd25yZXYueG1sUEsFBgAAAAAEAAQA+QAAAJADAAAAAA==&#10;" strokeweight=".5pt">
                        <v:stroke startarrowwidth="narrow" startarrowlength="short" endarrowwidth="narrow" endarrowlength="short"/>
                      </v:line>
                      <v:line id="Line 405" o:spid="_x0000_s1429" style="position:absolute;flip:x;visibility:visible;mso-wrap-style:square" from="14877,2904" to="16737,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T58UAAADcAAAADwAAAGRycy9kb3ducmV2LnhtbESPW4vCMBSE34X9D+Es+KbpuuClGmUR&#10;XFx8st5eD82xLTYnJYna9dcbYWEfh5n5hpktWlOLGzlfWVbw0U9AEOdWV1wo2O9WvTEIH5A11pZJ&#10;wS95WMzfOjNMtb3zlm5ZKESEsE9RQRlCk0rp85IM+r5tiKN3ts5giNIVUju8R7ip5SBJhtJgxXGh&#10;xIaWJeWX7GoUfA+yzWN38KfJ6HQ4/yQjt70eN0p139uvKYhAbfgP/7XXWsH4cwKv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T58UAAADcAAAADwAAAAAAAAAA&#10;AAAAAAChAgAAZHJzL2Rvd25yZXYueG1sUEsFBgAAAAAEAAQA+QAAAJMDAAAAAA==&#10;" strokeweight=".5pt">
                        <v:stroke startarrow="open" startarrowwidth="narrow" startarrowlength="short" endarrow="open" endarrowwidth="narrow" endarrowlength="short"/>
                      </v:line>
                      <v:line id="Line 406" o:spid="_x0000_s1430" style="position:absolute;flip:x;visibility:visible;mso-wrap-style:square" from="8940,2904" to="14819,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DJB8IAAADcAAAADwAAAGRycy9kb3ducmV2LnhtbERPy4rCMBTdC/5DuMLsNFXERzWKDIyM&#10;uLKOur0017bY3JQkavXrJ4uBWR7Oe7luTS0e5HxlWcFwkIAgzq2uuFDwc/zqz0D4gKyxtkwKXuRh&#10;vep2lphq++QDPbJQiBjCPkUFZQhNKqXPSzLoB7YhjtzVOoMhQldI7fAZw00tR0kykQYrjg0lNvRZ&#10;Un7L7kbBdpTt38eTv8ynl9N1l0zd4X7eK/XRazcLEIHa8C/+c39rBbNxnB/PxCMgV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WDJB8IAAADcAAAADwAAAAAAAAAAAAAA&#10;AAChAgAAZHJzL2Rvd25yZXYueG1sUEsFBgAAAAAEAAQA+QAAAJADAAAAAA==&#10;" strokeweight=".5pt">
                        <v:stroke startarrow="open" startarrowwidth="narrow" startarrowlength="short" endarrow="open" endarrowwidth="narrow" endarrowlength="short"/>
                      </v:line>
                      <v:line id="Line 407" o:spid="_x0000_s1431" style="position:absolute;flip:x;visibility:visible;mso-wrap-style:square" from="7144,18785" to="8961,18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xsnMUAAADcAAAADwAAAGRycy9kb3ducmV2LnhtbESPW4vCMBSE34X9D+EI+6apsnipRlkE&#10;lxWfrLfXQ3Nsi81JSaJWf/1mYWEfh5n5hpkvW1OLOzlfWVYw6CcgiHOrKy4UHPbr3gSED8gaa8uk&#10;4Ekelou3zhxTbR+8o3sWChEh7FNUUIbQpFL6vCSDvm8b4uhdrDMYonSF1A4fEW5qOUySkTRYcVwo&#10;saFVSfk1uxkFX8Ns+9of/Xk6Ph8vm2TsdrfTVqn3bvs5AxGoDf/hv/a3VjD5GMDvmXgE5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xsnMUAAADcAAAADwAAAAAAAAAA&#10;AAAAAAChAgAAZHJzL2Rvd25yZXYueG1sUEsFBgAAAAAEAAQA+QAAAJMDAAAAAA==&#10;" strokeweight=".5pt">
                        <v:stroke startarrow="open" startarrowwidth="narrow" startarrowlength="short" endarrow="open" endarrowwidth="narrow" endarrowlength="short"/>
                      </v:line>
                      <v:line id="Line 408" o:spid="_x0000_s1432" style="position:absolute;visibility:visible;mso-wrap-style:square" from="14053,9216" to="19772,9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MsG8YAAADcAAAADwAAAGRycy9kb3ducmV2LnhtbESPQWvCQBSE7wX/w/IKvQSzqRQJ0VVK&#10;oFBoL6aKentkn9lg9m3Mrpr++26h0OMwM98wy/VoO3GjwbeOFTynGQji2umWGwXbr7dpDsIHZI2d&#10;Y1LwTR7Wq8nDEgvt7ryhWxUaESHsC1RgQugLKX1tyKJPXU8cvZMbLIYoh0bqAe8Rbjs5y7K5tNhy&#10;XDDYU2moPldXq6C+mo9Lwsnu2Mr5/lOWY1YeNko9PY6vCxCBxvAf/mu/awX5ywx+z8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zLBvGAAAA3AAAAA8AAAAAAAAA&#10;AAAAAAAAoQIAAGRycy9kb3ducmV2LnhtbFBLBQYAAAAABAAEAPkAAACUAwAAAAA=&#10;" strokeweight=".5pt">
                        <v:stroke startarrowwidth="narrow" startarrowlength="short" endarrowwidth="narrow" endarrowlength="short"/>
                      </v:line>
                      <v:line id="Line 409" o:spid="_x0000_s1433" style="position:absolute;flip:y;visibility:visible;mso-wrap-style:square" from="19001,9205" to="19007,13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JXcMYAAADcAAAADwAAAGRycy9kb3ducmV2LnhtbESPT2sCMRTE74V+h/AKvdWsWqquRikF&#10;S8WT67/rY/PcXdy8LEnU1U/fCILHYWZ+w0xmranFmZyvLCvodhIQxLnVFRcKNuv5xxCED8gaa8uk&#10;4EoeZtPXlwmm2l54RecsFCJC2KeooAyhSaX0eUkGfcc2xNE7WGcwROkKqR1eItzUspckX9JgxXGh&#10;xIZ+SsqP2cko+O1ly9t66/ejwX57WCQDtzrtlkq9v7XfYxCB2vAMP9p/WsHwsw/3M/EIyO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yV3DGAAAA3AAAAA8AAAAAAAAA&#10;AAAAAAAAoQIAAGRycy9kb3ducmV2LnhtbFBLBQYAAAAABAAEAPkAAACUAwAAAAA=&#10;" strokeweight=".5pt">
                        <v:stroke startarrow="open" startarrowwidth="narrow" startarrowlength="short" endarrow="open" endarrowwidth="narrow" endarrowlength="short"/>
                      </v:line>
                      <v:line id="Line 410" o:spid="_x0000_s1434" style="position:absolute;flip:y;visibility:visible;mso-wrap-style:square" from="12496,13312" to="12501,16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vPBMUAAADcAAAADwAAAGRycy9kb3ducmV2LnhtbESPW4vCMBSE3xf8D+EI+7amK+KlGmVZ&#10;UFZ8st5eD82xLduclCRq9dcbYWEfh5n5hpktWlOLKzlfWVbw2UtAEOdWV1wo2O+WH2MQPiBrrC2T&#10;gjt5WMw7bzNMtb3xlq5ZKESEsE9RQRlCk0rp85IM+p5tiKN3ts5giNIVUju8RbipZT9JhtJgxXGh&#10;xIa+S8p/s4tRsOpnm8fu4E+T0elwXicjt70cN0q9d9uvKYhAbfgP/7V/tILxYACv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vPBMUAAADcAAAADwAAAAAAAAAA&#10;AAAAAAChAgAAZHJzL2Rvd25yZXYueG1sUEsFBgAAAAAEAAQA+QAAAJMDAAAAAA==&#10;" strokeweight=".5pt">
                        <v:stroke startarrow="open" startarrowwidth="narrow" startarrowlength="short" endarrow="open" endarrowwidth="narrow" endarrowlength="short"/>
                      </v:line>
                    </v:group>
                  </w:pict>
                </mc:Fallback>
              </mc:AlternateContent>
            </w:r>
          </w:p>
        </w:tc>
        <w:tc>
          <w:tcPr>
            <w:tcW w:w="3991" w:type="dxa"/>
            <w:tcMar>
              <w:top w:w="57" w:type="dxa"/>
              <w:left w:w="57" w:type="dxa"/>
              <w:bottom w:w="57" w:type="dxa"/>
              <w:right w:w="57" w:type="dxa"/>
            </w:tcMar>
            <w:vAlign w:val="center"/>
          </w:tcPr>
          <w:p w:rsidR="00750935" w:rsidRPr="00A8058F" w:rsidRDefault="00750935" w:rsidP="00BF0E06">
            <w:pPr>
              <w:widowControl w:val="0"/>
              <w:numPr>
                <w:ilvl w:val="0"/>
                <w:numId w:val="90"/>
              </w:numPr>
              <w:tabs>
                <w:tab w:val="left" w:pos="340"/>
              </w:tabs>
              <w:spacing w:after="60" w:line="276" w:lineRule="auto"/>
              <w:jc w:val="both"/>
              <w:rPr>
                <w:rFonts w:cs="Arial"/>
                <w:sz w:val="22"/>
                <w:szCs w:val="22"/>
              </w:rPr>
            </w:pPr>
            <w:r w:rsidRPr="00A8058F">
              <w:rPr>
                <w:rFonts w:cs="Arial"/>
                <w:sz w:val="22"/>
                <w:szCs w:val="22"/>
              </w:rPr>
              <w:t>Áp dụng cho mối hàn ở mặt trước nồi hơi</w:t>
            </w:r>
          </w:p>
          <w:p w:rsidR="00750935" w:rsidRPr="00A8058F" w:rsidRDefault="00750935" w:rsidP="00BF0E06">
            <w:pPr>
              <w:widowControl w:val="0"/>
              <w:numPr>
                <w:ilvl w:val="0"/>
                <w:numId w:val="90"/>
              </w:numPr>
              <w:tabs>
                <w:tab w:val="left" w:pos="340"/>
              </w:tabs>
              <w:spacing w:after="60" w:line="276" w:lineRule="auto"/>
              <w:jc w:val="both"/>
              <w:rPr>
                <w:rFonts w:cs="Arial"/>
                <w:sz w:val="22"/>
                <w:szCs w:val="22"/>
              </w:rPr>
            </w:pPr>
            <w:r w:rsidRPr="00A8058F">
              <w:rPr>
                <w:rFonts w:cs="Arial"/>
                <w:sz w:val="22"/>
                <w:szCs w:val="22"/>
              </w:rPr>
              <w:t xml:space="preserve">t </w:t>
            </w:r>
            <w:r w:rsidRPr="00A8058F">
              <w:rPr>
                <w:rFonts w:cs="Arial"/>
                <w:sz w:val="22"/>
                <w:szCs w:val="22"/>
              </w:rPr>
              <w:sym w:font="Symbol" w:char="F0B3"/>
            </w:r>
            <w:r w:rsidRPr="00A8058F">
              <w:rPr>
                <w:rFonts w:cs="Arial"/>
                <w:sz w:val="22"/>
                <w:szCs w:val="22"/>
              </w:rPr>
              <w:t xml:space="preserve"> T</w:t>
            </w:r>
            <w:r w:rsidRPr="00A8058F">
              <w:rPr>
                <w:rFonts w:cs="Arial"/>
                <w:sz w:val="22"/>
                <w:szCs w:val="22"/>
                <w:vertAlign w:val="subscript"/>
              </w:rPr>
              <w:t>f</w:t>
            </w:r>
          </w:p>
          <w:p w:rsidR="00750935" w:rsidRPr="00A8058F" w:rsidRDefault="00750935" w:rsidP="00BF0E06">
            <w:pPr>
              <w:widowControl w:val="0"/>
              <w:numPr>
                <w:ilvl w:val="0"/>
                <w:numId w:val="90"/>
              </w:numPr>
              <w:tabs>
                <w:tab w:val="left" w:pos="340"/>
              </w:tabs>
              <w:spacing w:after="60" w:line="276" w:lineRule="auto"/>
              <w:jc w:val="both"/>
              <w:rPr>
                <w:rFonts w:cs="Arial"/>
                <w:sz w:val="22"/>
                <w:szCs w:val="22"/>
              </w:rPr>
            </w:pPr>
            <w:r w:rsidRPr="00A8058F">
              <w:rPr>
                <w:rFonts w:cs="Arial"/>
                <w:sz w:val="22"/>
                <w:szCs w:val="22"/>
              </w:rPr>
              <w:t xml:space="preserve">L </w:t>
            </w:r>
            <w:r w:rsidRPr="00A8058F">
              <w:rPr>
                <w:rFonts w:cs="Arial"/>
                <w:sz w:val="22"/>
                <w:szCs w:val="22"/>
              </w:rPr>
              <w:sym w:font="Symbol" w:char="F0B3"/>
            </w:r>
            <w:r w:rsidRPr="00A8058F">
              <w:rPr>
                <w:rFonts w:cs="Arial"/>
                <w:sz w:val="22"/>
                <w:szCs w:val="22"/>
              </w:rPr>
              <w:t xml:space="preserve"> 2T</w:t>
            </w:r>
            <w:r w:rsidRPr="00A8058F">
              <w:rPr>
                <w:rFonts w:cs="Arial"/>
                <w:sz w:val="22"/>
                <w:szCs w:val="22"/>
                <w:vertAlign w:val="subscript"/>
              </w:rPr>
              <w:t>s</w:t>
            </w:r>
          </w:p>
        </w:tc>
      </w:tr>
      <w:tr w:rsidR="00750935" w:rsidRPr="00A8058F" w:rsidTr="00AA471B">
        <w:trPr>
          <w:trHeight w:val="2520"/>
          <w:jc w:val="center"/>
        </w:trPr>
        <w:tc>
          <w:tcPr>
            <w:tcW w:w="1214" w:type="dxa"/>
            <w:vAlign w:val="center"/>
          </w:tcPr>
          <w:p w:rsidR="00750935" w:rsidRPr="00A8058F" w:rsidRDefault="00750935" w:rsidP="002C5B3D">
            <w:pPr>
              <w:widowControl w:val="0"/>
              <w:ind w:left="142" w:hanging="142"/>
              <w:jc w:val="both"/>
              <w:rPr>
                <w:rFonts w:cs="Arial"/>
                <w:sz w:val="22"/>
                <w:szCs w:val="22"/>
              </w:rPr>
            </w:pPr>
            <w:r w:rsidRPr="00A8058F">
              <w:rPr>
                <w:rFonts w:cs="Arial"/>
                <w:sz w:val="22"/>
                <w:szCs w:val="22"/>
              </w:rPr>
              <w:t>(</w:t>
            </w:r>
            <w:r>
              <w:rPr>
                <w:rFonts w:cs="Arial"/>
                <w:sz w:val="22"/>
                <w:szCs w:val="22"/>
              </w:rPr>
              <w:t>6</w:t>
            </w:r>
            <w:r w:rsidRPr="00A8058F">
              <w:rPr>
                <w:rFonts w:cs="Arial"/>
                <w:sz w:val="22"/>
                <w:szCs w:val="22"/>
              </w:rPr>
              <w:t>)Mối hàn giữa vòng gờ hình chữ S và tấm vỏ</w:t>
            </w:r>
          </w:p>
        </w:tc>
        <w:tc>
          <w:tcPr>
            <w:tcW w:w="778" w:type="dxa"/>
          </w:tcPr>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r w:rsidRPr="00A8058F">
              <w:rPr>
                <w:rFonts w:cs="Arial"/>
                <w:sz w:val="22"/>
                <w:szCs w:val="22"/>
              </w:rPr>
              <w:t>A</w:t>
            </w:r>
          </w:p>
        </w:tc>
        <w:tc>
          <w:tcPr>
            <w:tcW w:w="3969" w:type="dxa"/>
          </w:tcPr>
          <w:p w:rsidR="00750935" w:rsidRPr="00A8058F"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4144" behindDoc="0" locked="0" layoutInCell="1" allowOverlap="1">
                      <wp:simplePos x="0" y="0"/>
                      <wp:positionH relativeFrom="column">
                        <wp:posOffset>588010</wp:posOffset>
                      </wp:positionH>
                      <wp:positionV relativeFrom="paragraph">
                        <wp:posOffset>26035</wp:posOffset>
                      </wp:positionV>
                      <wp:extent cx="1166495" cy="2146300"/>
                      <wp:effectExtent l="6985" t="6985" r="7620" b="8890"/>
                      <wp:wrapNone/>
                      <wp:docPr id="778"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6495" cy="2146300"/>
                                <a:chOff x="0" y="0"/>
                                <a:chExt cx="20000" cy="19999"/>
                              </a:xfrm>
                            </wpg:grpSpPr>
                            <wps:wsp>
                              <wps:cNvPr id="779" name="Oval 345"/>
                              <wps:cNvSpPr>
                                <a:spLocks noChangeArrowheads="1"/>
                              </wps:cNvSpPr>
                              <wps:spPr bwMode="auto">
                                <a:xfrm>
                                  <a:off x="15547" y="1231"/>
                                  <a:ext cx="4377" cy="1988"/>
                                </a:xfrm>
                                <a:prstGeom prst="ellipse">
                                  <a:avLst/>
                                </a:prstGeom>
                                <a:solidFill>
                                  <a:srgbClr val="CCCC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0" name="Line 346"/>
                              <wps:cNvCnPr/>
                              <wps:spPr bwMode="auto">
                                <a:xfrm flipH="1">
                                  <a:off x="4986" y="10668"/>
                                  <a:ext cx="5574" cy="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1" name="Line 347"/>
                              <wps:cNvCnPr/>
                              <wps:spPr bwMode="auto">
                                <a:xfrm>
                                  <a:off x="4344" y="2320"/>
                                  <a:ext cx="11" cy="1767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2" name="Line 348"/>
                              <wps:cNvCnPr/>
                              <wps:spPr bwMode="auto">
                                <a:xfrm>
                                  <a:off x="7817" y="2320"/>
                                  <a:ext cx="11" cy="1767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3" name="Freeform 349"/>
                              <wps:cNvSpPr>
                                <a:spLocks/>
                              </wps:cNvSpPr>
                              <wps:spPr bwMode="auto">
                                <a:xfrm>
                                  <a:off x="4453" y="2042"/>
                                  <a:ext cx="3331" cy="538"/>
                                </a:xfrm>
                                <a:custGeom>
                                  <a:avLst/>
                                  <a:gdLst>
                                    <a:gd name="T0" fmla="*/ 0 w 20000"/>
                                    <a:gd name="T1" fmla="*/ 12308 h 20000"/>
                                    <a:gd name="T2" fmla="*/ 1569 w 20000"/>
                                    <a:gd name="T3" fmla="*/ 17363 h 20000"/>
                                    <a:gd name="T4" fmla="*/ 3333 w 20000"/>
                                    <a:gd name="T5" fmla="*/ 19341 h 20000"/>
                                    <a:gd name="T6" fmla="*/ 5359 w 20000"/>
                                    <a:gd name="T7" fmla="*/ 19780 h 20000"/>
                                    <a:gd name="T8" fmla="*/ 7516 w 20000"/>
                                    <a:gd name="T9" fmla="*/ 17143 h 20000"/>
                                    <a:gd name="T10" fmla="*/ 9085 w 20000"/>
                                    <a:gd name="T11" fmla="*/ 10989 h 20000"/>
                                    <a:gd name="T12" fmla="*/ 10850 w 20000"/>
                                    <a:gd name="T13" fmla="*/ 5275 h 20000"/>
                                    <a:gd name="T14" fmla="*/ 12549 w 20000"/>
                                    <a:gd name="T15" fmla="*/ 1538 h 20000"/>
                                    <a:gd name="T16" fmla="*/ 14575 w 20000"/>
                                    <a:gd name="T17" fmla="*/ 0 h 20000"/>
                                    <a:gd name="T18" fmla="*/ 16144 w 20000"/>
                                    <a:gd name="T19" fmla="*/ 1758 h 20000"/>
                                    <a:gd name="T20" fmla="*/ 17582 w 20000"/>
                                    <a:gd name="T21" fmla="*/ 5055 h 20000"/>
                                    <a:gd name="T22" fmla="*/ 18497 w 20000"/>
                                    <a:gd name="T23" fmla="*/ 9451 h 20000"/>
                                    <a:gd name="T24" fmla="*/ 19935 w 20000"/>
                                    <a:gd name="T25" fmla="*/ 1318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12308"/>
                                      </a:moveTo>
                                      <a:lnTo>
                                        <a:pt x="1569" y="17363"/>
                                      </a:lnTo>
                                      <a:lnTo>
                                        <a:pt x="3333" y="19341"/>
                                      </a:lnTo>
                                      <a:lnTo>
                                        <a:pt x="5359" y="19780"/>
                                      </a:lnTo>
                                      <a:lnTo>
                                        <a:pt x="7516" y="17143"/>
                                      </a:lnTo>
                                      <a:lnTo>
                                        <a:pt x="9085" y="10989"/>
                                      </a:lnTo>
                                      <a:lnTo>
                                        <a:pt x="10850" y="5275"/>
                                      </a:lnTo>
                                      <a:lnTo>
                                        <a:pt x="12549" y="1538"/>
                                      </a:lnTo>
                                      <a:lnTo>
                                        <a:pt x="14575" y="0"/>
                                      </a:lnTo>
                                      <a:lnTo>
                                        <a:pt x="16144" y="1758"/>
                                      </a:lnTo>
                                      <a:lnTo>
                                        <a:pt x="17582" y="5055"/>
                                      </a:lnTo>
                                      <a:lnTo>
                                        <a:pt x="18497" y="9451"/>
                                      </a:lnTo>
                                      <a:lnTo>
                                        <a:pt x="19935" y="13187"/>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4" name="Arc 350"/>
                              <wps:cNvSpPr>
                                <a:spLocks/>
                              </wps:cNvSpPr>
                              <wps:spPr bwMode="auto">
                                <a:xfrm flipH="1">
                                  <a:off x="7817" y="7319"/>
                                  <a:ext cx="5651" cy="339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5" name="Arc 351"/>
                              <wps:cNvSpPr>
                                <a:spLocks/>
                              </wps:cNvSpPr>
                              <wps:spPr bwMode="auto">
                                <a:xfrm flipH="1">
                                  <a:off x="11051" y="9242"/>
                                  <a:ext cx="2384" cy="144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6" name="Freeform 352"/>
                              <wps:cNvSpPr>
                                <a:spLocks/>
                              </wps:cNvSpPr>
                              <wps:spPr bwMode="auto">
                                <a:xfrm>
                                  <a:off x="7828" y="10710"/>
                                  <a:ext cx="3277" cy="2147"/>
                                </a:xfrm>
                                <a:custGeom>
                                  <a:avLst/>
                                  <a:gdLst>
                                    <a:gd name="T0" fmla="*/ 0 w 20000"/>
                                    <a:gd name="T1" fmla="*/ 0 h 20000"/>
                                    <a:gd name="T2" fmla="*/ 19934 w 20000"/>
                                    <a:gd name="T3" fmla="*/ 0 h 20000"/>
                                    <a:gd name="T4" fmla="*/ 19934 w 20000"/>
                                    <a:gd name="T5" fmla="*/ 13058 h 20000"/>
                                    <a:gd name="T6" fmla="*/ 14684 w 20000"/>
                                    <a:gd name="T7" fmla="*/ 19945 h 20000"/>
                                    <a:gd name="T8" fmla="*/ 66 w 20000"/>
                                    <a:gd name="T9" fmla="*/ 19945 h 20000"/>
                                    <a:gd name="T10" fmla="*/ 0 w 20000"/>
                                    <a:gd name="T11" fmla="*/ 0 h 20000"/>
                                  </a:gdLst>
                                  <a:ahLst/>
                                  <a:cxnLst>
                                    <a:cxn ang="0">
                                      <a:pos x="T0" y="T1"/>
                                    </a:cxn>
                                    <a:cxn ang="0">
                                      <a:pos x="T2" y="T3"/>
                                    </a:cxn>
                                    <a:cxn ang="0">
                                      <a:pos x="T4" y="T5"/>
                                    </a:cxn>
                                    <a:cxn ang="0">
                                      <a:pos x="T6" y="T7"/>
                                    </a:cxn>
                                    <a:cxn ang="0">
                                      <a:pos x="T8" y="T9"/>
                                    </a:cxn>
                                    <a:cxn ang="0">
                                      <a:pos x="T10" y="T11"/>
                                    </a:cxn>
                                  </a:cxnLst>
                                  <a:rect l="0" t="0" r="r" b="b"/>
                                  <a:pathLst>
                                    <a:path w="20000" h="20000">
                                      <a:moveTo>
                                        <a:pt x="0" y="0"/>
                                      </a:moveTo>
                                      <a:lnTo>
                                        <a:pt x="19934" y="0"/>
                                      </a:lnTo>
                                      <a:lnTo>
                                        <a:pt x="19934" y="13058"/>
                                      </a:lnTo>
                                      <a:lnTo>
                                        <a:pt x="14684" y="19945"/>
                                      </a:lnTo>
                                      <a:lnTo>
                                        <a:pt x="66" y="19945"/>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7" name="Line 353"/>
                              <wps:cNvCnPr/>
                              <wps:spPr bwMode="auto">
                                <a:xfrm>
                                  <a:off x="10114" y="12816"/>
                                  <a:ext cx="11" cy="395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8" name="Freeform 354"/>
                              <wps:cNvSpPr>
                                <a:spLocks/>
                              </wps:cNvSpPr>
                              <wps:spPr bwMode="auto">
                                <a:xfrm>
                                  <a:off x="7828" y="16757"/>
                                  <a:ext cx="2308" cy="2124"/>
                                </a:xfrm>
                                <a:custGeom>
                                  <a:avLst/>
                                  <a:gdLst>
                                    <a:gd name="T0" fmla="*/ 0 w 20000"/>
                                    <a:gd name="T1" fmla="*/ 0 h 20000"/>
                                    <a:gd name="T2" fmla="*/ 19906 w 20000"/>
                                    <a:gd name="T3" fmla="*/ 0 h 20000"/>
                                    <a:gd name="T4" fmla="*/ 0 w 20000"/>
                                    <a:gd name="T5" fmla="*/ 19944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06" y="0"/>
                                      </a:lnTo>
                                      <a:lnTo>
                                        <a:pt x="0" y="19944"/>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9" name="Arc 355"/>
                              <wps:cNvSpPr>
                                <a:spLocks/>
                              </wps:cNvSpPr>
                              <wps:spPr bwMode="auto">
                                <a:xfrm flipV="1">
                                  <a:off x="13511" y="5840"/>
                                  <a:ext cx="5651" cy="339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0" name="Arc 356"/>
                              <wps:cNvSpPr>
                                <a:spLocks/>
                              </wps:cNvSpPr>
                              <wps:spPr bwMode="auto">
                                <a:xfrm flipV="1">
                                  <a:off x="13522" y="5870"/>
                                  <a:ext cx="2385" cy="144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1" name="Line 357"/>
                              <wps:cNvCnPr/>
                              <wps:spPr bwMode="auto">
                                <a:xfrm flipH="1">
                                  <a:off x="4965" y="12852"/>
                                  <a:ext cx="4355" cy="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2" name="Line 358"/>
                              <wps:cNvCnPr/>
                              <wps:spPr bwMode="auto">
                                <a:xfrm>
                                  <a:off x="7795" y="4805"/>
                                  <a:ext cx="4355" cy="6"/>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3" name="Line 359"/>
                              <wps:cNvCnPr/>
                              <wps:spPr bwMode="auto">
                                <a:xfrm flipH="1">
                                  <a:off x="0" y="4805"/>
                                  <a:ext cx="4355" cy="6"/>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4" name="Line 360"/>
                              <wps:cNvCnPr/>
                              <wps:spPr bwMode="auto">
                                <a:xfrm flipH="1">
                                  <a:off x="10844" y="12142"/>
                                  <a:ext cx="4355" cy="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5" name="Line 361"/>
                              <wps:cNvCnPr/>
                              <wps:spPr bwMode="auto">
                                <a:xfrm flipH="1">
                                  <a:off x="9102" y="16739"/>
                                  <a:ext cx="6423" cy="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6" name="Line 362"/>
                              <wps:cNvCnPr/>
                              <wps:spPr bwMode="auto">
                                <a:xfrm flipH="1">
                                  <a:off x="7687" y="18804"/>
                                  <a:ext cx="7882" cy="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7" name="Line 363"/>
                              <wps:cNvCnPr/>
                              <wps:spPr bwMode="auto">
                                <a:xfrm flipH="1" flipV="1">
                                  <a:off x="4344" y="14260"/>
                                  <a:ext cx="3364" cy="23"/>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8" name="Line 364"/>
                              <wps:cNvCnPr/>
                              <wps:spPr bwMode="auto">
                                <a:xfrm flipV="1">
                                  <a:off x="14186" y="12236"/>
                                  <a:ext cx="11" cy="439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9" name="Line 365"/>
                              <wps:cNvCnPr/>
                              <wps:spPr bwMode="auto">
                                <a:xfrm flipV="1">
                                  <a:off x="14186" y="16715"/>
                                  <a:ext cx="11" cy="2036"/>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0" name="Line 366"/>
                              <wps:cNvCnPr/>
                              <wps:spPr bwMode="auto">
                                <a:xfrm flipV="1">
                                  <a:off x="5966" y="9142"/>
                                  <a:ext cx="11" cy="1526"/>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 name="Line 367"/>
                              <wps:cNvCnPr/>
                              <wps:spPr bwMode="auto">
                                <a:xfrm>
                                  <a:off x="5966" y="12852"/>
                                  <a:ext cx="11" cy="739"/>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2" name="Line 368"/>
                              <wps:cNvCnPr/>
                              <wps:spPr bwMode="auto">
                                <a:xfrm flipH="1">
                                  <a:off x="4344" y="14774"/>
                                  <a:ext cx="3441" cy="6"/>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3" name="Line 369"/>
                              <wps:cNvCnPr/>
                              <wps:spPr bwMode="auto">
                                <a:xfrm>
                                  <a:off x="7850" y="15609"/>
                                  <a:ext cx="2275" cy="6"/>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4" name="Freeform 370"/>
                              <wps:cNvSpPr>
                                <a:spLocks/>
                              </wps:cNvSpPr>
                              <wps:spPr bwMode="auto">
                                <a:xfrm>
                                  <a:off x="15917" y="2616"/>
                                  <a:ext cx="3245" cy="3437"/>
                                </a:xfrm>
                                <a:custGeom>
                                  <a:avLst/>
                                  <a:gdLst>
                                    <a:gd name="T0" fmla="*/ 0 w 20000"/>
                                    <a:gd name="T1" fmla="*/ 19966 h 20000"/>
                                    <a:gd name="T2" fmla="*/ 0 w 20000"/>
                                    <a:gd name="T3" fmla="*/ 1308 h 20000"/>
                                    <a:gd name="T4" fmla="*/ 10940 w 20000"/>
                                    <a:gd name="T5" fmla="*/ 0 h 20000"/>
                                    <a:gd name="T6" fmla="*/ 19933 w 20000"/>
                                    <a:gd name="T7" fmla="*/ 2823 h 20000"/>
                                    <a:gd name="T8" fmla="*/ 19933 w 20000"/>
                                    <a:gd name="T9" fmla="*/ 19966 h 20000"/>
                                  </a:gdLst>
                                  <a:ahLst/>
                                  <a:cxnLst>
                                    <a:cxn ang="0">
                                      <a:pos x="T0" y="T1"/>
                                    </a:cxn>
                                    <a:cxn ang="0">
                                      <a:pos x="T2" y="T3"/>
                                    </a:cxn>
                                    <a:cxn ang="0">
                                      <a:pos x="T4" y="T5"/>
                                    </a:cxn>
                                    <a:cxn ang="0">
                                      <a:pos x="T6" y="T7"/>
                                    </a:cxn>
                                    <a:cxn ang="0">
                                      <a:pos x="T8" y="T9"/>
                                    </a:cxn>
                                  </a:cxnLst>
                                  <a:rect l="0" t="0" r="r" b="b"/>
                                  <a:pathLst>
                                    <a:path w="20000" h="20000">
                                      <a:moveTo>
                                        <a:pt x="0" y="19966"/>
                                      </a:moveTo>
                                      <a:lnTo>
                                        <a:pt x="0" y="1308"/>
                                      </a:lnTo>
                                      <a:lnTo>
                                        <a:pt x="10940" y="0"/>
                                      </a:lnTo>
                                      <a:lnTo>
                                        <a:pt x="19933" y="2823"/>
                                      </a:lnTo>
                                      <a:lnTo>
                                        <a:pt x="19933" y="19966"/>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5" name="Freeform 371"/>
                              <wps:cNvSpPr>
                                <a:spLocks/>
                              </wps:cNvSpPr>
                              <wps:spPr bwMode="auto">
                                <a:xfrm>
                                  <a:off x="16429" y="30"/>
                                  <a:ext cx="3571" cy="1864"/>
                                </a:xfrm>
                                <a:custGeom>
                                  <a:avLst/>
                                  <a:gdLst>
                                    <a:gd name="T0" fmla="*/ 3963 w 20000"/>
                                    <a:gd name="T1" fmla="*/ 0 h 20000"/>
                                    <a:gd name="T2" fmla="*/ 1463 w 20000"/>
                                    <a:gd name="T3" fmla="*/ 6730 h 20000"/>
                                    <a:gd name="T4" fmla="*/ 0 w 20000"/>
                                    <a:gd name="T5" fmla="*/ 14857 h 20000"/>
                                    <a:gd name="T6" fmla="*/ 7866 w 20000"/>
                                    <a:gd name="T7" fmla="*/ 19937 h 20000"/>
                                    <a:gd name="T8" fmla="*/ 17866 w 20000"/>
                                    <a:gd name="T9" fmla="*/ 18159 h 20000"/>
                                    <a:gd name="T10" fmla="*/ 17988 w 20000"/>
                                    <a:gd name="T11" fmla="*/ 14476 h 20000"/>
                                    <a:gd name="T12" fmla="*/ 18841 w 20000"/>
                                    <a:gd name="T13" fmla="*/ 9333 h 20000"/>
                                    <a:gd name="T14" fmla="*/ 19939 w 20000"/>
                                    <a:gd name="T15" fmla="*/ 5905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3963" y="0"/>
                                      </a:moveTo>
                                      <a:lnTo>
                                        <a:pt x="1463" y="6730"/>
                                      </a:lnTo>
                                      <a:lnTo>
                                        <a:pt x="0" y="14857"/>
                                      </a:lnTo>
                                      <a:lnTo>
                                        <a:pt x="7866" y="19937"/>
                                      </a:lnTo>
                                      <a:lnTo>
                                        <a:pt x="17866" y="18159"/>
                                      </a:lnTo>
                                      <a:lnTo>
                                        <a:pt x="17988" y="14476"/>
                                      </a:lnTo>
                                      <a:lnTo>
                                        <a:pt x="18841" y="9333"/>
                                      </a:lnTo>
                                      <a:lnTo>
                                        <a:pt x="19939" y="5905"/>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6" name="Freeform 372"/>
                              <wps:cNvSpPr>
                                <a:spLocks/>
                              </wps:cNvSpPr>
                              <wps:spPr bwMode="auto">
                                <a:xfrm>
                                  <a:off x="17169" y="0"/>
                                  <a:ext cx="2733" cy="480"/>
                                </a:xfrm>
                                <a:custGeom>
                                  <a:avLst/>
                                  <a:gdLst>
                                    <a:gd name="T0" fmla="*/ 0 w 20000"/>
                                    <a:gd name="T1" fmla="*/ 0 h 20000"/>
                                    <a:gd name="T2" fmla="*/ 2390 w 20000"/>
                                    <a:gd name="T3" fmla="*/ 988 h 20000"/>
                                    <a:gd name="T4" fmla="*/ 5100 w 20000"/>
                                    <a:gd name="T5" fmla="*/ 1235 h 20000"/>
                                    <a:gd name="T6" fmla="*/ 8127 w 20000"/>
                                    <a:gd name="T7" fmla="*/ 3457 h 20000"/>
                                    <a:gd name="T8" fmla="*/ 10199 w 20000"/>
                                    <a:gd name="T9" fmla="*/ 7654 h 20000"/>
                                    <a:gd name="T10" fmla="*/ 11952 w 20000"/>
                                    <a:gd name="T11" fmla="*/ 10370 h 20000"/>
                                    <a:gd name="T12" fmla="*/ 13705 w 20000"/>
                                    <a:gd name="T13" fmla="*/ 12840 h 20000"/>
                                    <a:gd name="T14" fmla="*/ 16335 w 20000"/>
                                    <a:gd name="T15" fmla="*/ 18025 h 20000"/>
                                    <a:gd name="T16" fmla="*/ 17689 w 20000"/>
                                    <a:gd name="T17" fmla="*/ 19753 h 20000"/>
                                    <a:gd name="T18" fmla="*/ 19920 w 20000"/>
                                    <a:gd name="T19" fmla="*/ 1975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0"/>
                                      </a:moveTo>
                                      <a:lnTo>
                                        <a:pt x="2390" y="988"/>
                                      </a:lnTo>
                                      <a:lnTo>
                                        <a:pt x="5100" y="1235"/>
                                      </a:lnTo>
                                      <a:lnTo>
                                        <a:pt x="8127" y="3457"/>
                                      </a:lnTo>
                                      <a:lnTo>
                                        <a:pt x="10199" y="7654"/>
                                      </a:lnTo>
                                      <a:lnTo>
                                        <a:pt x="11952" y="10370"/>
                                      </a:lnTo>
                                      <a:lnTo>
                                        <a:pt x="13705" y="12840"/>
                                      </a:lnTo>
                                      <a:lnTo>
                                        <a:pt x="16335" y="18025"/>
                                      </a:lnTo>
                                      <a:lnTo>
                                        <a:pt x="17689" y="19753"/>
                                      </a:lnTo>
                                      <a:lnTo>
                                        <a:pt x="19920" y="19753"/>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7" name="Rectangle 373"/>
                              <wps:cNvSpPr>
                                <a:spLocks noChangeArrowheads="1"/>
                              </wps:cNvSpPr>
                              <wps:spPr bwMode="auto">
                                <a:xfrm>
                                  <a:off x="8688" y="14058"/>
                                  <a:ext cx="1437" cy="162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808" name="Rectangle 374"/>
                              <wps:cNvSpPr>
                                <a:spLocks noChangeArrowheads="1"/>
                              </wps:cNvSpPr>
                              <wps:spPr bwMode="auto">
                                <a:xfrm>
                                  <a:off x="4965" y="3586"/>
                                  <a:ext cx="2765" cy="2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wps:txbx>
                              <wps:bodyPr rot="0" vert="horz" wrap="square" lIns="12700" tIns="12700" rIns="12700" bIns="12700" anchor="t" anchorCtr="0" upright="1">
                                <a:noAutofit/>
                              </wps:bodyPr>
                            </wps:wsp>
                            <wps:wsp>
                              <wps:cNvPr id="809" name="Rectangle 375"/>
                              <wps:cNvSpPr>
                                <a:spLocks noChangeArrowheads="1"/>
                              </wps:cNvSpPr>
                              <wps:spPr bwMode="auto">
                                <a:xfrm>
                                  <a:off x="12912" y="16745"/>
                                  <a:ext cx="1437" cy="1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810" name="Rectangle 376"/>
                              <wps:cNvSpPr>
                                <a:spLocks noChangeArrowheads="1"/>
                              </wps:cNvSpPr>
                              <wps:spPr bwMode="auto">
                                <a:xfrm>
                                  <a:off x="5585" y="10881"/>
                                  <a:ext cx="1437" cy="1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811" name="Rectangle 377"/>
                              <wps:cNvSpPr>
                                <a:spLocks noChangeArrowheads="1"/>
                              </wps:cNvSpPr>
                              <wps:spPr bwMode="auto">
                                <a:xfrm>
                                  <a:off x="14382" y="13763"/>
                                  <a:ext cx="3734" cy="1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50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44" o:spid="_x0000_s1435" style="position:absolute;left:0;text-align:left;margin-left:46.3pt;margin-top:2.05pt;width:91.85pt;height:169pt;z-index:251654144" coordsize="20000,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">
                      <v:oval id="Oval 345" o:spid="_x0000_s1436" style="position:absolute;left:15547;top:1231;width:4377;height:1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cshsYA&#10;AADcAAAADwAAAGRycy9kb3ducmV2LnhtbESPQWsCMRCF74X+hzCF3mrWYmt3NUqpFFZ6cvXS27AZ&#10;N0s3kyWJuvbXG0Hw+HjzvjdvvhxsJ47kQ+tYwXiUgSCunW65UbDbfr98gAgRWWPnmBScKcBy8fgw&#10;x0K7E2/oWMVGJAiHAhWYGPtCylAbshhGridO3t55izFJ30jt8ZTgtpOvWfYuLbacGgz29GWo/qsO&#10;Nr2xevufVNVvuW7Nz/bsN5M8H5dKPT8NnzMQkYZ4P76lS61gOs3hOiYRQC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FcshsYAAADcAAAADwAAAAAAAAAAAAAAAACYAgAAZHJz&#10;L2Rvd25yZXYueG1sUEsFBgAAAAAEAAQA9QAAAIsDAAAAAA==&#10;" fillcolor="#ccc"/>
                      <v:line id="Line 346" o:spid="_x0000_s1437" style="position:absolute;flip:x;visibility:visible;mso-wrap-style:square" from="4986,10668" to="10560,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agOcIAAADcAAAADwAAAGRycy9kb3ducmV2LnhtbERPTWvCQBC9F/wPywje6sYGbIiuohZB&#10;emmN5uBtyI5JMDsbsmuS/vvuodDj432vt6NpRE+dqy0rWMwjEMSF1TWXCq6X42sCwnlkjY1lUvBD&#10;DrabycsaU20HPlOf+VKEEHYpKqi8b1MpXVGRQTe3LXHg7rYz6APsSqk7HEK4aeRbFC2lwZpDQ4Ut&#10;HSoqHtnTKOj38efHV26XN9vWMt9d8th9N0rNpuNuBcLT6P/Ff+6TVvCehPnhTDg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HagOcIAAADcAAAADwAAAAAAAAAAAAAA&#10;AAChAgAAZHJzL2Rvd25yZXYueG1sUEsFBgAAAAAEAAQA+QAAAJADAAAAAA==&#10;" strokeweight=".5pt">
                        <v:stroke startarrowwidth="narrow" startarrowlength="short" endarrowwidth="narrow" endarrowlength="short"/>
                      </v:line>
                      <v:line id="Line 347" o:spid="_x0000_s1438" style="position:absolute;visibility:visible;mso-wrap-style:square" from="4344,2320" to="4355,19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82Q8UAAADcAAAADwAAAGRycy9kb3ducmV2LnhtbESPQWvCQBSE7wX/w/KE3uomHtIYXUUE&#10;oYdemgjq7ZF9TVKzb5PsatJ/3y0Uehxm5htms5tMKx40uMaygngRgSAurW64UnAqji8pCOeRNbaW&#10;ScE3OdhtZ08bzLQd+YMeua9EgLDLUEHtfZdJ6cqaDLqF7YiD92kHgz7IoZJ6wDHATSuXUZRIgw2H&#10;hRo7OtRU3vK7CZRTsjquzn1z/4r7/HLt+kvxjko9z6f9GoSnyf+H/9pvWsFrGsPvmXAE5P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Q82Q8UAAADcAAAADwAAAAAAAAAA&#10;AAAAAAChAgAAZHJzL2Rvd25yZXYueG1sUEsFBgAAAAAEAAQA+QAAAJMDAAAAAA==&#10;">
                        <v:stroke startarrowwidth="narrow" startarrowlength="short" endarrowwidth="narrow" endarrowlength="short"/>
                      </v:line>
                      <v:line id="Line 348" o:spid="_x0000_s1439" style="position:absolute;visibility:visible;mso-wrap-style:square" from="7817,2320" to="7828,19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2oNMUAAADcAAAADwAAAGRycy9kb3ducmV2LnhtbESPQWvCQBSE7wX/w/IEb81GD6mmWUUE&#10;oYdejELt7ZF9TaLZt0l2jfHfu4VCj8PMfMNkm9E0YqDe1ZYVzKMYBHFhdc2lgtNx/7oE4TyyxsYy&#10;KXiQg8168pJhqu2dDzTkvhQBwi5FBZX3bSqlKyoy6CLbEgfvx/YGfZB9KXWP9wA3jVzEcSIN1hwW&#10;KmxpV1FxzW8mUE7Jar/66urbZd7l5++2Ox8/UanZdNy+g/A0+v/wX/tDK3hbLuD3TDgCcv0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d2oNMUAAADcAAAADwAAAAAAAAAA&#10;AAAAAAChAgAAZHJzL2Rvd25yZXYueG1sUEsFBgAAAAAEAAQA+QAAAJMDAAAAAA==&#10;">
                        <v:stroke startarrowwidth="narrow" startarrowlength="short" endarrowwidth="narrow" endarrowlength="short"/>
                      </v:line>
                      <v:shape id="Freeform 349" o:spid="_x0000_s1440" style="position:absolute;left:4453;top:2042;width:3331;height:5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kPqcYA&#10;AADcAAAADwAAAGRycy9kb3ducmV2LnhtbESPT2vCQBTE70K/w/IK3nTTCq1EN0EsQT14qG30+si+&#10;/LHZtyG7avrt3ULB4zAzv2GW6WBacaXeNZYVvEwjEMSF1Q1XCr6/sskchPPIGlvLpOCXHKTJ02iJ&#10;sbY3/qTrwVciQNjFqKD2vouldEVNBt3UdsTBK21v0AfZV1L3eAtw08rXKHqTBhsOCzV2tK6p+Dlc&#10;jII821xW+/XuaLN81w2n/KMty7NS4+dhtQDhafCP8H97qxW8z2fwdyYcAZn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kPqcYAAADcAAAADwAAAAAAAAAAAAAAAACYAgAAZHJz&#10;L2Rvd25yZXYueG1sUEsFBgAAAAAEAAQA9QAAAIsDAAAAAA==&#10;" path="m,12308r1569,5055l3333,19341r2026,439l7516,17143,9085,10989,10850,5275,12549,1538,14575,r1569,1758l17582,5055r915,4396l19935,13187e" filled="f" strokeweight=".5pt">
                        <v:stroke startarrowwidth="narrow" startarrowlength="short" endarrowwidth="narrow" endarrowlength="short"/>
                        <v:path arrowok="t" o:connecttype="custom" o:connectlocs="0,331;261,467;555,520;893,532;1252,461;1513,296;1807,142;2090,41;2427,0;2689,47;2928,136;3081,254;3320,355" o:connectangles="0,0,0,0,0,0,0,0,0,0,0,0,0"/>
                      </v:shape>
                      <v:shape id="Arc 350" o:spid="_x0000_s1441" style="position:absolute;left:7817;top:7319;width:5651;height:3397;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k2AsEA&#10;AADcAAAADwAAAGRycy9kb3ducmV2LnhtbESP3YrCMBSE7wXfIRzBO039q1KNIoK7Xq4/D3Bojm2x&#10;OSlJrN233wjCXg4z8w2z2XWmFi05X1lWMBknIIhzqysuFNyux9EKhA/IGmvLpOCXPOy2/d4GM21f&#10;fKb2EgoRIewzVFCG0GRS+rwkg35sG+Lo3a0zGKJ0hdQOXxFuajlNklQarDgulNjQoaT8cXkaBdcq&#10;/fma8iGNoDYs7PHb3RYzpYaDbr8GEagL/+FP+6QVLFdzeJ+JR0B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JNgLBAAAA3AAAAA8AAAAAAAAAAAAAAAAAmAIAAGRycy9kb3du&#10;cmV2LnhtbFBLBQYAAAAABAAEAPUAAACGAwAAAAA=&#10;" path="m-1,nfc11929,,21600,9670,21600,21600em-1,nsc11929,,21600,9670,21600,21600l,21600,-1,xe" filled="f">
                        <v:path arrowok="t" o:extrusionok="f" o:connecttype="custom" o:connectlocs="0,0;5651,3397;0,3397" o:connectangles="0,0,0"/>
                      </v:shape>
                      <v:shape id="Arc 351" o:spid="_x0000_s1442" style="position:absolute;left:11051;top:9242;width:2384;height:1444;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WTmcIA&#10;AADcAAAADwAAAGRycy9kb3ducmV2LnhtbESPwWrDMBBE74X+g9hCbrVcBzvBiWJCIGmPbZwPWKyN&#10;bWqtjKQ4zt9XhUKPw8y8YbbVbAYxkfO9ZQVvSQqCuLG651bBpT6+rkH4gKxxsEwKHuSh2j0/bbHU&#10;9s5fNJ1DKyKEfYkKuhDGUkrfdGTQJ3Ykjt7VOoMhStdK7fAe4WaQWZoW0mDPcaHDkQ4dNd/nm1FQ&#10;98XnKeNDEUFTyO3x3V3ypVKLl3m/ARFoDv/hv/aHVrBa5/B7Jh4B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RZOZwgAAANwAAAAPAAAAAAAAAAAAAAAAAJgCAABkcnMvZG93&#10;bnJldi54bWxQSwUGAAAAAAQABAD1AAAAhwMAAAAA&#10;" path="m-1,nfc11929,,21600,9670,21600,21600em-1,nsc11929,,21600,9670,21600,21600l,21600,-1,xe" filled="f">
                        <v:path arrowok="t" o:extrusionok="f" o:connecttype="custom" o:connectlocs="0,0;2384,1444;0,1444" o:connectangles="0,0,0"/>
                      </v:shape>
                      <v:shape id="Freeform 352" o:spid="_x0000_s1443" style="position:absolute;left:7828;top:10710;width:3277;height:214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7OycMA&#10;AADcAAAADwAAAGRycy9kb3ducmV2LnhtbESPQYvCMBSE7wv+h/CEva2pHqpWo4ggeJPVpXp8NM+2&#10;mLyUJtvWf28WhD0OM/MNs94O1oiOWl87VjCdJCCIC6drLhX8XA5fCxA+IGs0jknBkzxsN6OPNWba&#10;9fxN3TmUIkLYZ6igCqHJpPRFRRb9xDXE0bu71mKIsi2lbrGPcGvkLElSabHmuFBhQ/uKisf51yq4&#10;94d8cF3+OB1Pl+U13EyT5kapz/GwW4EINIT/8Lt91ArmixT+zsQj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7OycMAAADcAAAADwAAAAAAAAAAAAAAAACYAgAAZHJzL2Rv&#10;d25yZXYueG1sUEsFBgAAAAAEAAQA9QAAAIgDAAAAAA==&#10;" path="m,l19934,r,13058l14684,19945r-14618,l,xe" fillcolor="#d9d9d9">
                        <v:stroke startarrowwidth="narrow" startarrowlength="short" endarrowwidth="narrow" endarrowlength="short"/>
                        <v:path arrowok="t" o:connecttype="custom" o:connectlocs="0,0;3266,0;3266,1402;2406,2141;11,2141;0,0" o:connectangles="0,0,0,0,0,0"/>
                      </v:shape>
                      <v:line id="Line 353" o:spid="_x0000_s1444" style="position:absolute;visibility:visible;mso-wrap-style:square" from="10114,12816" to="10125,16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oLrMQAAADcAAAADwAAAGRycy9kb3ducmV2LnhtbESPzarCMBSE94LvEI7gTlNd+FONIoLg&#10;wo1VuN7doTm21eakbaLWt7+5ILgcZuYbZrluTSme1LjCsoLRMAJBnFpdcKbgfNoNZiCcR9ZYWiYF&#10;b3KwXnU7S4y1ffGRnonPRICwi1FB7n0VS+nSnAy6oa2Ig3e1jUEfZJNJ3eArwE0px1E0kQYLDgs5&#10;VrTNKb0nDxMo58l8N/+pi8dtVCeX36q+nA6oVL/XbhYgPLX+G/6091rBdDaF/zPhCM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qgusxAAAANwAAAAPAAAAAAAAAAAA&#10;AAAAAKECAABkcnMvZG93bnJldi54bWxQSwUGAAAAAAQABAD5AAAAkgMAAAAA&#10;">
                        <v:stroke startarrowwidth="narrow" startarrowlength="short" endarrowwidth="narrow" endarrowlength="short"/>
                      </v:line>
                      <v:shape id="Freeform 354" o:spid="_x0000_s1445" style="position:absolute;left:7828;top:16757;width:2308;height:212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IMEA&#10;AADcAAAADwAAAGRycy9kb3ducmV2LnhtbERPz2vCMBS+D/wfwhN2m6k7dFpNiwiCtzId1eOjebbF&#10;5KU0Wdv998thsOPH93tfzNaIkQbfOVawXiUgiGunO24UfF1PbxsQPiBrNI5JwQ95KPLFyx4z7Sb+&#10;pPESGhFD2GeooA2hz6T0dUsW/cr1xJF7uMFiiHBopB5wiuHWyPckSaXFjmNDiz0dW6qfl2+r4DGd&#10;qtmN1bM8l9ftLdxNn1ZGqdflfNiBCDSHf/Gf+6wVfGzi2ngmHgGZ/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9/yDBAAAA3AAAAA8AAAAAAAAAAAAAAAAAmAIAAGRycy9kb3du&#10;cmV2LnhtbFBLBQYAAAAABAAEAPUAAACGAwAAAAA=&#10;" path="m,l19906,,,19944,,xe" fillcolor="#d9d9d9">
                        <v:stroke startarrowwidth="narrow" startarrowlength="short" endarrowwidth="narrow" endarrowlength="short"/>
                        <v:path arrowok="t" o:connecttype="custom" o:connectlocs="0,0;2297,0;0,2118;0,0" o:connectangles="0,0,0,0"/>
                      </v:shape>
                      <v:shape id="Arc 355" o:spid="_x0000_s1446" style="position:absolute;left:13511;top:5840;width:5651;height:3396;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iZnMMA&#10;AADcAAAADwAAAGRycy9kb3ducmV2LnhtbESPwWrDMBBE74H+g9hCb7Fch7ipE8WUQNoeUzsfsFhb&#10;28RaGUlx3L+vCoUch5l5w+zK2QxiIud7ywqekxQEcWN1z62Cc31cbkD4gKxxsEwKfshDuX9Y7LDQ&#10;9sZfNFWhFRHCvkAFXQhjIaVvOjLoEzsSR+/bOoMhStdK7fAW4WaQWZrm0mDPcaHDkQ4dNZfqahTU&#10;fX56z/iQR9AU1vb44c7rlVJPj/PbFkSgOdzD/+1PreBl8wp/Z+IRk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iZnMMAAADcAAAADwAAAAAAAAAAAAAAAACYAgAAZHJzL2Rv&#10;d25yZXYueG1sUEsFBgAAAAAEAAQA9QAAAIgDAAAAAA==&#10;" path="m-1,nfc11929,,21600,9670,21600,21600em-1,nsc11929,,21600,9670,21600,21600l,21600,-1,xe" filled="f">
                        <v:path arrowok="t" o:extrusionok="f" o:connecttype="custom" o:connectlocs="0,0;5651,3396;0,3396" o:connectangles="0,0,0"/>
                      </v:shape>
                      <v:shape id="Arc 356" o:spid="_x0000_s1447" style="position:absolute;left:13522;top:5870;width:2385;height:1443;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um3MMA&#10;AADcAAAADwAAAGRycy9kb3ducmV2LnhtbESPwW7CMAyG75N4h8hI3EY6EN3WNUUIiW3HDXgAq/Ha&#10;ao1TJaF0bz8fkDhav//P/srt5Ho1UoidZwNPywwUce1tx42B8+nw+AIqJmSLvWcy8EcRttXsocTC&#10;+it/03hMjRIIxwINtCkNhdaxbslhXPqBWLIfHxwmGUOjbcCrwF2vV1mWa4cdy4UWB9q3VP8eL87A&#10;qcu/3le8zwU0po0/fITzZm3MYj7t3kAlmtJ9+db+tAaeX+V9kRER0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um3MMAAADcAAAADwAAAAAAAAAAAAAAAACYAgAAZHJzL2Rv&#10;d25yZXYueG1sUEsFBgAAAAAEAAQA9QAAAIgDAAAAAA==&#10;" path="m-1,nfc11929,,21600,9670,21600,21600em-1,nsc11929,,21600,9670,21600,21600l,21600,-1,xe" filled="f">
                        <v:path arrowok="t" o:extrusionok="f" o:connecttype="custom" o:connectlocs="0,0;2385,1443;0,1443" o:connectangles="0,0,0"/>
                      </v:shape>
                      <v:line id="Line 357" o:spid="_x0000_s1448" style="position:absolute;flip:x;visibility:visible;mso-wrap-style:square" from="4965,12852" to="9320,1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OTf8YAAADcAAAADwAAAGRycy9kb3ducmV2LnhtbESPQWvCQBSE7wX/w/IEb3WjAWtTV9GW&#10;QvFSTZpDb4/sMwlm34bsmqT/visUehxm5htmsxtNI3rqXG1ZwWIegSAurK65VPCVvT+uQTiPrLGx&#10;TAp+yMFuO3nYYKLtwGfqU1+KAGGXoILK+zaR0hUVGXRz2xIH72I7gz7IrpS6wyHATSOXUbSSBmsO&#10;CxW29FpRcU1vRkF/iI9vn7ldfdu2lvk+y2N3apSaTcf9CwhPo/8P/7U/tIKn5wXcz4QjIL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jk3/GAAAA3AAAAA8AAAAAAAAA&#10;AAAAAAAAoQIAAGRycy9kb3ducmV2LnhtbFBLBQYAAAAABAAEAPkAAACUAwAAAAA=&#10;" strokeweight=".5pt">
                        <v:stroke startarrowwidth="narrow" startarrowlength="short" endarrowwidth="narrow" endarrowlength="short"/>
                      </v:line>
                      <v:line id="Line 358" o:spid="_x0000_s1449" style="position:absolute;visibility:visible;mso-wrap-style:square" from="7795,4805" to="12150,4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4RLsQAAADcAAAADwAAAGRycy9kb3ducmV2LnhtbESPwW7CMBBE75X4B2uReisOHCikGISo&#10;SiuhHoB+wDbeOoF4HdmGJH+PkZB6HM3MG81i1dlaXMmHyrGC8SgDQVw4XbFR8HP8eJmBCBFZY+2Y&#10;FPQUYLUcPC0w167lPV0P0YgE4ZCjgjLGJpcyFCVZDCPXECfvz3mLMUlvpPbYJrit5STLptJixWmh&#10;xIY2JRXnw8Uq+PbbWT92evfLF16/f55Mf2qNUs/Dbv0GIlIX/8OP9pdW8DqfwP1MOgJ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hEuxAAAANwAAAAPAAAAAAAAAAAA&#10;AAAAAKECAABkcnMvZG93bnJldi54bWxQSwUGAAAAAAQABAD5AAAAkgMAAAAA&#10;" strokeweight=".5pt">
                        <v:stroke startarrow="open" startarrowwidth="narrow" startarrowlength="short" endarrowwidth="narrow" endarrowlength="short"/>
                      </v:line>
                      <v:line id="Line 359" o:spid="_x0000_s1450" style="position:absolute;flip:x;visibility:visible;mso-wrap-style:square" from="0,4805" to="4355,4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CnpcYAAADcAAAADwAAAGRycy9kb3ducmV2LnhtbESPQWvCQBSE74X+h+UVvNWNCtqkrlIF&#10;RVSE2l56e2Rfk7TZt2F31cRf7wqFHoeZ+YaZzltTizM5X1lWMOgnIIhzqysuFHx+rJ5fQPiArLG2&#10;TAo68jCfPT5MMdP2wu90PoZCRAj7DBWUITSZlD4vyaDv24Y4et/WGQxRukJqh5cIN7UcJslYGqw4&#10;LpTY0LKk/Pd4Mgr26fLwk5pB7q9u8bXedd043XZK9Z7at1cQgdrwH/5rb7SCSTqC+5l4BOTs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6Qp6XGAAAA3AAAAA8AAAAAAAAA&#10;AAAAAAAAoQIAAGRycy9kb3ducmV2LnhtbFBLBQYAAAAABAAEAPkAAACUAwAAAAA=&#10;" strokeweight=".5pt">
                        <v:stroke startarrow="open" startarrowwidth="narrow" startarrowlength="short" endarrowwidth="narrow" endarrowlength="short"/>
                      </v:line>
                      <v:line id="Line 360" o:spid="_x0000_s1451" style="position:absolute;flip:x;visibility:visible;mso-wrap-style:square" from="10844,12142" to="15199,12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Qw58YAAADcAAAADwAAAGRycy9kb3ducmV2LnhtbESPzWvCQBTE74L/w/KE3symVfxIXcW2&#10;FMSLnzn09si+JqHZtyG7jfG/dwXB4zAzv2EWq85UoqXGlZYVvEYxCOLM6pJzBefT93AGwnlkjZVl&#10;UnAlB6tlv7fARNsLH6g9+lwECLsEFRTe14mULivIoItsTRy8X9sY9EE2udQNXgLcVPItjifSYMlh&#10;ocCaPgvK/o7/RkH7Mdp+7VI7+bF1KdP1KR25faXUy6Bbv4Pw1Pln+NHeaAXT+RjuZ8IRkM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UMOfGAAAA3AAAAA8AAAAAAAAA&#10;AAAAAAAAoQIAAGRycy9kb3ducmV2LnhtbFBLBQYAAAAABAAEAPkAAACUAwAAAAA=&#10;" strokeweight=".5pt">
                        <v:stroke startarrowwidth="narrow" startarrowlength="short" endarrowwidth="narrow" endarrowlength="short"/>
                      </v:line>
                      <v:line id="Line 361" o:spid="_x0000_s1452" style="position:absolute;flip:x;visibility:visible;mso-wrap-style:square" from="9102,16739" to="15525,16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iVfMUAAADcAAAADwAAAGRycy9kb3ducmV2LnhtbESPzWvCQBTE74L/w/KE3symFb9SV7Et&#10;BfHiZw69PbKvSWj2bchuY/zvXUHwOMzMb5jFqjOVaKlxpWUFr1EMgjizuuRcwfn0PZyBcB5ZY2WZ&#10;FFzJwWrZ7y0w0fbCB2qPPhcBwi5BBYX3dSKlywoy6CJbEwfv1zYGfZBNLnWDlwA3lXyL44k0WHJY&#10;KLCmz4Kyv+O/UdB+jLZfu9ROfmxdynR9SkduXyn1MujW7yA8df4ZfrQ3WsF0Pob7mXAE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diVfMUAAADcAAAADwAAAAAAAAAA&#10;AAAAAAChAgAAZHJzL2Rvd25yZXYueG1sUEsFBgAAAAAEAAQA+QAAAJMDAAAAAA==&#10;" strokeweight=".5pt">
                        <v:stroke startarrowwidth="narrow" startarrowlength="short" endarrowwidth="narrow" endarrowlength="short"/>
                      </v:line>
                      <v:line id="Line 362" o:spid="_x0000_s1453" style="position:absolute;flip:x;visibility:visible;mso-wrap-style:square" from="7687,18804" to="15569,18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oLC8YAAADcAAAADwAAAGRycy9kb3ducmV2LnhtbESPQWvCQBSE74L/YXlCb3VThbSN2Yi2&#10;CNJLNZqDt0f2mYRm34bsNqb/vlsoeBxm5hsmXY+mFQP1rrGs4GkegSAurW64UnA+7R5fQDiPrLG1&#10;TAp+yME6m05STLS98ZGG3FciQNglqKD2vkukdGVNBt3cdsTBu9reoA+yr6Tu8RbgppWLKIqlwYbD&#10;Qo0dvdVUfuXfRsGwXX68fxY2vtiukcXmVCzdoVXqYTZuViA8jf4e/m/vtYLn1xj+zoQjIL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KCwvGAAAA3AAAAA8AAAAAAAAA&#10;AAAAAAAAoQIAAGRycy9kb3ducmV2LnhtbFBLBQYAAAAABAAEAPkAAACUAwAAAAA=&#10;" strokeweight=".5pt">
                        <v:stroke startarrowwidth="narrow" startarrowlength="short" endarrowwidth="narrow" endarrowlength="short"/>
                      </v:line>
                      <v:line id="Line 363" o:spid="_x0000_s1454" style="position:absolute;flip:x y;visibility:visible;mso-wrap-style:square" from="4344,14260" to="7708,1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cdV8UAAADcAAAADwAAAGRycy9kb3ducmV2LnhtbESP3WoCMRSE7wt9h3AK3pSaVYrWrVGk&#10;tSCCoKsPcNic7m9Olk10V5/eCIVeDjPzDTNf9qYWF2pdYVnBaBiBIE6tLjhTcDr+vH2AcB5ZY22Z&#10;FFzJwXLx/DTHWNuOD3RJfCYChF2MCnLvm1hKl+Zk0A1tQxy8X9sa9EG2mdQtdgFuajmOook0WHBY&#10;yLGhr5zSKjkbBbgvu81uXWxv7+W3aa6vp1uyq5QavPSrTxCeev8f/mtvtILpbAqP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KcdV8UAAADcAAAADwAAAAAAAAAA&#10;AAAAAAChAgAAZHJzL2Rvd25yZXYueG1sUEsFBgAAAAAEAAQA+QAAAJMDAAAAAA==&#10;" strokeweight=".5pt">
                        <v:stroke dashstyle="1 1" startarrowwidth="narrow" startarrowlength="short" endarrowwidth="narrow" endarrowlength="short"/>
                      </v:line>
                      <v:line id="Line 364" o:spid="_x0000_s1455" style="position:absolute;flip:y;visibility:visible;mso-wrap-style:square" from="14186,12236" to="14197,16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J9EMEAAADcAAAADwAAAGRycy9kb3ducmV2LnhtbERPy4rCMBTdD/gP4QruxlQXVqtRRJhB&#10;cWV9bS/NtS02NyWJ2pmvnywGXB7Oe7HqTCOe5HxtWcFomIAgLqyuuVRwOn59TkH4gKyxsUwKfsjD&#10;atn7WGCm7YsP9MxDKWII+wwVVCG0mZS+qMigH9qWOHI36wyGCF0ptcNXDDeNHCfJRBqsOTZU2NKm&#10;ouKeP4yC73G+/z2e/XWWXs+3XZK6w+OyV2rQ79ZzEIG68Bb/u7daQTqLa+OZeAT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wn0QwQAAANwAAAAPAAAAAAAAAAAAAAAA&#10;AKECAABkcnMvZG93bnJldi54bWxQSwUGAAAAAAQABAD5AAAAjwMAAAAA&#10;" strokeweight=".5pt">
                        <v:stroke startarrow="open" startarrowwidth="narrow" startarrowlength="short" endarrow="open" endarrowwidth="narrow" endarrowlength="short"/>
                      </v:line>
                      <v:line id="Line 365" o:spid="_x0000_s1456" style="position:absolute;flip:y;visibility:visible;mso-wrap-style:square" from="14186,16715" to="14197,18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7Yi8UAAADcAAAADwAAAGRycy9kb3ducmV2LnhtbESPT2vCQBTE7wW/w/KE3upGD42JrlKE&#10;lhZPxn/XR/aZhGbfht1V0356VxA8DjPzG2a+7E0rLuR8Y1nBeJSAIC6tbrhSsNt+vk1B+ICssbVM&#10;Cv7Iw3IxeJljru2VN3QpQiUihH2OCuoQulxKX9Zk0I9sRxy9k3UGQ5SuktrhNcJNKydJ8i4NNhwX&#10;auxoVVP5W5yNgq9Jsf7f7v0xS4/700+Sus35sFbqddh/zEAE6sMz/Gh/awVplsH9TDwCc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I7Yi8UAAADcAAAADwAAAAAAAAAA&#10;AAAAAAChAgAAZHJzL2Rvd25yZXYueG1sUEsFBgAAAAAEAAQA+QAAAJMDAAAAAA==&#10;" strokeweight=".5pt">
                        <v:stroke startarrow="open" startarrowwidth="narrow" startarrowlength="short" endarrow="open" endarrowwidth="narrow" endarrowlength="short"/>
                      </v:line>
                      <v:line id="Line 366" o:spid="_x0000_s1457" style="position:absolute;flip:y;visibility:visible;mso-wrap-style:square" from="5966,9142" to="5977,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w4A8IAAADcAAAADwAAAGRycy9kb3ducmV2LnhtbERPz2vCMBS+D/wfwhN2m6kexFajqKDI&#10;JoOpF2+P5tlWm5eSRG3315vDYMeP7/ds0ZpaPMj5yrKC4SABQZxbXXGh4HTcfExA+ICssbZMCjry&#10;sJj33maYafvkH3ocQiFiCPsMFZQhNJmUPi/JoB/YhjhyF+sMhghdIbXDZww3tRwlyVgarDg2lNjQ&#10;uqT8drgbBft0/X1NzTD3v2513n513Tj97JR677fLKYhAbfgX/7l3WsEkifPjmXg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Pw4A8IAAADcAAAADwAAAAAAAAAAAAAA&#10;AAChAgAAZHJzL2Rvd25yZXYueG1sUEsFBgAAAAAEAAQA+QAAAJADAAAAAA==&#10;" strokeweight=".5pt">
                        <v:stroke startarrow="open" startarrowwidth="narrow" startarrowlength="short" endarrowwidth="narrow" endarrowlength="short"/>
                      </v:line>
                      <v:line id="Line 367" o:spid="_x0000_s1458" style="position:absolute;visibility:visible;mso-wrap-style:square" from="5966,12852" to="5977,1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KOiMQAAADcAAAADwAAAGRycy9kb3ducmV2LnhtbESPzWrDMBCE74W8g9hAbo3sHopxo4TQ&#10;0h8IOeTnAbbWVnZqrYykxPbbR4FAjsPMfMMsVoNtxYV8aBwryOcZCOLK6YaNguPh87kAESKyxtYx&#10;KRgpwGo5eVpgqV3PO7rsoxEJwqFEBXWMXSllqGqyGOauI07en/MWY5LeSO2xT3Dbypcse5UWG04L&#10;NXb0XlP1vz9bBVv/VYy505tfPvP64/tkxlNvlJpNh/UbiEhDfITv7R+toMhyuJ1JR0A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8o6IxAAAANwAAAAPAAAAAAAAAAAA&#10;AAAAAKECAABkcnMvZG93bnJldi54bWxQSwUGAAAAAAQABAD5AAAAkgMAAAAA&#10;" strokeweight=".5pt">
                        <v:stroke startarrow="open" startarrowwidth="narrow" startarrowlength="short" endarrowwidth="narrow" endarrowlength="short"/>
                      </v:line>
                      <v:line id="Line 368" o:spid="_x0000_s1459" style="position:absolute;flip:x;visibility:visible;mso-wrap-style:square" from="4344,14774" to="7785,14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WOpMMAAADcAAAADwAAAGRycy9kb3ducmV2LnhtbESPwWrDMBBE74X8g9hCLiWRY6ix3Sgh&#10;FAq5xkmhuS3W1ja1VsYrJ+7fV4VCj8PMvGG2+9n16kajdJ4NbNYJKOLa244bA5fz2yoHJQHZYu+Z&#10;DHyTwH63eNhiaf2dT3SrQqMihKVEA20IQ6m11C05lLUfiKP36UeHIcqx0XbEe4S7XqdJkmmHHceF&#10;Fgd6ban+qiZn4OP9NMn0nF7JihRPbhMwzQpjlo/z4QVUoDn8h//aR2sgT1L4PROPgN7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VjqTDAAAA3AAAAA8AAAAAAAAAAAAA&#10;AAAAoQIAAGRycy9kb3ducmV2LnhtbFBLBQYAAAAABAAEAPkAAACRAwAAAAA=&#10;" strokeweight=".5pt">
                        <v:stroke dashstyle="1 1" startarrowwidth="narrow" startarrowlength="short" endarrowwidth="narrow" endarrowlength="short"/>
                      </v:line>
                      <v:line id="Line 369" o:spid="_x0000_s1460" style="position:absolute;visibility:visible;mso-wrap-style:square" from="7850,15609" to="10125,1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hAWMQAAADcAAAADwAAAGRycy9kb3ducmV2LnhtbESPQWvCQBSE74X+h+UVvOkmFUSjq1Sr&#10;UvBkFLw+ss8kTfZtyK4x/vuuIPQ4zMw3zGLVm1p01LrSsoJ4FIEgzqwuOVdwPu2GUxDOI2usLZOC&#10;BzlYLd/fFphoe+cjdanPRYCwS1BB4X2TSOmyggy6kW2Ig3e1rUEfZJtL3eI9wE0tP6NoIg2WHBYK&#10;bGhTUFalN6PgN59UvtvPslu63qbfhyoe7y6xUoOP/msOwlPv/8Ov9o9WMI3G8DwTj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WEBYxAAAANwAAAAPAAAAAAAAAAAA&#10;AAAAAKECAABkcnMvZG93bnJldi54bWxQSwUGAAAAAAQABAD5AAAAkgMAAAAA&#10;" strokeweight=".5pt">
                        <v:stroke startarrow="open" startarrowwidth="narrow" startarrowlength="short" endarrow="open" endarrowwidth="narrow" endarrowlength="short"/>
                      </v:line>
                      <v:shape id="Freeform 370" o:spid="_x0000_s1461" style="position:absolute;left:15917;top:2616;width:3245;height:34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8RksMA&#10;AADcAAAADwAAAGRycy9kb3ducmV2LnhtbESPT4vCMBTE7wt+h/CEvWnqIiLVKEURvLjiHxBvz+bZ&#10;FJuXbhO1++03grDHYWZ+w0znra3EgxpfOlYw6CcgiHOnSy4UHA+r3hiED8gaK8ek4Jc8zGedjymm&#10;2j15R499KESEsE9RgQmhTqX0uSGLvu9q4uhdXWMxRNkUUjf4jHBbya8kGUmLJccFgzUtDOW3/d1G&#10;Ctrv1Wm7zczZ3jZLmV1G/uei1Ge3zSYgArXhP/xur7WCcTKE15l4BO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8RksMAAADcAAAADwAAAAAAAAAAAAAAAACYAgAAZHJzL2Rv&#10;d25yZXYueG1sUEsFBgAAAAAEAAQA9QAAAIgDAAAAAA==&#10;" path="m,19966l,1308,10940,r8993,2823l19933,19966e">
                        <v:stroke startarrowwidth="narrow" startarrowlength="short" endarrowwidth="narrow" endarrowlength="short"/>
                        <v:path arrowok="t" o:connecttype="custom" o:connectlocs="0,3431;0,225;1775,0;3234,485;3234,3431" o:connectangles="0,0,0,0,0"/>
                      </v:shape>
                      <v:shape id="Freeform 371" o:spid="_x0000_s1462" style="position:absolute;left:16429;top:30;width:3571;height:18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O0CcMA&#10;AADcAAAADwAAAGRycy9kb3ducmV2LnhtbESPT4vCMBTE7wt+h/CEvWnqgiLVKEURvLjiHxBvz+bZ&#10;FJuXbhO1++03grDHYWZ+w0znra3EgxpfOlYw6CcgiHOnSy4UHA+r3hiED8gaK8ek4Jc8zGedjymm&#10;2j15R499KESEsE9RgQmhTqX0uSGLvu9q4uhdXWMxRNkUUjf4jHBbya8kGUmLJccFgzUtDOW3/d1G&#10;Ctrv1Wm7zczZ3jZLmV1G/uei1Ge3zSYgArXhP/xur7WCcTKE15l4BO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O0CcMAAADcAAAADwAAAAAAAAAAAAAAAACYAgAAZHJzL2Rv&#10;d25yZXYueG1sUEsFBgAAAAAEAAQA9QAAAIgDAAAAAA==&#10;" path="m3963,l1463,6730,,14857r7866,5080l17866,18159r122,-3683l18841,9333,19939,5905e">
                        <v:stroke startarrowwidth="narrow" startarrowlength="short" endarrowwidth="narrow" endarrowlength="short"/>
                        <v:path arrowok="t" o:connecttype="custom" o:connectlocs="708,0;261,627;0,1385;1404,1858;3190,1692;3212,1349;3364,870;3560,550" o:connectangles="0,0,0,0,0,0,0,0"/>
                      </v:shape>
                      <v:shape id="Freeform 372" o:spid="_x0000_s1463" style="position:absolute;left:17169;width:2733;height:48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k7PcQA&#10;AADcAAAADwAAAGRycy9kb3ducmV2LnhtbESPT4vCMBTE7wt+h/AEb9tUDyJdo4hS1IMH3a1eH83r&#10;H21eShO1fnuzsLDHYWZ+w8yXvWnEgzpXW1YwjmIQxLnVNZcKfr7TzxkI55E1NpZJwYscLBeDjzkm&#10;2j75SI+TL0WAsEtQQeV9m0jp8ooMusi2xMErbGfQB9mVUnf4DHDTyEkcT6XBmsNChS2tK8pvp7tR&#10;kKXb++qw3p9tmu3b/pJtmqK4KjUa9qsvEJ56/x/+a++0glk8hd8z4QjIx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Oz3EAAAA3AAAAA8AAAAAAAAAAAAAAAAAmAIAAGRycy9k&#10;b3ducmV2LnhtbFBLBQYAAAAABAAEAPUAAACJAwAAAAA=&#10;" path="m,l2390,988r2710,247l8127,3457r2072,4197l11952,10370r1753,2470l16335,18025r1354,1728l19920,19753e" filled="f" strokeweight=".5pt">
                        <v:stroke startarrowwidth="narrow" startarrowlength="short" endarrowwidth="narrow" endarrowlength="short"/>
                        <v:path arrowok="t" o:connecttype="custom" o:connectlocs="0,0;327,24;697,30;1111,83;1394,184;1633,249;1873,308;2232,433;2417,474;2722,474" o:connectangles="0,0,0,0,0,0,0,0,0,0"/>
                      </v:shape>
                      <v:rect id="Rectangle 373" o:spid="_x0000_s1464" style="position:absolute;left:8688;top:14058;width:1437;height:1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1n9MIA&#10;AADcAAAADwAAAGRycy9kb3ducmV2LnhtbESPwYrCQBBE7wv+w9CCl0UnelCJjqILCyJeVgWvTaZN&#10;gpmekOnE7N/vCMIei6p6Ra23vatUR00oPRuYThJQxJm3JecGrpfv8RJUEGSLlWcy8EsBtpvBxxpT&#10;65/8Q91ZchUhHFI0UIjUqdYhK8hhmPiaOHp33ziUKJtc2wafEe4qPUuSuXZYclwosKavgrLHuXUG&#10;utvttKdrq6cdyuLzcGylnJMxo2G/W4ES6uU//G4frIFlsoDXmXgE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rWf0wgAAANwAAAAPAAAAAAAAAAAAAAAAAJgCAABkcnMvZG93&#10;bnJldi54bWxQSwUGAAAAAAQABAD1AAAAhwM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374" o:spid="_x0000_s1465" style="position:absolute;left:4965;top:3586;width:2765;height:2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LzhsAA&#10;AADcAAAADwAAAGRycy9kb3ducmV2LnhtbERPS4vCMBC+C/sfwgh7kTV1D1q6RnEFQcSLD/A6NGNb&#10;bCalmdbuv98cBI8f33u5HlytempD5dnAbJqAIs69rbgwcL3svlJQQZAt1p7JwB8FWK8+RkvMrH/y&#10;ifqzFCqGcMjQQCnSZFqHvCSHYeob4sjdfetQImwLbVt8xnBX6+8kmWuHFceGEhvalpQ/zp0z0N9u&#10;x1+6dnrWoywm+0Mn1ZyM+RwPmx9QQoO8xS/33hpIk7g2nolHQ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TLzhsAAAADcAAAADwAAAAAAAAAAAAAAAACYAgAAZHJzL2Rvd25y&#10;ZXYueG1sUEsFBgAAAAAEAAQA9QAAAIUDAAAAAA==&#10;" filled="f" stroked="f">
                        <v:textbox inset="1pt,1pt,1pt,1pt">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v:textbox>
                      </v:rect>
                      <v:rect id="Rectangle 375" o:spid="_x0000_s1466" style="position:absolute;left:12912;top:16745;width:1437;height:1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5WHcMA&#10;AADcAAAADwAAAGRycy9kb3ducmV2LnhtbESPQWvCQBSE7wX/w/KEXopu9GA1uootCFK8VAWvj+wz&#10;CWbfhuxLTP99VxA8DjPzDbPa9K5SHTWh9GxgMk5AEWfelpwbOJ92ozmoIMgWK89k4I8CbNaDtxWm&#10;1t/5l7qj5CpCOKRooBCpU61DVpDDMPY1cfSuvnEoUTa5tg3eI9xVepokM+2w5LhQYE3fBWW3Y+sM&#10;dJfL4YvOrZ50KJ8f+59WyhkZ8z7st0tQQr28ws/23hqYJwt4nIlH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5WHcMAAADcAAAADwAAAAAAAAAAAAAAAACYAgAAZHJzL2Rv&#10;d25yZXYueG1sUEsFBgAAAAAEAAQA9QAAAIg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376" o:spid="_x0000_s1467" style="position:absolute;left:5585;top:10881;width:1437;height:1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1pXcAA&#10;AADcAAAADwAAAGRycy9kb3ducmV2LnhtbERPS4vCMBC+L/gfwgheFk3rQaUaRQVBlr34AK9DM7bF&#10;ZlKaae3++81hYY8f33uzG1ytempD5dlAOktAEefeVlwYuN9O0xWoIMgWa89k4IcC7Lajjw1m1r/5&#10;Qv1VChVDOGRooBRpMq1DXpLDMPMNceSevnUoEbaFti2+Y7ir9TxJFtphxbGhxIaOJeWva+cM9I/H&#10;94HunU57lOXn+auTakHGTMbDfg1KaJB/8Z/7bA2s0jg/nolHQG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p1pXcAAAADcAAAADwAAAAAAAAAAAAAAAACYAgAAZHJzL2Rvd25y&#10;ZXYueG1sUEsFBgAAAAAEAAQA9QAAAIU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377" o:spid="_x0000_s1468" style="position:absolute;left:14382;top:13763;width:3734;height:1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HMxsMA&#10;AADcAAAADwAAAGRycy9kb3ducmV2LnhtbESPQWvCQBSE7wX/w/IEL6Vu0oNKdBUVClK8aAWvj+wz&#10;CWbfhuxLjP++KxR6HGbmG2a1GVytempD5dlAOk1AEefeVlwYuPx8fSxABUG2WHsmA08KsFmP3laY&#10;Wf/gE/VnKVSEcMjQQCnSZFqHvCSHYeob4ujdfOtQomwLbVt8RLir9WeSzLTDiuNCiQ3tS8rv584Z&#10;6K/X444unU57lPn74buTakbGTMbDdglKaJD/8F/7YA0s0hReZ+IR0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HMxs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z w:val="18"/>
                                </w:rPr>
                                <w:t>50</w:t>
                              </w:r>
                            </w:p>
                          </w:txbxContent>
                        </v:textbox>
                      </v:rect>
                    </v:group>
                  </w:pict>
                </mc:Fallback>
              </mc:AlternateContent>
            </w: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spacing w:after="180"/>
              <w:jc w:val="both"/>
              <w:rPr>
                <w:rFonts w:cs="Arial"/>
                <w:sz w:val="22"/>
                <w:szCs w:val="22"/>
              </w:rPr>
            </w:pPr>
          </w:p>
          <w:p w:rsidR="00750935" w:rsidRPr="00A8058F" w:rsidRDefault="00750935" w:rsidP="002C5B3D">
            <w:pPr>
              <w:widowControl w:val="0"/>
              <w:jc w:val="both"/>
              <w:rPr>
                <w:rFonts w:cs="Arial"/>
                <w:sz w:val="22"/>
                <w:szCs w:val="22"/>
              </w:rPr>
            </w:pPr>
          </w:p>
          <w:p w:rsidR="00750935" w:rsidRPr="00A8058F" w:rsidRDefault="00750935" w:rsidP="002C5B3D">
            <w:pPr>
              <w:widowControl w:val="0"/>
              <w:jc w:val="both"/>
              <w:rPr>
                <w:rFonts w:cs="Arial"/>
                <w:sz w:val="22"/>
                <w:szCs w:val="22"/>
              </w:rPr>
            </w:pPr>
          </w:p>
        </w:tc>
        <w:tc>
          <w:tcPr>
            <w:tcW w:w="3991" w:type="dxa"/>
            <w:tcMar>
              <w:left w:w="57" w:type="dxa"/>
              <w:right w:w="57" w:type="dxa"/>
            </w:tcMar>
            <w:vAlign w:val="center"/>
          </w:tcPr>
          <w:p w:rsidR="00750935" w:rsidRPr="00A8058F" w:rsidRDefault="00750935" w:rsidP="002C5B3D">
            <w:pPr>
              <w:widowControl w:val="0"/>
              <w:spacing w:before="120"/>
              <w:ind w:left="227" w:hanging="227"/>
              <w:jc w:val="both"/>
              <w:rPr>
                <w:rFonts w:cs="Arial"/>
                <w:sz w:val="22"/>
                <w:szCs w:val="22"/>
              </w:rPr>
            </w:pPr>
            <w:r w:rsidRPr="00A8058F">
              <w:rPr>
                <w:rFonts w:cs="Arial"/>
                <w:sz w:val="22"/>
                <w:szCs w:val="22"/>
              </w:rPr>
              <w:t xml:space="preserve">t </w:t>
            </w:r>
            <w:r w:rsidRPr="00A8058F">
              <w:rPr>
                <w:rFonts w:cs="Arial"/>
                <w:sz w:val="22"/>
                <w:szCs w:val="22"/>
              </w:rPr>
              <w:sym w:font="Symbol" w:char="F0B3"/>
            </w:r>
            <w:r w:rsidRPr="00A8058F">
              <w:rPr>
                <w:rFonts w:cs="Arial"/>
                <w:sz w:val="22"/>
                <w:szCs w:val="22"/>
              </w:rPr>
              <w:t xml:space="preserve"> T</w:t>
            </w:r>
            <w:r w:rsidRPr="00A8058F">
              <w:rPr>
                <w:rFonts w:cs="Arial"/>
                <w:sz w:val="22"/>
                <w:szCs w:val="22"/>
                <w:vertAlign w:val="subscript"/>
              </w:rPr>
              <w:t>s</w:t>
            </w:r>
          </w:p>
        </w:tc>
      </w:tr>
    </w:tbl>
    <w:p w:rsidR="00750935" w:rsidRDefault="00750935" w:rsidP="00CA37F6">
      <w:pPr>
        <w:jc w:val="center"/>
        <w:rPr>
          <w:b/>
          <w:bCs/>
        </w:rPr>
      </w:pPr>
      <w:r w:rsidRPr="00750935">
        <w:rPr>
          <w:b/>
          <w:bCs/>
        </w:rPr>
        <w:t>Hình 2 - Cách nối đáy với thân hình trụ cho từng trường hợp (tiếp theo)</w:t>
      </w:r>
    </w:p>
    <w:p w:rsidR="00750935" w:rsidRDefault="00750935" w:rsidP="002C5B3D">
      <w:pPr>
        <w:jc w:val="both"/>
        <w:rPr>
          <w:b/>
          <w:bCs/>
        </w:rPr>
      </w:pPr>
    </w:p>
    <w:tbl>
      <w:tblPr>
        <w:tblW w:w="991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214"/>
        <w:gridCol w:w="1011"/>
        <w:gridCol w:w="3969"/>
        <w:gridCol w:w="3716"/>
      </w:tblGrid>
      <w:tr w:rsidR="00750935" w:rsidRPr="00550EFB" w:rsidTr="00AA471B">
        <w:trPr>
          <w:jc w:val="center"/>
        </w:trPr>
        <w:tc>
          <w:tcPr>
            <w:tcW w:w="1214" w:type="dxa"/>
          </w:tcPr>
          <w:p w:rsidR="00750935" w:rsidRPr="00550EFB" w:rsidRDefault="00750935" w:rsidP="002C5B3D">
            <w:pPr>
              <w:widowControl w:val="0"/>
              <w:spacing w:before="60" w:after="60"/>
              <w:jc w:val="both"/>
              <w:rPr>
                <w:rFonts w:cs="Arial"/>
                <w:sz w:val="22"/>
                <w:szCs w:val="22"/>
              </w:rPr>
            </w:pPr>
            <w:r w:rsidRPr="00550EFB">
              <w:rPr>
                <w:rFonts w:cs="Arial"/>
                <w:b/>
                <w:sz w:val="22"/>
                <w:szCs w:val="22"/>
              </w:rPr>
              <w:lastRenderedPageBreak/>
              <w:br w:type="page"/>
            </w:r>
            <w:r w:rsidRPr="00550EFB">
              <w:rPr>
                <w:rFonts w:cs="Arial"/>
                <w:sz w:val="22"/>
                <w:szCs w:val="22"/>
              </w:rPr>
              <w:br w:type="page"/>
            </w:r>
            <w:r w:rsidRPr="00550EFB">
              <w:rPr>
                <w:rFonts w:cs="Arial"/>
                <w:sz w:val="22"/>
                <w:szCs w:val="22"/>
              </w:rPr>
              <w:br w:type="page"/>
              <w:t>Phần hàn</w:t>
            </w:r>
          </w:p>
        </w:tc>
        <w:tc>
          <w:tcPr>
            <w:tcW w:w="1011" w:type="dxa"/>
          </w:tcPr>
          <w:p w:rsidR="00750935" w:rsidRPr="00550EFB" w:rsidRDefault="00750935" w:rsidP="002C5B3D">
            <w:pPr>
              <w:widowControl w:val="0"/>
              <w:spacing w:before="60" w:after="60"/>
              <w:jc w:val="both"/>
              <w:rPr>
                <w:rFonts w:cs="Arial"/>
                <w:sz w:val="22"/>
                <w:szCs w:val="22"/>
              </w:rPr>
            </w:pPr>
            <w:r w:rsidRPr="00550EFB">
              <w:rPr>
                <w:rFonts w:cs="Arial"/>
                <w:sz w:val="22"/>
                <w:szCs w:val="22"/>
              </w:rPr>
              <w:t>Ký hiệu</w:t>
            </w:r>
          </w:p>
        </w:tc>
        <w:tc>
          <w:tcPr>
            <w:tcW w:w="3969" w:type="dxa"/>
          </w:tcPr>
          <w:p w:rsidR="00750935" w:rsidRPr="00550EFB" w:rsidRDefault="00750935" w:rsidP="002C5B3D">
            <w:pPr>
              <w:widowControl w:val="0"/>
              <w:spacing w:before="60" w:after="60"/>
              <w:jc w:val="both"/>
              <w:rPr>
                <w:rFonts w:cs="Arial"/>
                <w:sz w:val="22"/>
                <w:szCs w:val="22"/>
              </w:rPr>
            </w:pPr>
            <w:r w:rsidRPr="00550EFB">
              <w:rPr>
                <w:rFonts w:cs="Arial"/>
                <w:sz w:val="22"/>
                <w:szCs w:val="22"/>
              </w:rPr>
              <w:t>Cách thức hàn</w:t>
            </w:r>
          </w:p>
        </w:tc>
        <w:tc>
          <w:tcPr>
            <w:tcW w:w="3716" w:type="dxa"/>
          </w:tcPr>
          <w:p w:rsidR="00750935" w:rsidRPr="00550EFB" w:rsidRDefault="00750935" w:rsidP="002C5B3D">
            <w:pPr>
              <w:widowControl w:val="0"/>
              <w:spacing w:before="60" w:after="60"/>
              <w:jc w:val="both"/>
              <w:rPr>
                <w:rFonts w:cs="Arial"/>
                <w:sz w:val="22"/>
                <w:szCs w:val="22"/>
              </w:rPr>
            </w:pPr>
            <w:r w:rsidRPr="00550EFB">
              <w:rPr>
                <w:rFonts w:cs="Arial"/>
                <w:sz w:val="22"/>
                <w:szCs w:val="22"/>
              </w:rPr>
              <w:t>Ghi chú</w:t>
            </w:r>
          </w:p>
        </w:tc>
      </w:tr>
      <w:tr w:rsidR="00750935" w:rsidRPr="00550EFB" w:rsidTr="00AA471B">
        <w:trPr>
          <w:trHeight w:val="3515"/>
          <w:jc w:val="center"/>
        </w:trPr>
        <w:tc>
          <w:tcPr>
            <w:tcW w:w="1214" w:type="dxa"/>
            <w:vMerge w:val="restart"/>
            <w:vAlign w:val="center"/>
          </w:tcPr>
          <w:p w:rsidR="00750935" w:rsidRPr="00550EFB" w:rsidRDefault="00750935" w:rsidP="002C5B3D">
            <w:pPr>
              <w:widowControl w:val="0"/>
              <w:ind w:left="142" w:hanging="142"/>
              <w:jc w:val="both"/>
              <w:rPr>
                <w:rFonts w:cs="Arial"/>
                <w:sz w:val="22"/>
                <w:szCs w:val="22"/>
              </w:rPr>
            </w:pPr>
            <w:r w:rsidRPr="00550EFB">
              <w:rPr>
                <w:rFonts w:cs="Arial"/>
                <w:sz w:val="22"/>
                <w:szCs w:val="22"/>
              </w:rPr>
              <w:t>(</w:t>
            </w:r>
            <w:r>
              <w:rPr>
                <w:rFonts w:cs="Arial"/>
                <w:sz w:val="22"/>
                <w:szCs w:val="22"/>
              </w:rPr>
              <w:t>7</w:t>
            </w:r>
            <w:r w:rsidRPr="00550EFB">
              <w:rPr>
                <w:rFonts w:cs="Arial"/>
                <w:sz w:val="22"/>
                <w:szCs w:val="22"/>
              </w:rPr>
              <w:t>) Mối hàn giữa vòng gờ hình chữ S và tấm vỏ</w:t>
            </w:r>
          </w:p>
        </w:tc>
        <w:tc>
          <w:tcPr>
            <w:tcW w:w="1011"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r w:rsidRPr="00550EFB">
              <w:rPr>
                <w:rFonts w:cs="Arial"/>
                <w:sz w:val="22"/>
                <w:szCs w:val="22"/>
              </w:rPr>
              <w:t>B</w:t>
            </w:r>
          </w:p>
        </w:tc>
        <w:tc>
          <w:tcPr>
            <w:tcW w:w="3969" w:type="dxa"/>
          </w:tcPr>
          <w:p w:rsidR="00750935" w:rsidRPr="00550EFB" w:rsidRDefault="00F83108" w:rsidP="002C5B3D">
            <w:pPr>
              <w:widowControl w:val="0"/>
              <w:jc w:val="both"/>
              <w:rPr>
                <w:rFonts w:cs="Arial"/>
                <w:sz w:val="22"/>
                <w:szCs w:val="22"/>
              </w:rPr>
            </w:pPr>
            <w:r>
              <w:rPr>
                <w:rFonts w:cs="Arial"/>
                <w:noProof/>
                <w:sz w:val="22"/>
                <w:szCs w:val="22"/>
              </w:rPr>
              <mc:AlternateContent>
                <mc:Choice Requires="wpg">
                  <w:drawing>
                    <wp:anchor distT="0" distB="0" distL="114300" distR="114300" simplePos="0" relativeHeight="251658240" behindDoc="0" locked="0" layoutInCell="1" allowOverlap="1">
                      <wp:simplePos x="0" y="0"/>
                      <wp:positionH relativeFrom="column">
                        <wp:posOffset>177165</wp:posOffset>
                      </wp:positionH>
                      <wp:positionV relativeFrom="paragraph">
                        <wp:posOffset>40640</wp:posOffset>
                      </wp:positionV>
                      <wp:extent cx="1945640" cy="8204835"/>
                      <wp:effectExtent l="5715" t="12065" r="10795" b="12700"/>
                      <wp:wrapNone/>
                      <wp:docPr id="630"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5640" cy="8204835"/>
                                <a:chOff x="3235" y="2130"/>
                                <a:chExt cx="3064" cy="12921"/>
                              </a:xfrm>
                            </wpg:grpSpPr>
                            <wps:wsp>
                              <wps:cNvPr id="631" name="Rectangle 450"/>
                              <wps:cNvSpPr>
                                <a:spLocks noChangeArrowheads="1"/>
                              </wps:cNvSpPr>
                              <wps:spPr bwMode="auto">
                                <a:xfrm>
                                  <a:off x="5225" y="12154"/>
                                  <a:ext cx="286" cy="31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rPr>
                                      <w:t>T</w:t>
                                    </w:r>
                                    <w:r w:rsidRPr="00B11BA6">
                                      <w:rPr>
                                        <w:rFonts w:cs="Arial"/>
                                        <w:vertAlign w:val="subscript"/>
                                      </w:rPr>
                                      <w:t>f</w:t>
                                    </w:r>
                                  </w:p>
                                </w:txbxContent>
                              </wps:txbx>
                              <wps:bodyPr rot="0" vert="horz" wrap="square" lIns="12700" tIns="12700" rIns="12700" bIns="12700" anchor="t" anchorCtr="0" upright="1">
                                <a:noAutofit/>
                              </wps:bodyPr>
                            </wps:wsp>
                            <wps:wsp>
                              <wps:cNvPr id="632" name="Arc 451"/>
                              <wps:cNvSpPr>
                                <a:spLocks/>
                              </wps:cNvSpPr>
                              <wps:spPr bwMode="auto">
                                <a:xfrm flipH="1">
                                  <a:off x="5108" y="11662"/>
                                  <a:ext cx="571" cy="1139"/>
                                </a:xfrm>
                                <a:custGeom>
                                  <a:avLst/>
                                  <a:gdLst>
                                    <a:gd name="G0" fmla="+- 0 0 0"/>
                                    <a:gd name="G1" fmla="+- 16586 0 0"/>
                                    <a:gd name="G2" fmla="+- 21600 0 0"/>
                                    <a:gd name="T0" fmla="*/ 13837 w 21600"/>
                                    <a:gd name="T1" fmla="*/ 0 h 16586"/>
                                    <a:gd name="T2" fmla="*/ 21600 w 21600"/>
                                    <a:gd name="T3" fmla="*/ 16586 h 16586"/>
                                    <a:gd name="T4" fmla="*/ 0 w 21600"/>
                                    <a:gd name="T5" fmla="*/ 16586 h 16586"/>
                                  </a:gdLst>
                                  <a:ahLst/>
                                  <a:cxnLst>
                                    <a:cxn ang="0">
                                      <a:pos x="T0" y="T1"/>
                                    </a:cxn>
                                    <a:cxn ang="0">
                                      <a:pos x="T2" y="T3"/>
                                    </a:cxn>
                                    <a:cxn ang="0">
                                      <a:pos x="T4" y="T5"/>
                                    </a:cxn>
                                  </a:cxnLst>
                                  <a:rect l="0" t="0" r="r" b="b"/>
                                  <a:pathLst>
                                    <a:path w="21600" h="16586" fill="none" extrusionOk="0">
                                      <a:moveTo>
                                        <a:pt x="13837" y="-1"/>
                                      </a:moveTo>
                                      <a:cubicBezTo>
                                        <a:pt x="18756" y="4103"/>
                                        <a:pt x="21600" y="10179"/>
                                        <a:pt x="21600" y="16586"/>
                                      </a:cubicBezTo>
                                    </a:path>
                                    <a:path w="21600" h="16586" stroke="0" extrusionOk="0">
                                      <a:moveTo>
                                        <a:pt x="13837" y="-1"/>
                                      </a:moveTo>
                                      <a:cubicBezTo>
                                        <a:pt x="18756" y="4103"/>
                                        <a:pt x="21600" y="10179"/>
                                        <a:pt x="21600" y="16586"/>
                                      </a:cubicBezTo>
                                      <a:lnTo>
                                        <a:pt x="0" y="16586"/>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3" name="Arc 452"/>
                              <wps:cNvSpPr>
                                <a:spLocks/>
                              </wps:cNvSpPr>
                              <wps:spPr bwMode="auto">
                                <a:xfrm flipH="1">
                                  <a:off x="5480" y="11865"/>
                                  <a:ext cx="571" cy="947"/>
                                </a:xfrm>
                                <a:custGeom>
                                  <a:avLst/>
                                  <a:gdLst>
                                    <a:gd name="G0" fmla="+- 0 0 0"/>
                                    <a:gd name="G1" fmla="+- 15524 0 0"/>
                                    <a:gd name="G2" fmla="+- 21600 0 0"/>
                                    <a:gd name="T0" fmla="*/ 15019 w 21600"/>
                                    <a:gd name="T1" fmla="*/ 0 h 15524"/>
                                    <a:gd name="T2" fmla="*/ 21600 w 21600"/>
                                    <a:gd name="T3" fmla="*/ 15524 h 15524"/>
                                    <a:gd name="T4" fmla="*/ 0 w 21600"/>
                                    <a:gd name="T5" fmla="*/ 15524 h 15524"/>
                                  </a:gdLst>
                                  <a:ahLst/>
                                  <a:cxnLst>
                                    <a:cxn ang="0">
                                      <a:pos x="T0" y="T1"/>
                                    </a:cxn>
                                    <a:cxn ang="0">
                                      <a:pos x="T2" y="T3"/>
                                    </a:cxn>
                                    <a:cxn ang="0">
                                      <a:pos x="T4" y="T5"/>
                                    </a:cxn>
                                  </a:cxnLst>
                                  <a:rect l="0" t="0" r="r" b="b"/>
                                  <a:pathLst>
                                    <a:path w="21600" h="15524" fill="none" extrusionOk="0">
                                      <a:moveTo>
                                        <a:pt x="15018" y="0"/>
                                      </a:moveTo>
                                      <a:cubicBezTo>
                                        <a:pt x="19225" y="4069"/>
                                        <a:pt x="21600" y="9671"/>
                                        <a:pt x="21600" y="15524"/>
                                      </a:cubicBezTo>
                                    </a:path>
                                    <a:path w="21600" h="15524" stroke="0" extrusionOk="0">
                                      <a:moveTo>
                                        <a:pt x="15018" y="0"/>
                                      </a:moveTo>
                                      <a:cubicBezTo>
                                        <a:pt x="19225" y="4069"/>
                                        <a:pt x="21600" y="9671"/>
                                        <a:pt x="21600" y="15524"/>
                                      </a:cubicBezTo>
                                      <a:lnTo>
                                        <a:pt x="0" y="15524"/>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4" name="Line 453"/>
                              <wps:cNvCnPr/>
                              <wps:spPr bwMode="auto">
                                <a:xfrm>
                                  <a:off x="5301" y="11704"/>
                                  <a:ext cx="355" cy="18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5" name="Line 454"/>
                              <wps:cNvCnPr/>
                              <wps:spPr bwMode="auto">
                                <a:xfrm>
                                  <a:off x="3941" y="13285"/>
                                  <a:ext cx="2348"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6" name="Rectangle 455"/>
                              <wps:cNvSpPr>
                                <a:spLocks noChangeArrowheads="1"/>
                              </wps:cNvSpPr>
                              <wps:spPr bwMode="auto">
                                <a:xfrm>
                                  <a:off x="4433" y="14082"/>
                                  <a:ext cx="286" cy="31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rPr>
                                      <w:t>T</w:t>
                                    </w:r>
                                    <w:r w:rsidRPr="00B11BA6">
                                      <w:rPr>
                                        <w:rFonts w:cs="Arial"/>
                                        <w:vertAlign w:val="subscript"/>
                                      </w:rPr>
                                      <w:t>rf</w:t>
                                    </w:r>
                                  </w:p>
                                </w:txbxContent>
                              </wps:txbx>
                              <wps:bodyPr rot="0" vert="horz" wrap="square" lIns="12700" tIns="12700" rIns="12700" bIns="12700" anchor="t" anchorCtr="0" upright="1">
                                <a:noAutofit/>
                              </wps:bodyPr>
                            </wps:wsp>
                            <wps:wsp>
                              <wps:cNvPr id="637" name="Rectangle 456"/>
                              <wps:cNvSpPr>
                                <a:spLocks noChangeArrowheads="1"/>
                              </wps:cNvSpPr>
                              <wps:spPr bwMode="auto">
                                <a:xfrm>
                                  <a:off x="3676" y="12600"/>
                                  <a:ext cx="286" cy="31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rPr>
                                      <w:t>T</w:t>
                                    </w:r>
                                    <w:r w:rsidRPr="00B11BA6">
                                      <w:rPr>
                                        <w:rFonts w:cs="Arial"/>
                                        <w:vertAlign w:val="subscript"/>
                                      </w:rPr>
                                      <w:t>s</w:t>
                                    </w:r>
                                  </w:p>
                                </w:txbxContent>
                              </wps:txbx>
                              <wps:bodyPr rot="0" vert="horz" wrap="square" lIns="12700" tIns="12700" rIns="12700" bIns="12700" anchor="t" anchorCtr="0" upright="1">
                                <a:noAutofit/>
                              </wps:bodyPr>
                            </wps:wsp>
                            <wps:wsp>
                              <wps:cNvPr id="638" name="Freeform 457"/>
                              <wps:cNvSpPr>
                                <a:spLocks/>
                              </wps:cNvSpPr>
                              <wps:spPr bwMode="auto">
                                <a:xfrm>
                                  <a:off x="4836" y="13655"/>
                                  <a:ext cx="271" cy="271"/>
                                </a:xfrm>
                                <a:custGeom>
                                  <a:avLst/>
                                  <a:gdLst>
                                    <a:gd name="T0" fmla="*/ 19926 w 20000"/>
                                    <a:gd name="T1" fmla="*/ 0 h 20000"/>
                                    <a:gd name="T2" fmla="*/ 19926 w 20000"/>
                                    <a:gd name="T3" fmla="*/ 19926 h 20000"/>
                                    <a:gd name="T4" fmla="*/ 0 w 20000"/>
                                    <a:gd name="T5" fmla="*/ 19926 h 20000"/>
                                    <a:gd name="T6" fmla="*/ 19926 w 20000"/>
                                    <a:gd name="T7" fmla="*/ 0 h 20000"/>
                                  </a:gdLst>
                                  <a:ahLst/>
                                  <a:cxnLst>
                                    <a:cxn ang="0">
                                      <a:pos x="T0" y="T1"/>
                                    </a:cxn>
                                    <a:cxn ang="0">
                                      <a:pos x="T2" y="T3"/>
                                    </a:cxn>
                                    <a:cxn ang="0">
                                      <a:pos x="T4" y="T5"/>
                                    </a:cxn>
                                    <a:cxn ang="0">
                                      <a:pos x="T6" y="T7"/>
                                    </a:cxn>
                                  </a:cxnLst>
                                  <a:rect l="0" t="0" r="r" b="b"/>
                                  <a:pathLst>
                                    <a:path w="20000" h="20000">
                                      <a:moveTo>
                                        <a:pt x="19926" y="0"/>
                                      </a:moveTo>
                                      <a:lnTo>
                                        <a:pt x="19926" y="19926"/>
                                      </a:lnTo>
                                      <a:lnTo>
                                        <a:pt x="0" y="19926"/>
                                      </a:lnTo>
                                      <a:lnTo>
                                        <a:pt x="19926" y="0"/>
                                      </a:lnTo>
                                      <a:close/>
                                    </a:path>
                                  </a:pathLst>
                                </a:custGeom>
                                <a:solidFill>
                                  <a:srgbClr val="BFBFB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9" name="Arc 458"/>
                              <wps:cNvSpPr>
                                <a:spLocks/>
                              </wps:cNvSpPr>
                              <wps:spPr bwMode="auto">
                                <a:xfrm flipH="1">
                                  <a:off x="4755" y="13976"/>
                                  <a:ext cx="343" cy="74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BFBFB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40" name="Arc 459"/>
                              <wps:cNvSpPr>
                                <a:spLocks/>
                              </wps:cNvSpPr>
                              <wps:spPr bwMode="auto">
                                <a:xfrm>
                                  <a:off x="3951" y="13979"/>
                                  <a:ext cx="343" cy="74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BFBFB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41" name="Line 460"/>
                              <wps:cNvCnPr/>
                              <wps:spPr bwMode="auto">
                                <a:xfrm>
                                  <a:off x="3562" y="11860"/>
                                  <a:ext cx="1" cy="285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2" name="Line 461"/>
                              <wps:cNvCnPr/>
                              <wps:spPr bwMode="auto">
                                <a:xfrm>
                                  <a:off x="3941" y="11860"/>
                                  <a:ext cx="1" cy="285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3" name="Line 462"/>
                              <wps:cNvCnPr/>
                              <wps:spPr bwMode="auto">
                                <a:xfrm flipH="1">
                                  <a:off x="3562" y="14730"/>
                                  <a:ext cx="2737"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4" name="Line 463"/>
                              <wps:cNvCnPr/>
                              <wps:spPr bwMode="auto">
                                <a:xfrm>
                                  <a:off x="5105" y="12787"/>
                                  <a:ext cx="1" cy="193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5" name="Line 464"/>
                              <wps:cNvCnPr/>
                              <wps:spPr bwMode="auto">
                                <a:xfrm>
                                  <a:off x="5476" y="12788"/>
                                  <a:ext cx="1" cy="193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6" name="Line 465"/>
                              <wps:cNvCnPr/>
                              <wps:spPr bwMode="auto">
                                <a:xfrm>
                                  <a:off x="3945" y="13925"/>
                                  <a:ext cx="1151"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466"/>
                              <wps:cNvCnPr/>
                              <wps:spPr bwMode="auto">
                                <a:xfrm>
                                  <a:off x="3945" y="12765"/>
                                  <a:ext cx="321"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467"/>
                              <wps:cNvCnPr/>
                              <wps:spPr bwMode="auto">
                                <a:xfrm flipH="1">
                                  <a:off x="3235" y="12765"/>
                                  <a:ext cx="321"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468"/>
                              <wps:cNvCnPr/>
                              <wps:spPr bwMode="auto">
                                <a:xfrm>
                                  <a:off x="3945" y="13057"/>
                                  <a:ext cx="1151" cy="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469"/>
                              <wps:cNvCnPr/>
                              <wps:spPr bwMode="auto">
                                <a:xfrm flipH="1">
                                  <a:off x="4816" y="12316"/>
                                  <a:ext cx="321"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1" name="Line 470"/>
                              <wps:cNvCnPr/>
                              <wps:spPr bwMode="auto">
                                <a:xfrm>
                                  <a:off x="5567" y="12316"/>
                                  <a:ext cx="321"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2" name="Line 471"/>
                              <wps:cNvCnPr/>
                              <wps:spPr bwMode="auto">
                                <a:xfrm flipV="1">
                                  <a:off x="4537" y="13591"/>
                                  <a:ext cx="1" cy="32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3" name="Group 472"/>
                              <wpg:cNvGrpSpPr>
                                <a:grpSpLocks/>
                              </wpg:cNvGrpSpPr>
                              <wpg:grpSpPr bwMode="auto">
                                <a:xfrm>
                                  <a:off x="4241" y="13282"/>
                                  <a:ext cx="255" cy="304"/>
                                  <a:chOff x="0" y="0"/>
                                  <a:chExt cx="20000" cy="20000"/>
                                </a:xfrm>
                              </wpg:grpSpPr>
                              <wps:wsp>
                                <wps:cNvPr id="654" name="Rectangle 473"/>
                                <wps:cNvSpPr>
                                  <a:spLocks noChangeArrowheads="1"/>
                                </wps:cNvSpPr>
                                <wps:spPr bwMode="auto">
                                  <a:xfrm>
                                    <a:off x="2278" y="0"/>
                                    <a:ext cx="17722"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rPr>
                                        <w:t>a</w:t>
                                      </w:r>
                                      <w:proofErr w:type="gramEnd"/>
                                    </w:p>
                                  </w:txbxContent>
                                </wps:txbx>
                                <wps:bodyPr rot="0" vert="horz" wrap="square" lIns="12700" tIns="12700" rIns="12700" bIns="12700" anchor="t" anchorCtr="0" upright="1">
                                  <a:noAutofit/>
                                </wps:bodyPr>
                              </wps:wsp>
                              <wps:wsp>
                                <wps:cNvPr id="655" name="Oval 474"/>
                                <wps:cNvSpPr>
                                  <a:spLocks noChangeArrowheads="1"/>
                                </wps:cNvSpPr>
                                <wps:spPr bwMode="auto">
                                  <a:xfrm>
                                    <a:off x="0" y="4548"/>
                                    <a:ext cx="16081" cy="14138"/>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656" name="Line 475"/>
                              <wps:cNvCnPr/>
                              <wps:spPr bwMode="auto">
                                <a:xfrm flipV="1">
                                  <a:off x="3955" y="13511"/>
                                  <a:ext cx="323" cy="39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7" name="Rectangle 476"/>
                              <wps:cNvSpPr>
                                <a:spLocks noChangeArrowheads="1"/>
                              </wps:cNvSpPr>
                              <wps:spPr bwMode="auto">
                                <a:xfrm>
                                  <a:off x="5899" y="13113"/>
                                  <a:ext cx="197" cy="311"/>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rPr>
                                        <w:rFonts w:cs="Arial"/>
                                      </w:rPr>
                                    </w:pPr>
                                    <w:r w:rsidRPr="00B11BA6">
                                      <w:rPr>
                                        <w:rFonts w:cs="Arial"/>
                                      </w:rPr>
                                      <w:t>D</w:t>
                                    </w:r>
                                  </w:p>
                                </w:txbxContent>
                              </wps:txbx>
                              <wps:bodyPr rot="0" vert="horz" wrap="square" lIns="12700" tIns="12700" rIns="12700" bIns="12700" anchor="t" anchorCtr="0" upright="1">
                                <a:noAutofit/>
                              </wps:bodyPr>
                            </wps:wsp>
                            <wps:wsp>
                              <wps:cNvPr id="658" name="Rectangle 477"/>
                              <wps:cNvSpPr>
                                <a:spLocks noChangeArrowheads="1"/>
                              </wps:cNvSpPr>
                              <wps:spPr bwMode="auto">
                                <a:xfrm>
                                  <a:off x="4501" y="12784"/>
                                  <a:ext cx="286" cy="3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rPr>
                                      <w:t>l</w:t>
                                    </w:r>
                                    <w:proofErr w:type="gramEnd"/>
                                  </w:p>
                                </w:txbxContent>
                              </wps:txbx>
                              <wps:bodyPr rot="0" vert="horz" wrap="square" lIns="12700" tIns="12700" rIns="12700" bIns="12700" anchor="t" anchorCtr="0" upright="1">
                                <a:noAutofit/>
                              </wps:bodyPr>
                            </wps:wsp>
                            <wps:wsp>
                              <wps:cNvPr id="659" name="Freeform 478"/>
                              <wps:cNvSpPr>
                                <a:spLocks/>
                              </wps:cNvSpPr>
                              <wps:spPr bwMode="auto">
                                <a:xfrm>
                                  <a:off x="3557" y="11810"/>
                                  <a:ext cx="377" cy="66"/>
                                </a:xfrm>
                                <a:custGeom>
                                  <a:avLst/>
                                  <a:gdLst>
                                    <a:gd name="T0" fmla="*/ 0 w 20000"/>
                                    <a:gd name="T1" fmla="*/ 19697 h 20000"/>
                                    <a:gd name="T2" fmla="*/ 743 w 20000"/>
                                    <a:gd name="T3" fmla="*/ 10909 h 20000"/>
                                    <a:gd name="T4" fmla="*/ 1751 w 20000"/>
                                    <a:gd name="T5" fmla="*/ 6667 h 20000"/>
                                    <a:gd name="T6" fmla="*/ 2599 w 20000"/>
                                    <a:gd name="T7" fmla="*/ 3333 h 20000"/>
                                    <a:gd name="T8" fmla="*/ 3979 w 20000"/>
                                    <a:gd name="T9" fmla="*/ 1515 h 20000"/>
                                    <a:gd name="T10" fmla="*/ 5252 w 20000"/>
                                    <a:gd name="T11" fmla="*/ 0 h 20000"/>
                                    <a:gd name="T12" fmla="*/ 5942 w 20000"/>
                                    <a:gd name="T13" fmla="*/ 3333 h 20000"/>
                                    <a:gd name="T14" fmla="*/ 7851 w 20000"/>
                                    <a:gd name="T15" fmla="*/ 10000 h 20000"/>
                                    <a:gd name="T16" fmla="*/ 9231 w 20000"/>
                                    <a:gd name="T17" fmla="*/ 13333 h 20000"/>
                                    <a:gd name="T18" fmla="*/ 10504 w 20000"/>
                                    <a:gd name="T19" fmla="*/ 16970 h 20000"/>
                                    <a:gd name="T20" fmla="*/ 12308 w 20000"/>
                                    <a:gd name="T21" fmla="*/ 17879 h 20000"/>
                                    <a:gd name="T22" fmla="*/ 14430 w 20000"/>
                                    <a:gd name="T23" fmla="*/ 15152 h 20000"/>
                                    <a:gd name="T24" fmla="*/ 15915 w 20000"/>
                                    <a:gd name="T25" fmla="*/ 11818 h 20000"/>
                                    <a:gd name="T26" fmla="*/ 16976 w 20000"/>
                                    <a:gd name="T27" fmla="*/ 10303 h 20000"/>
                                    <a:gd name="T28" fmla="*/ 18355 w 20000"/>
                                    <a:gd name="T29" fmla="*/ 12424 h 20000"/>
                                    <a:gd name="T30" fmla="*/ 19947 w 20000"/>
                                    <a:gd name="T31" fmla="*/ 1969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19697"/>
                                      </a:moveTo>
                                      <a:lnTo>
                                        <a:pt x="743" y="10909"/>
                                      </a:lnTo>
                                      <a:lnTo>
                                        <a:pt x="1751" y="6667"/>
                                      </a:lnTo>
                                      <a:lnTo>
                                        <a:pt x="2599" y="3333"/>
                                      </a:lnTo>
                                      <a:lnTo>
                                        <a:pt x="3979" y="1515"/>
                                      </a:lnTo>
                                      <a:lnTo>
                                        <a:pt x="5252" y="0"/>
                                      </a:lnTo>
                                      <a:lnTo>
                                        <a:pt x="5942" y="3333"/>
                                      </a:lnTo>
                                      <a:lnTo>
                                        <a:pt x="7851" y="10000"/>
                                      </a:lnTo>
                                      <a:lnTo>
                                        <a:pt x="9231" y="13333"/>
                                      </a:lnTo>
                                      <a:lnTo>
                                        <a:pt x="10504" y="16970"/>
                                      </a:lnTo>
                                      <a:lnTo>
                                        <a:pt x="12308" y="17879"/>
                                      </a:lnTo>
                                      <a:lnTo>
                                        <a:pt x="14430" y="15152"/>
                                      </a:lnTo>
                                      <a:lnTo>
                                        <a:pt x="15915" y="11818"/>
                                      </a:lnTo>
                                      <a:lnTo>
                                        <a:pt x="16976" y="10303"/>
                                      </a:lnTo>
                                      <a:lnTo>
                                        <a:pt x="18355" y="12424"/>
                                      </a:lnTo>
                                      <a:lnTo>
                                        <a:pt x="19947" y="19697"/>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60" name="Line 479"/>
                              <wps:cNvCnPr/>
                              <wps:spPr bwMode="auto">
                                <a:xfrm>
                                  <a:off x="4537" y="14730"/>
                                  <a:ext cx="1" cy="32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1" name="Line 480"/>
                              <wps:cNvCnPr/>
                              <wps:spPr bwMode="auto">
                                <a:xfrm flipH="1">
                                  <a:off x="4677" y="3937"/>
                                  <a:ext cx="226"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2" name="Freeform 481"/>
                              <wps:cNvSpPr>
                                <a:spLocks/>
                              </wps:cNvSpPr>
                              <wps:spPr bwMode="auto">
                                <a:xfrm>
                                  <a:off x="4692" y="4892"/>
                                  <a:ext cx="304" cy="350"/>
                                </a:xfrm>
                                <a:custGeom>
                                  <a:avLst/>
                                  <a:gdLst>
                                    <a:gd name="T0" fmla="*/ 0 w 20000"/>
                                    <a:gd name="T1" fmla="*/ 0 h 20000"/>
                                    <a:gd name="T2" fmla="*/ 19934 w 20000"/>
                                    <a:gd name="T3" fmla="*/ 0 h 20000"/>
                                    <a:gd name="T4" fmla="*/ 0 w 20000"/>
                                    <a:gd name="T5" fmla="*/ 19943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34" y="0"/>
                                      </a:lnTo>
                                      <a:lnTo>
                                        <a:pt x="0" y="19943"/>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63" name="Rectangle 482"/>
                              <wps:cNvSpPr>
                                <a:spLocks noChangeArrowheads="1"/>
                              </wps:cNvSpPr>
                              <wps:spPr bwMode="auto">
                                <a:xfrm>
                                  <a:off x="4818" y="3926"/>
                                  <a:ext cx="132" cy="2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664" name="Line 483"/>
                              <wps:cNvCnPr/>
                              <wps:spPr bwMode="auto">
                                <a:xfrm flipH="1">
                                  <a:off x="4882" y="4893"/>
                                  <a:ext cx="342"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5" name="Line 484"/>
                              <wps:cNvCnPr/>
                              <wps:spPr bwMode="auto">
                                <a:xfrm flipV="1">
                                  <a:off x="4785" y="3936"/>
                                  <a:ext cx="1" cy="29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85"/>
                              <wps:cNvCnPr/>
                              <wps:spPr bwMode="auto">
                                <a:xfrm>
                                  <a:off x="4995" y="3965"/>
                                  <a:ext cx="1" cy="92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Rectangle 486"/>
                              <wps:cNvSpPr>
                                <a:spLocks noChangeArrowheads="1"/>
                              </wps:cNvSpPr>
                              <wps:spPr bwMode="auto">
                                <a:xfrm>
                                  <a:off x="5151" y="4431"/>
                                  <a:ext cx="343" cy="2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50</w:t>
                                    </w:r>
                                  </w:p>
                                </w:txbxContent>
                              </wps:txbx>
                              <wps:bodyPr rot="0" vert="horz" wrap="square" lIns="12700" tIns="12700" rIns="12700" bIns="12700" anchor="t" anchorCtr="0" upright="1">
                                <a:noAutofit/>
                              </wps:bodyPr>
                            </wps:wsp>
                            <wps:wsp>
                              <wps:cNvPr id="668" name="Oval 487"/>
                              <wps:cNvSpPr>
                                <a:spLocks noChangeArrowheads="1"/>
                              </wps:cNvSpPr>
                              <wps:spPr bwMode="auto">
                                <a:xfrm>
                                  <a:off x="5404" y="2347"/>
                                  <a:ext cx="402" cy="336"/>
                                </a:xfrm>
                                <a:prstGeom prst="ellipse">
                                  <a:avLst/>
                                </a:prstGeom>
                                <a:solidFill>
                                  <a:srgbClr val="CCCC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69" name="Line 488"/>
                              <wps:cNvCnPr/>
                              <wps:spPr bwMode="auto">
                                <a:xfrm>
                                  <a:off x="4375" y="2531"/>
                                  <a:ext cx="1" cy="298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0" name="Line 489"/>
                              <wps:cNvCnPr/>
                              <wps:spPr bwMode="auto">
                                <a:xfrm>
                                  <a:off x="4694" y="2531"/>
                                  <a:ext cx="1" cy="298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1" name="Freeform 490"/>
                              <wps:cNvSpPr>
                                <a:spLocks/>
                              </wps:cNvSpPr>
                              <wps:spPr bwMode="auto">
                                <a:xfrm>
                                  <a:off x="4385" y="2484"/>
                                  <a:ext cx="306" cy="91"/>
                                </a:xfrm>
                                <a:custGeom>
                                  <a:avLst/>
                                  <a:gdLst>
                                    <a:gd name="T0" fmla="*/ 0 w 20000"/>
                                    <a:gd name="T1" fmla="*/ 12308 h 20000"/>
                                    <a:gd name="T2" fmla="*/ 1569 w 20000"/>
                                    <a:gd name="T3" fmla="*/ 17363 h 20000"/>
                                    <a:gd name="T4" fmla="*/ 3333 w 20000"/>
                                    <a:gd name="T5" fmla="*/ 19341 h 20000"/>
                                    <a:gd name="T6" fmla="*/ 5359 w 20000"/>
                                    <a:gd name="T7" fmla="*/ 19780 h 20000"/>
                                    <a:gd name="T8" fmla="*/ 7516 w 20000"/>
                                    <a:gd name="T9" fmla="*/ 17143 h 20000"/>
                                    <a:gd name="T10" fmla="*/ 9085 w 20000"/>
                                    <a:gd name="T11" fmla="*/ 10989 h 20000"/>
                                    <a:gd name="T12" fmla="*/ 10850 w 20000"/>
                                    <a:gd name="T13" fmla="*/ 5275 h 20000"/>
                                    <a:gd name="T14" fmla="*/ 12549 w 20000"/>
                                    <a:gd name="T15" fmla="*/ 1538 h 20000"/>
                                    <a:gd name="T16" fmla="*/ 14575 w 20000"/>
                                    <a:gd name="T17" fmla="*/ 0 h 20000"/>
                                    <a:gd name="T18" fmla="*/ 16144 w 20000"/>
                                    <a:gd name="T19" fmla="*/ 1758 h 20000"/>
                                    <a:gd name="T20" fmla="*/ 17582 w 20000"/>
                                    <a:gd name="T21" fmla="*/ 5055 h 20000"/>
                                    <a:gd name="T22" fmla="*/ 18497 w 20000"/>
                                    <a:gd name="T23" fmla="*/ 9451 h 20000"/>
                                    <a:gd name="T24" fmla="*/ 19935 w 20000"/>
                                    <a:gd name="T25" fmla="*/ 1318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12308"/>
                                      </a:moveTo>
                                      <a:lnTo>
                                        <a:pt x="1569" y="17363"/>
                                      </a:lnTo>
                                      <a:lnTo>
                                        <a:pt x="3333" y="19341"/>
                                      </a:lnTo>
                                      <a:lnTo>
                                        <a:pt x="5359" y="19780"/>
                                      </a:lnTo>
                                      <a:lnTo>
                                        <a:pt x="7516" y="17143"/>
                                      </a:lnTo>
                                      <a:lnTo>
                                        <a:pt x="9085" y="10989"/>
                                      </a:lnTo>
                                      <a:lnTo>
                                        <a:pt x="10850" y="5275"/>
                                      </a:lnTo>
                                      <a:lnTo>
                                        <a:pt x="12549" y="1538"/>
                                      </a:lnTo>
                                      <a:lnTo>
                                        <a:pt x="14575" y="0"/>
                                      </a:lnTo>
                                      <a:lnTo>
                                        <a:pt x="16144" y="1758"/>
                                      </a:lnTo>
                                      <a:lnTo>
                                        <a:pt x="17582" y="5055"/>
                                      </a:lnTo>
                                      <a:lnTo>
                                        <a:pt x="18497" y="9451"/>
                                      </a:lnTo>
                                      <a:lnTo>
                                        <a:pt x="19935" y="13187"/>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2" name="Arc 491"/>
                              <wps:cNvSpPr>
                                <a:spLocks/>
                              </wps:cNvSpPr>
                              <wps:spPr bwMode="auto">
                                <a:xfrm flipH="1">
                                  <a:off x="4694" y="3376"/>
                                  <a:ext cx="519" cy="57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3" name="Arc 492"/>
                              <wps:cNvSpPr>
                                <a:spLocks/>
                              </wps:cNvSpPr>
                              <wps:spPr bwMode="auto">
                                <a:xfrm flipH="1">
                                  <a:off x="4991" y="3701"/>
                                  <a:ext cx="219" cy="24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4" name="Arc 493"/>
                              <wps:cNvSpPr>
                                <a:spLocks/>
                              </wps:cNvSpPr>
                              <wps:spPr bwMode="auto">
                                <a:xfrm flipV="1">
                                  <a:off x="5217" y="3126"/>
                                  <a:ext cx="519" cy="57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5" name="Arc 494"/>
                              <wps:cNvSpPr>
                                <a:spLocks/>
                              </wps:cNvSpPr>
                              <wps:spPr bwMode="auto">
                                <a:xfrm flipV="1">
                                  <a:off x="5218" y="3131"/>
                                  <a:ext cx="219" cy="24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6" name="Line 495"/>
                              <wps:cNvCnPr/>
                              <wps:spPr bwMode="auto">
                                <a:xfrm>
                                  <a:off x="4692" y="2951"/>
                                  <a:ext cx="400"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7" name="Line 496"/>
                              <wps:cNvCnPr/>
                              <wps:spPr bwMode="auto">
                                <a:xfrm flipH="1">
                                  <a:off x="3976" y="2951"/>
                                  <a:ext cx="400"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8" name="Line 497"/>
                              <wps:cNvCnPr/>
                              <wps:spPr bwMode="auto">
                                <a:xfrm flipH="1" flipV="1">
                                  <a:off x="4375" y="4549"/>
                                  <a:ext cx="309" cy="4"/>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9" name="Line 498"/>
                              <wps:cNvCnPr/>
                              <wps:spPr bwMode="auto">
                                <a:xfrm flipH="1">
                                  <a:off x="4375" y="4636"/>
                                  <a:ext cx="316" cy="1"/>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0" name="Freeform 499"/>
                              <wps:cNvSpPr>
                                <a:spLocks/>
                              </wps:cNvSpPr>
                              <wps:spPr bwMode="auto">
                                <a:xfrm>
                                  <a:off x="5438" y="2581"/>
                                  <a:ext cx="298" cy="581"/>
                                </a:xfrm>
                                <a:custGeom>
                                  <a:avLst/>
                                  <a:gdLst>
                                    <a:gd name="T0" fmla="*/ 0 w 20000"/>
                                    <a:gd name="T1" fmla="*/ 19966 h 20000"/>
                                    <a:gd name="T2" fmla="*/ 0 w 20000"/>
                                    <a:gd name="T3" fmla="*/ 1308 h 20000"/>
                                    <a:gd name="T4" fmla="*/ 10940 w 20000"/>
                                    <a:gd name="T5" fmla="*/ 0 h 20000"/>
                                    <a:gd name="T6" fmla="*/ 19933 w 20000"/>
                                    <a:gd name="T7" fmla="*/ 2823 h 20000"/>
                                    <a:gd name="T8" fmla="*/ 19933 w 20000"/>
                                    <a:gd name="T9" fmla="*/ 19966 h 20000"/>
                                  </a:gdLst>
                                  <a:ahLst/>
                                  <a:cxnLst>
                                    <a:cxn ang="0">
                                      <a:pos x="T0" y="T1"/>
                                    </a:cxn>
                                    <a:cxn ang="0">
                                      <a:pos x="T2" y="T3"/>
                                    </a:cxn>
                                    <a:cxn ang="0">
                                      <a:pos x="T4" y="T5"/>
                                    </a:cxn>
                                    <a:cxn ang="0">
                                      <a:pos x="T6" y="T7"/>
                                    </a:cxn>
                                    <a:cxn ang="0">
                                      <a:pos x="T8" y="T9"/>
                                    </a:cxn>
                                  </a:cxnLst>
                                  <a:rect l="0" t="0" r="r" b="b"/>
                                  <a:pathLst>
                                    <a:path w="20000" h="20000">
                                      <a:moveTo>
                                        <a:pt x="0" y="19966"/>
                                      </a:moveTo>
                                      <a:lnTo>
                                        <a:pt x="0" y="1308"/>
                                      </a:lnTo>
                                      <a:lnTo>
                                        <a:pt x="10940" y="0"/>
                                      </a:lnTo>
                                      <a:lnTo>
                                        <a:pt x="19933" y="2823"/>
                                      </a:lnTo>
                                      <a:lnTo>
                                        <a:pt x="19933" y="19966"/>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81" name="Freeform 500"/>
                              <wps:cNvSpPr>
                                <a:spLocks/>
                              </wps:cNvSpPr>
                              <wps:spPr bwMode="auto">
                                <a:xfrm>
                                  <a:off x="5485" y="2144"/>
                                  <a:ext cx="328" cy="315"/>
                                </a:xfrm>
                                <a:custGeom>
                                  <a:avLst/>
                                  <a:gdLst>
                                    <a:gd name="T0" fmla="*/ 3963 w 20000"/>
                                    <a:gd name="T1" fmla="*/ 0 h 20000"/>
                                    <a:gd name="T2" fmla="*/ 1463 w 20000"/>
                                    <a:gd name="T3" fmla="*/ 6730 h 20000"/>
                                    <a:gd name="T4" fmla="*/ 0 w 20000"/>
                                    <a:gd name="T5" fmla="*/ 14857 h 20000"/>
                                    <a:gd name="T6" fmla="*/ 7866 w 20000"/>
                                    <a:gd name="T7" fmla="*/ 19937 h 20000"/>
                                    <a:gd name="T8" fmla="*/ 17866 w 20000"/>
                                    <a:gd name="T9" fmla="*/ 18159 h 20000"/>
                                    <a:gd name="T10" fmla="*/ 17988 w 20000"/>
                                    <a:gd name="T11" fmla="*/ 14476 h 20000"/>
                                    <a:gd name="T12" fmla="*/ 18841 w 20000"/>
                                    <a:gd name="T13" fmla="*/ 9333 h 20000"/>
                                    <a:gd name="T14" fmla="*/ 19939 w 20000"/>
                                    <a:gd name="T15" fmla="*/ 5905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3963" y="0"/>
                                      </a:moveTo>
                                      <a:lnTo>
                                        <a:pt x="1463" y="6730"/>
                                      </a:lnTo>
                                      <a:lnTo>
                                        <a:pt x="0" y="14857"/>
                                      </a:lnTo>
                                      <a:lnTo>
                                        <a:pt x="7866" y="19937"/>
                                      </a:lnTo>
                                      <a:lnTo>
                                        <a:pt x="17866" y="18159"/>
                                      </a:lnTo>
                                      <a:lnTo>
                                        <a:pt x="17988" y="14476"/>
                                      </a:lnTo>
                                      <a:lnTo>
                                        <a:pt x="18841" y="9333"/>
                                      </a:lnTo>
                                      <a:lnTo>
                                        <a:pt x="19939" y="5905"/>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82" name="Freeform 501"/>
                              <wps:cNvSpPr>
                                <a:spLocks/>
                              </wps:cNvSpPr>
                              <wps:spPr bwMode="auto">
                                <a:xfrm>
                                  <a:off x="5563" y="2130"/>
                                  <a:ext cx="251" cy="81"/>
                                </a:xfrm>
                                <a:custGeom>
                                  <a:avLst/>
                                  <a:gdLst>
                                    <a:gd name="T0" fmla="*/ 0 w 20000"/>
                                    <a:gd name="T1" fmla="*/ 0 h 20000"/>
                                    <a:gd name="T2" fmla="*/ 2390 w 20000"/>
                                    <a:gd name="T3" fmla="*/ 988 h 20000"/>
                                    <a:gd name="T4" fmla="*/ 5100 w 20000"/>
                                    <a:gd name="T5" fmla="*/ 1235 h 20000"/>
                                    <a:gd name="T6" fmla="*/ 8127 w 20000"/>
                                    <a:gd name="T7" fmla="*/ 3457 h 20000"/>
                                    <a:gd name="T8" fmla="*/ 10199 w 20000"/>
                                    <a:gd name="T9" fmla="*/ 7654 h 20000"/>
                                    <a:gd name="T10" fmla="*/ 11952 w 20000"/>
                                    <a:gd name="T11" fmla="*/ 10370 h 20000"/>
                                    <a:gd name="T12" fmla="*/ 13705 w 20000"/>
                                    <a:gd name="T13" fmla="*/ 12840 h 20000"/>
                                    <a:gd name="T14" fmla="*/ 16335 w 20000"/>
                                    <a:gd name="T15" fmla="*/ 18025 h 20000"/>
                                    <a:gd name="T16" fmla="*/ 17689 w 20000"/>
                                    <a:gd name="T17" fmla="*/ 19753 h 20000"/>
                                    <a:gd name="T18" fmla="*/ 19920 w 20000"/>
                                    <a:gd name="T19" fmla="*/ 1975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0"/>
                                      </a:moveTo>
                                      <a:lnTo>
                                        <a:pt x="2390" y="988"/>
                                      </a:lnTo>
                                      <a:lnTo>
                                        <a:pt x="5100" y="1235"/>
                                      </a:lnTo>
                                      <a:lnTo>
                                        <a:pt x="8127" y="3457"/>
                                      </a:lnTo>
                                      <a:lnTo>
                                        <a:pt x="10199" y="7654"/>
                                      </a:lnTo>
                                      <a:lnTo>
                                        <a:pt x="11952" y="10370"/>
                                      </a:lnTo>
                                      <a:lnTo>
                                        <a:pt x="13705" y="12840"/>
                                      </a:lnTo>
                                      <a:lnTo>
                                        <a:pt x="16335" y="18025"/>
                                      </a:lnTo>
                                      <a:lnTo>
                                        <a:pt x="17689" y="19753"/>
                                      </a:lnTo>
                                      <a:lnTo>
                                        <a:pt x="19920" y="19753"/>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83" name="Rectangle 502"/>
                              <wps:cNvSpPr>
                                <a:spLocks noChangeArrowheads="1"/>
                              </wps:cNvSpPr>
                              <wps:spPr bwMode="auto">
                                <a:xfrm>
                                  <a:off x="4432" y="2745"/>
                                  <a:ext cx="254" cy="3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wps:txbx>
                              <wps:bodyPr rot="0" vert="horz" wrap="square" lIns="12700" tIns="12700" rIns="12700" bIns="12700" anchor="t" anchorCtr="0" upright="1">
                                <a:noAutofit/>
                              </wps:bodyPr>
                            </wps:wsp>
                            <wpg:grpSp>
                              <wpg:cNvPr id="684" name="Group 503"/>
                              <wpg:cNvGrpSpPr>
                                <a:grpSpLocks/>
                              </wpg:cNvGrpSpPr>
                              <wpg:grpSpPr bwMode="auto">
                                <a:xfrm>
                                  <a:off x="4297" y="3894"/>
                                  <a:ext cx="391" cy="371"/>
                                  <a:chOff x="0" y="0"/>
                                  <a:chExt cx="19999" cy="20000"/>
                                </a:xfrm>
                              </wpg:grpSpPr>
                              <wps:wsp>
                                <wps:cNvPr id="685" name="Oval 504"/>
                                <wps:cNvSpPr>
                                  <a:spLocks noChangeArrowheads="1"/>
                                </wps:cNvSpPr>
                                <wps:spPr bwMode="auto">
                                  <a:xfrm>
                                    <a:off x="0" y="0"/>
                                    <a:ext cx="8183" cy="20000"/>
                                  </a:xfrm>
                                  <a:prstGeom prst="ellipse">
                                    <a:avLst/>
                                  </a:prstGeom>
                                  <a:solidFill>
                                    <a:srgbClr val="BFBFB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86" name="Freeform 505"/>
                                <wps:cNvSpPr>
                                  <a:spLocks/>
                                </wps:cNvSpPr>
                                <wps:spPr bwMode="auto">
                                  <a:xfrm>
                                    <a:off x="3633" y="0"/>
                                    <a:ext cx="16366" cy="20000"/>
                                  </a:xfrm>
                                  <a:custGeom>
                                    <a:avLst/>
                                    <a:gdLst>
                                      <a:gd name="T0" fmla="*/ 0 w 20000"/>
                                      <a:gd name="T1" fmla="*/ 0 h 20000"/>
                                      <a:gd name="T2" fmla="*/ 563 w 20000"/>
                                      <a:gd name="T3" fmla="*/ 0 h 20000"/>
                                      <a:gd name="T4" fmla="*/ 19938 w 20000"/>
                                      <a:gd name="T5" fmla="*/ 2156 h 20000"/>
                                      <a:gd name="T6" fmla="*/ 19938 w 20000"/>
                                      <a:gd name="T7" fmla="*/ 17790 h 20000"/>
                                      <a:gd name="T8" fmla="*/ 0 w 20000"/>
                                      <a:gd name="T9" fmla="*/ 19946 h 20000"/>
                                    </a:gdLst>
                                    <a:ahLst/>
                                    <a:cxnLst>
                                      <a:cxn ang="0">
                                        <a:pos x="T0" y="T1"/>
                                      </a:cxn>
                                      <a:cxn ang="0">
                                        <a:pos x="T2" y="T3"/>
                                      </a:cxn>
                                      <a:cxn ang="0">
                                        <a:pos x="T4" y="T5"/>
                                      </a:cxn>
                                      <a:cxn ang="0">
                                        <a:pos x="T6" y="T7"/>
                                      </a:cxn>
                                      <a:cxn ang="0">
                                        <a:pos x="T8" y="T9"/>
                                      </a:cxn>
                                    </a:cxnLst>
                                    <a:rect l="0" t="0" r="r" b="b"/>
                                    <a:pathLst>
                                      <a:path w="20000" h="20000">
                                        <a:moveTo>
                                          <a:pt x="0" y="0"/>
                                        </a:moveTo>
                                        <a:lnTo>
                                          <a:pt x="563" y="0"/>
                                        </a:lnTo>
                                        <a:lnTo>
                                          <a:pt x="19938" y="2156"/>
                                        </a:lnTo>
                                        <a:lnTo>
                                          <a:pt x="19938" y="17790"/>
                                        </a:lnTo>
                                        <a:lnTo>
                                          <a:pt x="0" y="19946"/>
                                        </a:lnTo>
                                      </a:path>
                                    </a:pathLst>
                                  </a:custGeom>
                                  <a:solidFill>
                                    <a:srgbClr val="BFBFB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687" name="Line 506"/>
                              <wps:cNvCnPr/>
                              <wps:spPr bwMode="auto">
                                <a:xfrm flipH="1">
                                  <a:off x="4677" y="4229"/>
                                  <a:ext cx="517"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8" name="Line 507"/>
                              <wps:cNvCnPr/>
                              <wps:spPr bwMode="auto">
                                <a:xfrm flipV="1">
                                  <a:off x="5164" y="4227"/>
                                  <a:ext cx="1" cy="67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9" name="Freeform 508"/>
                              <wps:cNvSpPr>
                                <a:spLocks/>
                              </wps:cNvSpPr>
                              <wps:spPr bwMode="auto">
                                <a:xfrm>
                                  <a:off x="4384" y="5453"/>
                                  <a:ext cx="306" cy="91"/>
                                </a:xfrm>
                                <a:custGeom>
                                  <a:avLst/>
                                  <a:gdLst>
                                    <a:gd name="T0" fmla="*/ 0 w 20000"/>
                                    <a:gd name="T1" fmla="*/ 12308 h 20000"/>
                                    <a:gd name="T2" fmla="*/ 1569 w 20000"/>
                                    <a:gd name="T3" fmla="*/ 17363 h 20000"/>
                                    <a:gd name="T4" fmla="*/ 3333 w 20000"/>
                                    <a:gd name="T5" fmla="*/ 19341 h 20000"/>
                                    <a:gd name="T6" fmla="*/ 5359 w 20000"/>
                                    <a:gd name="T7" fmla="*/ 19780 h 20000"/>
                                    <a:gd name="T8" fmla="*/ 7516 w 20000"/>
                                    <a:gd name="T9" fmla="*/ 17143 h 20000"/>
                                    <a:gd name="T10" fmla="*/ 9085 w 20000"/>
                                    <a:gd name="T11" fmla="*/ 10989 h 20000"/>
                                    <a:gd name="T12" fmla="*/ 10850 w 20000"/>
                                    <a:gd name="T13" fmla="*/ 5275 h 20000"/>
                                    <a:gd name="T14" fmla="*/ 12549 w 20000"/>
                                    <a:gd name="T15" fmla="*/ 1538 h 20000"/>
                                    <a:gd name="T16" fmla="*/ 14575 w 20000"/>
                                    <a:gd name="T17" fmla="*/ 0 h 20000"/>
                                    <a:gd name="T18" fmla="*/ 16144 w 20000"/>
                                    <a:gd name="T19" fmla="*/ 1758 h 20000"/>
                                    <a:gd name="T20" fmla="*/ 17582 w 20000"/>
                                    <a:gd name="T21" fmla="*/ 5055 h 20000"/>
                                    <a:gd name="T22" fmla="*/ 18497 w 20000"/>
                                    <a:gd name="T23" fmla="*/ 9451 h 20000"/>
                                    <a:gd name="T24" fmla="*/ 19935 w 20000"/>
                                    <a:gd name="T25" fmla="*/ 1318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12308"/>
                                      </a:moveTo>
                                      <a:lnTo>
                                        <a:pt x="1569" y="17363"/>
                                      </a:lnTo>
                                      <a:lnTo>
                                        <a:pt x="3333" y="19341"/>
                                      </a:lnTo>
                                      <a:lnTo>
                                        <a:pt x="5359" y="19780"/>
                                      </a:lnTo>
                                      <a:lnTo>
                                        <a:pt x="7516" y="17143"/>
                                      </a:lnTo>
                                      <a:lnTo>
                                        <a:pt x="9085" y="10989"/>
                                      </a:lnTo>
                                      <a:lnTo>
                                        <a:pt x="10850" y="5275"/>
                                      </a:lnTo>
                                      <a:lnTo>
                                        <a:pt x="12549" y="1538"/>
                                      </a:lnTo>
                                      <a:lnTo>
                                        <a:pt x="14575" y="0"/>
                                      </a:lnTo>
                                      <a:lnTo>
                                        <a:pt x="16144" y="1758"/>
                                      </a:lnTo>
                                      <a:lnTo>
                                        <a:pt x="17582" y="5055"/>
                                      </a:lnTo>
                                      <a:lnTo>
                                        <a:pt x="18497" y="9451"/>
                                      </a:lnTo>
                                      <a:lnTo>
                                        <a:pt x="19935" y="13187"/>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0" name="Line 509"/>
                              <wps:cNvCnPr/>
                              <wps:spPr bwMode="auto">
                                <a:xfrm flipV="1">
                                  <a:off x="5481" y="8743"/>
                                  <a:ext cx="1" cy="34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1" name="Line 510"/>
                              <wps:cNvCnPr/>
                              <wps:spPr bwMode="auto">
                                <a:xfrm>
                                  <a:off x="5260" y="9103"/>
                                  <a:ext cx="59"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2" name="Oval 511"/>
                              <wps:cNvSpPr>
                                <a:spLocks noChangeArrowheads="1"/>
                              </wps:cNvSpPr>
                              <wps:spPr bwMode="auto">
                                <a:xfrm>
                                  <a:off x="4569" y="9809"/>
                                  <a:ext cx="556" cy="285"/>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3" name="Oval 512"/>
                              <wps:cNvSpPr>
                                <a:spLocks noChangeArrowheads="1"/>
                              </wps:cNvSpPr>
                              <wps:spPr bwMode="auto">
                                <a:xfrm>
                                  <a:off x="4622" y="9710"/>
                                  <a:ext cx="473" cy="234"/>
                                </a:xfrm>
                                <a:prstGeom prst="ellipse">
                                  <a:avLst/>
                                </a:prstGeom>
                                <a:solidFill>
                                  <a:srgbClr val="FFFFFF"/>
                                </a:solidFill>
                                <a:ln>
                                  <a:noFill/>
                                </a:ln>
                                <a:effectLst/>
                                <a:extLst>
                                  <a:ext uri="{91240B29-F687-4f45-9708-019B960494DF}">
                                    <a14:hiddenLine xmlns:a14="http://schemas.microsoft.com/office/drawing/2010/main" w="635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4" name="Oval 513"/>
                              <wps:cNvSpPr>
                                <a:spLocks noChangeArrowheads="1"/>
                              </wps:cNvSpPr>
                              <wps:spPr bwMode="auto">
                                <a:xfrm>
                                  <a:off x="4539" y="9695"/>
                                  <a:ext cx="219" cy="556"/>
                                </a:xfrm>
                                <a:prstGeom prst="ellipse">
                                  <a:avLst/>
                                </a:prstGeom>
                                <a:solidFill>
                                  <a:srgbClr val="FFFFFF"/>
                                </a:solidFill>
                                <a:ln>
                                  <a:noFill/>
                                </a:ln>
                                <a:effectLst/>
                                <a:extLst>
                                  <a:ext uri="{91240B29-F687-4f45-9708-019B960494DF}">
                                    <a14:hiddenLine xmlns:a14="http://schemas.microsoft.com/office/drawing/2010/main" w="635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5" name="Oval 514"/>
                              <wps:cNvSpPr>
                                <a:spLocks noChangeArrowheads="1"/>
                              </wps:cNvSpPr>
                              <wps:spPr bwMode="auto">
                                <a:xfrm>
                                  <a:off x="4974" y="9710"/>
                                  <a:ext cx="249" cy="481"/>
                                </a:xfrm>
                                <a:prstGeom prst="ellipse">
                                  <a:avLst/>
                                </a:prstGeom>
                                <a:solidFill>
                                  <a:srgbClr val="FFFFFF"/>
                                </a:solidFill>
                                <a:ln>
                                  <a:noFill/>
                                </a:ln>
                                <a:effectLst/>
                                <a:extLst>
                                  <a:ext uri="{91240B29-F687-4f45-9708-019B960494DF}">
                                    <a14:hiddenLine xmlns:a14="http://schemas.microsoft.com/office/drawing/2010/main" w="635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6" name="Line 515"/>
                              <wps:cNvCnPr/>
                              <wps:spPr bwMode="auto">
                                <a:xfrm flipH="1">
                                  <a:off x="4224" y="9125"/>
                                  <a:ext cx="4" cy="75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7" name="Line 516"/>
                              <wps:cNvCnPr/>
                              <wps:spPr bwMode="auto">
                                <a:xfrm>
                                  <a:off x="4715" y="10362"/>
                                  <a:ext cx="1" cy="97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8" name="Line 517"/>
                              <wps:cNvCnPr/>
                              <wps:spPr bwMode="auto">
                                <a:xfrm>
                                  <a:off x="5018" y="10362"/>
                                  <a:ext cx="1" cy="97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9" name="Freeform 518"/>
                              <wps:cNvSpPr>
                                <a:spLocks/>
                              </wps:cNvSpPr>
                              <wps:spPr bwMode="auto">
                                <a:xfrm>
                                  <a:off x="4233" y="9116"/>
                                  <a:ext cx="172" cy="20"/>
                                </a:xfrm>
                                <a:custGeom>
                                  <a:avLst/>
                                  <a:gdLst>
                                    <a:gd name="T0" fmla="*/ 0 w 20000"/>
                                    <a:gd name="T1" fmla="*/ 7000 h 20000"/>
                                    <a:gd name="T2" fmla="*/ 1512 w 20000"/>
                                    <a:gd name="T3" fmla="*/ 2000 h 20000"/>
                                    <a:gd name="T4" fmla="*/ 3372 w 20000"/>
                                    <a:gd name="T5" fmla="*/ 0 h 20000"/>
                                    <a:gd name="T6" fmla="*/ 5349 w 20000"/>
                                    <a:gd name="T7" fmla="*/ 0 h 20000"/>
                                    <a:gd name="T8" fmla="*/ 7558 w 20000"/>
                                    <a:gd name="T9" fmla="*/ 2000 h 20000"/>
                                    <a:gd name="T10" fmla="*/ 9070 w 20000"/>
                                    <a:gd name="T11" fmla="*/ 8000 h 20000"/>
                                    <a:gd name="T12" fmla="*/ 10814 w 20000"/>
                                    <a:gd name="T13" fmla="*/ 14000 h 20000"/>
                                    <a:gd name="T14" fmla="*/ 12558 w 20000"/>
                                    <a:gd name="T15" fmla="*/ 17000 h 20000"/>
                                    <a:gd name="T16" fmla="*/ 14535 w 20000"/>
                                    <a:gd name="T17" fmla="*/ 19000 h 20000"/>
                                    <a:gd name="T18" fmla="*/ 16163 w 20000"/>
                                    <a:gd name="T19" fmla="*/ 17000 h 20000"/>
                                    <a:gd name="T20" fmla="*/ 17558 w 20000"/>
                                    <a:gd name="T21" fmla="*/ 14000 h 20000"/>
                                    <a:gd name="T22" fmla="*/ 18488 w 20000"/>
                                    <a:gd name="T23" fmla="*/ 10000 h 20000"/>
                                    <a:gd name="T24" fmla="*/ 19884 w 20000"/>
                                    <a:gd name="T25" fmla="*/ 600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7000"/>
                                      </a:moveTo>
                                      <a:lnTo>
                                        <a:pt x="1512" y="2000"/>
                                      </a:lnTo>
                                      <a:lnTo>
                                        <a:pt x="3372" y="0"/>
                                      </a:lnTo>
                                      <a:lnTo>
                                        <a:pt x="5349" y="0"/>
                                      </a:lnTo>
                                      <a:lnTo>
                                        <a:pt x="7558" y="2000"/>
                                      </a:lnTo>
                                      <a:lnTo>
                                        <a:pt x="9070" y="8000"/>
                                      </a:lnTo>
                                      <a:lnTo>
                                        <a:pt x="10814" y="14000"/>
                                      </a:lnTo>
                                      <a:lnTo>
                                        <a:pt x="12558" y="17000"/>
                                      </a:lnTo>
                                      <a:lnTo>
                                        <a:pt x="14535" y="19000"/>
                                      </a:lnTo>
                                      <a:lnTo>
                                        <a:pt x="16163" y="17000"/>
                                      </a:lnTo>
                                      <a:lnTo>
                                        <a:pt x="17558" y="14000"/>
                                      </a:lnTo>
                                      <a:lnTo>
                                        <a:pt x="18488" y="10000"/>
                                      </a:lnTo>
                                      <a:lnTo>
                                        <a:pt x="19884" y="6000"/>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0" name="Line 519"/>
                              <wps:cNvCnPr/>
                              <wps:spPr bwMode="auto">
                                <a:xfrm>
                                  <a:off x="4395" y="8952"/>
                                  <a:ext cx="175"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1" name="Line 520"/>
                              <wps:cNvCnPr/>
                              <wps:spPr bwMode="auto">
                                <a:xfrm flipH="1">
                                  <a:off x="4523" y="9881"/>
                                  <a:ext cx="104"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2" name="Rectangle 521"/>
                              <wps:cNvSpPr>
                                <a:spLocks noChangeArrowheads="1"/>
                              </wps:cNvSpPr>
                              <wps:spPr bwMode="auto">
                                <a:xfrm>
                                  <a:off x="4208" y="8606"/>
                                  <a:ext cx="419" cy="3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wps:txbx>
                              <wps:bodyPr rot="0" vert="horz" wrap="square" lIns="12700" tIns="12700" rIns="12700" bIns="12700" anchor="t" anchorCtr="0" upright="1">
                                <a:noAutofit/>
                              </wps:bodyPr>
                            </wps:wsp>
                            <wps:wsp>
                              <wps:cNvPr id="703" name="Freeform 522"/>
                              <wps:cNvSpPr>
                                <a:spLocks/>
                              </wps:cNvSpPr>
                              <wps:spPr bwMode="auto">
                                <a:xfrm>
                                  <a:off x="4707" y="11266"/>
                                  <a:ext cx="306" cy="91"/>
                                </a:xfrm>
                                <a:custGeom>
                                  <a:avLst/>
                                  <a:gdLst>
                                    <a:gd name="T0" fmla="*/ 0 w 20000"/>
                                    <a:gd name="T1" fmla="*/ 12308 h 20000"/>
                                    <a:gd name="T2" fmla="*/ 1569 w 20000"/>
                                    <a:gd name="T3" fmla="*/ 17363 h 20000"/>
                                    <a:gd name="T4" fmla="*/ 3333 w 20000"/>
                                    <a:gd name="T5" fmla="*/ 19341 h 20000"/>
                                    <a:gd name="T6" fmla="*/ 5359 w 20000"/>
                                    <a:gd name="T7" fmla="*/ 19780 h 20000"/>
                                    <a:gd name="T8" fmla="*/ 7516 w 20000"/>
                                    <a:gd name="T9" fmla="*/ 17143 h 20000"/>
                                    <a:gd name="T10" fmla="*/ 9085 w 20000"/>
                                    <a:gd name="T11" fmla="*/ 10989 h 20000"/>
                                    <a:gd name="T12" fmla="*/ 10850 w 20000"/>
                                    <a:gd name="T13" fmla="*/ 5275 h 20000"/>
                                    <a:gd name="T14" fmla="*/ 12549 w 20000"/>
                                    <a:gd name="T15" fmla="*/ 1538 h 20000"/>
                                    <a:gd name="T16" fmla="*/ 14575 w 20000"/>
                                    <a:gd name="T17" fmla="*/ 0 h 20000"/>
                                    <a:gd name="T18" fmla="*/ 16144 w 20000"/>
                                    <a:gd name="T19" fmla="*/ 1758 h 20000"/>
                                    <a:gd name="T20" fmla="*/ 17582 w 20000"/>
                                    <a:gd name="T21" fmla="*/ 5055 h 20000"/>
                                    <a:gd name="T22" fmla="*/ 18497 w 20000"/>
                                    <a:gd name="T23" fmla="*/ 9451 h 20000"/>
                                    <a:gd name="T24" fmla="*/ 19935 w 20000"/>
                                    <a:gd name="T25" fmla="*/ 1318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12308"/>
                                      </a:moveTo>
                                      <a:lnTo>
                                        <a:pt x="1569" y="17363"/>
                                      </a:lnTo>
                                      <a:lnTo>
                                        <a:pt x="3333" y="19341"/>
                                      </a:lnTo>
                                      <a:lnTo>
                                        <a:pt x="5359" y="19780"/>
                                      </a:lnTo>
                                      <a:lnTo>
                                        <a:pt x="7516" y="17143"/>
                                      </a:lnTo>
                                      <a:lnTo>
                                        <a:pt x="9085" y="10989"/>
                                      </a:lnTo>
                                      <a:lnTo>
                                        <a:pt x="10850" y="5275"/>
                                      </a:lnTo>
                                      <a:lnTo>
                                        <a:pt x="12549" y="1538"/>
                                      </a:lnTo>
                                      <a:lnTo>
                                        <a:pt x="14575" y="0"/>
                                      </a:lnTo>
                                      <a:lnTo>
                                        <a:pt x="16144" y="1758"/>
                                      </a:lnTo>
                                      <a:lnTo>
                                        <a:pt x="17582" y="5055"/>
                                      </a:lnTo>
                                      <a:lnTo>
                                        <a:pt x="18497" y="9451"/>
                                      </a:lnTo>
                                      <a:lnTo>
                                        <a:pt x="19935" y="13187"/>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4" name="Arc 523"/>
                              <wps:cNvSpPr>
                                <a:spLocks/>
                              </wps:cNvSpPr>
                              <wps:spPr bwMode="auto">
                                <a:xfrm flipH="1" flipV="1">
                                  <a:off x="4227" y="9866"/>
                                  <a:ext cx="628" cy="51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5" name="Arc 524"/>
                              <wps:cNvSpPr>
                                <a:spLocks/>
                              </wps:cNvSpPr>
                              <wps:spPr bwMode="auto">
                                <a:xfrm flipV="1">
                                  <a:off x="4854" y="9873"/>
                                  <a:ext cx="628" cy="51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6" name="Arc 525"/>
                              <wps:cNvSpPr>
                                <a:spLocks/>
                              </wps:cNvSpPr>
                              <wps:spPr bwMode="auto">
                                <a:xfrm flipH="1" flipV="1">
                                  <a:off x="4398" y="9133"/>
                                  <a:ext cx="352" cy="95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7" name="Arc 526"/>
                              <wps:cNvSpPr>
                                <a:spLocks/>
                              </wps:cNvSpPr>
                              <wps:spPr bwMode="auto">
                                <a:xfrm flipV="1">
                                  <a:off x="4968" y="9111"/>
                                  <a:ext cx="293" cy="96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8" name="Line 527"/>
                              <wps:cNvCnPr/>
                              <wps:spPr bwMode="auto">
                                <a:xfrm>
                                  <a:off x="5481" y="9125"/>
                                  <a:ext cx="4" cy="81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09" name="Group 528"/>
                              <wpg:cNvGrpSpPr>
                                <a:grpSpLocks/>
                              </wpg:cNvGrpSpPr>
                              <wpg:grpSpPr bwMode="auto">
                                <a:xfrm>
                                  <a:off x="4167" y="9254"/>
                                  <a:ext cx="268" cy="225"/>
                                  <a:chOff x="0" y="0"/>
                                  <a:chExt cx="20000" cy="20000"/>
                                </a:xfrm>
                              </wpg:grpSpPr>
                              <wps:wsp>
                                <wps:cNvPr id="710" name="Oval 529"/>
                                <wps:cNvSpPr>
                                  <a:spLocks noChangeArrowheads="1"/>
                                </wps:cNvSpPr>
                                <wps:spPr bwMode="auto">
                                  <a:xfrm>
                                    <a:off x="0" y="86"/>
                                    <a:ext cx="9030" cy="19474"/>
                                  </a:xfrm>
                                  <a:prstGeom prst="ellipse">
                                    <a:avLst/>
                                  </a:prstGeom>
                                  <a:solidFill>
                                    <a:srgbClr val="CCCC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11" name="Freeform 530"/>
                                <wps:cNvSpPr>
                                  <a:spLocks/>
                                </wps:cNvSpPr>
                                <wps:spPr bwMode="auto">
                                  <a:xfrm>
                                    <a:off x="5448" y="0"/>
                                    <a:ext cx="14552" cy="20000"/>
                                  </a:xfrm>
                                  <a:custGeom>
                                    <a:avLst/>
                                    <a:gdLst>
                                      <a:gd name="T0" fmla="*/ 0 w 20000"/>
                                      <a:gd name="T1" fmla="*/ 0 h 20000"/>
                                      <a:gd name="T2" fmla="*/ 19897 w 20000"/>
                                      <a:gd name="T3" fmla="*/ 3911 h 20000"/>
                                      <a:gd name="T4" fmla="*/ 19897 w 20000"/>
                                      <a:gd name="T5" fmla="*/ 15022 h 20000"/>
                                      <a:gd name="T6" fmla="*/ 0 w 20000"/>
                                      <a:gd name="T7" fmla="*/ 19911 h 20000"/>
                                    </a:gdLst>
                                    <a:ahLst/>
                                    <a:cxnLst>
                                      <a:cxn ang="0">
                                        <a:pos x="T0" y="T1"/>
                                      </a:cxn>
                                      <a:cxn ang="0">
                                        <a:pos x="T2" y="T3"/>
                                      </a:cxn>
                                      <a:cxn ang="0">
                                        <a:pos x="T4" y="T5"/>
                                      </a:cxn>
                                      <a:cxn ang="0">
                                        <a:pos x="T6" y="T7"/>
                                      </a:cxn>
                                    </a:cxnLst>
                                    <a:rect l="0" t="0" r="r" b="b"/>
                                    <a:pathLst>
                                      <a:path w="20000" h="20000">
                                        <a:moveTo>
                                          <a:pt x="0" y="0"/>
                                        </a:moveTo>
                                        <a:lnTo>
                                          <a:pt x="19897" y="3911"/>
                                        </a:lnTo>
                                        <a:lnTo>
                                          <a:pt x="19897" y="15022"/>
                                        </a:lnTo>
                                        <a:lnTo>
                                          <a:pt x="0" y="19911"/>
                                        </a:lnTo>
                                      </a:path>
                                    </a:pathLst>
                                  </a:custGeom>
                                  <a:solidFill>
                                    <a:srgbClr val="CCCCCC"/>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712" name="Group 531"/>
                              <wpg:cNvGrpSpPr>
                                <a:grpSpLocks/>
                              </wpg:cNvGrpSpPr>
                              <wpg:grpSpPr bwMode="auto">
                                <a:xfrm>
                                  <a:off x="5310" y="9035"/>
                                  <a:ext cx="222" cy="225"/>
                                  <a:chOff x="0" y="0"/>
                                  <a:chExt cx="20000" cy="20000"/>
                                </a:xfrm>
                              </wpg:grpSpPr>
                              <wps:wsp>
                                <wps:cNvPr id="713" name="Oval 532"/>
                                <wps:cNvSpPr>
                                  <a:spLocks noChangeArrowheads="1"/>
                                </wps:cNvSpPr>
                                <wps:spPr bwMode="auto">
                                  <a:xfrm>
                                    <a:off x="10991" y="86"/>
                                    <a:ext cx="9009" cy="19462"/>
                                  </a:xfrm>
                                  <a:prstGeom prst="ellipse">
                                    <a:avLst/>
                                  </a:prstGeom>
                                  <a:solidFill>
                                    <a:srgbClr val="CCCC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14" name="Freeform 533"/>
                                <wps:cNvSpPr>
                                  <a:spLocks/>
                                </wps:cNvSpPr>
                                <wps:spPr bwMode="auto">
                                  <a:xfrm>
                                    <a:off x="0" y="0"/>
                                    <a:ext cx="14595" cy="20000"/>
                                  </a:xfrm>
                                  <a:custGeom>
                                    <a:avLst/>
                                    <a:gdLst>
                                      <a:gd name="T0" fmla="*/ 19877 w 20000"/>
                                      <a:gd name="T1" fmla="*/ 0 h 20000"/>
                                      <a:gd name="T2" fmla="*/ 0 w 20000"/>
                                      <a:gd name="T3" fmla="*/ 3911 h 20000"/>
                                      <a:gd name="T4" fmla="*/ 0 w 20000"/>
                                      <a:gd name="T5" fmla="*/ 15022 h 20000"/>
                                      <a:gd name="T6" fmla="*/ 19877 w 20000"/>
                                      <a:gd name="T7" fmla="*/ 19911 h 20000"/>
                                    </a:gdLst>
                                    <a:ahLst/>
                                    <a:cxnLst>
                                      <a:cxn ang="0">
                                        <a:pos x="T0" y="T1"/>
                                      </a:cxn>
                                      <a:cxn ang="0">
                                        <a:pos x="T2" y="T3"/>
                                      </a:cxn>
                                      <a:cxn ang="0">
                                        <a:pos x="T4" y="T5"/>
                                      </a:cxn>
                                      <a:cxn ang="0">
                                        <a:pos x="T6" y="T7"/>
                                      </a:cxn>
                                    </a:cxnLst>
                                    <a:rect l="0" t="0" r="r" b="b"/>
                                    <a:pathLst>
                                      <a:path w="20000" h="20000">
                                        <a:moveTo>
                                          <a:pt x="19877" y="0"/>
                                        </a:moveTo>
                                        <a:lnTo>
                                          <a:pt x="0" y="3911"/>
                                        </a:lnTo>
                                        <a:lnTo>
                                          <a:pt x="0" y="15022"/>
                                        </a:lnTo>
                                        <a:lnTo>
                                          <a:pt x="19877" y="19911"/>
                                        </a:lnTo>
                                      </a:path>
                                    </a:pathLst>
                                  </a:custGeom>
                                  <a:solidFill>
                                    <a:srgbClr val="CCCCCC"/>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715" name="Line 534"/>
                              <wps:cNvCnPr/>
                              <wps:spPr bwMode="auto">
                                <a:xfrm flipV="1">
                                  <a:off x="5318" y="8734"/>
                                  <a:ext cx="1" cy="34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6" name="Freeform 535"/>
                              <wps:cNvSpPr>
                                <a:spLocks/>
                              </wps:cNvSpPr>
                              <wps:spPr bwMode="auto">
                                <a:xfrm>
                                  <a:off x="5328" y="8721"/>
                                  <a:ext cx="157" cy="38"/>
                                </a:xfrm>
                                <a:custGeom>
                                  <a:avLst/>
                                  <a:gdLst>
                                    <a:gd name="T0" fmla="*/ 0 w 20000"/>
                                    <a:gd name="T1" fmla="*/ 7895 h 20000"/>
                                    <a:gd name="T2" fmla="*/ 1529 w 20000"/>
                                    <a:gd name="T3" fmla="*/ 2105 h 20000"/>
                                    <a:gd name="T4" fmla="*/ 3312 w 20000"/>
                                    <a:gd name="T5" fmla="*/ 0 h 20000"/>
                                    <a:gd name="T6" fmla="*/ 5350 w 20000"/>
                                    <a:gd name="T7" fmla="*/ 0 h 20000"/>
                                    <a:gd name="T8" fmla="*/ 7516 w 20000"/>
                                    <a:gd name="T9" fmla="*/ 2105 h 20000"/>
                                    <a:gd name="T10" fmla="*/ 9045 w 20000"/>
                                    <a:gd name="T11" fmla="*/ 7895 h 20000"/>
                                    <a:gd name="T12" fmla="*/ 10828 w 20000"/>
                                    <a:gd name="T13" fmla="*/ 15789 h 20000"/>
                                    <a:gd name="T14" fmla="*/ 12611 w 20000"/>
                                    <a:gd name="T15" fmla="*/ 17895 h 20000"/>
                                    <a:gd name="T16" fmla="*/ 14522 w 20000"/>
                                    <a:gd name="T17" fmla="*/ 19474 h 20000"/>
                                    <a:gd name="T18" fmla="*/ 16178 w 20000"/>
                                    <a:gd name="T19" fmla="*/ 17895 h 20000"/>
                                    <a:gd name="T20" fmla="*/ 17580 w 20000"/>
                                    <a:gd name="T21" fmla="*/ 15789 h 20000"/>
                                    <a:gd name="T22" fmla="*/ 18471 w 20000"/>
                                    <a:gd name="T23" fmla="*/ 11579 h 20000"/>
                                    <a:gd name="T24" fmla="*/ 19873 w 20000"/>
                                    <a:gd name="T25" fmla="*/ 578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7895"/>
                                      </a:moveTo>
                                      <a:lnTo>
                                        <a:pt x="1529" y="2105"/>
                                      </a:lnTo>
                                      <a:lnTo>
                                        <a:pt x="3312" y="0"/>
                                      </a:lnTo>
                                      <a:lnTo>
                                        <a:pt x="5350" y="0"/>
                                      </a:lnTo>
                                      <a:lnTo>
                                        <a:pt x="7516" y="2105"/>
                                      </a:lnTo>
                                      <a:lnTo>
                                        <a:pt x="9045" y="7895"/>
                                      </a:lnTo>
                                      <a:lnTo>
                                        <a:pt x="10828" y="15789"/>
                                      </a:lnTo>
                                      <a:lnTo>
                                        <a:pt x="12611" y="17895"/>
                                      </a:lnTo>
                                      <a:lnTo>
                                        <a:pt x="14522" y="19474"/>
                                      </a:lnTo>
                                      <a:lnTo>
                                        <a:pt x="16178" y="17895"/>
                                      </a:lnTo>
                                      <a:lnTo>
                                        <a:pt x="17580" y="15789"/>
                                      </a:lnTo>
                                      <a:lnTo>
                                        <a:pt x="18471" y="11579"/>
                                      </a:lnTo>
                                      <a:lnTo>
                                        <a:pt x="19873" y="5789"/>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17" name="Line 536"/>
                              <wps:cNvCnPr/>
                              <wps:spPr bwMode="auto">
                                <a:xfrm flipH="1">
                                  <a:off x="3999" y="8954"/>
                                  <a:ext cx="229"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8" name="Line 537"/>
                              <wps:cNvCnPr/>
                              <wps:spPr bwMode="auto">
                                <a:xfrm>
                                  <a:off x="4227" y="8897"/>
                                  <a:ext cx="1" cy="22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9" name="Line 538"/>
                              <wps:cNvCnPr/>
                              <wps:spPr bwMode="auto">
                                <a:xfrm>
                                  <a:off x="4398" y="8897"/>
                                  <a:ext cx="1" cy="23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0" name="Freeform 539"/>
                              <wps:cNvSpPr>
                                <a:spLocks/>
                              </wps:cNvSpPr>
                              <wps:spPr bwMode="auto">
                                <a:xfrm>
                                  <a:off x="4577" y="10325"/>
                                  <a:ext cx="248" cy="289"/>
                                </a:xfrm>
                                <a:custGeom>
                                  <a:avLst/>
                                  <a:gdLst>
                                    <a:gd name="T0" fmla="*/ 11210 w 20000"/>
                                    <a:gd name="T1" fmla="*/ 19931 h 20000"/>
                                    <a:gd name="T2" fmla="*/ 19919 w 20000"/>
                                    <a:gd name="T3" fmla="*/ 3668 h 20000"/>
                                    <a:gd name="T4" fmla="*/ 10242 w 20000"/>
                                    <a:gd name="T5" fmla="*/ 2630 h 20000"/>
                                    <a:gd name="T6" fmla="*/ 0 w 20000"/>
                                    <a:gd name="T7" fmla="*/ 0 h 20000"/>
                                    <a:gd name="T8" fmla="*/ 11210 w 20000"/>
                                    <a:gd name="T9" fmla="*/ 19931 h 20000"/>
                                  </a:gdLst>
                                  <a:ahLst/>
                                  <a:cxnLst>
                                    <a:cxn ang="0">
                                      <a:pos x="T0" y="T1"/>
                                    </a:cxn>
                                    <a:cxn ang="0">
                                      <a:pos x="T2" y="T3"/>
                                    </a:cxn>
                                    <a:cxn ang="0">
                                      <a:pos x="T4" y="T5"/>
                                    </a:cxn>
                                    <a:cxn ang="0">
                                      <a:pos x="T6" y="T7"/>
                                    </a:cxn>
                                    <a:cxn ang="0">
                                      <a:pos x="T8" y="T9"/>
                                    </a:cxn>
                                  </a:cxnLst>
                                  <a:rect l="0" t="0" r="r" b="b"/>
                                  <a:pathLst>
                                    <a:path w="20000" h="20000">
                                      <a:moveTo>
                                        <a:pt x="11210" y="19931"/>
                                      </a:moveTo>
                                      <a:lnTo>
                                        <a:pt x="19919" y="3668"/>
                                      </a:lnTo>
                                      <a:lnTo>
                                        <a:pt x="10242" y="2630"/>
                                      </a:lnTo>
                                      <a:lnTo>
                                        <a:pt x="0" y="0"/>
                                      </a:lnTo>
                                      <a:lnTo>
                                        <a:pt x="11210" y="19931"/>
                                      </a:lnTo>
                                      <a:close/>
                                    </a:path>
                                  </a:pathLst>
                                </a:custGeom>
                                <a:solidFill>
                                  <a:srgbClr val="CCCCCC"/>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21" name="Freeform 540"/>
                              <wps:cNvSpPr>
                                <a:spLocks/>
                              </wps:cNvSpPr>
                              <wps:spPr bwMode="auto">
                                <a:xfrm>
                                  <a:off x="4903" y="10325"/>
                                  <a:ext cx="245" cy="301"/>
                                </a:xfrm>
                                <a:custGeom>
                                  <a:avLst/>
                                  <a:gdLst>
                                    <a:gd name="T0" fmla="*/ 8816 w 20000"/>
                                    <a:gd name="T1" fmla="*/ 19934 h 20000"/>
                                    <a:gd name="T2" fmla="*/ 0 w 20000"/>
                                    <a:gd name="T3" fmla="*/ 4053 h 20000"/>
                                    <a:gd name="T4" fmla="*/ 10122 w 20000"/>
                                    <a:gd name="T5" fmla="*/ 3056 h 20000"/>
                                    <a:gd name="T6" fmla="*/ 19918 w 20000"/>
                                    <a:gd name="T7" fmla="*/ 0 h 20000"/>
                                    <a:gd name="T8" fmla="*/ 8816 w 20000"/>
                                    <a:gd name="T9" fmla="*/ 19934 h 20000"/>
                                  </a:gdLst>
                                  <a:ahLst/>
                                  <a:cxnLst>
                                    <a:cxn ang="0">
                                      <a:pos x="T0" y="T1"/>
                                    </a:cxn>
                                    <a:cxn ang="0">
                                      <a:pos x="T2" y="T3"/>
                                    </a:cxn>
                                    <a:cxn ang="0">
                                      <a:pos x="T4" y="T5"/>
                                    </a:cxn>
                                    <a:cxn ang="0">
                                      <a:pos x="T6" y="T7"/>
                                    </a:cxn>
                                    <a:cxn ang="0">
                                      <a:pos x="T8" y="T9"/>
                                    </a:cxn>
                                  </a:cxnLst>
                                  <a:rect l="0" t="0" r="r" b="b"/>
                                  <a:pathLst>
                                    <a:path w="20000" h="20000">
                                      <a:moveTo>
                                        <a:pt x="8816" y="19934"/>
                                      </a:moveTo>
                                      <a:lnTo>
                                        <a:pt x="0" y="4053"/>
                                      </a:lnTo>
                                      <a:lnTo>
                                        <a:pt x="10122" y="3056"/>
                                      </a:lnTo>
                                      <a:lnTo>
                                        <a:pt x="19918" y="0"/>
                                      </a:lnTo>
                                      <a:lnTo>
                                        <a:pt x="8816" y="19934"/>
                                      </a:lnTo>
                                      <a:close/>
                                    </a:path>
                                  </a:pathLst>
                                </a:custGeom>
                                <a:solidFill>
                                  <a:srgbClr val="CCCCCC"/>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22" name="Line 541"/>
                              <wps:cNvCnPr/>
                              <wps:spPr bwMode="auto">
                                <a:xfrm flipH="1">
                                  <a:off x="4414" y="9434"/>
                                  <a:ext cx="213"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3" name="Line 542"/>
                              <wps:cNvCnPr/>
                              <wps:spPr bwMode="auto">
                                <a:xfrm flipV="1">
                                  <a:off x="4603" y="9432"/>
                                  <a:ext cx="1" cy="45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4" name="Line 543"/>
                              <wps:cNvCnPr/>
                              <wps:spPr bwMode="auto">
                                <a:xfrm flipV="1">
                                  <a:off x="5249" y="9022"/>
                                  <a:ext cx="61" cy="8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5" name="Rectangle 544"/>
                              <wps:cNvSpPr>
                                <a:spLocks noChangeArrowheads="1"/>
                              </wps:cNvSpPr>
                              <wps:spPr bwMode="auto">
                                <a:xfrm>
                                  <a:off x="3543" y="8891"/>
                                  <a:ext cx="457" cy="15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A03A49" w:rsidRDefault="004E000A" w:rsidP="00750935">
                                    <w:pPr>
                                      <w:rPr>
                                        <w:rFonts w:cs="Arial"/>
                                        <w:sz w:val="18"/>
                                        <w:szCs w:val="18"/>
                                      </w:rPr>
                                    </w:pPr>
                                    <w:r>
                                      <w:rPr>
                                        <w:rFonts w:cs="Arial"/>
                                        <w:sz w:val="18"/>
                                        <w:szCs w:val="18"/>
                                      </w:rPr>
                                      <w:t>Độ côn 1/4 hoặc nhỏ hơn</w:t>
                                    </w:r>
                                  </w:p>
                                </w:txbxContent>
                              </wps:txbx>
                              <wps:bodyPr rot="0" vert="horz" wrap="square" lIns="12700" tIns="12700" rIns="12700" bIns="12700" anchor="t" anchorCtr="0" upright="1">
                                <a:noAutofit/>
                              </wps:bodyPr>
                            </wps:wsp>
                            <wps:wsp>
                              <wps:cNvPr id="726" name="Line 545"/>
                              <wps:cNvCnPr/>
                              <wps:spPr bwMode="auto">
                                <a:xfrm flipV="1">
                                  <a:off x="3942" y="9589"/>
                                  <a:ext cx="658" cy="38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7" name="Line 546"/>
                              <wps:cNvCnPr/>
                              <wps:spPr bwMode="auto">
                                <a:xfrm flipH="1">
                                  <a:off x="4776" y="7234"/>
                                  <a:ext cx="471"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8" name="Freeform 547"/>
                              <wps:cNvSpPr>
                                <a:spLocks/>
                              </wps:cNvSpPr>
                              <wps:spPr bwMode="auto">
                                <a:xfrm>
                                  <a:off x="4545" y="6967"/>
                                  <a:ext cx="356" cy="304"/>
                                </a:xfrm>
                                <a:custGeom>
                                  <a:avLst/>
                                  <a:gdLst>
                                    <a:gd name="T0" fmla="*/ 56 w 20000"/>
                                    <a:gd name="T1" fmla="*/ 0 h 20000"/>
                                    <a:gd name="T2" fmla="*/ 19944 w 20000"/>
                                    <a:gd name="T3" fmla="*/ 2303 h 20000"/>
                                    <a:gd name="T4" fmla="*/ 16573 w 20000"/>
                                    <a:gd name="T5" fmla="*/ 7237 h 20000"/>
                                    <a:gd name="T6" fmla="*/ 14888 w 20000"/>
                                    <a:gd name="T7" fmla="*/ 11184 h 20000"/>
                                    <a:gd name="T8" fmla="*/ 13876 w 20000"/>
                                    <a:gd name="T9" fmla="*/ 14737 h 20000"/>
                                    <a:gd name="T10" fmla="*/ 12865 w 20000"/>
                                    <a:gd name="T11" fmla="*/ 19934 h 20000"/>
                                    <a:gd name="T12" fmla="*/ 10843 w 20000"/>
                                    <a:gd name="T13" fmla="*/ 19342 h 20000"/>
                                    <a:gd name="T14" fmla="*/ 8146 w 20000"/>
                                    <a:gd name="T15" fmla="*/ 18684 h 20000"/>
                                    <a:gd name="T16" fmla="*/ 4719 w 20000"/>
                                    <a:gd name="T17" fmla="*/ 17961 h 20000"/>
                                    <a:gd name="T18" fmla="*/ 0 w 20000"/>
                                    <a:gd name="T19" fmla="*/ 1835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56" y="0"/>
                                      </a:moveTo>
                                      <a:lnTo>
                                        <a:pt x="19944" y="2303"/>
                                      </a:lnTo>
                                      <a:lnTo>
                                        <a:pt x="16573" y="7237"/>
                                      </a:lnTo>
                                      <a:lnTo>
                                        <a:pt x="14888" y="11184"/>
                                      </a:lnTo>
                                      <a:lnTo>
                                        <a:pt x="13876" y="14737"/>
                                      </a:lnTo>
                                      <a:lnTo>
                                        <a:pt x="12865" y="19934"/>
                                      </a:lnTo>
                                      <a:lnTo>
                                        <a:pt x="10843" y="19342"/>
                                      </a:lnTo>
                                      <a:lnTo>
                                        <a:pt x="8146" y="18684"/>
                                      </a:lnTo>
                                      <a:lnTo>
                                        <a:pt x="4719" y="17961"/>
                                      </a:lnTo>
                                      <a:lnTo>
                                        <a:pt x="0" y="18355"/>
                                      </a:lnTo>
                                    </a:path>
                                  </a:pathLst>
                                </a:custGeom>
                                <a:solidFill>
                                  <a:srgbClr val="A6A6A6"/>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29" name="Arc 548"/>
                              <wps:cNvSpPr>
                                <a:spLocks/>
                              </wps:cNvSpPr>
                              <wps:spPr bwMode="auto">
                                <a:xfrm flipV="1">
                                  <a:off x="4539" y="6822"/>
                                  <a:ext cx="556" cy="25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0" name="Oval 549"/>
                              <wps:cNvSpPr>
                                <a:spLocks noChangeArrowheads="1"/>
                              </wps:cNvSpPr>
                              <wps:spPr bwMode="auto">
                                <a:xfrm>
                                  <a:off x="4828" y="6692"/>
                                  <a:ext cx="372" cy="355"/>
                                </a:xfrm>
                                <a:prstGeom prst="ellipse">
                                  <a:avLst/>
                                </a:prstGeom>
                                <a:solidFill>
                                  <a:srgbClr val="FFFFFF"/>
                                </a:solidFill>
                                <a:ln w="9525">
                                  <a:solidFill>
                                    <a:srgbClr val="FFFFFF"/>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1" name="Arc 550"/>
                              <wps:cNvSpPr>
                                <a:spLocks/>
                              </wps:cNvSpPr>
                              <wps:spPr bwMode="auto">
                                <a:xfrm flipV="1">
                                  <a:off x="5043" y="6462"/>
                                  <a:ext cx="184" cy="19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2" name="Oval 551"/>
                              <wps:cNvSpPr>
                                <a:spLocks noChangeArrowheads="1"/>
                              </wps:cNvSpPr>
                              <wps:spPr bwMode="auto">
                                <a:xfrm>
                                  <a:off x="4991" y="6582"/>
                                  <a:ext cx="109" cy="134"/>
                                </a:xfrm>
                                <a:prstGeom prst="ellipse">
                                  <a:avLst/>
                                </a:prstGeom>
                                <a:solidFill>
                                  <a:srgbClr val="FFFFFF"/>
                                </a:solidFill>
                                <a:ln w="9525">
                                  <a:solidFill>
                                    <a:srgbClr val="FFFFFF"/>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3" name="Arc 552"/>
                              <wps:cNvSpPr>
                                <a:spLocks/>
                              </wps:cNvSpPr>
                              <wps:spPr bwMode="auto">
                                <a:xfrm flipV="1">
                                  <a:off x="4539" y="6589"/>
                                  <a:ext cx="505" cy="27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4" name="Oval 553"/>
                              <wps:cNvSpPr>
                                <a:spLocks noChangeArrowheads="1"/>
                              </wps:cNvSpPr>
                              <wps:spPr bwMode="auto">
                                <a:xfrm>
                                  <a:off x="4801" y="6449"/>
                                  <a:ext cx="339" cy="381"/>
                                </a:xfrm>
                                <a:prstGeom prst="ellipse">
                                  <a:avLst/>
                                </a:prstGeom>
                                <a:solidFill>
                                  <a:srgbClr val="FFFFFF"/>
                                </a:solidFill>
                                <a:ln w="9525">
                                  <a:solidFill>
                                    <a:srgbClr val="FFFFFF"/>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5" name="Arc 554"/>
                              <wps:cNvSpPr>
                                <a:spLocks/>
                              </wps:cNvSpPr>
                              <wps:spPr bwMode="auto">
                                <a:xfrm flipV="1">
                                  <a:off x="5097" y="6508"/>
                                  <a:ext cx="364" cy="35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6" name="Oval 555"/>
                              <wps:cNvSpPr>
                                <a:spLocks noChangeArrowheads="1"/>
                              </wps:cNvSpPr>
                              <wps:spPr bwMode="auto">
                                <a:xfrm>
                                  <a:off x="5077" y="6705"/>
                                  <a:ext cx="169" cy="211"/>
                                </a:xfrm>
                                <a:prstGeom prst="ellipse">
                                  <a:avLst/>
                                </a:prstGeom>
                                <a:solidFill>
                                  <a:srgbClr val="FFFFFF"/>
                                </a:solidFill>
                                <a:ln w="9525">
                                  <a:solidFill>
                                    <a:srgbClr val="FFFFFF"/>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7" name="Line 556"/>
                              <wps:cNvCnPr/>
                              <wps:spPr bwMode="auto">
                                <a:xfrm flipH="1">
                                  <a:off x="4848" y="7096"/>
                                  <a:ext cx="413"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8" name="Freeform 557"/>
                              <wps:cNvSpPr>
                                <a:spLocks/>
                              </wps:cNvSpPr>
                              <wps:spPr bwMode="auto">
                                <a:xfrm>
                                  <a:off x="4539" y="7698"/>
                                  <a:ext cx="229" cy="194"/>
                                </a:xfrm>
                                <a:custGeom>
                                  <a:avLst/>
                                  <a:gdLst>
                                    <a:gd name="T0" fmla="*/ 0 w 20000"/>
                                    <a:gd name="T1" fmla="*/ 0 h 20000"/>
                                    <a:gd name="T2" fmla="*/ 19913 w 20000"/>
                                    <a:gd name="T3" fmla="*/ 0 h 20000"/>
                                    <a:gd name="T4" fmla="*/ 0 w 20000"/>
                                    <a:gd name="T5" fmla="*/ 19897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913" y="0"/>
                                      </a:lnTo>
                                      <a:lnTo>
                                        <a:pt x="0" y="19897"/>
                                      </a:lnTo>
                                      <a:lnTo>
                                        <a:pt x="0" y="0"/>
                                      </a:lnTo>
                                      <a:close/>
                                    </a:path>
                                  </a:pathLst>
                                </a:custGeom>
                                <a:solidFill>
                                  <a:srgbClr val="D9D9D9"/>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9" name="Line 558"/>
                              <wps:cNvCnPr/>
                              <wps:spPr bwMode="auto">
                                <a:xfrm>
                                  <a:off x="5155" y="7895"/>
                                  <a:ext cx="1" cy="266"/>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0" name="Line 559"/>
                              <wps:cNvCnPr/>
                              <wps:spPr bwMode="auto">
                                <a:xfrm flipH="1" flipV="1">
                                  <a:off x="4539" y="6724"/>
                                  <a:ext cx="429" cy="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1" name="Line 560"/>
                              <wps:cNvCnPr/>
                              <wps:spPr bwMode="auto">
                                <a:xfrm>
                                  <a:off x="4775" y="7263"/>
                                  <a:ext cx="1" cy="43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2" name="Rectangle 561"/>
                              <wps:cNvSpPr>
                                <a:spLocks noChangeArrowheads="1"/>
                              </wps:cNvSpPr>
                              <wps:spPr bwMode="auto">
                                <a:xfrm>
                                  <a:off x="4635" y="7292"/>
                                  <a:ext cx="136" cy="2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743" name="Rectangle 562"/>
                              <wps:cNvSpPr>
                                <a:spLocks noChangeArrowheads="1"/>
                              </wps:cNvSpPr>
                              <wps:spPr bwMode="auto">
                                <a:xfrm>
                                  <a:off x="4410" y="7023"/>
                                  <a:ext cx="136" cy="2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744" name="Rectangle 563"/>
                              <wps:cNvSpPr>
                                <a:spLocks noChangeArrowheads="1"/>
                              </wps:cNvSpPr>
                              <wps:spPr bwMode="auto">
                                <a:xfrm>
                                  <a:off x="4395" y="6664"/>
                                  <a:ext cx="136" cy="2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745" name="Rectangle 564"/>
                              <wps:cNvSpPr>
                                <a:spLocks noChangeArrowheads="1"/>
                              </wps:cNvSpPr>
                              <wps:spPr bwMode="auto">
                                <a:xfrm>
                                  <a:off x="5115" y="7673"/>
                                  <a:ext cx="136" cy="2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roofErr w:type="gramStart"/>
                                    <w:r w:rsidRPr="00B11BA6">
                                      <w:rPr>
                                        <w:rFonts w:cs="Arial"/>
                                        <w:sz w:val="18"/>
                                      </w:rPr>
                                      <w:t>t</w:t>
                                    </w:r>
                                    <w:proofErr w:type="gramEnd"/>
                                  </w:p>
                                </w:txbxContent>
                              </wps:txbx>
                              <wps:bodyPr rot="0" vert="horz" wrap="square" lIns="12700" tIns="12700" rIns="12700" bIns="12700" anchor="t" anchorCtr="0" upright="1">
                                <a:noAutofit/>
                              </wps:bodyPr>
                            </wps:wsp>
                            <wps:wsp>
                              <wps:cNvPr id="746" name="Rectangle 565"/>
                              <wps:cNvSpPr>
                                <a:spLocks noChangeArrowheads="1"/>
                              </wps:cNvSpPr>
                              <wps:spPr bwMode="auto">
                                <a:xfrm>
                                  <a:off x="5168" y="7379"/>
                                  <a:ext cx="276" cy="2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50</w:t>
                                    </w:r>
                                  </w:p>
                                </w:txbxContent>
                              </wps:txbx>
                              <wps:bodyPr rot="0" vert="horz" wrap="square" lIns="12700" tIns="12700" rIns="12700" bIns="12700" anchor="t" anchorCtr="0" upright="1">
                                <a:noAutofit/>
                              </wps:bodyPr>
                            </wps:wsp>
                            <wps:wsp>
                              <wps:cNvPr id="747" name="Rectangle 566"/>
                              <wps:cNvSpPr>
                                <a:spLocks noChangeArrowheads="1"/>
                              </wps:cNvSpPr>
                              <wps:spPr bwMode="auto">
                                <a:xfrm>
                                  <a:off x="5257" y="6865"/>
                                  <a:ext cx="375" cy="2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45</w:t>
                                    </w:r>
                                    <w:r w:rsidRPr="00B11BA6">
                                      <w:rPr>
                                        <w:rFonts w:cs="Arial"/>
                                        <w:sz w:val="18"/>
                                        <w:vertAlign w:val="superscript"/>
                                      </w:rPr>
                                      <w:t>o</w:t>
                                    </w:r>
                                  </w:p>
                                </w:txbxContent>
                              </wps:txbx>
                              <wps:bodyPr rot="0" vert="horz" wrap="square" lIns="12700" tIns="12700" rIns="12700" bIns="12700" anchor="t" anchorCtr="0" upright="1">
                                <a:noAutofit/>
                              </wps:bodyPr>
                            </wps:wsp>
                            <wps:wsp>
                              <wps:cNvPr id="748" name="Line 567"/>
                              <wps:cNvCnPr/>
                              <wps:spPr bwMode="auto">
                                <a:xfrm flipV="1">
                                  <a:off x="5157" y="7234"/>
                                  <a:ext cx="1" cy="45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9" name="Oval 568"/>
                              <wps:cNvSpPr>
                                <a:spLocks noChangeArrowheads="1"/>
                              </wps:cNvSpPr>
                              <wps:spPr bwMode="auto">
                                <a:xfrm>
                                  <a:off x="5197" y="5804"/>
                                  <a:ext cx="323" cy="270"/>
                                </a:xfrm>
                                <a:prstGeom prst="ellipse">
                                  <a:avLst/>
                                </a:prstGeom>
                                <a:solidFill>
                                  <a:srgbClr val="CCCC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50" name="Line 569"/>
                              <wps:cNvCnPr/>
                              <wps:spPr bwMode="auto">
                                <a:xfrm>
                                  <a:off x="4297" y="5940"/>
                                  <a:ext cx="1" cy="240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1" name="Line 570"/>
                              <wps:cNvCnPr/>
                              <wps:spPr bwMode="auto">
                                <a:xfrm>
                                  <a:off x="4541" y="5940"/>
                                  <a:ext cx="1" cy="240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2" name="Freeform 571"/>
                              <wps:cNvSpPr>
                                <a:spLocks/>
                              </wps:cNvSpPr>
                              <wps:spPr bwMode="auto">
                                <a:xfrm>
                                  <a:off x="4305" y="5902"/>
                                  <a:ext cx="246" cy="73"/>
                                </a:xfrm>
                                <a:custGeom>
                                  <a:avLst/>
                                  <a:gdLst>
                                    <a:gd name="T0" fmla="*/ 0 w 20000"/>
                                    <a:gd name="T1" fmla="*/ 12329 h 20000"/>
                                    <a:gd name="T2" fmla="*/ 1545 w 20000"/>
                                    <a:gd name="T3" fmla="*/ 17260 h 20000"/>
                                    <a:gd name="T4" fmla="*/ 3333 w 20000"/>
                                    <a:gd name="T5" fmla="*/ 19452 h 20000"/>
                                    <a:gd name="T6" fmla="*/ 5366 w 20000"/>
                                    <a:gd name="T7" fmla="*/ 19726 h 20000"/>
                                    <a:gd name="T8" fmla="*/ 7480 w 20000"/>
                                    <a:gd name="T9" fmla="*/ 17260 h 20000"/>
                                    <a:gd name="T10" fmla="*/ 9106 w 20000"/>
                                    <a:gd name="T11" fmla="*/ 10959 h 20000"/>
                                    <a:gd name="T12" fmla="*/ 10813 w 20000"/>
                                    <a:gd name="T13" fmla="*/ 5205 h 20000"/>
                                    <a:gd name="T14" fmla="*/ 12520 w 20000"/>
                                    <a:gd name="T15" fmla="*/ 1644 h 20000"/>
                                    <a:gd name="T16" fmla="*/ 14553 w 20000"/>
                                    <a:gd name="T17" fmla="*/ 0 h 20000"/>
                                    <a:gd name="T18" fmla="*/ 16179 w 20000"/>
                                    <a:gd name="T19" fmla="*/ 1644 h 20000"/>
                                    <a:gd name="T20" fmla="*/ 17561 w 20000"/>
                                    <a:gd name="T21" fmla="*/ 4932 h 20000"/>
                                    <a:gd name="T22" fmla="*/ 18537 w 20000"/>
                                    <a:gd name="T23" fmla="*/ 9315 h 20000"/>
                                    <a:gd name="T24" fmla="*/ 19919 w 20000"/>
                                    <a:gd name="T25" fmla="*/ 1315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12329"/>
                                      </a:moveTo>
                                      <a:lnTo>
                                        <a:pt x="1545" y="17260"/>
                                      </a:lnTo>
                                      <a:lnTo>
                                        <a:pt x="3333" y="19452"/>
                                      </a:lnTo>
                                      <a:lnTo>
                                        <a:pt x="5366" y="19726"/>
                                      </a:lnTo>
                                      <a:lnTo>
                                        <a:pt x="7480" y="17260"/>
                                      </a:lnTo>
                                      <a:lnTo>
                                        <a:pt x="9106" y="10959"/>
                                      </a:lnTo>
                                      <a:lnTo>
                                        <a:pt x="10813" y="5205"/>
                                      </a:lnTo>
                                      <a:lnTo>
                                        <a:pt x="12520" y="1644"/>
                                      </a:lnTo>
                                      <a:lnTo>
                                        <a:pt x="14553" y="0"/>
                                      </a:lnTo>
                                      <a:lnTo>
                                        <a:pt x="16179" y="1644"/>
                                      </a:lnTo>
                                      <a:lnTo>
                                        <a:pt x="17561" y="4932"/>
                                      </a:lnTo>
                                      <a:lnTo>
                                        <a:pt x="18537" y="9315"/>
                                      </a:lnTo>
                                      <a:lnTo>
                                        <a:pt x="19919" y="13151"/>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53" name="Line 572"/>
                              <wps:cNvCnPr/>
                              <wps:spPr bwMode="auto">
                                <a:xfrm>
                                  <a:off x="4552" y="6277"/>
                                  <a:ext cx="322"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4" name="Line 573"/>
                              <wps:cNvCnPr/>
                              <wps:spPr bwMode="auto">
                                <a:xfrm flipH="1">
                                  <a:off x="3976" y="6277"/>
                                  <a:ext cx="322"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5" name="Line 574"/>
                              <wps:cNvCnPr/>
                              <wps:spPr bwMode="auto">
                                <a:xfrm flipH="1">
                                  <a:off x="4297" y="7439"/>
                                  <a:ext cx="242" cy="2"/>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6" name="Line 575"/>
                              <wps:cNvCnPr/>
                              <wps:spPr bwMode="auto">
                                <a:xfrm flipH="1">
                                  <a:off x="4297" y="7504"/>
                                  <a:ext cx="242" cy="1"/>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7" name="Freeform 576"/>
                              <wps:cNvSpPr>
                                <a:spLocks/>
                              </wps:cNvSpPr>
                              <wps:spPr bwMode="auto">
                                <a:xfrm>
                                  <a:off x="5224" y="5980"/>
                                  <a:ext cx="240" cy="549"/>
                                </a:xfrm>
                                <a:custGeom>
                                  <a:avLst/>
                                  <a:gdLst>
                                    <a:gd name="T0" fmla="*/ 167 w 20000"/>
                                    <a:gd name="T1" fmla="*/ 18652 h 20000"/>
                                    <a:gd name="T2" fmla="*/ 0 w 20000"/>
                                    <a:gd name="T3" fmla="*/ 1311 h 20000"/>
                                    <a:gd name="T4" fmla="*/ 10917 w 20000"/>
                                    <a:gd name="T5" fmla="*/ 0 h 20000"/>
                                    <a:gd name="T6" fmla="*/ 19917 w 20000"/>
                                    <a:gd name="T7" fmla="*/ 2805 h 20000"/>
                                    <a:gd name="T8" fmla="*/ 19917 w 20000"/>
                                    <a:gd name="T9" fmla="*/ 19964 h 20000"/>
                                  </a:gdLst>
                                  <a:ahLst/>
                                  <a:cxnLst>
                                    <a:cxn ang="0">
                                      <a:pos x="T0" y="T1"/>
                                    </a:cxn>
                                    <a:cxn ang="0">
                                      <a:pos x="T2" y="T3"/>
                                    </a:cxn>
                                    <a:cxn ang="0">
                                      <a:pos x="T4" y="T5"/>
                                    </a:cxn>
                                    <a:cxn ang="0">
                                      <a:pos x="T6" y="T7"/>
                                    </a:cxn>
                                    <a:cxn ang="0">
                                      <a:pos x="T8" y="T9"/>
                                    </a:cxn>
                                  </a:cxnLst>
                                  <a:rect l="0" t="0" r="r" b="b"/>
                                  <a:pathLst>
                                    <a:path w="20000" h="20000">
                                      <a:moveTo>
                                        <a:pt x="167" y="18652"/>
                                      </a:moveTo>
                                      <a:lnTo>
                                        <a:pt x="0" y="1311"/>
                                      </a:lnTo>
                                      <a:lnTo>
                                        <a:pt x="10917" y="0"/>
                                      </a:lnTo>
                                      <a:lnTo>
                                        <a:pt x="19917" y="2805"/>
                                      </a:lnTo>
                                      <a:lnTo>
                                        <a:pt x="19917" y="19964"/>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58" name="Freeform 577"/>
                              <wps:cNvSpPr>
                                <a:spLocks/>
                              </wps:cNvSpPr>
                              <wps:spPr bwMode="auto">
                                <a:xfrm>
                                  <a:off x="5262" y="5628"/>
                                  <a:ext cx="264" cy="253"/>
                                </a:xfrm>
                                <a:custGeom>
                                  <a:avLst/>
                                  <a:gdLst>
                                    <a:gd name="T0" fmla="*/ 3939 w 20000"/>
                                    <a:gd name="T1" fmla="*/ 0 h 20000"/>
                                    <a:gd name="T2" fmla="*/ 1439 w 20000"/>
                                    <a:gd name="T3" fmla="*/ 6719 h 20000"/>
                                    <a:gd name="T4" fmla="*/ 0 w 20000"/>
                                    <a:gd name="T5" fmla="*/ 14862 h 20000"/>
                                    <a:gd name="T6" fmla="*/ 7879 w 20000"/>
                                    <a:gd name="T7" fmla="*/ 19921 h 20000"/>
                                    <a:gd name="T8" fmla="*/ 17879 w 20000"/>
                                    <a:gd name="T9" fmla="*/ 18182 h 20000"/>
                                    <a:gd name="T10" fmla="*/ 17955 w 20000"/>
                                    <a:gd name="T11" fmla="*/ 14466 h 20000"/>
                                    <a:gd name="T12" fmla="*/ 18864 w 20000"/>
                                    <a:gd name="T13" fmla="*/ 9328 h 20000"/>
                                    <a:gd name="T14" fmla="*/ 19924 w 20000"/>
                                    <a:gd name="T15" fmla="*/ 5929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3939" y="0"/>
                                      </a:moveTo>
                                      <a:lnTo>
                                        <a:pt x="1439" y="6719"/>
                                      </a:lnTo>
                                      <a:lnTo>
                                        <a:pt x="0" y="14862"/>
                                      </a:lnTo>
                                      <a:lnTo>
                                        <a:pt x="7879" y="19921"/>
                                      </a:lnTo>
                                      <a:lnTo>
                                        <a:pt x="17879" y="18182"/>
                                      </a:lnTo>
                                      <a:lnTo>
                                        <a:pt x="17955" y="14466"/>
                                      </a:lnTo>
                                      <a:lnTo>
                                        <a:pt x="18864" y="9328"/>
                                      </a:lnTo>
                                      <a:lnTo>
                                        <a:pt x="19924" y="5929"/>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59" name="Freeform 578"/>
                              <wps:cNvSpPr>
                                <a:spLocks/>
                              </wps:cNvSpPr>
                              <wps:spPr bwMode="auto">
                                <a:xfrm>
                                  <a:off x="5325" y="5646"/>
                                  <a:ext cx="202" cy="65"/>
                                </a:xfrm>
                                <a:custGeom>
                                  <a:avLst/>
                                  <a:gdLst>
                                    <a:gd name="T0" fmla="*/ 0 w 20000"/>
                                    <a:gd name="T1" fmla="*/ 0 h 20000"/>
                                    <a:gd name="T2" fmla="*/ 2376 w 20000"/>
                                    <a:gd name="T3" fmla="*/ 923 h 20000"/>
                                    <a:gd name="T4" fmla="*/ 5149 w 20000"/>
                                    <a:gd name="T5" fmla="*/ 1231 h 20000"/>
                                    <a:gd name="T6" fmla="*/ 8119 w 20000"/>
                                    <a:gd name="T7" fmla="*/ 3385 h 20000"/>
                                    <a:gd name="T8" fmla="*/ 10198 w 20000"/>
                                    <a:gd name="T9" fmla="*/ 7692 h 20000"/>
                                    <a:gd name="T10" fmla="*/ 11980 w 20000"/>
                                    <a:gd name="T11" fmla="*/ 10462 h 20000"/>
                                    <a:gd name="T12" fmla="*/ 13663 w 20000"/>
                                    <a:gd name="T13" fmla="*/ 12923 h 20000"/>
                                    <a:gd name="T14" fmla="*/ 16337 w 20000"/>
                                    <a:gd name="T15" fmla="*/ 18154 h 20000"/>
                                    <a:gd name="T16" fmla="*/ 17723 w 20000"/>
                                    <a:gd name="T17" fmla="*/ 19692 h 20000"/>
                                    <a:gd name="T18" fmla="*/ 19901 w 20000"/>
                                    <a:gd name="T19" fmla="*/ 1969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0"/>
                                      </a:moveTo>
                                      <a:lnTo>
                                        <a:pt x="2376" y="923"/>
                                      </a:lnTo>
                                      <a:lnTo>
                                        <a:pt x="5149" y="1231"/>
                                      </a:lnTo>
                                      <a:lnTo>
                                        <a:pt x="8119" y="3385"/>
                                      </a:lnTo>
                                      <a:lnTo>
                                        <a:pt x="10198" y="7692"/>
                                      </a:lnTo>
                                      <a:lnTo>
                                        <a:pt x="11980" y="10462"/>
                                      </a:lnTo>
                                      <a:lnTo>
                                        <a:pt x="13663" y="12923"/>
                                      </a:lnTo>
                                      <a:lnTo>
                                        <a:pt x="16337" y="18154"/>
                                      </a:lnTo>
                                      <a:lnTo>
                                        <a:pt x="17723" y="19692"/>
                                      </a:lnTo>
                                      <a:lnTo>
                                        <a:pt x="19901" y="19692"/>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60" name="Rectangle 579"/>
                              <wps:cNvSpPr>
                                <a:spLocks noChangeArrowheads="1"/>
                              </wps:cNvSpPr>
                              <wps:spPr bwMode="auto">
                                <a:xfrm>
                                  <a:off x="4343" y="6112"/>
                                  <a:ext cx="204" cy="2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wps:txbx>
                              <wps:bodyPr rot="0" vert="horz" wrap="square" lIns="12700" tIns="12700" rIns="12700" bIns="12700" anchor="t" anchorCtr="0" upright="1">
                                <a:noAutofit/>
                              </wps:bodyPr>
                            </wps:wsp>
                            <wps:wsp>
                              <wps:cNvPr id="761" name="Line 580"/>
                              <wps:cNvCnPr/>
                              <wps:spPr bwMode="auto">
                                <a:xfrm>
                                  <a:off x="4434" y="6831"/>
                                  <a:ext cx="0" cy="283"/>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2" name="Line 581"/>
                              <wps:cNvCnPr/>
                              <wps:spPr bwMode="auto">
                                <a:xfrm flipH="1">
                                  <a:off x="4840" y="6619"/>
                                  <a:ext cx="321" cy="19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3" name="Line 582"/>
                              <wps:cNvCnPr/>
                              <wps:spPr bwMode="auto">
                                <a:xfrm flipH="1">
                                  <a:off x="4890" y="6815"/>
                                  <a:ext cx="372" cy="20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4" name="Arc 583"/>
                              <wps:cNvSpPr>
                                <a:spLocks/>
                              </wps:cNvSpPr>
                              <wps:spPr bwMode="auto">
                                <a:xfrm flipV="1">
                                  <a:off x="4548" y="6736"/>
                                  <a:ext cx="343" cy="11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B2B2B2"/>
                                </a:solidFill>
                                <a:ln w="3175">
                                  <a:solidFill>
                                    <a:srgbClr val="CCCCCC"/>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65" name="Arc 584"/>
                              <wps:cNvSpPr>
                                <a:spLocks/>
                              </wps:cNvSpPr>
                              <wps:spPr bwMode="auto">
                                <a:xfrm flipV="1">
                                  <a:off x="4804" y="6733"/>
                                  <a:ext cx="129" cy="4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B2B2B2"/>
                                </a:solidFill>
                                <a:ln w="3175">
                                  <a:solidFill>
                                    <a:srgbClr val="CCCCCC"/>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66" name="Arc 585"/>
                              <wps:cNvSpPr>
                                <a:spLocks/>
                              </wps:cNvSpPr>
                              <wps:spPr bwMode="auto">
                                <a:xfrm flipV="1">
                                  <a:off x="4808" y="6731"/>
                                  <a:ext cx="89" cy="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B2B2B2"/>
                                </a:solidFill>
                                <a:ln w="3175">
                                  <a:solidFill>
                                    <a:srgbClr val="CCCCCC"/>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67" name="Freeform 586"/>
                              <wps:cNvSpPr>
                                <a:spLocks/>
                              </wps:cNvSpPr>
                              <wps:spPr bwMode="auto">
                                <a:xfrm>
                                  <a:off x="5202" y="6860"/>
                                  <a:ext cx="37" cy="236"/>
                                </a:xfrm>
                                <a:custGeom>
                                  <a:avLst/>
                                  <a:gdLst>
                                    <a:gd name="T0" fmla="*/ 0 w 20000"/>
                                    <a:gd name="T1" fmla="*/ 0 h 20000"/>
                                    <a:gd name="T2" fmla="*/ 1622 w 20000"/>
                                    <a:gd name="T3" fmla="*/ 424 h 20000"/>
                                    <a:gd name="T4" fmla="*/ 7568 w 20000"/>
                                    <a:gd name="T5" fmla="*/ 1780 h 20000"/>
                                    <a:gd name="T6" fmla="*/ 15676 w 20000"/>
                                    <a:gd name="T7" fmla="*/ 4746 h 20000"/>
                                    <a:gd name="T8" fmla="*/ 19459 w 20000"/>
                                    <a:gd name="T9" fmla="*/ 6949 h 20000"/>
                                    <a:gd name="T10" fmla="*/ 19459 w 20000"/>
                                    <a:gd name="T11" fmla="*/ 8983 h 20000"/>
                                    <a:gd name="T12" fmla="*/ 19459 w 20000"/>
                                    <a:gd name="T13" fmla="*/ 11610 h 20000"/>
                                    <a:gd name="T14" fmla="*/ 18378 w 20000"/>
                                    <a:gd name="T15" fmla="*/ 13305 h 20000"/>
                                    <a:gd name="T16" fmla="*/ 16757 w 20000"/>
                                    <a:gd name="T17" fmla="*/ 15085 h 20000"/>
                                    <a:gd name="T18" fmla="*/ 14595 w 20000"/>
                                    <a:gd name="T19" fmla="*/ 17288 h 20000"/>
                                    <a:gd name="T20" fmla="*/ 10270 w 20000"/>
                                    <a:gd name="T21" fmla="*/ 1991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000" h="20000">
                                      <a:moveTo>
                                        <a:pt x="0" y="0"/>
                                      </a:moveTo>
                                      <a:lnTo>
                                        <a:pt x="1622" y="424"/>
                                      </a:lnTo>
                                      <a:lnTo>
                                        <a:pt x="7568" y="1780"/>
                                      </a:lnTo>
                                      <a:lnTo>
                                        <a:pt x="15676" y="4746"/>
                                      </a:lnTo>
                                      <a:lnTo>
                                        <a:pt x="19459" y="6949"/>
                                      </a:lnTo>
                                      <a:lnTo>
                                        <a:pt x="19459" y="8983"/>
                                      </a:lnTo>
                                      <a:lnTo>
                                        <a:pt x="19459" y="11610"/>
                                      </a:lnTo>
                                      <a:lnTo>
                                        <a:pt x="18378" y="13305"/>
                                      </a:lnTo>
                                      <a:lnTo>
                                        <a:pt x="16757" y="15085"/>
                                      </a:lnTo>
                                      <a:lnTo>
                                        <a:pt x="14595" y="17288"/>
                                      </a:lnTo>
                                      <a:lnTo>
                                        <a:pt x="10270" y="19915"/>
                                      </a:lnTo>
                                    </a:path>
                                  </a:pathLst>
                                </a:custGeom>
                                <a:noFill/>
                                <a:ln w="6350" cap="flat">
                                  <a:solidFill>
                                    <a:srgbClr val="000000"/>
                                  </a:solidFill>
                                  <a:prstDash val="solid"/>
                                  <a:round/>
                                  <a:headEnd type="arrow" w="sm" len="sm"/>
                                  <a:tailEnd type="arrow"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68" name="Line 587"/>
                              <wps:cNvCnPr/>
                              <wps:spPr bwMode="auto">
                                <a:xfrm flipH="1">
                                  <a:off x="4755" y="7694"/>
                                  <a:ext cx="471"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9" name="Line 588"/>
                              <wps:cNvCnPr/>
                              <wps:spPr bwMode="auto">
                                <a:xfrm flipH="1">
                                  <a:off x="4538" y="7897"/>
                                  <a:ext cx="734"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0" name="Line 589"/>
                              <wps:cNvCnPr/>
                              <wps:spPr bwMode="auto">
                                <a:xfrm flipH="1">
                                  <a:off x="4356" y="6723"/>
                                  <a:ext cx="263"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1" name="Line 590"/>
                              <wps:cNvCnPr/>
                              <wps:spPr bwMode="auto">
                                <a:xfrm flipH="1">
                                  <a:off x="4381" y="7073"/>
                                  <a:ext cx="181"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 name="Line 591"/>
                              <wps:cNvCnPr/>
                              <wps:spPr bwMode="auto">
                                <a:xfrm flipH="1">
                                  <a:off x="4364" y="6862"/>
                                  <a:ext cx="212"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3" name="Line 592"/>
                              <wps:cNvCnPr/>
                              <wps:spPr bwMode="auto">
                                <a:xfrm flipH="1">
                                  <a:off x="4381" y="7244"/>
                                  <a:ext cx="181"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4" name="Freeform 593"/>
                              <wps:cNvSpPr>
                                <a:spLocks/>
                              </wps:cNvSpPr>
                              <wps:spPr bwMode="auto">
                                <a:xfrm>
                                  <a:off x="4290" y="8289"/>
                                  <a:ext cx="246" cy="73"/>
                                </a:xfrm>
                                <a:custGeom>
                                  <a:avLst/>
                                  <a:gdLst>
                                    <a:gd name="T0" fmla="*/ 0 w 20000"/>
                                    <a:gd name="T1" fmla="*/ 12329 h 20000"/>
                                    <a:gd name="T2" fmla="*/ 1545 w 20000"/>
                                    <a:gd name="T3" fmla="*/ 17260 h 20000"/>
                                    <a:gd name="T4" fmla="*/ 3333 w 20000"/>
                                    <a:gd name="T5" fmla="*/ 19452 h 20000"/>
                                    <a:gd name="T6" fmla="*/ 5366 w 20000"/>
                                    <a:gd name="T7" fmla="*/ 19726 h 20000"/>
                                    <a:gd name="T8" fmla="*/ 7480 w 20000"/>
                                    <a:gd name="T9" fmla="*/ 17260 h 20000"/>
                                    <a:gd name="T10" fmla="*/ 9106 w 20000"/>
                                    <a:gd name="T11" fmla="*/ 10959 h 20000"/>
                                    <a:gd name="T12" fmla="*/ 10813 w 20000"/>
                                    <a:gd name="T13" fmla="*/ 5205 h 20000"/>
                                    <a:gd name="T14" fmla="*/ 12520 w 20000"/>
                                    <a:gd name="T15" fmla="*/ 1644 h 20000"/>
                                    <a:gd name="T16" fmla="*/ 14553 w 20000"/>
                                    <a:gd name="T17" fmla="*/ 0 h 20000"/>
                                    <a:gd name="T18" fmla="*/ 16179 w 20000"/>
                                    <a:gd name="T19" fmla="*/ 1644 h 20000"/>
                                    <a:gd name="T20" fmla="*/ 17561 w 20000"/>
                                    <a:gd name="T21" fmla="*/ 4932 h 20000"/>
                                    <a:gd name="T22" fmla="*/ 18537 w 20000"/>
                                    <a:gd name="T23" fmla="*/ 9315 h 20000"/>
                                    <a:gd name="T24" fmla="*/ 19919 w 20000"/>
                                    <a:gd name="T25" fmla="*/ 1315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000" h="20000">
                                      <a:moveTo>
                                        <a:pt x="0" y="12329"/>
                                      </a:moveTo>
                                      <a:lnTo>
                                        <a:pt x="1545" y="17260"/>
                                      </a:lnTo>
                                      <a:lnTo>
                                        <a:pt x="3333" y="19452"/>
                                      </a:lnTo>
                                      <a:lnTo>
                                        <a:pt x="5366" y="19726"/>
                                      </a:lnTo>
                                      <a:lnTo>
                                        <a:pt x="7480" y="17260"/>
                                      </a:lnTo>
                                      <a:lnTo>
                                        <a:pt x="9106" y="10959"/>
                                      </a:lnTo>
                                      <a:lnTo>
                                        <a:pt x="10813" y="5205"/>
                                      </a:lnTo>
                                      <a:lnTo>
                                        <a:pt x="12520" y="1644"/>
                                      </a:lnTo>
                                      <a:lnTo>
                                        <a:pt x="14553" y="0"/>
                                      </a:lnTo>
                                      <a:lnTo>
                                        <a:pt x="16179" y="1644"/>
                                      </a:lnTo>
                                      <a:lnTo>
                                        <a:pt x="17561" y="4932"/>
                                      </a:lnTo>
                                      <a:lnTo>
                                        <a:pt x="18537" y="9315"/>
                                      </a:lnTo>
                                      <a:lnTo>
                                        <a:pt x="19919" y="13151"/>
                                      </a:lnTo>
                                    </a:path>
                                  </a:pathLst>
                                </a:custGeom>
                                <a:noFill/>
                                <a:ln w="6350"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5" name="Line 594"/>
                              <wps:cNvCnPr/>
                              <wps:spPr bwMode="auto">
                                <a:xfrm flipH="1">
                                  <a:off x="4488" y="7547"/>
                                  <a:ext cx="340" cy="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6" name="Line 595"/>
                              <wps:cNvCnPr/>
                              <wps:spPr bwMode="auto">
                                <a:xfrm>
                                  <a:off x="4434" y="7204"/>
                                  <a:ext cx="0" cy="25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7" name="Line 596"/>
                              <wps:cNvCnPr/>
                              <wps:spPr bwMode="auto">
                                <a:xfrm>
                                  <a:off x="4434" y="6503"/>
                                  <a:ext cx="0" cy="25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449" o:spid="_x0000_s1469" style="position:absolute;left:0;text-align:left;margin-left:13.95pt;margin-top:3.2pt;width:153.2pt;height:646.05pt;z-index:251658240" coordorigin="3235,2130" coordsize="3064,12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">
                      <v:rect id="Rectangle 450" o:spid="_x0000_s1470" style="position:absolute;left:5225;top:12154;width:286;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PQpcUA&#10;AADcAAAADwAAAGRycy9kb3ducmV2LnhtbESPQWvCQBSE7wX/w/IEL0U3USoSXUVbBEsLwSh4fWSf&#10;STD7NmRXjf76bqHQ4zAz3zCLVWdqcaPWVZYVxKMIBHFudcWFguNhO5yBcB5ZY22ZFDzIwWrZe1lg&#10;ou2d93TLfCEChF2CCkrvm0RKl5dk0I1sQxy8s20N+iDbQuoW7wFuajmOoqk0WHFYKLGh95LyS3Y1&#10;Clxmtq+fcXpKybxdcfP1PKffH0oN+t16DsJT5//Df+2dVjCdxPB7Jhw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M9ClxQAAANwAAAAPAAAAAAAAAAAAAAAAAJgCAABkcnMv&#10;ZG93bnJldi54bWxQSwUGAAAAAAQABAD1AAAAigMAAAAA&#10;" stroked="f" strokeweight=".5pt">
                        <v:textbox inset="1pt,1pt,1pt,1pt">
                          <w:txbxContent>
                            <w:p w:rsidR="004E000A" w:rsidRPr="00B11BA6" w:rsidRDefault="004E000A" w:rsidP="00750935">
                              <w:pPr>
                                <w:rPr>
                                  <w:rFonts w:cs="Arial"/>
                                </w:rPr>
                              </w:pPr>
                              <w:r w:rsidRPr="00B11BA6">
                                <w:rPr>
                                  <w:rFonts w:cs="Arial"/>
                                </w:rPr>
                                <w:t>T</w:t>
                              </w:r>
                              <w:r w:rsidRPr="00B11BA6">
                                <w:rPr>
                                  <w:rFonts w:cs="Arial"/>
                                  <w:vertAlign w:val="subscript"/>
                                </w:rPr>
                                <w:t>f</w:t>
                              </w:r>
                            </w:p>
                          </w:txbxContent>
                        </v:textbox>
                      </v:rect>
                      <v:shape id="Arc 451" o:spid="_x0000_s1471" style="position:absolute;left:5108;top:11662;width:571;height:1139;flip:x;visibility:visible;mso-wrap-style:square;v-text-anchor:top" coordsize="21600,16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lzcMMA&#10;AADcAAAADwAAAGRycy9kb3ducmV2LnhtbESPUWvCMBSF34X9h3AHvpSZrgMdnVHGROiLgtUfcGmu&#10;TVlzU5JM6783wsDHwznnO5zlerS9uJAPnWMF77McBHHjdMetgtNx+/YJIkRkjb1jUnCjAOvVy2SJ&#10;pXZXPtCljq1IEA4lKjAxDqWUoTFkMczcQJy8s/MWY5K+ldrjNcFtL4s8n0uLHacFgwP9GGp+6z+r&#10;YFdX7fm4MDL6sKmygvbZ1mVKTV/H7y8Qkcb4DP+3K61g/lHA40w6An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2lzcMMAAADcAAAADwAAAAAAAAAAAAAAAACYAgAAZHJzL2Rv&#10;d25yZXYueG1sUEsFBgAAAAAEAAQA9QAAAIgDAAAAAA==&#10;" path="m13837,-1nfc18756,4103,21600,10179,21600,16586em13837,-1nsc18756,4103,21600,10179,21600,16586l,16586,13837,-1xe" filled="f">
                        <v:path arrowok="t" o:extrusionok="f" o:connecttype="custom" o:connectlocs="366,0;571,1139;0,1139" o:connectangles="0,0,0"/>
                      </v:shape>
                      <v:shape id="Arc 452" o:spid="_x0000_s1472" style="position:absolute;left:5480;top:11865;width:571;height:947;flip:x;visibility:visible;mso-wrap-style:square;v-text-anchor:top" coordsize="21600,155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P7LccA&#10;AADcAAAADwAAAGRycy9kb3ducmV2LnhtbESPT2vCQBTE74LfYXmCN91UMdroKiXgH+qhNK2Ct0f2&#10;NQnNvg3ZVdNv3xUKPQ4z8xtmtelMLW7UusqygqdxBII4t7riQsHnx3a0AOE8ssbaMin4IQebdb+3&#10;wkTbO7/TLfOFCBB2CSoovW8SKV1ekkE3tg1x8L5sa9AH2RZSt3gPcFPLSRTF0mDFYaHEhtKS8u/s&#10;ahRk+3SXP89rc3k9z46nY5wu5m+pUsNB97IE4anz/+G/9kEriKdTeJwJR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D+y3HAAAA3AAAAA8AAAAAAAAAAAAAAAAAmAIAAGRy&#10;cy9kb3ducmV2LnhtbFBLBQYAAAAABAAEAPUAAACMAwAAAAA=&#10;" path="m15018,nfc19225,4069,21600,9671,21600,15524em15018,nsc19225,4069,21600,9671,21600,15524l,15524,15018,xe" filled="f">
                        <v:path arrowok="t" o:extrusionok="f" o:connecttype="custom" o:connectlocs="397,0;571,947;0,947" o:connectangles="0,0,0"/>
                      </v:shape>
                      <v:line id="Line 453" o:spid="_x0000_s1473" style="position:absolute;visibility:visible;mso-wrap-style:square" from="5301,11704" to="5656,11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TocYAAADcAAAADwAAAGRycy9kb3ducmV2LnhtbESPQWvCQBSE7wX/w/KE3urGVoJJXUUK&#10;Qg+9NAqmt0f2NUnNvk2ym5j+e7dQ8DjMzDfMZjeZRozUu9qyguUiAkFcWF1zqeB0PDytQTiPrLGx&#10;TAp+ycFuO3vYYKrtlT9pzHwpAoRdigoq79tUSldUZNAtbEscvG/bG/RB9qXUPV4D3DTyOYpiabDm&#10;sFBhS28VFZdsMIFyipNDcu7q4WfZZflX2+XHD1TqcT7tX0F4mvw9/N9+1wrilxX8nQlHQG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mU6HGAAAA3AAAAA8AAAAAAAAA&#10;AAAAAAAAoQIAAGRycy9kb3ducmV2LnhtbFBLBQYAAAAABAAEAPkAAACUAwAAAAA=&#10;">
                        <v:stroke startarrowwidth="narrow" startarrowlength="short" endarrowwidth="narrow" endarrowlength="short"/>
                      </v:line>
                      <v:line id="Line 454" o:spid="_x0000_s1474" style="position:absolute;visibility:visible;mso-wrap-style:square" from="3941,13285" to="6289,13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DZ/cQAAADcAAAADwAAAGRycy9kb3ducmV2LnhtbESP3WoCMRSE7wXfIRzBO81aqcjWKGLp&#10;D0gv1D7A6eY0u7o5WZLo7r59IxS8HGbmG2a16WwtbuRD5VjBbJqBIC6crtgo+D69TZYgQkTWWDsm&#10;BT0F2KyHgxXm2rV8oNsxGpEgHHJUUMbY5FKGoiSLYeoa4uT9Om8xJumN1B7bBLe1fMqyhbRYcVoo&#10;saFdScXleLUKvvz7sp85vf/hK29fP86mP7dGqfGo276AiNTFR/i//akVLObPcD+Tjo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8Nn9xAAAANwAAAAPAAAAAAAAAAAA&#10;AAAAAKECAABkcnMvZG93bnJldi54bWxQSwUGAAAAAAQABAD5AAAAkgMAAAAA&#10;" strokeweight=".5pt">
                        <v:stroke startarrow="open" startarrowwidth="narrow" startarrowlength="short" endarrowwidth="narrow" endarrowlength="short"/>
                      </v:line>
                      <v:rect id="Rectangle 455" o:spid="_x0000_s1475" style="position:absolute;left:4433;top:14082;width:286;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pI0cYA&#10;AADcAAAADwAAAGRycy9kb3ducmV2LnhtbESP3WrCQBSE7wu+w3IEb4putDRIdBV/EFpaCEbB20P2&#10;mASzZ0N21ejTdwuFXg4z8w0zX3amFjdqXWVZwXgUgSDOra64UHA87IZTEM4ja6wtk4IHOVguei9z&#10;TLS9855umS9EgLBLUEHpfZNI6fKSDLqRbYiDd7atQR9kW0jd4j3ATS0nURRLgxWHhRIb2pSUX7Kr&#10;UeAys3v9HKenlMz7Fddfz3P6vVVq0O9WMxCeOv8f/mt/aAXxWwy/Z8IR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pI0cYAAADcAAAADwAAAAAAAAAAAAAAAACYAgAAZHJz&#10;L2Rvd25yZXYueG1sUEsFBgAAAAAEAAQA9QAAAIsDAAAAAA==&#10;" stroked="f" strokeweight=".5pt">
                        <v:textbox inset="1pt,1pt,1pt,1pt">
                          <w:txbxContent>
                            <w:p w:rsidR="004E000A" w:rsidRPr="00B11BA6" w:rsidRDefault="004E000A" w:rsidP="00750935">
                              <w:pPr>
                                <w:rPr>
                                  <w:rFonts w:cs="Arial"/>
                                </w:rPr>
                              </w:pPr>
                              <w:r w:rsidRPr="00B11BA6">
                                <w:rPr>
                                  <w:rFonts w:cs="Arial"/>
                                </w:rPr>
                                <w:t>T</w:t>
                              </w:r>
                              <w:r w:rsidRPr="00B11BA6">
                                <w:rPr>
                                  <w:rFonts w:cs="Arial"/>
                                  <w:vertAlign w:val="subscript"/>
                                </w:rPr>
                                <w:t>rf</w:t>
                              </w:r>
                            </w:p>
                          </w:txbxContent>
                        </v:textbox>
                      </v:rect>
                      <v:rect id="Rectangle 456" o:spid="_x0000_s1476" style="position:absolute;left:3676;top:12600;width:286;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btSscA&#10;AADcAAAADwAAAGRycy9kb3ducmV2LnhtbESP3WrCQBSE7wu+w3KE3hTdpFJbomvwB6HFQmgseHvI&#10;HpNg9mzIrpr69G6h0MthZr5h5mlvGnGhztWWFcTjCARxYXXNpYLv/Xb0BsJ5ZI2NZVLwQw7SxeBh&#10;jom2V/6iS+5LESDsElRQed8mUrqiIoNubFvi4B1tZ9AH2ZVSd3gNcNPI5yiaSoM1h4UKW1pXVJzy&#10;s1HgcrN9+oizQ0bm5Yyr3e2YfW6Uehz2yxkIT73/D/+137WC6eQVfs+EI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W7UrHAAAA3AAAAA8AAAAAAAAAAAAAAAAAmAIAAGRy&#10;cy9kb3ducmV2LnhtbFBLBQYAAAAABAAEAPUAAACMAwAAAAA=&#10;" stroked="f" strokeweight=".5pt">
                        <v:textbox inset="1pt,1pt,1pt,1pt">
                          <w:txbxContent>
                            <w:p w:rsidR="004E000A" w:rsidRPr="00B11BA6" w:rsidRDefault="004E000A" w:rsidP="00750935">
                              <w:pPr>
                                <w:rPr>
                                  <w:rFonts w:cs="Arial"/>
                                </w:rPr>
                              </w:pPr>
                              <w:r w:rsidRPr="00B11BA6">
                                <w:rPr>
                                  <w:rFonts w:cs="Arial"/>
                                </w:rPr>
                                <w:t>T</w:t>
                              </w:r>
                              <w:r w:rsidRPr="00B11BA6">
                                <w:rPr>
                                  <w:rFonts w:cs="Arial"/>
                                  <w:vertAlign w:val="subscript"/>
                                </w:rPr>
                                <w:t>s</w:t>
                              </w:r>
                            </w:p>
                          </w:txbxContent>
                        </v:textbox>
                      </v:rect>
                      <v:shape id="Freeform 457" o:spid="_x0000_s1477" style="position:absolute;left:4836;top:13655;width:271;height:27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DtzcMA&#10;AADcAAAADwAAAGRycy9kb3ducmV2LnhtbERPTWuDQBC9F/Iflgn0InVNClKMq4SQQKCXJi2F3ibu&#10;VKXurHE3av999xDo8fG+83I2nRhpcK1lBas4AUFcWd1yreDj/fD0AsJ5ZI2dZVLwSw7KYvGQY6bt&#10;xCcaz74WIYRdhgoa7/tMSlc1ZNDFticO3LcdDPoAh1rqAacQbjq5TpJUGmw5NDTY066h6ud8Mwqi&#10;r9fR1P2KrtFxvdcX//a5305KPS7n7QaEp9n/i+/uo1aQPoe14Uw4Ar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DtzcMAAADcAAAADwAAAAAAAAAAAAAAAACYAgAAZHJzL2Rv&#10;d25yZXYueG1sUEsFBgAAAAAEAAQA9QAAAIgDAAAAAA==&#10;" path="m19926,r,19926l,19926,19926,xe" fillcolor="#bfbfbf">
                        <v:stroke startarrowwidth="narrow" startarrowlength="short" endarrowwidth="narrow" endarrowlength="short"/>
                        <v:path arrowok="t" o:connecttype="custom" o:connectlocs="270,0;270,270;0,270;270,0" o:connectangles="0,0,0,0"/>
                      </v:shape>
                      <v:shape id="Arc 458" o:spid="_x0000_s1478" style="position:absolute;left:4755;top:13976;width:343;height:742;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a1NMIA&#10;AADcAAAADwAAAGRycy9kb3ducmV2LnhtbESPT4vCMBTE7wt+h/AEb2tqC2WtRhFxQTzt+uf+aJ5p&#10;sXkpSVbrtzcLC3scZuY3zHI92E7cyYfWsYLZNANBXDvdslFwPn2+f4AIEVlj55gUPCnAejV6W2Kl&#10;3YO/6X6MRiQIhwoVNDH2lZShbshimLqeOHlX5y3GJL2R2uMjwW0n8ywrpcWW00KDPW0bqm/HH6vg&#10;0mbeHHaFPBX587wpcyNx9qXUZDxsFiAiDfE//NfeawVlMYffM+k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rU0wgAAANwAAAAPAAAAAAAAAAAAAAAAAJgCAABkcnMvZG93&#10;bnJldi54bWxQSwUGAAAAAAQABAD1AAAAhwMAAAAA&#10;" path="m-1,nfc11929,,21600,9670,21600,21600em-1,nsc11929,,21600,9670,21600,21600l,21600,-1,xe" fillcolor="#bfbfbf">
                        <v:path arrowok="t" o:extrusionok="f" o:connecttype="custom" o:connectlocs="0,0;343,742;0,742" o:connectangles="0,0,0"/>
                      </v:shape>
                      <v:shape id="Arc 459" o:spid="_x0000_s1479" style="position:absolute;left:3951;top:13979;width:343;height:74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R2fsEA&#10;AADcAAAADwAAAGRycy9kb3ducmV2LnhtbERPTWvCQBC9F/wPywi91Y2pSkldRcQW6U1b6HWanSah&#10;mdmwu5ror+8eBI+P971cD9yqM/nQODEwnWSgSEpnG6kMfH2+Pb2AChHFYuuEDFwowHo1elhiYV0v&#10;BzofY6VSiIQCDdQxdoXWoayJMUxcR5K4X+cZY4K+0tZjn8K51XmWLTRjI6mhxo62NZV/xxMb2J/Y&#10;fvsZ5/yc//S7fo7l+/XDmMfxsHkFFWmId/HNvbcGFrM0P51JR0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kdn7BAAAA3AAAAA8AAAAAAAAAAAAAAAAAmAIAAGRycy9kb3du&#10;cmV2LnhtbFBLBQYAAAAABAAEAPUAAACGAwAAAAA=&#10;" path="m-1,nfc11929,,21600,9670,21600,21600em-1,nsc11929,,21600,9670,21600,21600l,21600,-1,xe" fillcolor="#bfbfbf">
                        <v:path arrowok="t" o:extrusionok="f" o:connecttype="custom" o:connectlocs="0,0;343,742;0,742" o:connectangles="0,0,0"/>
                      </v:shape>
                      <v:line id="Line 460" o:spid="_x0000_s1480" style="position:absolute;visibility:visible;mso-wrap-style:square" from="3562,11860" to="3563,14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eDRMQAAADcAAAADwAAAGRycy9kb3ducmV2LnhtbESPQYvCMBSE7wv7H8Jb8LamFSnaNcqy&#10;IHjwYhXU26N521abl7aJWv+9EQSPw8x8w8wWvanFlTpXWVYQDyMQxLnVFRcKdtvl9wSE88gaa8uk&#10;4E4OFvPPjxmm2t54Q9fMFyJA2KWooPS+SaV0eUkG3dA2xMH7t51BH2RXSN3hLcBNLUdRlEiDFYeF&#10;Ehv6Kyk/ZxcTKLtkupzu2+pyitvscGzaw3aNSg2++t8fEJ56/w6/2iutIBnH8DwTjoCc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V4NExAAAANwAAAAPAAAAAAAAAAAA&#10;AAAAAKECAABkcnMvZG93bnJldi54bWxQSwUGAAAAAAQABAD5AAAAkgMAAAAA&#10;">
                        <v:stroke startarrowwidth="narrow" startarrowlength="short" endarrowwidth="narrow" endarrowlength="short"/>
                      </v:line>
                      <v:line id="Line 461" o:spid="_x0000_s1481" style="position:absolute;visibility:visible;mso-wrap-style:square" from="3941,11860" to="3942,14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UdM8UAAADcAAAADwAAAGRycy9kb3ducmV2LnhtbESPQWvCQBSE70L/w/IKvZmNUkKNrlIE&#10;wUMvTQTj7ZF9TdJm3ybZ1cR/7xYKPQ4z8w2z2U2mFTcaXGNZwSKKQRCXVjdcKTjlh/kbCOeRNbaW&#10;ScGdHOy2T7MNptqO/Em3zFciQNilqKD2vkuldGVNBl1kO+LgfdnBoA9yqKQecAxw08plHCfSYMNh&#10;ocaO9jWVP9nVBMopWR1W5765fi/6rLh0fZF/oFIvz9P7GoSnyf+H/9pHrSB5XcLvmXAE5PY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IUdM8UAAADcAAAADwAAAAAAAAAA&#10;AAAAAAChAgAAZHJzL2Rvd25yZXYueG1sUEsFBgAAAAAEAAQA+QAAAJMDAAAAAA==&#10;">
                        <v:stroke startarrowwidth="narrow" startarrowlength="short" endarrowwidth="narrow" endarrowlength="short"/>
                      </v:line>
                      <v:line id="Line 462" o:spid="_x0000_s1482" style="position:absolute;flip:x;visibility:visible;mso-wrap-style:square" from="3562,14730" to="6299,14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jrHsUAAADcAAAADwAAAGRycy9kb3ducmV2LnhtbESPQWsCMRSE7wX/Q3hCb5pVi7Rbo4hQ&#10;aClFXYVeH5vnZnHzsiapu/33jSD0OMzMN8xi1dtGXMmH2rGCyTgDQVw6XXOl4Hh4Gz2DCBFZY+OY&#10;FPxSgNVy8LDAXLuO93QtYiUShEOOCkyMbS5lKA1ZDGPXEifv5LzFmKSvpPbYJbht5DTL5tJizWnB&#10;YEsbQ+W5+LEKpttsVr2UX353Cp/Hy6Yzh++PXqnHYb9+BRGpj//he/tdK5g/zeB2Jh0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jrHsUAAADcAAAADwAAAAAAAAAA&#10;AAAAAAChAgAAZHJzL2Rvd25yZXYueG1sUEsFBgAAAAAEAAQA+QAAAJMDAAAAAA==&#10;">
                        <v:stroke startarrowwidth="narrow" startarrowlength="short" endarrowwidth="narrow" endarrowlength="short"/>
                      </v:line>
                      <v:line id="Line 463" o:spid="_x0000_s1483" style="position:absolute;visibility:visible;mso-wrap-style:square" from="5105,12787" to="5106,1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Ag3MQAAADcAAAADwAAAGRycy9kb3ducmV2LnhtbESPQYvCMBSE7wv7H8Jb8LamLlJsNcqy&#10;IHjwYhXU26N5tnWbl7aJWv+9EQSPw8x8w8wWvanFlTpXWVYwGkYgiHOrKy4U7LbL7wkI55E11pZJ&#10;wZ0cLOafHzNMtb3xhq6ZL0SAsEtRQel9k0rp8pIMuqFtiIN3sp1BH2RXSN3hLcBNLX+iKJYGKw4L&#10;JTb0V1L+n11MoOziZJns2+pyHrXZ4di0h+0alRp89b9TEJ56/w6/2iutIB6P4XkmHA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ICDcxAAAANwAAAAPAAAAAAAAAAAA&#10;AAAAAKECAABkcnMvZG93bnJldi54bWxQSwUGAAAAAAQABAD5AAAAkgMAAAAA&#10;">
                        <v:stroke startarrowwidth="narrow" startarrowlength="short" endarrowwidth="narrow" endarrowlength="short"/>
                      </v:line>
                      <v:line id="Line 464" o:spid="_x0000_s1484" style="position:absolute;visibility:visible;mso-wrap-style:square" from="5476,12788" to="5477,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yFR8YAAADcAAAADwAAAGRycy9kb3ducmV2LnhtbESPQWvCQBSE7wX/w/KE3urGUoNJXUUK&#10;Qg+9NAqmt0f2NUnNvk2ym5j+e7dQ8DjMzDfMZjeZRozUu9qyguUiAkFcWF1zqeB0PDytQTiPrLGx&#10;TAp+ycFuO3vYYKrtlT9pzHwpAoRdigoq79tUSldUZNAtbEscvG/bG/RB9qXUPV4D3DTyOYpiabDm&#10;sFBhS28VFZdsMIFyipNDcu7q4WfZZflX2+XHD1TqcT7tX0F4mvw9/N9+1wrilxX8nQlHQG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shUfGAAAA3AAAAA8AAAAAAAAA&#10;AAAAAAAAoQIAAGRycy9kb3ducmV2LnhtbFBLBQYAAAAABAAEAPkAAACUAwAAAAA=&#10;">
                        <v:stroke startarrowwidth="narrow" startarrowlength="short" endarrowwidth="narrow" endarrowlength="short"/>
                      </v:line>
                      <v:line id="Line 465" o:spid="_x0000_s1485" style="position:absolute;visibility:visible;mso-wrap-style:square" from="3945,13925" to="5096,13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4bMMUAAADcAAAADwAAAGRycy9kb3ducmV2LnhtbESPQWvCQBSE70L/w/IEb7qxlFCjq0hB&#10;6KEXk0Dt7ZF9JtHs2yS7Jum/7xYKPQ4z8w2zO0ymEQP1rrasYL2KQBAXVtdcKsiz0/IVhPPIGhvL&#10;pOCbHBz2T7MdJtqOfKYh9aUIEHYJKqi8bxMpXVGRQbeyLXHwrrY36IPsS6l7HAPcNPI5imJpsOaw&#10;UGFLbxUV9/RhAiWPN6fNZ1c/busuvXy13SX7QKUW8+m4BeFp8v/hv/a7VhC/xPB7JhwBu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4bMMUAAADcAAAADwAAAAAAAAAA&#10;AAAAAAChAgAAZHJzL2Rvd25yZXYueG1sUEsFBgAAAAAEAAQA+QAAAJMDAAAAAA==&#10;">
                        <v:stroke startarrowwidth="narrow" startarrowlength="short" endarrowwidth="narrow" endarrowlength="short"/>
                      </v:line>
                      <v:line id="Line 466" o:spid="_x0000_s1486" style="position:absolute;visibility:visible;mso-wrap-style:square" from="3945,12765" to="4266,12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iRbMQAAADcAAAADwAAAGRycy9kb3ducmV2LnhtbESP0WoCMRRE34X+Q7iFvmlWKSpbo0il&#10;VSg+qP2A281tdu3mZkmiu/v3jSD4OMzMGWax6mwtruRD5VjBeJSBIC6crtgo+D59DOcgQkTWWDsm&#10;BT0FWC2fBgvMtWv5QNdjNCJBOOSooIyxyaUMRUkWw8g1xMn7dd5iTNIbqT22CW5rOcmyqbRYcVoo&#10;saH3koq/48Uq2PvPeT92+uuHL7zebM+mP7dGqZfnbv0GIlIXH+F7e6cVTF9ncDuTjoB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aJFsxAAAANwAAAAPAAAAAAAAAAAA&#10;AAAAAKECAABkcnMvZG93bnJldi54bWxQSwUGAAAAAAQABAD5AAAAkgMAAAAA&#10;" strokeweight=".5pt">
                        <v:stroke startarrow="open" startarrowwidth="narrow" startarrowlength="short" endarrowwidth="narrow" endarrowlength="short"/>
                      </v:line>
                      <v:line id="Line 467" o:spid="_x0000_s1487" style="position:absolute;flip:x;visibility:visible;mso-wrap-style:square" from="3235,12765" to="3556,12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UWDsMAAADcAAAADwAAAGRycy9kb3ducmV2LnhtbERPz2vCMBS+D/Y/hDfwpqlDylqNsgmK&#10;6BjM7eLt0TzbuualJFFb/3pzEHb8+H7PFp1pxIWcry0rGI8SEMSF1TWXCn5/VsM3ED4ga2wsk4Ke&#10;PCzmz08zzLW98jdd9qEUMYR9jgqqENpcSl9UZNCPbEscuaN1BkOErpTa4TWGm0a+JkkqDdYcGyps&#10;aVlR8bc/GwWf2fLrlJlx4W/u47De9X2abXulBi/d+xREoC78ix/ujVaQTuLaeCYeAT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1Fg7DAAAA3AAAAA8AAAAAAAAAAAAA&#10;AAAAoQIAAGRycy9kb3ducmV2LnhtbFBLBQYAAAAABAAEAPkAAACRAwAAAAA=&#10;" strokeweight=".5pt">
                        <v:stroke startarrow="open" startarrowwidth="narrow" startarrowlength="short" endarrowwidth="narrow" endarrowlength="short"/>
                      </v:line>
                      <v:line id="Line 468" o:spid="_x0000_s1488" style="position:absolute;visibility:visible;mso-wrap-style:square" from="3945,13057" to="5096,13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9VucUAAADcAAAADwAAAGRycy9kb3ducmV2LnhtbESPQWvCQBSE7wX/w/KE3uomtQSNrqK1&#10;loIno+D1kX0mMdm3IbvG9N93C4Ueh5n5hlmuB9OInjpXWVYQTyIQxLnVFRcKzqf9ywyE88gaG8uk&#10;4JscrFejpyWm2j74SH3mCxEg7FJUUHrfplK6vCSDbmJb4uBdbWfQB9kVUnf4CHDTyNcoSqTBisNC&#10;iS29l5TX2d0ouBVJ7fvPeX7Pth/Z7lDH0/0lVup5PGwWIDwN/j/81/7SCpK3OfyeCUd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49VucUAAADcAAAADwAAAAAAAAAA&#10;AAAAAAChAgAAZHJzL2Rvd25yZXYueG1sUEsFBgAAAAAEAAQA+QAAAJMDAAAAAA==&#10;" strokeweight=".5pt">
                        <v:stroke startarrow="open" startarrowwidth="narrow" startarrowlength="short" endarrow="open" endarrowwidth="narrow" endarrowlength="short"/>
                      </v:line>
                      <v:line id="Line 469" o:spid="_x0000_s1489" style="position:absolute;flip:x;visibility:visible;mso-wrap-style:square" from="4816,12316" to="5137,1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qM1cMAAADcAAAADwAAAGRycy9kb3ducmV2LnhtbERPz2vCMBS+D/Y/hDfwpqkDy1qNsgmK&#10;6BjM7eLt0TzbuualJFFb/3pzEHb8+H7PFp1pxIWcry0rGI8SEMSF1TWXCn5/VsM3ED4ga2wsk4Ke&#10;PCzmz08zzLW98jdd9qEUMYR9jgqqENpcSl9UZNCPbEscuaN1BkOErpTa4TWGm0a+JkkqDdYcGyps&#10;aVlR8bc/GwWf2fLrlJlx4W/u47De9X2abXulBi/d+xREoC78ix/ujVaQTuL8eCYeAT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ajNXDAAAA3AAAAA8AAAAAAAAAAAAA&#10;AAAAoQIAAGRycy9kb3ducmV2LnhtbFBLBQYAAAAABAAEAPkAAACRAwAAAAA=&#10;" strokeweight=".5pt">
                        <v:stroke startarrow="open" startarrowwidth="narrow" startarrowlength="short" endarrowwidth="narrow" endarrowlength="short"/>
                      </v:line>
                      <v:line id="Line 470" o:spid="_x0000_s1490" style="position:absolute;visibility:visible;mso-wrap-style:square" from="5567,12316" to="5888,1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Q6XsQAAADcAAAADwAAAGRycy9kb3ducmV2LnhtbESPUWvCMBSF3wX/Q7iCb5pWUKQziijq&#10;YOxhbj/grrlL65qbkkTb/vtlMNjj4ZzzHc5m19tGPMiH2rGCfJ6BIC6drtko+Hg/zdYgQkTW2Dgm&#10;BQMF2G3How0W2nX8Ro9rNCJBOBSooIqxLaQMZUUWw9y1xMn7ct5iTNIbqT12CW4buciylbRYc1qo&#10;sKVDReX39W4VvPrzesidfvnkO++Pl5sZbp1Rajrp908gIvXxP/zXftYKVsscfs+k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FDpexAAAANwAAAAPAAAAAAAAAAAA&#10;AAAAAKECAABkcnMvZG93bnJldi54bWxQSwUGAAAAAAQABAD5AAAAkgMAAAAA&#10;" strokeweight=".5pt">
                        <v:stroke startarrow="open" startarrowwidth="narrow" startarrowlength="short" endarrowwidth="narrow" endarrowlength="short"/>
                      </v:line>
                      <v:line id="Line 471" o:spid="_x0000_s1491" style="position:absolute;flip:y;visibility:visible;mso-wrap-style:square" from="4537,13591" to="4538,13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S3OcYAAADcAAAADwAAAGRycy9kb3ducmV2LnhtbESPQWvCQBSE70L/w/IEb7pRMDTRVazQ&#10;IrYU1F56e2SfSdrs27C7auKv7xYKPQ4z8w2zXHemEVdyvrasYDpJQBAXVtdcKvg4PY8fQfiArLGx&#10;TAp68rBePQyWmGt74wNdj6EUEcI+RwVVCG0upS8qMugntiWO3tk6gyFKV0rt8BbhppGzJEmlwZrj&#10;QoUtbSsqvo8Xo+At275/ZWZa+Lt7+nx57fs02/dKjYbdZgEiUBf+w3/tnVaQzmfweyYeAbn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EtznGAAAA3AAAAA8AAAAAAAAA&#10;AAAAAAAAoQIAAGRycy9kb3ducmV2LnhtbFBLBQYAAAAABAAEAPkAAACUAwAAAAA=&#10;" strokeweight=".5pt">
                        <v:stroke startarrow="open" startarrowwidth="narrow" startarrowlength="short" endarrowwidth="narrow" endarrowlength="short"/>
                      </v:line>
                      <v:group id="Group 472" o:spid="_x0000_s1492" style="position:absolute;left:4241;top:13282;width:255;height:304"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A/mU8YAAADcAAAADwAAAGRycy9kb3ducmV2LnhtbESPQWuDQBSE74X+h+UV&#10;emtWG5RisxEJbekhBGIKpbeH+6IS9624WzX/PhsI5DjMzDfMKp9NJ0YaXGtZQbyIQBBXVrdcK/g5&#10;fL68gXAeWWNnmRScyUG+fnxYYabtxHsaS1+LAGGXoYLG+z6T0lUNGXQL2xMH72gHgz7IoZZ6wCnA&#10;TSdfoyiVBlsOCw32tGmoOpX/RsHXhFOxjD/G7em4Of8dkt3vNialnp/m4h2Ep9nfw7f2t1aQJku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D+ZTxgAAANwA&#10;AAAPAAAAAAAAAAAAAAAAAKoCAABkcnMvZG93bnJldi54bWxQSwUGAAAAAAQABAD6AAAAnQMAAAAA&#10;">
                        <v:rect id="Rectangle 473" o:spid="_x0000_s1493" style="position:absolute;left:2278;width:17722;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atZ8MA&#10;AADcAAAADwAAAGRycy9kb3ducmV2LnhtbESPQWvCQBSE7wX/w/IEb3VTsaGkriKK4qWI1ktvj+xr&#10;Npj3NmRXTf99VxA8DjPzDTNb9NyoK3Wh9mLgbZyBIim9raUycPrevH6AChHFYuOFDPxRgMV88DLD&#10;wvqbHOh6jJVKEAkFGnAxtoXWoXTEGMa+JUner+8YY5JdpW2HtwTnRk+yLNeMtaQFhy2tHJXn44UN&#10;7HpeWrfdT79+mlNYhwPnlzMbMxr2y09Qkfr4DD/aO2sgf5/C/Uw6Anr+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atZ8MAAADcAAAADwAAAAAAAAAAAAAAAACYAgAAZHJzL2Rv&#10;d25yZXYueG1sUEsFBgAAAAAEAAQA9QAAAIgDAAAAAA==&#10;" filled="f" stroked="f" strokeweight=".5pt">
                          <v:textbox inset="1pt,1pt,1pt,1pt">
                            <w:txbxContent>
                              <w:p w:rsidR="004E000A" w:rsidRPr="00B11BA6" w:rsidRDefault="004E000A" w:rsidP="00750935">
                                <w:pPr>
                                  <w:rPr>
                                    <w:rFonts w:cs="Arial"/>
                                  </w:rPr>
                                </w:pPr>
                                <w:proofErr w:type="gramStart"/>
                                <w:r w:rsidRPr="00B11BA6">
                                  <w:rPr>
                                    <w:rFonts w:cs="Arial"/>
                                  </w:rPr>
                                  <w:t>a</w:t>
                                </w:r>
                                <w:proofErr w:type="gramEnd"/>
                              </w:p>
                            </w:txbxContent>
                          </v:textbox>
                        </v:rect>
                        <v:oval id="Oval 474" o:spid="_x0000_s1494" style="position:absolute;top:4548;width:16081;height:14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c4LMAA&#10;AADcAAAADwAAAGRycy9kb3ducmV2LnhtbESPwQrCMBBE74L/EFbwpqmCItUoIijizerF29qsTbHZ&#10;lCZq/XsjCB6HmXnDLFatrcSTGl86VjAaJiCIc6dLLhScT9vBDIQPyBorx6TgTR5Wy25ngal2Lz7S&#10;MwuFiBD2KSowIdSplD43ZNEPXU0cvZtrLIYom0LqBl8Rbis5TpKptFhyXDBY08ZQfs8eVsHY7Kvd&#10;fbvOitpsbpfz7nANs4NS/V67noMI1IZ/+NfeawXTyQS+Z+IRkM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c4LMAAAADcAAAADwAAAAAAAAAAAAAAAACYAgAAZHJzL2Rvd25y&#10;ZXYueG1sUEsFBgAAAAAEAAQA9QAAAIUDAAAAAA==&#10;" filled="f" strokeweight=".5pt"/>
                      </v:group>
                      <v:line id="Line 475" o:spid="_x0000_s1495" style="position:absolute;flip:y;visibility:visible;mso-wrap-style:square" from="3955,13511" to="4278,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xOsYAAADcAAAADwAAAGRycy9kb3ducmV2LnhtbESPQWvCQBSE74X+h+UVvNWNgqGJrqKC&#10;UrQItb14e2Rfk9Ts27C71cRf7xYKPQ4z8w0zW3SmERdyvrasYDRMQBAXVtdcKvj82Dy/gPABWWNj&#10;mRT05GExf3yYYa7tld/pcgyliBD2OSqoQmhzKX1RkUE/tC1x9L6sMxiidKXUDq8Rbho5TpJUGqw5&#10;LlTY0rqi4nz8MQresvXhOzOjwt/c6rTd932a7XqlBk/dcgoiUBf+w3/tV60gnaTweyYeATm/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sTrGAAAA3AAAAA8AAAAAAAAA&#10;AAAAAAAAoQIAAGRycy9kb3ducmV2LnhtbFBLBQYAAAAABAAEAPkAAACUAwAAAAA=&#10;" strokeweight=".5pt">
                        <v:stroke startarrow="open" startarrowwidth="narrow" startarrowlength="short" endarrowwidth="narrow" endarrowlength="short"/>
                      </v:line>
                      <v:rect id="Rectangle 476" o:spid="_x0000_s1496" style="position:absolute;left:5899;top:13113;width:197;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kI6sYA&#10;AADcAAAADwAAAGRycy9kb3ducmV2LnhtbESPW2vCQBSE34X+h+UUfBHdKGglzSq9IFQqBKPg6yF7&#10;cqHZsyG70dRf3y0U+jjMzDdMsh1MI67UudqygvksAkGcW11zqeB82k3XIJxH1thYJgXf5GC7eRgl&#10;GGt74yNdM1+KAGEXo4LK+zaW0uUVGXQz2xIHr7CdQR9kV0rd4S3ATSMXUbSSBmsOCxW29FZR/pX1&#10;RoHLzG6yn6eXlMyyx9fPe5Ee3pUaPw4vzyA8Df4//Nf+0ApWyyf4PROOgN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0kI6sYAAADcAAAADwAAAAAAAAAAAAAAAACYAgAAZHJz&#10;L2Rvd25yZXYueG1sUEsFBgAAAAAEAAQA9QAAAIsDAAAAAA==&#10;" stroked="f" strokeweight=".5pt">
                        <v:textbox inset="1pt,1pt,1pt,1pt">
                          <w:txbxContent>
                            <w:p w:rsidR="004E000A" w:rsidRPr="00B11BA6" w:rsidRDefault="004E000A" w:rsidP="00750935">
                              <w:pPr>
                                <w:rPr>
                                  <w:rFonts w:cs="Arial"/>
                                </w:rPr>
                              </w:pPr>
                              <w:r w:rsidRPr="00B11BA6">
                                <w:rPr>
                                  <w:rFonts w:cs="Arial"/>
                                </w:rPr>
                                <w:t>D</w:t>
                              </w:r>
                            </w:p>
                          </w:txbxContent>
                        </v:textbox>
                      </v:rect>
                      <v:rect id="Rectangle 477" o:spid="_x0000_s1497" style="position:absolute;left:4501;top:12784;width:286;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unYsAA&#10;AADcAAAADwAAAGRycy9kb3ducmV2LnhtbERPTWvCQBC9F/wPywi91Y1FQ4muIkrFSxGtF29DdswG&#10;M7Mhu2r677sHwePjfc+XPTfqTl2ovRgYjzJQJKW3tVQGTr/fH1+gQkSx2HghA38UYLkYvM2xsP4h&#10;B7ofY6VSiIQCDbgY20LrUDpiDCPfkiTu4jvGmGBXadvhI4Vzoz+zLNeMtaQGhy2tHZXX440N7Hpe&#10;WbfdT37OzSlswoHz25WNeR/2qxmoSH18iZ/unTWQT9PadCYdAb3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unYsAAAADcAAAADwAAAAAAAAAAAAAAAACYAgAAZHJzL2Rvd25y&#10;ZXYueG1sUEsFBgAAAAAEAAQA9QAAAIUDAAAAAA==&#10;" filled="f" stroked="f" strokeweight=".5pt">
                        <v:textbox inset="1pt,1pt,1pt,1pt">
                          <w:txbxContent>
                            <w:p w:rsidR="004E000A" w:rsidRPr="00B11BA6" w:rsidRDefault="004E000A" w:rsidP="00750935">
                              <w:pPr>
                                <w:rPr>
                                  <w:rFonts w:cs="Arial"/>
                                </w:rPr>
                              </w:pPr>
                              <w:proofErr w:type="gramStart"/>
                              <w:r w:rsidRPr="00B11BA6">
                                <w:rPr>
                                  <w:rFonts w:cs="Arial"/>
                                </w:rPr>
                                <w:t>l</w:t>
                              </w:r>
                              <w:proofErr w:type="gramEnd"/>
                            </w:p>
                          </w:txbxContent>
                        </v:textbox>
                      </v:rect>
                      <v:shape id="Freeform 478" o:spid="_x0000_s1498" style="position:absolute;left:3557;top:11810;width:377;height:6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yU5sQA&#10;AADcAAAADwAAAGRycy9kb3ducmV2LnhtbESP3WrCQBSE7wXfYTlC73RjoaKpqwRBSH9uTPoAx+wx&#10;CWbPhuw2P2/fFYReDjPzDbM/jqYRPXWutqxgvYpAEBdW11wq+MnPyy0I55E1NpZJwUQOjof5bI+x&#10;tgNfqM98KQKEXYwKKu/bWEpXVGTQrWxLHLyb7Qz6ILtS6g6HADeNfI2ijTRYc1iosKVTRcU9+zUK&#10;buXENu/b5JqNV/vh0uLrM/tW6mUxJu8gPI3+P/xsp1rB5m0HjzPhCM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slObEAAAA3AAAAA8AAAAAAAAAAAAAAAAAmAIAAGRycy9k&#10;b3ducmV2LnhtbFBLBQYAAAAABAAEAPUAAACJAwAAAAA=&#10;" path="m,19697l743,10909,1751,6667,2599,3333,3979,1515,5252,r690,3333l7851,10000r1380,3333l10504,16970r1804,909l14430,15152r1485,-3334l16976,10303r1379,2121l19947,19697e" strokeweight=".5pt">
                        <v:stroke startarrowwidth="narrow" startarrowlength="short" endarrowwidth="narrow" endarrowlength="short"/>
                        <v:path arrowok="t" o:connecttype="custom" o:connectlocs="0,65;14,36;33,22;49,11;75,5;99,0;112,11;148,33;174,44;198,56;232,59;272,50;300,39;320,34;346,41;376,65" o:connectangles="0,0,0,0,0,0,0,0,0,0,0,0,0,0,0,0"/>
                      </v:shape>
                      <v:line id="Line 479" o:spid="_x0000_s1499" style="position:absolute;visibility:visible;mso-wrap-style:square" from="4537,14730" to="4538,15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RVeMEAAADcAAAADwAAAGRycy9kb3ducmV2LnhtbERPS27CMBDdV+IO1iCxKw4sIhQwCIH4&#10;SFUXpT3AEA9OIB5HtiHJ7etFpS6f3n+16W0jXuRD7VjBbJqBIC6drtko+Pk+vC9AhIissXFMCgYK&#10;sFmP3lZYaNfxF70u0YgUwqFABVWMbSFlKCuyGKauJU7czXmLMUFvpPbYpXDbyHmW5dJizamhwpZ2&#10;FZWPy9Mq+PTHxTBz+uPKT97uT3cz3Duj1GTcb5cgIvXxX/znPmsFeZ7mpzPpCM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NFV4wQAAANwAAAAPAAAAAAAAAAAAAAAA&#10;AKECAABkcnMvZG93bnJldi54bWxQSwUGAAAAAAQABAD5AAAAjwMAAAAA&#10;" strokeweight=".5pt">
                        <v:stroke startarrow="open" startarrowwidth="narrow" startarrowlength="short" endarrowwidth="narrow" endarrowlength="short"/>
                      </v:line>
                      <v:line id="Line 480" o:spid="_x0000_s1500" style="position:absolute;flip:x;visibility:visible;mso-wrap-style:square" from="4677,3937" to="4903,3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fsxcUAAADcAAAADwAAAGRycy9kb3ducmV2LnhtbESPQWvCQBSE7wX/w/KE3ppNGggluopa&#10;CsVLrTEHb4/sMwlm34bsNsZ/3xUKPQ4z8w2zXE+mEyMNrrWsIIliEMSV1S3XCk7Fx8sbCOeRNXaW&#10;ScGdHKxXs6cl5tre+JvGo69FgLDLUUHjfZ9L6aqGDLrI9sTBu9jBoA9yqKUe8BbgppOvcZxJgy2H&#10;hQZ72jVUXY8/RsG4TffvX6XNzrZvZbkpytQdOqWe59NmAcLT5P/Df+1PrSDLEnicC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fsxcUAAADcAAAADwAAAAAAAAAA&#10;AAAAAAChAgAAZHJzL2Rvd25yZXYueG1sUEsFBgAAAAAEAAQA+QAAAJMDAAAAAA==&#10;" strokeweight=".5pt">
                        <v:stroke startarrowwidth="narrow" startarrowlength="short" endarrowwidth="narrow" endarrowlength="short"/>
                      </v:line>
                      <v:shape id="Freeform 481" o:spid="_x0000_s1501" style="position:absolute;left:4692;top:4892;width:304;height:35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ghrcIA&#10;AADcAAAADwAAAGRycy9kb3ducmV2LnhtbESPQYvCMBSE7wv+h/AEb2uqh7JWo4ggeJNVqR4fzbMt&#10;Ji+liW333xtB2OMwM98wq81gjeio9bVjBbNpAoK4cLrmUsHlvP/+AeEDskbjmBT8kYfNevS1wky7&#10;nn+pO4VSRAj7DBVUITSZlL6oyKKfuoY4enfXWgxRtqXULfYRbo2cJ0kqLdYcFypsaFdR8Tg9rYJ7&#10;v88H1+WP4+F4XlzDzTRpbpSajIftEkSgIfyHP+2DVpCmc3ifiUdA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GtwgAAANwAAAAPAAAAAAAAAAAAAAAAAJgCAABkcnMvZG93&#10;bnJldi54bWxQSwUGAAAAAAQABAD1AAAAhwMAAAAA&#10;" path="m,l19934,,,19943,,xe" fillcolor="#d9d9d9">
                        <v:stroke startarrowwidth="narrow" startarrowlength="short" endarrowwidth="narrow" endarrowlength="short"/>
                        <v:path arrowok="t" o:connecttype="custom" o:connectlocs="0,0;303,0;0,349;0,0" o:connectangles="0,0,0,0"/>
                      </v:shape>
                      <v:rect id="Rectangle 482" o:spid="_x0000_s1502" style="position:absolute;left:4818;top:3926;width:132;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fnMMA&#10;AADcAAAADwAAAGRycy9kb3ducmV2LnhtbESPQWvCQBSE7wX/w/KEXopuVEgluootCCK91ApeH9ln&#10;Esy+DdmXmP57Vyj0OMzMN8x6O7ha9dSGyrOB2TQBRZx7W3Fh4PyznyxBBUG2WHsmA78UYLsZvawx&#10;s/7O39SfpFARwiFDA6VIk2kd8pIchqlviKN39a1DibIttG3xHuGu1vMkSbXDiuNCiQ19lpTfTp0z&#10;0F8uXx907vSsR3l/Oxw7qVIy5nU87FaghAb5D/+1D9ZAmi7geSYeAb1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fnMMAAADcAAAADwAAAAAAAAAAAAAAAACYAgAAZHJzL2Rv&#10;d25yZXYueG1sUEsFBgAAAAAEAAQA9QAAAIg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line id="Line 483" o:spid="_x0000_s1503" style="position:absolute;flip:x;visibility:visible;mso-wrap-style:square" from="4882,4893" to="5224,4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BPXcQAAADcAAAADwAAAGRycy9kb3ducmV2LnhtbESPS4vCQBCE74L/YWjBm058ECTrKOoi&#10;LF585rC3JtObhM30hMxszP57RxA8FlX1FbVcd6YSLTWutKxgMo5AEGdWl5wruF33owUI55E1VpZJ&#10;wT85WK/6vSUm2t75TO3F5yJA2CWooPC+TqR0WUEG3djWxMH7sY1BH2STS93gPcBNJadRFEuDJYeF&#10;AmvaFZT9Xv6MgnY7O3weUxt/27qU6eaaztypUmo46DYfIDx1/h1+tb+0gjiew/NMOAJy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oE9dxAAAANwAAAAPAAAAAAAAAAAA&#10;AAAAAKECAABkcnMvZG93bnJldi54bWxQSwUGAAAAAAQABAD5AAAAkgMAAAAA&#10;" strokeweight=".5pt">
                        <v:stroke startarrowwidth="narrow" startarrowlength="short" endarrowwidth="narrow" endarrowlength="short"/>
                      </v:line>
                      <v:line id="Line 484" o:spid="_x0000_s1504" style="position:absolute;flip:y;visibility:visible;mso-wrap-style:square" from="4785,3936" to="4786,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etNMUAAADcAAAADwAAAGRycy9kb3ducmV2LnhtbESPQWvCQBSE74X+h+UJvdWNgtGmrlIE&#10;pcWTUev1kX0modm3YXfV1F/vCoLHYWa+YabzzjTiTM7XlhUM+gkI4sLqmksFu+3yfQLCB2SNjWVS&#10;8E8e5rPXlylm2l54Q+c8lCJC2GeooAqhzaT0RUUGfd+2xNE7WmcwROlKqR1eItw0cpgkqTRYc1yo&#10;sKVFRcVffjIKVsN8fd3u/eFjfNgff5Kx25x+10q99bqvTxCBuvAMP9rfWkGajuB+Jh4B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etNMUAAADcAAAADwAAAAAAAAAA&#10;AAAAAAChAgAAZHJzL2Rvd25yZXYueG1sUEsFBgAAAAAEAAQA+QAAAJMDAAAAAA==&#10;" strokeweight=".5pt">
                        <v:stroke startarrow="open" startarrowwidth="narrow" startarrowlength="short" endarrow="open" endarrowwidth="narrow" endarrowlength="short"/>
                      </v:line>
                      <v:line id="Line 485" o:spid="_x0000_s1505" style="position:absolute;visibility:visible;mso-wrap-style:square" from="4995,3965" to="4996,4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tHUMMAAADcAAAADwAAAGRycy9kb3ducmV2LnhtbESPQYvCMBSE7wv+h/CEva2pHoJWo4gg&#10;eNjLVkG9PZpnW21e2iZq99+bhQWPw8x8wyxWva3FgzpfOdYwHiUgiHNnKi40HPbbrykIH5AN1o5J&#10;wy95WC0HHwtMjXvyDz2yUIgIYZ+ihjKEJpXS5yVZ9CPXEEfv4jqLIcqukKbDZ4TbWk6SREmLFceF&#10;EhvalJTfsruNlIOabWfHtrpfx212Ojftaf+NWn8O+/UcRKA+vMP/7Z3RoJSCvzPxCMj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LR1DDAAAA3AAAAA8AAAAAAAAAAAAA&#10;AAAAoQIAAGRycy9kb3ducmV2LnhtbFBLBQYAAAAABAAEAPkAAACRAwAAAAA=&#10;">
                        <v:stroke startarrowwidth="narrow" startarrowlength="short" endarrowwidth="narrow" endarrowlength="short"/>
                      </v:line>
                      <v:rect id="Rectangle 486" o:spid="_x0000_s1506" style="position:absolute;left:5151;top:4431;width:343;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cZn8MA&#10;AADcAAAADwAAAGRycy9kb3ducmV2LnhtbESPQWvCQBSE74L/YXkFL1I3eogldZUqCFJ60QpeH9ln&#10;Esy+DdmXGP+9Wyh4HGbmG2a1GVytempD5dnAfJaAIs69rbgwcP7dv3+ACoJssfZMBh4UYLMej1aY&#10;WX/nI/UnKVSEcMjQQCnSZFqHvCSHYeYb4uhdfetQomwLbVu8R7ir9SJJUu2w4rhQYkO7kvLbqXMG&#10;+svlZ0vnTs97lOX08N1JlZIxk7fh6xOU0CCv8H/7YA2k6RL+zsQjo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cZn8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z w:val="18"/>
                                </w:rPr>
                                <w:t>50</w:t>
                              </w:r>
                            </w:p>
                          </w:txbxContent>
                        </v:textbox>
                      </v:rect>
                      <v:oval id="Oval 487" o:spid="_x0000_s1507" style="position:absolute;left:5404;top:2347;width:402;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QXcUA&#10;AADcAAAADwAAAGRycy9kb3ducmV2LnhtbESPwU7DMAyG70h7h8iTuLF006hYWTYhEFIRp3VcuFmN&#10;aSoap0qyrePp8QGJo/X7//x5u5/8oM4UUx/YwHJRgCJug+25M/BxfL17AJUyssUhMBm4UoL9bnaz&#10;xcqGCx/o3OROCYRThQZczmOldWodeUyLMBJL9hWixyxj7LSNeBG4H/SqKErtsWe54HCkZ0ftd3Py&#10;ovFy/7Nums/6rXfvx2s8rDebZW3M7Xx6egSVacr/y3/t2hooS7GVZ4QA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xBdxQAAANwAAAAPAAAAAAAAAAAAAAAAAJgCAABkcnMv&#10;ZG93bnJldi54bWxQSwUGAAAAAAQABAD1AAAAigMAAAAA&#10;" fillcolor="#ccc"/>
                      <v:line id="Line 488" o:spid="_x0000_s1508" style="position:absolute;visibility:visible;mso-wrap-style:square" from="4375,2531" to="4376,5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TTIsUAAADcAAAADwAAAGRycy9kb3ducmV2LnhtbESPQWuDQBSE74X8h+UFcmtWe5Bqsgkh&#10;IPTQSzXQ5PZwX9TWfavuJpp/3y0Uehxm5htmu59NJ+40utaygngdgSCurG65VnAq8+dXEM4ja+ws&#10;k4IHOdjvFk9bzLSd+IPuha9FgLDLUEHjfZ9J6aqGDLq17YmDd7WjQR/kWEs94hTgppMvUZRIgy2H&#10;hQZ7OjZUfRc3EyinJM3Tz6G9fcVDcb70w7l8R6VWy/mwAeFp9v/hv/abVpAkKfyeCUdA7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TTIsUAAADcAAAADwAAAAAAAAAA&#10;AAAAAAChAgAAZHJzL2Rvd25yZXYueG1sUEsFBgAAAAAEAAQA+QAAAJMDAAAAAA==&#10;">
                        <v:stroke startarrowwidth="narrow" startarrowlength="short" endarrowwidth="narrow" endarrowlength="short"/>
                      </v:line>
                      <v:line id="Line 489" o:spid="_x0000_s1509" style="position:absolute;visibility:visible;mso-wrap-style:square" from="4694,2531" to="4695,5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fsYsUAAADcAAAADwAAAGRycy9kb3ducmV2LnhtbESPsW7CQAyG90q8w8lI3cqFDqGkHAhV&#10;QmJgaUCCblbOJIGcL8kdkL59PSB1tH7/n/0tVoNr1J36UHs2MJ0koIgLb2suDRz2m7cPUCEiW2w8&#10;k4FfCrBajl4WmFn/4G+657FUAuGQoYEqxjbTOhQVOQwT3xJLdva9wyhjX2rb40PgrtHvSZJqhzXL&#10;hQpb+qqouOY3J5RDOt/Mj119u0y7/PTTdqf9Do15HQ/rT1CRhvi//GxvrYF0Ju+LjIiA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fsYsUAAADcAAAADwAAAAAAAAAA&#10;AAAAAAChAgAAZHJzL2Rvd25yZXYueG1sUEsFBgAAAAAEAAQA+QAAAJMDAAAAAA==&#10;">
                        <v:stroke startarrowwidth="narrow" startarrowlength="short" endarrowwidth="narrow" endarrowlength="short"/>
                      </v:line>
                      <v:shape id="Freeform 490" o:spid="_x0000_s1510" style="position:absolute;left:4385;top:2484;width:306;height:9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NL/8YA&#10;AADcAAAADwAAAGRycy9kb3ducmV2LnhtbESPT2vCQBTE70K/w/IKvenGHqykbkJICeqhh2rTXh/Z&#10;lz9t9m3Irpp++64geBxm5jfMJp1ML840us6yguUiAkFcWd1xo+DzWMzXIJxH1thbJgV/5CBNHmYb&#10;jLW98AedD74RAcIuRgWt90MspataMugWdiAOXm1Hgz7IsZF6xEuAm14+R9FKGuw4LLQ4UN5S9Xs4&#10;GQVlsT1l7/n+yxblfpi+y7e+rn+UenqcslcQniZ/D9/aO61g9bKE65lwBG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lNL/8YAAADcAAAADwAAAAAAAAAAAAAAAACYAgAAZHJz&#10;L2Rvd25yZXYueG1sUEsFBgAAAAAEAAQA9QAAAIsDAAAAAA==&#10;" path="m,12308r1569,5055l3333,19341r2026,439l7516,17143,9085,10989,10850,5275,12549,1538,14575,r1569,1758l17582,5055r915,4396l19935,13187e" filled="f" strokeweight=".5pt">
                        <v:stroke startarrowwidth="narrow" startarrowlength="short" endarrowwidth="narrow" endarrowlength="short"/>
                        <v:path arrowok="t" o:connecttype="custom" o:connectlocs="0,56;24,79;51,88;82,90;115,78;139,50;166,24;192,7;223,0;247,8;269,23;283,43;305,60" o:connectangles="0,0,0,0,0,0,0,0,0,0,0,0,0"/>
                      </v:shape>
                      <v:shape id="Arc 491" o:spid="_x0000_s1511" style="position:absolute;left:4694;top:3376;width:519;height:574;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h0V8EA&#10;AADcAAAADwAAAGRycy9kb3ducmV2LnhtbESP3YrCMBSE74V9h3AWvNPUilW6RlkEfy61+gCH5mxb&#10;bE5Kkq317Y2wsJfDzHzDrLeDaUVPzjeWFcymCQji0uqGKwW3636yAuEDssbWMil4koft5mO0xlzb&#10;B1+oL0IlIoR9jgrqELpcSl/WZNBPbUccvR/rDIYoXSW1w0eEm1amSZJJgw3HhRo72tVU3otfo+Da&#10;ZOdDyrssgvqwsPujuy3mSo0/h+8vEIGG8B/+a5+0gmyZwvtMPAJy8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YdFfBAAAA3AAAAA8AAAAAAAAAAAAAAAAAmAIAAGRycy9kb3du&#10;cmV2LnhtbFBLBQYAAAAABAAEAPUAAACGAwAAAAA=&#10;" path="m-1,nfc11929,,21600,9670,21600,21600em-1,nsc11929,,21600,9670,21600,21600l,21600,-1,xe" filled="f">
                        <v:path arrowok="t" o:extrusionok="f" o:connecttype="custom" o:connectlocs="0,0;519,574;0,574" o:connectangles="0,0,0"/>
                      </v:shape>
                      <v:shape id="Arc 492" o:spid="_x0000_s1512" style="position:absolute;left:4991;top:3701;width:219;height:244;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TRzMEA&#10;AADcAAAADwAAAGRycy9kb3ducmV2LnhtbESP3YrCMBSE74V9h3CEvdNUxbrUprII/lz69wCH5mxb&#10;bE5KEmv37Y2wsJfDzHzD5JvBtKIn5xvLCmbTBARxaXXDlYLbdTf5AuEDssbWMin4JQ+b4mOUY6bt&#10;k8/UX0IlIoR9hgrqELpMSl/WZNBPbUccvR/rDIYoXSW1w2eEm1bOkySVBhuOCzV2tK2pvF8eRsG1&#10;SU/7OW/TCOrD0u4O7rZcKPU5Hr7XIAIN4T/81z5qBelqAe8z8QjI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U0czBAAAA3AAAAA8AAAAAAAAAAAAAAAAAmAIAAGRycy9kb3du&#10;cmV2LnhtbFBLBQYAAAAABAAEAPUAAACGAwAAAAA=&#10;" path="m-1,nfc11929,,21600,9670,21600,21600em-1,nsc11929,,21600,9670,21600,21600l,21600,-1,xe" filled="f">
                        <v:path arrowok="t" o:extrusionok="f" o:connecttype="custom" o:connectlocs="0,0;219,244;0,244" o:connectangles="0,0,0"/>
                      </v:shape>
                      <v:shape id="Arc 493" o:spid="_x0000_s1513" style="position:absolute;left:5217;top:3126;width:519;height:574;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1JuMEA&#10;AADcAAAADwAAAGRycy9kb3ducmV2LnhtbESP3YrCMBSE7wXfIRzBO039q1KNIoK7Xq4/D3Bojm2x&#10;OSlJrN233wjCXg4z8w2z2XWmFi05X1lWMBknIIhzqysuFNyux9EKhA/IGmvLpOCXPOy2/d4GM21f&#10;fKb2EgoRIewzVFCG0GRS+rwkg35sG+Lo3a0zGKJ0hdQOXxFuajlNklQarDgulNjQoaT8cXkaBdcq&#10;/fma8iGNoDYs7PHb3RYzpYaDbr8GEagL/+FP+6QVpMs5vM/EI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9SbjBAAAA3AAAAA8AAAAAAAAAAAAAAAAAmAIAAGRycy9kb3du&#10;cmV2LnhtbFBLBQYAAAAABAAEAPUAAACGAwAAAAA=&#10;" path="m-1,nfc11929,,21600,9670,21600,21600em-1,nsc11929,,21600,9670,21600,21600l,21600,-1,xe" filled="f">
                        <v:path arrowok="t" o:extrusionok="f" o:connecttype="custom" o:connectlocs="0,0;519,574;0,574" o:connectangles="0,0,0"/>
                      </v:shape>
                      <v:shape id="Arc 494" o:spid="_x0000_s1514" style="position:absolute;left:5218;top:3131;width:219;height:244;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HsI8EA&#10;AADcAAAADwAAAGRycy9kb3ducmV2LnhtbESP3YrCMBSE74V9h3AWvNNUpd2la5RF8OdSqw9waM62&#10;xeakJNla394IgpfDzHzDLNeDaUVPzjeWFcymCQji0uqGKwWX83byDcIHZI2tZVJwJw/r1cdoibm2&#10;Nz5RX4RKRAj7HBXUIXS5lL6syaCf2o44en/WGQxRukpqh7cIN62cJ0kmDTYcF2rsaFNTeS3+jYJz&#10;kx13c95kEdSH1G737pIulBp/Dr8/IAIN4R1+tQ9aQfaVwv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x7CPBAAAA3AAAAA8AAAAAAAAAAAAAAAAAmAIAAGRycy9kb3du&#10;cmV2LnhtbFBLBQYAAAAABAAEAPUAAACGAwAAAAA=&#10;" path="m-1,nfc11929,,21600,9670,21600,21600em-1,nsc11929,,21600,9670,21600,21600l,21600,-1,xe" filled="f">
                        <v:path arrowok="t" o:extrusionok="f" o:connecttype="custom" o:connectlocs="0,0;219,244;0,244" o:connectangles="0,0,0"/>
                      </v:shape>
                      <v:line id="Line 495" o:spid="_x0000_s1515" style="position:absolute;visibility:visible;mso-wrap-style:square" from="4692,2951" to="5092,2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j+SsQAAADcAAAADwAAAGRycy9kb3ducmV2LnhtbESPwW7CMBBE75X4B2uRuBWHHgJKMQiB&#10;CkgVh9J+wDbeOqHxOrINSf6+RkLqcTQzbzTLdW8bcSMfascKZtMMBHHpdM1Gwdfn2/MCRIjIGhvH&#10;pGCgAOvV6GmJhXYdf9DtHI1IEA4FKqhibAspQ1mRxTB1LXHyfpy3GJP0RmqPXYLbRr5kWS4t1pwW&#10;KmxpW1H5e75aBSe/Xwwzp9+/+cqb3eFihktnlJqM+80riEh9/A8/2ketIJ/ncD+Tjo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SP5KxAAAANwAAAAPAAAAAAAAAAAA&#10;AAAAAKECAABkcnMvZG93bnJldi54bWxQSwUGAAAAAAQABAD5AAAAkgMAAAAA&#10;" strokeweight=".5pt">
                        <v:stroke startarrow="open" startarrowwidth="narrow" startarrowlength="short" endarrowwidth="narrow" endarrowlength="short"/>
                      </v:line>
                      <v:line id="Line 496" o:spid="_x0000_s1516" style="position:absolute;flip:x;visibility:visible;mso-wrap-style:square" from="3976,2951" to="4376,2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ZIwccAAADcAAAADwAAAGRycy9kb3ducmV2LnhtbESPT2vCQBTE74V+h+UJvdWNHmITXcUK&#10;FmlLwT8Xb4/sM4lm34bdVZN++m6h0OMwM79hZovONOJGzteWFYyGCQjiwuqaSwWH/fr5BYQPyBob&#10;y6SgJw+L+ePDDHNt77yl2y6UIkLY56igCqHNpfRFRQb90LbE0TtZZzBE6UqpHd4j3DRynCSpNFhz&#10;XKiwpVVFxWV3NQo+s9XXOTOjwn+71+PbR9+n2Xuv1NOgW05BBOrCf/ivvdEK0skEfs/EIyD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RkjBxwAAANwAAAAPAAAAAAAA&#10;AAAAAAAAAKECAABkcnMvZG93bnJldi54bWxQSwUGAAAAAAQABAD5AAAAlQMAAAAA&#10;" strokeweight=".5pt">
                        <v:stroke startarrow="open" startarrowwidth="narrow" startarrowlength="short" endarrowwidth="narrow" endarrowlength="short"/>
                      </v:line>
                      <v:line id="Line 497" o:spid="_x0000_s1517" style="position:absolute;flip:x y;visibility:visible;mso-wrap-style:square" from="4375,4549" to="4684,4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VgQsIAAADcAAAADwAAAGRycy9kb3ducmV2LnhtbERPy4rCMBTdC/5DuIIbGVNFdOgYRXyA&#10;CMJM9QMuzZ222tyUJtrq15uF4PJw3vNla0pxp9oVlhWMhhEI4tTqgjMF59Pu6xuE88gaS8uk4EEO&#10;lotuZ46xtg3/0T3xmQgh7GJUkHtfxVK6NCeDbmgr4sD929qgD7DOpK6xCeGmlOMomkqDBYeGHCta&#10;55Rek5tRgL+XZn/cFofn5LIx1WNwfibHq1L9Xrv6AeGp9R/x273XCqazsDacCUdAL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9VgQsIAAADcAAAADwAAAAAAAAAAAAAA&#10;AAChAgAAZHJzL2Rvd25yZXYueG1sUEsFBgAAAAAEAAQA+QAAAJADAAAAAA==&#10;" strokeweight=".5pt">
                        <v:stroke dashstyle="1 1" startarrowwidth="narrow" startarrowlength="short" endarrowwidth="narrow" endarrowlength="short"/>
                      </v:line>
                      <v:line id="Line 498" o:spid="_x0000_s1518" style="position:absolute;flip:x;visibility:visible;mso-wrap-style:square" from="4375,4636" to="4691,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L0Y8MAAADcAAAADwAAAGRycy9kb3ducmV2LnhtbESPQWvCQBSE7wX/w/IEL6VuDDQ20VVE&#10;ELxqW7C3R/Y1CWbfhryNxn/fLRR6HGbmG2a9HV2rbtRL49nAYp6AIi69bbgy8PF+eHkDJQHZYuuZ&#10;DDxIYLuZPK2xsP7OJ7qdQ6UihKVAA3UIXaG1lDU5lLnviKP37XuHIcq+0rbHe4S7VqdJkmmHDceF&#10;Gjva11Rez4MzcPk8DTK8pl9kRfJntwiYZrkxs+m4W4EKNIb/8F/7aA1kyxx+z8Qjo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i9GPDAAAA3AAAAA8AAAAAAAAAAAAA&#10;AAAAoQIAAGRycy9kb3ducmV2LnhtbFBLBQYAAAAABAAEAPkAAACRAwAAAAA=&#10;" strokeweight=".5pt">
                        <v:stroke dashstyle="1 1" startarrowwidth="narrow" startarrowlength="short" endarrowwidth="narrow" endarrowlength="short"/>
                      </v:line>
                      <v:shape id="Freeform 499" o:spid="_x0000_s1519" style="position:absolute;left:5438;top:2581;width:298;height:5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KPAMQA&#10;AADcAAAADwAAAGRycy9kb3ducmV2LnhtbESPwWrCQBCG70LfYRmhN93YQ5DUVYIi9NJKVSjexuyY&#10;DWZn0+xW07fvHAoeh3/+b+ZbrAbfqhv1sQlsYDbNQBFXwTZcGzgetpM5qJiQLbaBycAvRVgtn0YL&#10;LGy48yfd9qlWAuFYoAGXUldoHStHHuM0dMSSXULvMcnY19r2eBe4b/VLluXaY8NywWFHa0fVdf/j&#10;hYL+Y/u125Xu5K/vG12e8/h9NuZ5PJSvoBIN6bH8336zBvK5vC8yIgJ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yjwDEAAAA3AAAAA8AAAAAAAAAAAAAAAAAmAIAAGRycy9k&#10;b3ducmV2LnhtbFBLBQYAAAAABAAEAPUAAACJAwAAAAA=&#10;" path="m,19966l,1308,10940,r8993,2823l19933,19966e">
                        <v:stroke startarrowwidth="narrow" startarrowlength="short" endarrowwidth="narrow" endarrowlength="short"/>
                        <v:path arrowok="t" o:connecttype="custom" o:connectlocs="0,580;0,38;163,0;297,82;297,580" o:connectangles="0,0,0,0,0"/>
                      </v:shape>
                      <v:shape id="Freeform 500" o:spid="_x0000_s1520" style="position:absolute;left:5485;top:2144;width:328;height:31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4qm8UA&#10;AADcAAAADwAAAGRycy9kb3ducmV2LnhtbESPQWvCQBSE74X+h+UVems2egiSZpWgCL3YUCsUb8/s&#10;MxvMvk2z25j++64g9DjMzDdMsZpsJ0YafOtYwSxJQRDXTrfcKDh8bl8WIHxA1tg5JgW/5GG1fHwo&#10;MNfuyh807kMjIoR9jgpMCH0upa8NWfSJ64mjd3aDxRDl0Eg94DXCbSfnaZpJiy3HBYM9rQ3Vl/2P&#10;jRS079uvqirN0V52G1meMv99Uur5aSpfQQSawn/43n7TCrLFDG5n4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PiqbxQAAANwAAAAPAAAAAAAAAAAAAAAAAJgCAABkcnMv&#10;ZG93bnJldi54bWxQSwUGAAAAAAQABAD1AAAAigMAAAAA&#10;" path="m3963,l1463,6730,,14857r7866,5080l17866,18159r122,-3683l18841,9333,19939,5905e">
                        <v:stroke startarrowwidth="narrow" startarrowlength="short" endarrowwidth="narrow" endarrowlength="short"/>
                        <v:path arrowok="t" o:connecttype="custom" o:connectlocs="65,0;24,106;0,234;129,314;293,286;295,228;309,147;327,93" o:connectangles="0,0,0,0,0,0,0,0"/>
                      </v:shape>
                      <v:shape id="Freeform 501" o:spid="_x0000_s1521" style="position:absolute;left:5563;top:2130;width:251;height: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Slr8UA&#10;AADcAAAADwAAAGRycy9kb3ducmV2LnhtbESPS4vCQBCE78L+h6EXvJnJehDJOoooYfXgwUfWa5Pp&#10;PDTTEzKjxn/vLCx4LKrqK2q26E0j7tS52rKCrygGQZxbXXOp4HRMR1MQziNrbCyTgic5WMw/BjNM&#10;tH3wnu4HX4oAYZeggsr7NpHS5RUZdJFtiYNX2M6gD7Irpe7wEeCmkeM4nkiDNYeFCltaVZRfDzej&#10;IEt/bsvdavtr02zb9uds3RTFRanhZ7/8BuGp9+/wf3ujFUymY/g7E4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VKWvxQAAANwAAAAPAAAAAAAAAAAAAAAAAJgCAABkcnMv&#10;ZG93bnJldi54bWxQSwUGAAAAAAQABAD1AAAAigMAAAAA&#10;" path="m,l2390,988r2710,247l8127,3457r2072,4197l11952,10370r1753,2470l16335,18025r1354,1728l19920,19753e" filled="f" strokeweight=".5pt">
                        <v:stroke startarrowwidth="narrow" startarrowlength="short" endarrowwidth="narrow" endarrowlength="short"/>
                        <v:path arrowok="t" o:connecttype="custom" o:connectlocs="0,0;30,4;64,5;102,14;128,31;150,42;172,52;205,73;222,80;250,80" o:connectangles="0,0,0,0,0,0,0,0,0,0"/>
                      </v:shape>
                      <v:rect id="Rectangle 502" o:spid="_x0000_s1522" style="position:absolute;left:4432;top:2745;width:254;height: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D5ZsMA&#10;AADcAAAADwAAAGRycy9kb3ducmV2LnhtbESPQWvCQBSE74L/YXkFL6IbLURJXcUWBCleqoLXR/Y1&#10;Cc2+DdmXGP99tyD0OMzMN8xmN7ha9dSGyrOBxTwBRZx7W3Fh4Ho5zNaggiBbrD2TgQcF2G3How1m&#10;1t/5i/qzFCpCOGRooBRpMq1DXpLDMPcNcfS+fetQomwLbVu8R7ir9TJJUu2w4rhQYkMfJeU/584Z&#10;6G+30ztdO73oUVbT42cnVUrGTF6G/RsooUH+w8/20RpI16/wdyYeAb3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D5Zs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v:textbox>
                      </v:rect>
                      <v:group id="Group 503" o:spid="_x0000_s1523" style="position:absolute;left:4297;top:3894;width:391;height:37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ZSYMYAAADcAAAADwAAAGRycy9kb3ducmV2LnhtbESPQWvCQBSE7wX/w/KE&#10;3uomthVJ3YQgKh6kUC2U3h7ZZxKSfRuyaxL/fbdQ6HGYmW+YTTaZVgzUu9qygngRgSAurK65VPB5&#10;2T+tQTiPrLG1TAru5CBLZw8bTLQd+YOGsy9FgLBLUEHlfZdI6YqKDLqF7YiDd7W9QR9kX0rd4xjg&#10;ppXLKFpJgzWHhQo72lZUNOebUXAYccyf491waq7b+/fl9f3rFJNSj/MpfwPhafL/4b/2UStYrV/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hlJgxgAAANwA&#10;AAAPAAAAAAAAAAAAAAAAAKoCAABkcnMvZG93bnJldi54bWxQSwUGAAAAAAQABAD6AAAAnQMAAAAA&#10;">
                        <v:oval id="Oval 504" o:spid="_x0000_s1524" style="position:absolute;width:8183;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JGzcYA&#10;AADcAAAADwAAAGRycy9kb3ducmV2LnhtbESPW2sCMRSE34X+h3AKvmm2BS9sjVKkFfFF3V5o3w6b&#10;4+7i5mTdRI3/3giCj8PMfMNMZsHU4kStqywreOknIIhzqysuFHx/ffbGIJxH1lhbJgUXcjCbPnUm&#10;mGp75i2dMl+ICGGXooLS+yaV0uUlGXR92xBHb2dbgz7KtpC6xXOEm1q+JslQGqw4LpTY0LykfJ8d&#10;jYL5T/hfH3532SaT+zBqVsvFx59Vqvsc3t9AeAr+Eb63l1rBcDyA25l4BOT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eJGzcYAAADcAAAADwAAAAAAAAAAAAAAAACYAgAAZHJz&#10;L2Rvd25yZXYueG1sUEsFBgAAAAAEAAQA9QAAAIsDAAAAAA==&#10;" fillcolor="#bfbfbf"/>
                        <v:shape id="Freeform 505" o:spid="_x0000_s1525" style="position:absolute;left:3633;width:16366;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it4cUA&#10;AADcAAAADwAAAGRycy9kb3ducmV2LnhtbESPQWvCQBSE7wX/w/KEXopuqhAlukqxWNSTVUGPz+wz&#10;iWbfhuxW4793BaHHYeabYcbTxpTiSrUrLCv47EYgiFOrC84U7LbzzhCE88gaS8uk4E4OppPW2xgT&#10;bW/8S9eNz0QoYZeggtz7KpHSpTkZdF1bEQfvZGuDPsg6k7rGWyg3pexFUSwNFhwWcqxollN62fwZ&#10;BfHefB96jR7MV+vl+ThY9mc/H32l3tvN1wiEp8b/h1/0QgduGMPz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aK3hxQAAANwAAAAPAAAAAAAAAAAAAAAAAJgCAABkcnMv&#10;ZG93bnJldi54bWxQSwUGAAAAAAQABAD1AAAAigMAAAAA&#10;" path="m,l563,,19938,2156r,15634l,19946e" fillcolor="#bfbfbf">
                          <v:stroke startarrowwidth="narrow" startarrowlength="short" endarrowwidth="narrow" endarrowlength="short"/>
                          <v:path arrowok="t" o:connecttype="custom" o:connectlocs="0,0;461,0;16315,2156;16315,17790;0,19946" o:connectangles="0,0,0,0,0"/>
                        </v:shape>
                      </v:group>
                      <v:line id="Line 506" o:spid="_x0000_s1526" style="position:absolute;flip:x;visibility:visible;mso-wrap-style:square" from="4677,4229" to="5194,4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430MQAAADcAAAADwAAAGRycy9kb3ducmV2LnhtbESPT4vCMBTE7wt+h/AEb2u6ClW6RvEP&#10;gnjRVXvw9mjetmWbl9LEWr+9EYQ9DjPzG2a26EwlWmpcaVnB1zACQZxZXXKu4HLefk5BOI+ssbJM&#10;Ch7kYDHvfcww0fbOP9SefC4ChF2CCgrv60RKlxVk0A1tTRy8X9sY9EE2udQN3gPcVHIURbE0WHJY&#10;KLCmdUHZ3+lmFLSr8X5zSG18tXUp0+U5HbtjpdSg3y2/QXjq/H/43d5pBfF0Aq8z4QjI+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fjfQxAAAANwAAAAPAAAAAAAAAAAA&#10;AAAAAKECAABkcnMvZG93bnJldi54bWxQSwUGAAAAAAQABAD5AAAAkgMAAAAA&#10;" strokeweight=".5pt">
                        <v:stroke startarrowwidth="narrow" startarrowlength="short" endarrowwidth="narrow" endarrowlength="short"/>
                      </v:line>
                      <v:line id="Line 507" o:spid="_x0000_s1527" style="position:absolute;flip:y;visibility:visible;mso-wrap-style:square" from="5164,4227" to="5165,4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rkUMMAAADcAAAADwAAAGRycy9kb3ducmV2LnhtbERPz2vCMBS+D/Y/hDfYbabzYLvOKDJQ&#10;Jj21nfP6aJ5tsXkpSdS6v345DHb8+H4v15MZxJWc7y0reJ0lIIgbq3tuFXzV25cMhA/IGgfLpOBO&#10;Htarx4cl5treuKRrFVoRQ9jnqKALYcyl9E1HBv3MjsSRO1lnMEToWqkd3mK4GeQ8SRbSYM+xocOR&#10;PjpqztXFKNjNq+KnPvjjW3o8nPZJ6srLd6HU89O0eQcRaAr/4j/3p1awyOLaeCYeAb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65FDDAAAA3AAAAA8AAAAAAAAAAAAA&#10;AAAAoQIAAGRycy9kb3ducmV2LnhtbFBLBQYAAAAABAAEAPkAAACRAwAAAAA=&#10;" strokeweight=".5pt">
                        <v:stroke startarrow="open" startarrowwidth="narrow" startarrowlength="short" endarrow="open" endarrowwidth="narrow" endarrowlength="short"/>
                      </v:line>
                      <v:shape id="Freeform 508" o:spid="_x0000_s1528" style="position:absolute;left:4384;top:5453;width:306;height:9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A33sUA&#10;AADcAAAADwAAAGRycy9kb3ducmV2LnhtbESPT4vCMBTE74LfITzB25rqQdyuUUQp6sHDqnWvj+b1&#10;z27zUpqo9dtvBMHjMDO/YebLztTiRq2rLCsYjyIQxJnVFRcKzqfkYwbCeWSNtWVS8CAHy0W/N8dY&#10;2zt/0+3oCxEg7GJUUHrfxFK6rCSDbmQb4uDltjXog2wLqVu8B7ip5SSKptJgxWGhxIbWJWV/x6tR&#10;kCbb6+qw3l9sku6b7ifd1Hn+q9Rw0K2+QHjq/Dv8au+0gunsE55nwh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8DfexQAAANwAAAAPAAAAAAAAAAAAAAAAAJgCAABkcnMv&#10;ZG93bnJldi54bWxQSwUGAAAAAAQABAD1AAAAigMAAAAA&#10;" path="m,12308r1569,5055l3333,19341r2026,439l7516,17143,9085,10989,10850,5275,12549,1538,14575,r1569,1758l17582,5055r915,4396l19935,13187e" filled="f" strokeweight=".5pt">
                        <v:stroke startarrowwidth="narrow" startarrowlength="short" endarrowwidth="narrow" endarrowlength="short"/>
                        <v:path arrowok="t" o:connecttype="custom" o:connectlocs="0,56;24,79;51,88;82,90;115,78;139,50;166,24;192,7;223,0;247,8;269,23;283,43;305,60" o:connectangles="0,0,0,0,0,0,0,0,0,0,0,0,0"/>
                      </v:shape>
                      <v:line id="Line 509" o:spid="_x0000_s1529" style="position:absolute;flip:y;visibility:visible;mso-wrap-style:square" from="5481,8743" to="5482,9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pZLsIAAADcAAAADwAAAGRycy9kb3ducmV2LnhtbERPW2vCMBR+F/wP4Qh703QOxHaNMgRh&#10;Y4x5A18PzWlT1pzUJLPdv18eBnv8+O7ldrSduJMPrWMFj4sMBHHldMuNgst5P1+DCBFZY+eYFPxQ&#10;gO1mOimx0G7gI91PsREphEOBCkyMfSFlqAxZDAvXEyeudt5iTNA3UnscUrjt5DLLVtJiy6nBYE87&#10;Q9XX6dsqWH5mT01effhDHd4vt91gzte3UamH2fjyDCLSGP/Ff+5XrWCVp/npTDo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BpZLsIAAADcAAAADwAAAAAAAAAAAAAA&#10;AAChAgAAZHJzL2Rvd25yZXYueG1sUEsFBgAAAAAEAAQA+QAAAJADAAAAAA==&#10;">
                        <v:stroke startarrowwidth="narrow" startarrowlength="short" endarrowwidth="narrow" endarrowlength="short"/>
                      </v:line>
                      <v:line id="Line 510" o:spid="_x0000_s1530" style="position:absolute;visibility:visible;mso-wrap-style:square" from="5260,9103" to="5319,9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evA8QAAADcAAAADwAAAGRycy9kb3ducmV2LnhtbESPQYvCMBSE7wv+h/AEb2taD8VWoywL&#10;ggcvVkG9PZpn293mpW2i1n9vFhY8DjPzDbNcD6YRd+pdbVlBPI1AEBdW11wqOB42n3MQziNrbCyT&#10;gic5WK9GH0vMtH3wnu65L0WAsMtQQeV9m0npiooMuqltiYN3tb1BH2RfSt3jI8BNI2dRlEiDNYeF&#10;Clv6rqj4zW8mUI5JuklPXX37ibv8fGm782GHSk3Gw9cChKfBv8P/7a1WkKQx/J0JR0CuX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N68DxAAAANwAAAAPAAAAAAAAAAAA&#10;AAAAAKECAABkcnMvZG93bnJldi54bWxQSwUGAAAAAAQABAD5AAAAkgMAAAAA&#10;">
                        <v:stroke startarrowwidth="narrow" startarrowlength="short" endarrowwidth="narrow" endarrowlength="short"/>
                      </v:line>
                      <v:oval id="Oval 511" o:spid="_x0000_s1531" style="position:absolute;left:4569;top:9809;width:556;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ssIcQA&#10;AADcAAAADwAAAGRycy9kb3ducmV2LnhtbESP0WoCMRRE34X+Q7gFX0SzSpF2NUoRCj4IVesHXDfX&#10;7OrmZpuk7vr3RhD6OMzMGWa+7GwtruRD5VjBeJSBIC6crtgoOPx8Dd9BhIissXZMCm4UYLl46c0x&#10;167lHV330YgE4ZCjgjLGJpcyFCVZDCPXECfv5LzFmKQ3UntsE9zWcpJlU2mx4rRQYkOrkorL/s8q&#10;OB4PrpO//ns7MBePb+e2MZutUv3X7nMGIlIX/8PP9lormH5M4HEmHQ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LLCHEAAAA3AAAAA8AAAAAAAAAAAAAAAAAmAIAAGRycy9k&#10;b3ducmV2LnhtbFBLBQYAAAAABAAEAPUAAACJAwAAAAA=&#10;" filled="f"/>
                      <v:oval id="Oval 512" o:spid="_x0000_s1532" style="position:absolute;left:4622;top:9710;width:473;height:2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tkbsYA&#10;AADcAAAADwAAAGRycy9kb3ducmV2LnhtbESPQWvCQBSE74X+h+UVequbJiXV6CaUQKEIPWgFPT6y&#10;zyQ2+zZktzH++64geBxm5htmVUymEyMNrrWs4HUWgSCurG65VrD7+XyZg3AeWWNnmRRcyEGRPz6s&#10;MNP2zBsat74WAcIuQwWN930mpasaMuhmticO3tEOBn2QQy31gOcAN52MoyiVBlsOCw32VDZU/W7/&#10;TKBcvsv4fRNPyfpU7uto/Za23UGp56fpYwnC0+Tv4Vv7SytIFwlcz4QjI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tkbsYAAADcAAAADwAAAAAAAAAAAAAAAACYAgAAZHJz&#10;L2Rvd25yZXYueG1sUEsFBgAAAAAEAAQA9QAAAIsDAAAAAA==&#10;" stroked="f" strokeweight=".5pt"/>
                      <v:oval id="Oval 513" o:spid="_x0000_s1533" style="position:absolute;left:4539;top:9695;width:219;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L8GsYA&#10;AADcAAAADwAAAGRycy9kb3ducmV2LnhtbESPQWvCQBSE7wX/w/KE3pqNqaQ2uooECkXoQVuox0f2&#10;NYlm34bd1cR/3y0UPA4z8w2z2oymE1dyvrWsYJakIIgrq1uuFXx9vj0tQPiArLGzTApu5GGznjys&#10;sNB24D1dD6EWEcK+QAVNCH0hpa8aMugT2xNH78c6gyFKV0vtcIhw08ksTXNpsOW40GBPZUPV+XAx&#10;kXL7KLOXfTY+707ld53u5nnbHZV6nI7bJYhAY7iH/9vvWkH+Ooe/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L8GsYAAADcAAAADwAAAAAAAAAAAAAAAACYAgAAZHJz&#10;L2Rvd25yZXYueG1sUEsFBgAAAAAEAAQA9QAAAIsDAAAAAA==&#10;" stroked="f" strokeweight=".5pt"/>
                      <v:oval id="Oval 514" o:spid="_x0000_s1534" style="position:absolute;left:4974;top:9710;width:249;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5ZgcUA&#10;AADcAAAADwAAAGRycy9kb3ducmV2LnhtbESPT2vCQBTE7wW/w/KE3urGtI0aXUUChSL04B/Q4yP7&#10;TKLZtyG71fjtXUHwOMzMb5jZojO1uFDrKssKhoMIBHFudcWFgt3252MMwnlkjbVlUnAjB4t5722G&#10;qbZXXtNl4wsRIOxSVFB636RSurwkg25gG+LgHW1r0AfZFlK3eA1wU8s4ihJpsOKwUGJDWUn5efNv&#10;AuX2l8Wjddx9rk7ZvohWX0lVH5R673fLKQhPnX+Fn+1frSCZfMPjTDg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lmBxQAAANwAAAAPAAAAAAAAAAAAAAAAAJgCAABkcnMv&#10;ZG93bnJldi54bWxQSwUGAAAAAAQABAD1AAAAigMAAAAA&#10;" stroked="f" strokeweight=".5pt"/>
                      <v:line id="Line 515" o:spid="_x0000_s1535" style="position:absolute;flip:x;visibility:visible;mso-wrap-style:square" from="4224,9125" to="4228,9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9kwcUAAADcAAAADwAAAGRycy9kb3ducmV2LnhtbESP3WoCMRSE7wu+QzhC72q2Fpa6NUoR&#10;BEsR6w94e9gcN0s3J2sS3fXtTaHg5TAz3zDTeW8bcSUfascKXkcZCOLS6ZorBYf98uUdRIjIGhvH&#10;pOBGAeazwdMUC+063tJ1FyuRIBwKVGBibAspQ2nIYhi5ljh5J+ctxiR9JbXHLsFtI8dZlkuLNacF&#10;gy0tDJW/u4tVMN5kb9WkXPufU/g+nBed2R+/eqWeh/3nB4hIfXyE/9srrSCf5PB3Jh0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L9kwcUAAADcAAAADwAAAAAAAAAA&#10;AAAAAAChAgAAZHJzL2Rvd25yZXYueG1sUEsFBgAAAAAEAAQA+QAAAJMDAAAAAA==&#10;">
                        <v:stroke startarrowwidth="narrow" startarrowlength="short" endarrowwidth="narrow" endarrowlength="short"/>
                      </v:line>
                      <v:line id="Line 516" o:spid="_x0000_s1536" style="position:absolute;visibility:visible;mso-wrap-style:square" from="4715,10362" to="4716,1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KS7MUAAADcAAAADwAAAGRycy9kb3ducmV2LnhtbESPQWuDQBSE74X8h+UFcqtrerDRZhNC&#10;INBDLlWh9vZwX9XWfavuJrH/vlso5DjMzDfMdj+bXlxpcp1lBesoBkFcW91xo6AsTo8bEM4ja+wt&#10;k4IfcrDfLR62mGl74ze65r4RAcIuQwWt90MmpatbMugiOxAH79NOBn2QUyP1hLcAN718iuNEGuw4&#10;LLQ40LGl+ju/mEApk/SUvo/d5Ws95tXHMFbFGZVaLefDCwhPs7+H/9uvWkGSPsPfmXAE5O4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KS7MUAAADcAAAADwAAAAAAAAAA&#10;AAAAAAChAgAAZHJzL2Rvd25yZXYueG1sUEsFBgAAAAAEAAQA+QAAAJMDAAAAAA==&#10;">
                        <v:stroke startarrowwidth="narrow" startarrowlength="short" endarrowwidth="narrow" endarrowlength="short"/>
                      </v:line>
                      <v:line id="Line 517" o:spid="_x0000_s1537" style="position:absolute;visibility:visible;mso-wrap-style:square" from="5018,10362" to="5019,1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0GnsUAAADcAAAADwAAAGRycy9kb3ducmV2LnhtbESPsWrDQAyG90Lf4VChW3N2B1O7uZhQ&#10;CHToUieQdBM+1Xbj09m+S+K8fTQUMopf/yd9y3J2vTrTFDrPBtJFAoq49rbjxsBuu3l5AxUissXe&#10;Mxm4UoBy9fiwxML6C3/TuYqNEgiHAg20MQ6F1qFuyWFY+IFYsl8/OYwyTo22E14E7nr9miSZdtix&#10;XGhxoI+W6mN1ckLZZfkm34/d6S8dq8PPMB62X2jM89O8fgcVaY735f/2pzWQ5fKtyIgI6N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0GnsUAAADcAAAADwAAAAAAAAAA&#10;AAAAAAChAgAAZHJzL2Rvd25yZXYueG1sUEsFBgAAAAAEAAQA+QAAAJMDAAAAAA==&#10;">
                        <v:stroke startarrowwidth="narrow" startarrowlength="short" endarrowwidth="narrow" endarrowlength="short"/>
                      </v:line>
                      <v:shape id="Freeform 518" o:spid="_x0000_s1538" style="position:absolute;left:4233;top:9116;width:172;height:2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mhA8UA&#10;AADcAAAADwAAAGRycy9kb3ducmV2LnhtbESPT4vCMBTE78J+h/AWvK3pehCtRhGXoh48qNv1+mhe&#10;/2jzUpqo9dsbYcHjMDO/YWaLztTiRq2rLCv4HkQgiDOrKy4U/B6TrzEI55E11pZJwYMcLOYfvRnG&#10;2t55T7eDL0SAsItRQel9E0vpspIMuoFtiIOX29agD7ItpG7xHuCmlsMoGkmDFYeFEhtalZRdDlej&#10;IE3W1+Vutf2zSbptulP6U+f5Wan+Z7ecgvDU+Xf4v73RCkaTC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KaEDxQAAANwAAAAPAAAAAAAAAAAAAAAAAJgCAABkcnMv&#10;ZG93bnJldi54bWxQSwUGAAAAAAQABAD1AAAAigMAAAAA&#10;" path="m,7000l1512,2000,3372,,5349,,7558,2000,9070,8000r1744,6000l12558,17000r1977,2000l16163,17000r1395,-3000l18488,10000,19884,6000e" filled="f" strokeweight=".5pt">
                        <v:stroke startarrowwidth="narrow" startarrowlength="short" endarrowwidth="narrow" endarrowlength="short"/>
                        <v:path arrowok="t" o:connecttype="custom" o:connectlocs="0,7;13,2;29,0;46,0;65,2;78,8;93,14;108,17;125,19;139,17;151,14;159,10;171,6" o:connectangles="0,0,0,0,0,0,0,0,0,0,0,0,0"/>
                      </v:shape>
                      <v:line id="Line 519" o:spid="_x0000_s1539" style="position:absolute;visibility:visible;mso-wrap-style:square" from="4395,8952" to="4570,8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q/RcEAAADcAAAADwAAAGRycy9kb3ducmV2LnhtbERPS27CMBDdI3EHa5DYgUMXgFKcCIEK&#10;lVAXpT3ANJ46ofE4sg1Jbl8vKnX59P67crCteJAPjWMFq2UGgrhyumGj4PPjZbEFESKyxtYxKRgp&#10;QFlMJzvMtev5nR7XaEQK4ZCjgjrGLpcyVDVZDEvXESfu23mLMUFvpPbYp3DbyqcsW0uLDaeGGjs6&#10;1FT9XO9WwZs/bceV05cvvvP+eL6Z8dYbpeazYf8MItIQ/8V/7letYJOl+elMOgKy+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Cr9FwQAAANwAAAAPAAAAAAAAAAAAAAAA&#10;AKECAABkcnMvZG93bnJldi54bWxQSwUGAAAAAAQABAD5AAAAjwMAAAAA&#10;" strokeweight=".5pt">
                        <v:stroke startarrow="open" startarrowwidth="narrow" startarrowlength="short" endarrowwidth="narrow" endarrowlength="short"/>
                      </v:line>
                      <v:line id="Line 520" o:spid="_x0000_s1540" style="position:absolute;flip:x;visibility:visible;mso-wrap-style:square" from="4523,9881" to="4627,9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kG+MQAAADcAAAADwAAAGRycy9kb3ducmV2LnhtbESPT4vCMBTE7wt+h/AEb5qqoFKN4h+E&#10;ZS+u1R68PZpnW2xeShNr99tvhIU9DjPzG2a16UwlWmpcaVnBeBSBIM6sLjlXcL0chwsQziNrrCyT&#10;gh9ysFn3PlYYa/viM7WJz0WAsItRQeF9HUvpsoIMupGtiYN3t41BH2STS93gK8BNJSdRNJMGSw4L&#10;Bda0Lyh7JE+joN1Nvw6n1M5uti5lur2kU/ddKTXod9slCE+d/w//tT+1gnk0hveZcAT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6Qb4xAAAANwAAAAPAAAAAAAAAAAA&#10;AAAAAKECAABkcnMvZG93bnJldi54bWxQSwUGAAAAAAQABAD5AAAAkgMAAAAA&#10;" strokeweight=".5pt">
                        <v:stroke startarrowwidth="narrow" startarrowlength="short" endarrowwidth="narrow" endarrowlength="short"/>
                      </v:line>
                      <v:rect id="Rectangle 521" o:spid="_x0000_s1541" style="position:absolute;left:4208;top:8606;width:419;height: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5QOsMA&#10;AADcAAAADwAAAGRycy9kb3ducmV2LnhtbESPzYrCQBCE7wu+w9DCXhad6EElOooKC7LsxR/w2mTa&#10;JJjpCZlOjG/vLCx4LKrqK2q16V2lOmpC6dnAZJyAIs68LTk3cDl/jxaggiBbrDyTgScF2KwHHytM&#10;rX/wkbqT5CpCOKRooBCpU61DVpDDMPY1cfRuvnEoUTa5tg0+ItxVepokM+2w5LhQYE37grL7qXUG&#10;uuv1d0eXVk86lPnX4aeVckbGfA777RKUUC/v8H/7YA3Mkyn8nYlHQK9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5QOs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v:textbox>
                      </v:rect>
                      <v:shape id="Freeform 522" o:spid="_x0000_s1542" style="position:absolute;left:4707;top:11266;width:306;height:9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oM88UA&#10;AADcAAAADwAAAGRycy9kb3ducmV2LnhtbESPT2vCQBTE70K/w/IKvenGClqiq4glWA8eqo1eH9mX&#10;P5p9G7Krxm/vFgSPw8z8hpktOlOLK7WusqxgOIhAEGdWV1wo+Nsn/S8QziNrrC2Tgjs5WMzfejOM&#10;tb3xL113vhABwi5GBaX3TSyly0oy6Aa2IQ5ebluDPsi2kLrFW4CbWn5G0VgarDgslNjQqqTsvLsY&#10;BWmyviy3q83BJumm6Y7pd53nJ6U+3rvlFISnzr/Cz/aPVjCJRvB/JhwB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KgzzxQAAANwAAAAPAAAAAAAAAAAAAAAAAJgCAABkcnMv&#10;ZG93bnJldi54bWxQSwUGAAAAAAQABAD1AAAAigMAAAAA&#10;" path="m,12308r1569,5055l3333,19341r2026,439l7516,17143,9085,10989,10850,5275,12549,1538,14575,r1569,1758l17582,5055r915,4396l19935,13187e" filled="f" strokeweight=".5pt">
                        <v:stroke startarrowwidth="narrow" startarrowlength="short" endarrowwidth="narrow" endarrowlength="short"/>
                        <v:path arrowok="t" o:connecttype="custom" o:connectlocs="0,56;24,79;51,88;82,90;115,78;139,50;166,24;192,7;223,0;247,8;269,23;283,43;305,60" o:connectangles="0,0,0,0,0,0,0,0,0,0,0,0,0"/>
                      </v:shape>
                      <v:shape id="Arc 523" o:spid="_x0000_s1543" style="position:absolute;left:4227;top:9866;width:628;height:514;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ED78YA&#10;AADcAAAADwAAAGRycy9kb3ducmV2LnhtbESPT2vCQBTE7wW/w/KE3nRjKbakWcUGFAtWSNpLb8/s&#10;yx+afRuya4zfvisIPQ4z8xsmWY+mFQP1rrGsYDGPQBAXVjdcKfj+2s5eQTiPrLG1TAqu5GC9mjwk&#10;GGt74YyG3FciQNjFqKD2vouldEVNBt3cdsTBK21v0AfZV1L3eAlw08qnKFpKgw2HhRo7SmsqfvOz&#10;UZD96ONnetqf0/edXA6nQ3YtPzKlHqfj5g2Ep9H/h+/tvVbwEj3D7Uw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ED78YAAADcAAAADwAAAAAAAAAAAAAAAACYAgAAZHJz&#10;L2Rvd25yZXYueG1sUEsFBgAAAAAEAAQA9QAAAIsDAAAAAA==&#10;" path="m-1,nfc11929,,21600,9670,21600,21600em-1,nsc11929,,21600,9670,21600,21600l,21600,-1,xe" filled="f">
                        <v:path arrowok="t" o:extrusionok="f" o:connecttype="custom" o:connectlocs="0,0;628,514;0,514" o:connectangles="0,0,0"/>
                      </v:shape>
                      <v:shape id="Arc 524" o:spid="_x0000_s1544" style="position:absolute;left:4854;top:9873;width:628;height:514;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aQw8EA&#10;AADcAAAADwAAAGRycy9kb3ducmV2LnhtbESP3YrCMBSE74V9h3AWvNNUpd2la5RF8OdSqw9waM62&#10;xeakJNla394IgpfDzHzDLNeDaUVPzjeWFcymCQji0uqGKwWX83byDcIHZI2tZVJwJw/r1cdoibm2&#10;Nz5RX4RKRAj7HBXUIXS5lL6syaCf2o44en/WGQxRukpqh7cIN62cJ0kmDTYcF2rsaFNTeS3+jYJz&#10;kx13c95kEdSH1G737pIulBp/Dr8/IAIN4R1+tQ9awVeSwv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kMPBAAAA3AAAAA8AAAAAAAAAAAAAAAAAmAIAAGRycy9kb3du&#10;cmV2LnhtbFBLBQYAAAAABAAEAPUAAACGAwAAAAA=&#10;" path="m-1,nfc11929,,21600,9670,21600,21600em-1,nsc11929,,21600,9670,21600,21600l,21600,-1,xe" filled="f">
                        <v:path arrowok="t" o:extrusionok="f" o:connecttype="custom" o:connectlocs="0,0;628,514;0,514" o:connectangles="0,0,0"/>
                      </v:shape>
                      <v:shape id="Arc 525" o:spid="_x0000_s1545" style="position:absolute;left:4398;top:9133;width:352;height:953;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84A8UA&#10;AADcAAAADwAAAGRycy9kb3ducmV2LnhtbESPQWvCQBSE70L/w/IKvemmHlJJXUUDFQtVSOzF2zP7&#10;TILZtyG7xvjv3ULB4zAz3zDz5WAa0VPnassK3icRCOLC6ppLBb+Hr/EMhPPIGhvLpOBODpaLl9Ec&#10;E21vnFGf+1IECLsEFVTet4mUrqjIoJvYljh4Z9sZ9EF2pdQd3gLcNHIaRbE0WHNYqLCltKLikl+N&#10;guyo97v0tL2m642M+9NPdj9/Z0q9vQ6rTxCeBv8M/7e3WsFHFMPfmXA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jzgDxQAAANwAAAAPAAAAAAAAAAAAAAAAAJgCAABkcnMv&#10;ZG93bnJldi54bWxQSwUGAAAAAAQABAD1AAAAigMAAAAA&#10;" path="m-1,nfc11929,,21600,9670,21600,21600em-1,nsc11929,,21600,9670,21600,21600l,21600,-1,xe" filled="f">
                        <v:path arrowok="t" o:extrusionok="f" o:connecttype="custom" o:connectlocs="0,0;352,953;0,953" o:connectangles="0,0,0"/>
                      </v:shape>
                      <v:shape id="Arc 526" o:spid="_x0000_s1546" style="position:absolute;left:4968;top:9111;width:293;height:96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irL8EA&#10;AADcAAAADwAAAGRycy9kb3ducmV2LnhtbESP3YrCMBSE74V9h3AW9k5TXaxSTYsIrl769wCH5tgW&#10;m5OSxNp9eyMs7OUwM98w62IwrejJ+caygukkAUFcWt1wpeB62Y2XIHxA1thaJgW/5KHIP0ZrzLR9&#10;8on6c6hEhLDPUEEdQpdJ6cuaDPqJ7Yijd7POYIjSVVI7fEa4aeUsSVJpsOG4UGNH25rK+/lhFFya&#10;9Pgz420aQX2Y293eXeffSn19DpsViEBD+A//tQ9awSJZwPtMPAIy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Iqy/BAAAA3AAAAA8AAAAAAAAAAAAAAAAAmAIAAGRycy9kb3du&#10;cmV2LnhtbFBLBQYAAAAABAAEAPUAAACGAwAAAAA=&#10;" path="m-1,nfc11929,,21600,9670,21600,21600em-1,nsc11929,,21600,9670,21600,21600l,21600,-1,xe" filled="f">
                        <v:path arrowok="t" o:extrusionok="f" o:connecttype="custom" o:connectlocs="0,0;293,960;0,960" o:connectangles="0,0,0"/>
                      </v:shape>
                      <v:line id="Line 527" o:spid="_x0000_s1547" style="position:absolute;visibility:visible;mso-wrap-style:square" from="5481,9125" to="5485,9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achMYAAADcAAAADwAAAGRycy9kb3ducmV2LnhtbESPsW7CQAyGdyTe4WSkbnAJA21SjqhC&#10;QurQpQEJulk5N0mb8yW5A9K3r4dKHa3f/2d/22JynbrRGFrPBtJVAoq48rbl2sDpeFg+gQoR2WLn&#10;mQz8UIBiN59tMbf+zu90K2OtBMIhRwNNjH2udagachhWvieW7NOPDqOMY63tiHeBu06vk2SjHbYs&#10;Fxrsad9Q9V1enVBOm+yQnYf2+pUO5eWjHy7HNzTmYTG9PIOKNMX/5b/2qzXwmMi3IiMioH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mnITGAAAA3AAAAA8AAAAAAAAA&#10;AAAAAAAAoQIAAGRycy9kb3ducmV2LnhtbFBLBQYAAAAABAAEAPkAAACUAwAAAAA=&#10;">
                        <v:stroke startarrowwidth="narrow" startarrowlength="short" endarrowwidth="narrow" endarrowlength="short"/>
                      </v:line>
                      <v:group id="Group 528" o:spid="_x0000_s1548" style="position:absolute;left:4167;top:9254;width:268;height:225"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XxOcYAAADcAAAADwAAAGRycy9kb3ducmV2LnhtbESPW2vCQBSE3wv+h+UI&#10;faubWFo1ZhURW/ogghcQ3w7Zkwtmz4bsNon/vlso9HGYmW+YdD2YWnTUusqygngSgSDOrK64UHA5&#10;f7zMQTiPrLG2TAoe5GC9Gj2lmGjb85G6ky9EgLBLUEHpfZNI6bKSDLqJbYiDl9vWoA+yLaRusQ9w&#10;U8tpFL1LgxWHhRIb2paU3U/fRsFnj/3mNd51+3u+fdzOb4frPialnsfDZgnC0+D/w3/tL61g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tfE5xgAAANwA&#10;AAAPAAAAAAAAAAAAAAAAAKoCAABkcnMvZG93bnJldi54bWxQSwUGAAAAAAQABAD6AAAAnQMAAAAA&#10;">
                        <v:oval id="Oval 529" o:spid="_x0000_s1549" style="position:absolute;top:86;width:9030;height:19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Jgu8YA&#10;AADcAAAADwAAAGRycy9kb3ducmV2LnhtbESPTU/DMAyG70j7D5GRdmNp0fhYWTZNoElFnNZx4WY1&#10;pqlonCoJW8evxwckjtbr9/Hj9XbygzpRTH1gA+WiAEXcBttzZ+D9uL95BJUyssUhMBm4UILtZna1&#10;xsqGMx/o1OROCYRThQZczmOldWodeUyLMBJL9hmixyxj7LSNeBa4H/RtUdxrjz3LBYcjPTtqv5pv&#10;Lxovdz/LpvmoX3v3drzEw3K1Kmtj5tfT7glUpin/L/+1a2vgoRR9eUYI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LJgu8YAAADcAAAADwAAAAAAAAAAAAAAAACYAgAAZHJz&#10;L2Rvd25yZXYueG1sUEsFBgAAAAAEAAQA9QAAAIsDAAAAAA==&#10;" fillcolor="#ccc"/>
                        <v:shape id="Freeform 530" o:spid="_x0000_s1550" style="position:absolute;left:5448;width:14552;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2JsQA&#10;AADcAAAADwAAAGRycy9kb3ducmV2LnhtbESP0YrCMBRE34X9h3AXfNO0grpbjbKrCIIgVv2AS3Nt&#10;q81NaWKtf28WFnwcZuYMM192phItNa60rCAeRiCIM6tLzhWcT5vBFwjnkTVWlknBkxwsFx+9OSba&#10;Pjil9uhzESDsElRQeF8nUrqsIINuaGvi4F1sY9AH2eRSN/gIcFPJURRNpMGSw0KBNa0Kym7Hu1HQ&#10;fv/ed+N8r8fRKJ3sT/56PaRrpfqf3c8MhKfOv8P/7a1WMI1j+DsTjo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oNibEAAAA3AAAAA8AAAAAAAAAAAAAAAAAmAIAAGRycy9k&#10;b3ducmV2LnhtbFBLBQYAAAAABAAEAPUAAACJAwAAAAA=&#10;" path="m,l19897,3911r,11111l,19911e" fillcolor="#ccc">
                          <v:stroke startarrowwidth="narrow" startarrowlength="short" endarrowwidth="narrow" endarrowlength="short"/>
                          <v:path arrowok="t" o:connecttype="custom" o:connectlocs="0,0;14477,3911;14477,15022;0,19911" o:connectangles="0,0,0,0"/>
                        </v:shape>
                      </v:group>
                      <v:group id="Group 531" o:spid="_x0000_s1551" style="position:absolute;left:5310;top:9035;width:222;height:225"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8j1lcQAAADcAAAADwAAAGRycy9kb3ducmV2LnhtbESPQYvCMBSE78L+h/AW&#10;vGlaF12pRhHZFQ8iqAvi7dE822LzUppsW/+9EQSPw8x8w8yXnSlFQ7UrLCuIhxEI4tTqgjMFf6ff&#10;wRSE88gaS8uk4E4OlouP3hwTbVs+UHP0mQgQdgkqyL2vEildmpNBN7QVcfCutjbog6wzqWtsA9yU&#10;chRFE2mw4LCQY0XrnNLb8d8o2LTYrr7in2Z3u67vl9N4f97FpFT/s1vNQHjq/Dv8am+1gu9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8j1lcQAAADcAAAA&#10;DwAAAAAAAAAAAAAAAACqAgAAZHJzL2Rvd25yZXYueG1sUEsFBgAAAAAEAAQA+gAAAJsDAAAAAA==&#10;">
                        <v:oval id="Oval 532" o:spid="_x0000_s1552" style="position:absolute;left:10991;top:86;width:9009;height:19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D+zMYA&#10;AADcAAAADwAAAGRycy9kb3ducmV2LnhtbESPwU7DMBBE75X4B2uRuLVOoIU21K0QCCkVp6RcelvF&#10;SxwRryPbtClfj5Eq9TianTc76+1oe3EkHzrHCvJZBoK4cbrjVsHn/n26BBEissbeMSk4U4Dt5may&#10;xkK7E1d0rGMrEoRDgQpMjEMhZWgMWQwzNxAn78t5izFJ30rt8ZTgtpf3WfYoLXacGgwO9Gqo+a5/&#10;bHrjbfE7r+tDuevMx/7sq/lqlZdK3d2OL88gIo3xenxJl1rBU/4A/2MSAe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D+zMYAAADcAAAADwAAAAAAAAAAAAAAAACYAgAAZHJz&#10;L2Rvd25yZXYueG1sUEsFBgAAAAAEAAQA9QAAAIsDAAAAAA==&#10;" fillcolor="#ccc"/>
                        <v:shape id="Freeform 533" o:spid="_x0000_s1553" style="position:absolute;width:14595;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VvsQA&#10;AADcAAAADwAAAGRycy9kb3ducmV2LnhtbESP3YrCMBSE7wXfIRzBO00Vf6tR3F0WhAWx6gMcmmNb&#10;bU5KE2v37TfCgpfDzHzDrLetKUVDtSssKxgNIxDEqdUFZwou5+/BAoTzyBpLy6TglxxsN93OGmNt&#10;n5xQc/KZCBB2MSrIva9iKV2ak0E3tBVx8K62NuiDrDOpa3wGuCnlOIpm0mDBYSHHij5zSu+nh1HQ&#10;LD8eP9PsoKfROJkdzv52OyZfSvV77W4FwlPr3+H/9l4rmI8m8DoTjo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flb7EAAAA3AAAAA8AAAAAAAAAAAAAAAAAmAIAAGRycy9k&#10;b3ducmV2LnhtbFBLBQYAAAAABAAEAPUAAACJAwAAAAA=&#10;" path="m19877,l,3911,,15022r19877,4889e" fillcolor="#ccc">
                          <v:stroke startarrowwidth="narrow" startarrowlength="short" endarrowwidth="narrow" endarrowlength="short"/>
                          <v:path arrowok="t" o:connecttype="custom" o:connectlocs="14505,0;0,3911;0,15022;14505,19911" o:connectangles="0,0,0,0"/>
                        </v:shape>
                      </v:group>
                      <v:line id="Line 534" o:spid="_x0000_s1554" style="position:absolute;flip:y;visibility:visible;mso-wrap-style:square" from="5318,8734" to="5319,9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2ccYAAADcAAAADwAAAGRycy9kb3ducmV2LnhtbESP3WoCMRSE7wu+QziF3mlWS2u7GkWE&#10;gkWk9Qe8PWyOm6Wbk20S3fXtTUHo5TAz3zDTeWdrcSEfKscKhoMMBHHhdMWlgsP+o/8GIkRkjbVj&#10;UnClAPNZ72GKuXYtb+myi6VIEA45KjAxNrmUoTBkMQxcQ5y8k/MWY5K+lNpjm+C2lqMse5UWK04L&#10;BhtaGip+dmerYPSVPZfvxcZ/n8L68Ltszf742Sn19NgtJiAidfE/fG+vtILx8AX+zqQj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f9nHGAAAA3AAAAA8AAAAAAAAA&#10;AAAAAAAAoQIAAGRycy9kb3ducmV2LnhtbFBLBQYAAAAABAAEAPkAAACUAwAAAAA=&#10;">
                        <v:stroke startarrowwidth="narrow" startarrowlength="short" endarrowwidth="narrow" endarrowlength="short"/>
                      </v:line>
                      <v:shape id="Freeform 535" o:spid="_x0000_s1555" style="position:absolute;left:5328;top:8721;width:157;height: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Q5tsYA&#10;AADcAAAADwAAAGRycy9kb3ducmV2LnhtbESPT2vCQBTE70K/w/IKvenGHqykbkJICeqhh2rTXh/Z&#10;lz9t9m3Irpp++64geBxm5jfMJp1ML840us6yguUiAkFcWd1xo+DzWMzXIJxH1thbJgV/5CBNHmYb&#10;jLW98AedD74RAcIuRgWt90MspataMugWdiAOXm1Hgz7IsZF6xEuAm14+R9FKGuw4LLQ4UN5S9Xs4&#10;GQVlsT1l7/n+yxblfpi+y7e+rn+UenqcslcQniZ/D9/aO63gZbmC65lwBG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Q5tsYAAADcAAAADwAAAAAAAAAAAAAAAACYAgAAZHJz&#10;L2Rvd25yZXYueG1sUEsFBgAAAAAEAAQA9QAAAIsDAAAAAA==&#10;" path="m,7895l1529,2105,3312,,5350,,7516,2105,9045,7895r1783,7894l12611,17895r1911,1579l16178,17895r1402,-2106l18471,11579,19873,5789e" filled="f" strokeweight=".5pt">
                        <v:stroke startarrowwidth="narrow" startarrowlength="short" endarrowwidth="narrow" endarrowlength="short"/>
                        <v:path arrowok="t" o:connecttype="custom" o:connectlocs="0,15;12,4;26,0;42,0;59,4;71,15;85,30;99,34;114,37;127,34;138,30;145,22;156,11" o:connectangles="0,0,0,0,0,0,0,0,0,0,0,0,0"/>
                      </v:shape>
                      <v:line id="Line 536" o:spid="_x0000_s1556" style="position:absolute;flip:x;visibility:visible;mso-wrap-style:square" from="3999,8954" to="4228,8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ii/McAAADcAAAADwAAAGRycy9kb3ducmV2LnhtbESPT2vCQBTE74V+h+UJvdVNetAmuooV&#10;Wootgn8u3h7ZZxLNvg27W0389N1CweMwM79hpvPONOJCzteWFaTDBARxYXXNpYL97v35FYQPyBob&#10;y6SgJw/z2ePDFHNtr7yhyzaUIkLY56igCqHNpfRFRQb90LbE0TtaZzBE6UqpHV4j3DTyJUlG0mDN&#10;caHClpYVFeftj1HwnS3Xp8ykhb+5t8PHV9+PslWv1NOgW0xABOrCPfzf/tQKxukY/s7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eKL8xwAAANwAAAAPAAAAAAAA&#10;AAAAAAAAAKECAABkcnMvZG93bnJldi54bWxQSwUGAAAAAAQABAD5AAAAlQMAAAAA&#10;" strokeweight=".5pt">
                        <v:stroke startarrow="open" startarrowwidth="narrow" startarrowlength="short" endarrowwidth="narrow" endarrowlength="short"/>
                      </v:line>
                      <v:line id="Line 537" o:spid="_x0000_s1557" style="position:absolute;visibility:visible;mso-wrap-style:square" from="4227,8897" to="4228,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ygusMAAADcAAAADwAAAGRycy9kb3ducmV2LnhtbERPz2vCMBS+D/wfwhO8yEzrwUlnFCkI&#10;g+1Sp+huj+atKTYvtUlt998vh8GOH9/vzW60jXhQ52vHCtJFAoK4dLrmSsHp8/C8BuEDssbGMSn4&#10;IQ+77eRpg5l2Axf0OIZKxBD2GSowIbSZlL40ZNEvXEscuW/XWQwRdpXUHQ4x3DZymSQrabHm2GCw&#10;pdxQeTv2VkHZm/f7nOfnr1quLh8yH5P8Wig1m477VxCBxvAv/nO/aQUvaVwbz8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coLrDAAAA3AAAAA8AAAAAAAAAAAAA&#10;AAAAoQIAAGRycy9kb3ducmV2LnhtbFBLBQYAAAAABAAEAPkAAACRAwAAAAA=&#10;" strokeweight=".5pt">
                        <v:stroke startarrowwidth="narrow" startarrowlength="short" endarrowwidth="narrow" endarrowlength="short"/>
                      </v:line>
                      <v:line id="Line 538" o:spid="_x0000_s1558" style="position:absolute;visibility:visible;mso-wrap-style:square" from="4398,8897" to="4399,9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AFIcYAAADcAAAADwAAAGRycy9kb3ducmV2LnhtbESPQWvCQBSE74L/YXmCF9GNPdiaugkS&#10;KBT0olZsb4/sazaYfZtmV43/vlsoeBxm5htmlfe2EVfqfO1YwXyWgCAuna65UvBxeJu+gPABWWPj&#10;mBTcyUOeDQcrTLW78Y6u+1CJCGGfogITQptK6UtDFv3MtcTR+3adxRBlV0nd4S3CbSOfkmQhLdYc&#10;Fwy2VBgqz/uLVVBezOZnwpPjVy0Xp60s+qT43Ck1HvXrVxCB+vAI/7fftYLn+RL+zsQjIL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QBSHGAAAA3AAAAA8AAAAAAAAA&#10;AAAAAAAAoQIAAGRycy9kb3ducmV2LnhtbFBLBQYAAAAABAAEAPkAAACUAwAAAAA=&#10;" strokeweight=".5pt">
                        <v:stroke startarrowwidth="narrow" startarrowlength="short" endarrowwidth="narrow" endarrowlength="short"/>
                      </v:line>
                      <v:shape id="Freeform 539" o:spid="_x0000_s1559" style="position:absolute;left:4577;top:10325;width:248;height:28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zoMEA&#10;AADcAAAADwAAAGRycy9kb3ducmV2LnhtbERPz2vCMBS+C/4P4Qm72VRhq3RGkYJjbPNglZ3fmrc2&#10;2LyUJNPuv18OA48f3+/1drS9uJIPxrGCRZaDIG6cNtwqOJ/28xWIEJE19o5JwS8F2G6mkzWW2t34&#10;SNc6tiKFcChRQRfjUEoZmo4shswNxIn7dt5iTNC3Unu8pXDby2WeP0mLhlNDhwNVHTWX+scqkF+f&#10;pvBvzXuu65dHU32YQyErpR5m4+4ZRKQx3sX/7letoFim+elMOgJy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086DBAAAA3AAAAA8AAAAAAAAAAAAAAAAAmAIAAGRycy9kb3du&#10;cmV2LnhtbFBLBQYAAAAABAAEAPUAAACGAwAAAAA=&#10;" path="m11210,19931l19919,3668,10242,2630,,,11210,19931xe" fillcolor="#ccc">
                        <v:stroke startarrowwidth="narrow" startarrowlength="short" endarrowwidth="narrow" endarrowlength="short"/>
                        <v:path arrowok="t" o:connecttype="custom" o:connectlocs="139,288;247,53;127,38;0,0;139,288" o:connectangles="0,0,0,0,0"/>
                      </v:shape>
                      <v:shape id="Freeform 540" o:spid="_x0000_s1560" style="position:absolute;left:4903;top:10325;width:245;height:30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hWO8QA&#10;AADcAAAADwAAAGRycy9kb3ducmV2LnhtbESPQWsCMRSE7wX/Q3iCN80q6JbVKGWhpdR66CqeXzev&#10;u6GblyVJdfvvG0HocZiZb5jNbrCduJAPxrGC+SwDQVw7bbhRcDo+Tx9BhIissXNMCn4pwG47ethg&#10;od2VP+hSxUYkCIcCFbQx9oWUoW7JYpi5njh5X85bjEn6RmqP1wS3nVxk2UpaNJwWWuypbKn+rn6s&#10;Avl5Nrl/q/eZrl6Wpnw3h1yWSk3Gw9MaRKQh/ofv7VetIF/M4XYmHQ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4VjvEAAAA3AAAAA8AAAAAAAAAAAAAAAAAmAIAAGRycy9k&#10;b3ducmV2LnhtbFBLBQYAAAAABAAEAPUAAACJAwAAAAA=&#10;" path="m8816,19934l,4053,10122,3056,19918,,8816,19934xe" fillcolor="#ccc">
                        <v:stroke startarrowwidth="narrow" startarrowlength="short" endarrowwidth="narrow" endarrowlength="short"/>
                        <v:path arrowok="t" o:connecttype="custom" o:connectlocs="108,300;0,61;124,46;244,0;108,300" o:connectangles="0,0,0,0,0"/>
                      </v:shape>
                      <v:line id="Line 541" o:spid="_x0000_s1561" style="position:absolute;flip:x;visibility:visible;mso-wrap-style:square" from="4414,9434" to="4627,9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7E78YAAADcAAAADwAAAGRycy9kb3ducmV2LnhtbESPQWvCQBSE7wX/w/KE3pqNEazErGJb&#10;CqWXamIO3h7ZZxLMvg3ZbUz/fbcg9DjMzDdMtptMJ0YaXGtZwSKKQRBXVrdcKzgV709rEM4ja+ws&#10;k4IfcrDbzh4yTLW98ZHG3NciQNilqKDxvk+ldFVDBl1ke+LgXexg0Ac51FIPeAtw08kkjlfSYMth&#10;ocGeXhuqrvm3UTC+LD/fvkq7Otu+leW+KJfu0Cn1OJ/2GxCeJv8fvrc/tILnJIG/M+EIyO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OxO/GAAAA3AAAAA8AAAAAAAAA&#10;AAAAAAAAoQIAAGRycy9kb3ducmV2LnhtbFBLBQYAAAAABAAEAPkAAACUAwAAAAA=&#10;" strokeweight=".5pt">
                        <v:stroke startarrowwidth="narrow" startarrowlength="short" endarrowwidth="narrow" endarrowlength="short"/>
                      </v:line>
                      <v:line id="Line 542" o:spid="_x0000_s1562" style="position:absolute;flip:y;visibility:visible;mso-wrap-style:square" from="4603,9432" to="4604,9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kmhsUAAADcAAAADwAAAGRycy9kb3ducmV2LnhtbESPQWvCQBSE74X+h+UVequbpmBs6ioi&#10;KBVPxlqvj+wzCc2+Dburpv56VxA8DjPzDTOe9qYVJ3K+sazgfZCAIC6tbrhS8LNdvI1A+ICssbVM&#10;Cv7Jw3Ty/DTGXNszb+hUhEpECPscFdQhdLmUvqzJoB/Yjjh6B+sMhihdJbXDc4SbVqZJMpQGG44L&#10;NXY0r6n8K45GwTIt1pftzu8/s/3usEoytzn+rpV6felnXyAC9eERvre/tYIs/YDbmXgE5OQ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kmhsUAAADcAAAADwAAAAAAAAAA&#10;AAAAAAChAgAAZHJzL2Rvd25yZXYueG1sUEsFBgAAAAAEAAQA+QAAAJMDAAAAAA==&#10;" strokeweight=".5pt">
                        <v:stroke startarrow="open" startarrowwidth="narrow" startarrowlength="short" endarrow="open" endarrowwidth="narrow" endarrowlength="short"/>
                      </v:line>
                      <v:line id="Line 543" o:spid="_x0000_s1563" style="position:absolute;flip:y;visibility:visible;mso-wrap-style:square" from="5249,9022" to="5310,9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ZV8YAAADcAAAADwAAAGRycy9kb3ducmV2LnhtbESP3WoCMRSE7wu+QzhC7zTrVvqzNYoI&#10;hYqIrQq9PWyOm6Wbk22Suuvbm4LQy2FmvmFmi9424kw+1I4VTMYZCOLS6ZorBcfD2+gZRIjIGhvH&#10;pOBCARbzwd0MC+06/qTzPlYiQTgUqMDE2BZShtKQxTB2LXHyTs5bjEn6SmqPXYLbRuZZ9igt1pwW&#10;DLa0MlR+73+tgnyXPVQv5dZ/nMLm+LPqzOFr3St1P+yXryAi9fE/fGu/awVP+RT+zqQjI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mVfGAAAA3AAAAA8AAAAAAAAA&#10;AAAAAAAAoQIAAGRycy9kb3ducmV2LnhtbFBLBQYAAAAABAAEAPkAAACUAwAAAAA=&#10;">
                        <v:stroke startarrowwidth="narrow" startarrowlength="short" endarrowwidth="narrow" endarrowlength="short"/>
                      </v:line>
                      <v:rect id="Rectangle 544" o:spid="_x0000_s1564" style="position:absolute;left:3543;top:8891;width:457;height:1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10HMQA&#10;AADcAAAADwAAAGRycy9kb3ducmV2LnhtbESPS2sCQRCE74L/YWghN51V4oPVUSQhwUsIPi7emp12&#10;Z3G7Z9kZdfPvM0Igx6KqvqJWm45rdac2VF4MjEcZKJLC20pKA6fjx3ABKkQUi7UXMvBDATbrfm+F&#10;ufUP2dP9EEuVIBJyNOBibHKtQ+GIMYx8Q5K8i28ZY5JtqW2LjwTnWk+ybKYZK0kLDht6c1RcDzc2&#10;sOt4a93n9+vXuT6F97Dn2e3KxrwMuu0SVKQu/of/2jtrYD6ZwvNMOgJ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tdBzEAAAA3AAAAA8AAAAAAAAAAAAAAAAAmAIAAGRycy9k&#10;b3ducmV2LnhtbFBLBQYAAAAABAAEAPUAAACJAwAAAAA=&#10;" filled="f" stroked="f" strokeweight=".5pt">
                        <v:textbox inset="1pt,1pt,1pt,1pt">
                          <w:txbxContent>
                            <w:p w:rsidR="004E000A" w:rsidRPr="00A03A49" w:rsidRDefault="004E000A" w:rsidP="00750935">
                              <w:pPr>
                                <w:rPr>
                                  <w:rFonts w:cs="Arial"/>
                                  <w:sz w:val="18"/>
                                  <w:szCs w:val="18"/>
                                </w:rPr>
                              </w:pPr>
                              <w:r>
                                <w:rPr>
                                  <w:rFonts w:cs="Arial"/>
                                  <w:sz w:val="18"/>
                                  <w:szCs w:val="18"/>
                                </w:rPr>
                                <w:t>Độ côn 1/4 hoặc nhỏ hơn</w:t>
                              </w:r>
                            </w:p>
                          </w:txbxContent>
                        </v:textbox>
                      </v:rect>
                      <v:line id="Line 545" o:spid="_x0000_s1565" style="position:absolute;flip:y;visibility:visible;mso-wrap-style:square" from="3942,9589" to="4600,9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QYZ8QAAADcAAAADwAAAGRycy9kb3ducmV2LnhtbESPzarCMBSE94LvEI5wN6KpLlSqUUS0&#10;KNyNfwt3h+bYFpuT0sTa+/ZGuOBymJlvmMWqNaVoqHaFZQWjYQSCOLW64EzB5bwbzEA4j6yxtEwK&#10;/sjBatntLDDW9sVHak4+EwHCLkYFufdVLKVLczLohrYiDt7d1gZ9kHUmdY2vADelHEfRRBosOCzk&#10;WNEmp/RxehoFzXZ/bA4lPZOk+r2N9O6QXPs3pX567XoOwlPrv+H/9l4rmI4n8DkTjoBc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NBhnxAAAANwAAAAPAAAAAAAAAAAA&#10;AAAAAKECAABkcnMvZG93bnJldi54bWxQSwUGAAAAAAQABAD5AAAAkgMAAAAA&#10;" strokeweight=".5pt">
                        <v:stroke startarrowwidth="narrow" startarrowlength="short" endarrow="open" endarrowwidth="narrow" endarrowlength="short"/>
                      </v:line>
                      <v:line id="Line 546" o:spid="_x0000_s1566" style="position:absolute;flip:x;visibility:visible;mso-wrap-style:square" from="4776,7234" to="5247,7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lnd8YAAADcAAAADwAAAGRycy9kb3ducmV2LnhtbESPQWvCQBSE74L/YXlCb81GhViiq2hL&#10;ofTSmjQHb4/sMwlm34bsNkn/fbdQ8DjMzDfM7jCZVgzUu8aygmUUgyAurW64UvCVvz4+gXAeWWNr&#10;mRT8kIPDfj7bYartyGcaMl+JAGGXooLa+y6V0pU1GXSR7YiDd7W9QR9kX0nd4xjgppWrOE6kwYbD&#10;Qo0dPddU3rJvo2A4rd9fPgqbXGzXyOKYF2v32Sr1sJiOWxCeJn8P/7fftILNagN/Z8IRkP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n5Z3fGAAAA3AAAAA8AAAAAAAAA&#10;AAAAAAAAoQIAAGRycy9kb3ducmV2LnhtbFBLBQYAAAAABAAEAPkAAACUAwAAAAA=&#10;" strokeweight=".5pt">
                        <v:stroke startarrowwidth="narrow" startarrowlength="short" endarrowwidth="narrow" endarrowlength="short"/>
                      </v:line>
                      <v:shape id="Freeform 547" o:spid="_x0000_s1567" style="position:absolute;left:4545;top:6967;width:356;height:30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q1b78A&#10;AADcAAAADwAAAGRycy9kb3ducmV2LnhtbERPy4rCMBTdC/MP4Q6403QU1OmYig4juPWBbi/NnbY0&#10;uSlJ1Pr3ZiG4PJz3ctVbI27kQ+NYwdc4A0FcOt1wpeB03I4WIEJE1mgck4IHBVgVH4Ml5trdeU+3&#10;Q6xECuGQo4I6xi6XMpQ1WQxj1xEn7t95izFBX0nt8Z7CrZGTLJtJiw2nhho7+q2pbA9Xq2Bhzl52&#10;R7N+tD720z932X5vpkoNP/v1D4hIfXyLX+6dVjCfpLXpTDoCsng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CrVvvwAAANwAAAAPAAAAAAAAAAAAAAAAAJgCAABkcnMvZG93bnJl&#10;di54bWxQSwUGAAAAAAQABAD1AAAAhAMAAAAA&#10;" path="m56,l19944,2303,16573,7237r-1685,3947l13876,14737r-1011,5197l10843,19342,8146,18684,4719,17961,,18355e" fillcolor="#a6a6a6">
                        <v:stroke startarrowwidth="narrow" startarrowlength="short" endarrowwidth="narrow" endarrowlength="short"/>
                        <v:path arrowok="t" o:connecttype="custom" o:connectlocs="1,0;355,35;295,110;265,170;247,224;229,303;193,294;145,284;84,273;0,279" o:connectangles="0,0,0,0,0,0,0,0,0,0"/>
                      </v:shape>
                      <v:shape id="Arc 548" o:spid="_x0000_s1568" style="position:absolute;left:4539;top:6822;width:556;height:2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vAscA&#10;AADcAAAADwAAAGRycy9kb3ducmV2LnhtbESPQWvCQBSE70L/w/IKvYhuDNRq6ioqVtsigqm9P7Kv&#10;STD7Ns2umv77riB4HGbmG2Yya00lztS40rKCQT8CQZxZXXKu4PD11huBcB5ZY2WZFPyRg9n0oTPB&#10;RNsL7+mc+lwECLsEFRTe14mULivIoOvbmjh4P7Yx6INscqkbvAS4qWQcRUNpsOSwUGBNy4KyY3oy&#10;CuKd3X50083ic735Xq22B1yOn3+Venps568gPLX+Hr6137WCl3gM1zPhCM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vrwLHAAAA3AAAAA8AAAAAAAAAAAAAAAAAmAIAAGRy&#10;cy9kb3ducmV2LnhtbFBLBQYAAAAABAAEAPUAAACMAwAAAAA=&#10;" path="m-1,nfc11929,,21600,9670,21600,21600em-1,nsc11929,,21600,9670,21600,21600l,21600,-1,xe">
                        <v:path arrowok="t" o:extrusionok="f" o:connecttype="custom" o:connectlocs="0,0;556,257;0,257" o:connectangles="0,0,0"/>
                      </v:shape>
                      <v:oval id="Oval 549" o:spid="_x0000_s1569" style="position:absolute;left:4828;top:6692;width:372;height: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j/G8QA&#10;AADcAAAADwAAAGRycy9kb3ducmV2LnhtbERP3WrCMBS+F3yHcITdiKZz4FxtKkPonOBgq3uAY3Ns&#10;q81JaTLt9vTLheDlx/efrHrTiAt1rras4HEagSAurK65VPC9zyYLEM4ja2wsk4JfcrBKh4MEY22v&#10;/EWX3JcihLCLUUHlfRtL6YqKDLqpbYkDd7SdQR9gV0rd4TWEm0bOomguDdYcGipsaV1Rcc5/jILT&#10;535zOrx8bAva7MZZ9DfPxm+o1MOof12C8NT7u/jmftcKnp/C/HAmHAG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Y/xvEAAAA3AAAAA8AAAAAAAAAAAAAAAAAmAIAAGRycy9k&#10;b3ducmV2LnhtbFBLBQYAAAAABAAEAPUAAACJAwAAAAA=&#10;" strokecolor="white"/>
                      <v:shape id="Arc 550" o:spid="_x0000_s1570" style="position:absolute;left:5043;top:6462;width:184;height:199;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cfcEA&#10;AADcAAAADwAAAGRycy9kb3ducmV2LnhtbESP3YrCMBSE74V9h3CEvdNUxSrdprIIul769wCH5mxb&#10;bE5KEmv37TeC4OUwM98w+WYwrejJ+caygtk0AUFcWt1wpeB62U3WIHxA1thaJgV/5GFTfIxyzLR9&#10;8In6c6hEhLDPUEEdQpdJ6cuaDPqp7Yij92udwRClq6R2+Ihw08p5kqTSYMNxocaOtjWVt/PdKLg0&#10;6XE/520aQX1Y2t2Puy4XSn2Oh+8vEIGG8A6/2getYLWYwfNMPAKy+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BXH3BAAAA3AAAAA8AAAAAAAAAAAAAAAAAmAIAAGRycy9kb3du&#10;cmV2LnhtbFBLBQYAAAAABAAEAPUAAACGAwAAAAA=&#10;" path="m-1,nfc11929,,21600,9670,21600,21600em-1,nsc11929,,21600,9670,21600,21600l,21600,-1,xe" filled="f">
                        <v:path arrowok="t" o:extrusionok="f" o:connecttype="custom" o:connectlocs="0,0;184,199;0,199" o:connectangles="0,0,0"/>
                      </v:shape>
                      <v:oval id="Oval 551" o:spid="_x0000_s1571" style="position:absolute;left:4991;top:6582;width:109;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bE98YA&#10;AADcAAAADwAAAGRycy9kb3ducmV2LnhtbESP3WrCQBSE7wu+w3IKvRHdqGA1uooUUi1Y8O8BjtnT&#10;JJo9G7JbjT69KxR6OczMN8x03phSXKh2hWUFvW4Egji1uuBMwWGfdEYgnEfWWFomBTdyMJ+1XqYY&#10;a3vlLV12PhMBwi5GBbn3VSylS3My6Lq2Ig7ej60N+iDrTOoarwFuStmPoqE0WHBYyLGij5zS8+7X&#10;KDht9svTcfz9ldJy3U6i+zBpf6JSb6/NYgLCU+P/w3/tlVbwPujD80w4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bE98YAAADcAAAADwAAAAAAAAAAAAAAAACYAgAAZHJz&#10;L2Rvd25yZXYueG1sUEsFBgAAAAAEAAQA9QAAAIsDAAAAAA==&#10;" strokecolor="white"/>
                      <v:shape id="Arc 552" o:spid="_x0000_s1572" style="position:absolute;left:4539;top:6589;width:505;height:276;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9nkcIA&#10;AADcAAAADwAAAGRycy9kb3ducmV2LnhtbESPwWrDMBBE74X8g9hCbrXcmDjBtRJCIE2PbewPWKyN&#10;bWqtjKQ6zt9HhUKPw8y8Ycr9bAYxkfO9ZQWvSQqCuLG651ZBXZ1etiB8QNY4WCYFd/Kw3y2eSiy0&#10;vfEXTZfQighhX6CCLoSxkNI3HRn0iR2Jo3e1zmCI0rVSO7xFuBnkKk1zabDnuNDhSMeOmu/Lj1FQ&#10;9fnn+4qPeQRNYW1PZ1evM6WWz/PhDUSgOfyH/9ofWsEmy+D3TDwCcv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X2eRwgAAANwAAAAPAAAAAAAAAAAAAAAAAJgCAABkcnMvZG93&#10;bnJldi54bWxQSwUGAAAAAAQABAD1AAAAhwMAAAAA&#10;" path="m-1,nfc11929,,21600,9670,21600,21600em-1,nsc11929,,21600,9670,21600,21600l,21600,-1,xe" filled="f">
                        <v:path arrowok="t" o:extrusionok="f" o:connecttype="custom" o:connectlocs="0,0;505,276;0,276" o:connectangles="0,0,0"/>
                      </v:shape>
                      <v:oval id="Oval 553" o:spid="_x0000_s1573" style="position:absolute;left:4801;top:6449;width:339;height: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P5GMcA&#10;AADcAAAADwAAAGRycy9kb3ducmV2LnhtbESP0WrCQBRE3wX/YbmFvohuWkXb6CqlEK1QwcZ+wDV7&#10;m0Szd0N21bRf7xYEH4eZOcPMFq2pxJkaV1pW8DSIQBBnVpecK/jeJf0XEM4ja6wsk4JfcrCYdzsz&#10;jLW98BedU5+LAGEXo4LC+zqW0mUFGXQDWxMH78c2Bn2QTS51g5cAN5V8jqKxNFhyWCiwpveCsmN6&#10;MgoO293qsH/drDNaffaS6G+c9Jao1OND+zYF4an19/Ct/aEVTIYj+D8Tj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7j+RjHAAAA3AAAAA8AAAAAAAAAAAAAAAAAmAIAAGRy&#10;cy9kb3ducmV2LnhtbFBLBQYAAAAABAAEAPUAAACMAwAAAAA=&#10;" strokecolor="white"/>
                      <v:shape id="Arc 554" o:spid="_x0000_s1574" style="position:absolute;left:5097;top:6508;width:364;height:353;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pafsEA&#10;AADcAAAADwAAAGRycy9kb3ducmV2LnhtbESP3YrCMBSE74V9h3AW9k7TVVqXapRF8OdSqw9waM62&#10;xeakJLF2394IgpfDzHzDLNeDaUVPzjeWFXxPEhDEpdUNVwou5+34B4QPyBpby6TgnzysVx+jJeba&#10;3vlEfREqESHsc1RQh9DlUvqyJoN+Yjvi6P1ZZzBE6SqpHd4j3LRymiSZNNhwXKixo01N5bW4GQXn&#10;JjvuprzJIqgPqd3u3SWdKfX1OfwuQAQawjv8ah+0gvksheeZeAT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6Wn7BAAAA3AAAAA8AAAAAAAAAAAAAAAAAmAIAAGRycy9kb3du&#10;cmV2LnhtbFBLBQYAAAAABAAEAPUAAACGAwAAAAA=&#10;" path="m-1,nfc11929,,21600,9670,21600,21600em-1,nsc11929,,21600,9670,21600,21600l,21600,-1,xe" filled="f">
                        <v:path arrowok="t" o:extrusionok="f" o:connecttype="custom" o:connectlocs="0,0;364,353;0,353" o:connectangles="0,0,0"/>
                      </v:shape>
                      <v:oval id="Oval 555" o:spid="_x0000_s1575" style="position:absolute;left:5077;top:6705;width:169;height:2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3C9MYA&#10;AADcAAAADwAAAGRycy9kb3ducmV2LnhtbESP3WrCQBSE7wu+w3KE3ohuWiFqdJVSSK3Qgn8PcMwe&#10;k9js2ZDdaurTu4LQy2FmvmFmi9ZU4kyNKy0reBlEIIgzq0vOFex3aX8MwnlkjZVlUvBHDhbzztMM&#10;E20vvKHz1uciQNglqKDwvk6kdFlBBt3A1sTBO9rGoA+yyaVu8BLgppKvURRLgyWHhQJrei8o+9n+&#10;GgWn9W55Oky+Vxktv3ppdI3T3gcq9dxt36YgPLX+P/xof2oFo2EM9zPhCM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3C9MYAAADcAAAADwAAAAAAAAAAAAAAAACYAgAAZHJz&#10;L2Rvd25yZXYueG1sUEsFBgAAAAAEAAQA9QAAAIsDAAAAAA==&#10;" strokecolor="white"/>
                      <v:line id="Line 556" o:spid="_x0000_s1576" style="position:absolute;flip:x;visibility:visible;mso-wrap-style:square" from="4848,7096" to="5261,7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DxqsYAAADcAAAADwAAAGRycy9kb3ducmV2LnhtbESPQWvCQBSE74L/YXlCb2bTBrSkWcW2&#10;FIqX2sQcvD2yr0lo9m3IbmP8911B8DjMzDdMtp1MJ0YaXGtZwWMUgyCurG65VnAsPpbPIJxH1thZ&#10;JgUXcrDdzGcZptqe+ZvG3NciQNilqKDxvk+ldFVDBl1ke+Lg/djBoA9yqKUe8BzgppNPcbySBlsO&#10;Cw329NZQ9Zv/GQXja7J//yrt6mT7Vpa7okzcoVPqYTHtXkB4mvw9fGt/agXrZA3XM+EIyM0/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g8arGAAAA3AAAAA8AAAAAAAAA&#10;AAAAAAAAoQIAAGRycy9kb3ducmV2LnhtbFBLBQYAAAAABAAEAPkAAACUAwAAAAA=&#10;" strokeweight=".5pt">
                        <v:stroke startarrowwidth="narrow" startarrowlength="short" endarrowwidth="narrow" endarrowlength="short"/>
                      </v:line>
                      <v:shape id="Freeform 557" o:spid="_x0000_s1577" style="position:absolute;left:4539;top:7698;width:229;height:19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I2x8EA&#10;AADcAAAADwAAAGRycy9kb3ducmV2LnhtbERPz2vCMBS+D/Y/hDfwNtNNcNoZRQShtzKV6vHRPJti&#10;8lKarO3+++Uw2PHj+73ZTc6KgfrQelbwNs9AENdet9wouJyPrysQISJrtJ5JwQ8F2G2fnzaYaz/y&#10;Fw2n2IgUwiFHBSbGLpcy1IYchrnviBN3973DmGDfSN3jmMKdle9ZtpQOW04NBjs6GKofp2+n4D4e&#10;q8kP1aMsyvP6Gm+2W1ZWqdnLtP8EEWmK/+I/d6EVfCzS2nQmHQG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CNsfBAAAA3AAAAA8AAAAAAAAAAAAAAAAAmAIAAGRycy9kb3du&#10;cmV2LnhtbFBLBQYAAAAABAAEAPUAAACGAwAAAAA=&#10;" path="m,l19913,,,19897,,xe" fillcolor="#d9d9d9">
                        <v:stroke startarrowwidth="narrow" startarrowlength="short" endarrowwidth="narrow" endarrowlength="short"/>
                        <v:path arrowok="t" o:connecttype="custom" o:connectlocs="0,0;228,0;0,193;0,0" o:connectangles="0,0,0,0"/>
                      </v:shape>
                      <v:line id="Line 558" o:spid="_x0000_s1578" style="position:absolute;visibility:visible;mso-wrap-style:square" from="5155,7895" to="5156,8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zcZcUAAADcAAAADwAAAGRycy9kb3ducmV2LnhtbESP0WoCMRRE3wv9h3ALfdOsFqzdGkUs&#10;VaH4oPYDbje32bWbmyWJ7u7fG0Ho4zAzZ5jZorO1uJAPlWMFo2EGgrhwumKj4Pv4OZiCCBFZY+2Y&#10;FPQUYDF/fJhhrl3Le7ocohEJwiFHBWWMTS5lKEqyGIauIU7er/MWY5LeSO2xTXBby3GWTaTFitNC&#10;iQ2tSir+DmerYOfX037k9NcPn3n5sTmZ/tQapZ6fuuU7iEhd/A/f21ut4PXlDW5n0hG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1zcZcUAAADcAAAADwAAAAAAAAAA&#10;AAAAAAChAgAAZHJzL2Rvd25yZXYueG1sUEsFBgAAAAAEAAQA+QAAAJMDAAAAAA==&#10;" strokeweight=".5pt">
                        <v:stroke startarrow="open" startarrowwidth="narrow" startarrowlength="short" endarrowwidth="narrow" endarrowlength="short"/>
                      </v:line>
                      <v:line id="Line 559" o:spid="_x0000_s1579" style="position:absolute;flip:x y;visibility:visible;mso-wrap-style:square" from="4539,6724" to="4968,6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01KsEAAADcAAAADwAAAGRycy9kb3ducmV2LnhtbERPy2oCMRTdC/5DuAV3mlGklqlRiiAo&#10;hRFtF11eJtfJ0MnNkMR5/H2zKLg8nPd2P9hGdORD7VjBcpGBIC6drrlS8P11nL+BCBFZY+OYFIwU&#10;YL+bTraYa9fzlbpbrEQK4ZCjAhNjm0sZSkMWw8K1xIm7O28xJugrqT32Kdw2cpVlr9JizanBYEsH&#10;Q+Xv7WEVeNMuXXW++s0hK8afgu/Sf16Umr0MH+8gIg3xKf53n7SCzTrNT2fSEZC7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DTUqwQAAANwAAAAPAAAAAAAAAAAAAAAA&#10;AKECAABkcnMvZG93bnJldi54bWxQSwUGAAAAAAQABAD5AAAAjwMAAAAA&#10;">
                        <v:stroke startarrowwidth="narrow" startarrowlength="short" endarrowwidth="narrow" endarrowlength="short"/>
                      </v:line>
                      <v:line id="Line 560" o:spid="_x0000_s1580" style="position:absolute;visibility:visible;mso-wrap-style:square" from="4775,7263" to="4776,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aM2cQAAADcAAAADwAAAGRycy9kb3ducmV2LnhtbESPQYvCMBSE78L+h/AWvGlaEXetRlkE&#10;wYMXq7B6ezTPtm7z0jZR6783woLHYWa+YebLzlTiRq0rLSuIhxEI4szqknMFh/168A3CeWSNlWVS&#10;8CAHy8VHb46Jtnfe0S31uQgQdgkqKLyvEyldVpBBN7Q1cfDOtjXog2xzqVu8B7ip5CiKJtJgyWGh&#10;wJpWBWV/6dUEymEyXU9/m/J6iZv0eKqb436LSvU/u58ZCE+df4f/2xut4Gscw+tMO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tozZxAAAANwAAAAPAAAAAAAAAAAA&#10;AAAAAKECAABkcnMvZG93bnJldi54bWxQSwUGAAAAAAQABAD5AAAAkgMAAAAA&#10;">
                        <v:stroke startarrowwidth="narrow" startarrowlength="short" endarrowwidth="narrow" endarrowlength="short"/>
                      </v:line>
                      <v:rect id="Rectangle 561" o:spid="_x0000_s1581" style="position:absolute;left:4635;top:7292;width:136;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Tp+sMA&#10;AADcAAAADwAAAGRycy9kb3ducmV2LnhtbESPQWvCQBSE7wX/w/IEL0U3imiJrqKFghQvtYLXR/aZ&#10;BLNvQ/Ylxn/fFYQeh5n5hllve1epjppQejYwnSSgiDNvS84NnH+/xh+ggiBbrDyTgQcF2G4Gb2tM&#10;rb/zD3UnyVWEcEjRQCFSp1qHrCCHYeJr4uhdfeNQomxybRu8R7ir9CxJFtphyXGhwJo+C8pup9YZ&#10;6C6X457OrZ52KMv3w3cr5YKMGQ373QqUUC//4Vf7YA0s5zN4nolH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Tp+sMAAADcAAAADwAAAAAAAAAAAAAAAACYAgAAZHJzL2Rv&#10;d25yZXYueG1sUEsFBgAAAAAEAAQA9QAAAIg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562" o:spid="_x0000_s1582" style="position:absolute;left:4410;top:7023;width:136;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hMYcMA&#10;AADcAAAADwAAAGRycy9kb3ducmV2LnhtbESPQWvCQBSE7wX/w/KEXopurEUluootFER6qRW8PrLP&#10;JJh9G7IvMf33riB4HGbmG2a16V2lOmpC6dnAZJyAIs68LTk3cPz7Hi1ABUG2WHkmA/8UYLMevKww&#10;tf7Kv9QdJFcRwiFFA4VInWodsoIchrGviaN39o1DibLJtW3wGuGu0u9JMtMOS44LBdb0VVB2ObTO&#10;QHc6/XzSsdWTDmX+ttu3Us7ImNdhv12CEurlGX60d9bA/GMK9zPxCO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hMYcMAAADcAAAADwAAAAAAAAAAAAAAAACYAgAAZHJzL2Rv&#10;d25yZXYueG1sUEsFBgAAAAAEAAQA9QAAAIg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563" o:spid="_x0000_s1583" style="position:absolute;left:4395;top:6664;width:136;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HUFcMA&#10;AADcAAAADwAAAGRycy9kb3ducmV2LnhtbESPQWvCQBSE7wX/w/IEL0U3iqhEV1FBkNJLVfD6yD6T&#10;YPZtyL7E9N93C4Ueh5n5htnselepjppQejYwnSSgiDNvS84N3K6n8QpUEGSLlWcy8E0BdtvB2wZT&#10;61/8Rd1FchUhHFI0UIjUqdYhK8hhmPiaOHoP3ziUKJtc2wZfEe4qPUuShXZYclwosKZjQdnz0joD&#10;3f3+eaBbq6cdyvL9/NFKuSBjRsN+vwYl1Mt/+K99tgaW8zn8nolH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HUFcMAAADcAAAADwAAAAAAAAAAAAAAAACYAgAAZHJzL2Rv&#10;d25yZXYueG1sUEsFBgAAAAAEAAQA9QAAAIg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564" o:spid="_x0000_s1584" style="position:absolute;left:5115;top:7673;width:136;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xjsMA&#10;AADcAAAADwAAAGRycy9kb3ducmV2LnhtbESPQWvCQBSE7wX/w/KEXopuLFYluootFER6qRW8PrLP&#10;JJh9G7IvMf33riB4HGbmG2a16V2lOmpC6dnAZJyAIs68LTk3cPz7Hi1ABUG2WHkmA/8UYLMevKww&#10;tf7Kv9QdJFcRwiFFA4VInWodsoIchrGviaN39o1DibLJtW3wGuGu0u9JMtMOS44LBdb0VVB2ObTO&#10;QHc6/XzSsdWTDmX+ttu3Us7ImNdhv12CEurlGX60d9bAfPoB9zPxCO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1xjsMAAADcAAAADwAAAAAAAAAAAAAAAACYAgAAZHJzL2Rv&#10;d25yZXYueG1sUEsFBgAAAAAEAAQA9QAAAIgDAAAAAA==&#10;" filled="f" stroked="f">
                        <v:textbox inset="1pt,1pt,1pt,1pt">
                          <w:txbxContent>
                            <w:p w:rsidR="004E000A" w:rsidRPr="00B11BA6" w:rsidRDefault="004E000A" w:rsidP="00750935">
                              <w:pPr>
                                <w:rPr>
                                  <w:rFonts w:cs="Arial"/>
                                </w:rPr>
                              </w:pPr>
                              <w:proofErr w:type="gramStart"/>
                              <w:r w:rsidRPr="00B11BA6">
                                <w:rPr>
                                  <w:rFonts w:cs="Arial"/>
                                  <w:sz w:val="18"/>
                                </w:rPr>
                                <w:t>t</w:t>
                              </w:r>
                              <w:proofErr w:type="gramEnd"/>
                            </w:p>
                          </w:txbxContent>
                        </v:textbox>
                      </v:rect>
                      <v:rect id="Rectangle 565" o:spid="_x0000_s1585" style="position:absolute;left:5168;top:7379;width:276;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v+cMA&#10;AADcAAAADwAAAGRycy9kb3ducmV2LnhtbESPQWvCQBSE74L/YXkFL6IbpURJXcUWBCleqoLXR/Y1&#10;Cc2+DdmXGP99tyD0OMzMN8xmN7ha9dSGyrOBxTwBRZx7W3Fh4Ho5zNaggiBbrD2TgQcF2G3How1m&#10;1t/5i/qzFCpCOGRooBRpMq1DXpLDMPcNcfS+fetQomwLbVu8R7ir9TJJUu2w4rhQYkMfJeU/584Z&#10;6G+30ztdO73oUVbT42cnVUrGTF6G/RsooUH+w8/20RpYvabwdyYeAb3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v+c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z w:val="18"/>
                                </w:rPr>
                                <w:t>50</w:t>
                              </w:r>
                            </w:p>
                          </w:txbxContent>
                        </v:textbox>
                      </v:rect>
                      <v:rect id="Rectangle 566" o:spid="_x0000_s1586" style="position:absolute;left:5257;top:6865;width:375;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NKYsMA&#10;AADcAAAADwAAAGRycy9kb3ducmV2LnhtbESPQWvCQBSE7wX/w/IEL0U3SjESXcUWBCm9VAWvj+wz&#10;CWbfhuxLjP++Wyj0OMzMN8xmN7ha9dSGyrOB+SwBRZx7W3Fh4HI+TFeggiBbrD2TgScF2G1HLxvM&#10;rH/wN/UnKVSEcMjQQCnSZFqHvCSHYeYb4ujdfOtQomwLbVt8RLir9SJJltphxXGhxIY+Ssrvp84Z&#10;6K/Xr3e6dHreo6Svx89OqiUZMxkP+zUooUH+w3/tozWQvqXweyYeAb3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NKYsMAAADcAAAADwAAAAAAAAAAAAAAAACYAgAAZHJzL2Rv&#10;d25yZXYueG1sUEsFBgAAAAAEAAQA9QAAAIgDAAAAAA==&#10;" filled="f" stroked="f">
                        <v:textbox inset="1pt,1pt,1pt,1pt">
                          <w:txbxContent>
                            <w:p w:rsidR="004E000A" w:rsidRPr="00B11BA6" w:rsidRDefault="004E000A" w:rsidP="00750935">
                              <w:pPr>
                                <w:rPr>
                                  <w:rFonts w:cs="Arial"/>
                                </w:rPr>
                              </w:pPr>
                              <w:r w:rsidRPr="00B11BA6">
                                <w:rPr>
                                  <w:rFonts w:cs="Arial"/>
                                  <w:sz w:val="18"/>
                                </w:rPr>
                                <w:t>45</w:t>
                              </w:r>
                              <w:r w:rsidRPr="00B11BA6">
                                <w:rPr>
                                  <w:rFonts w:cs="Arial"/>
                                  <w:sz w:val="18"/>
                                  <w:vertAlign w:val="superscript"/>
                                </w:rPr>
                                <w:t>o</w:t>
                              </w:r>
                            </w:p>
                          </w:txbxContent>
                        </v:textbox>
                      </v:rect>
                      <v:line id="Line 567" o:spid="_x0000_s1587" style="position:absolute;flip:y;visibility:visible;mso-wrap-style:square" from="5157,7234" to="5158,7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JRV8IAAADcAAAADwAAAGRycy9kb3ducmV2LnhtbERPy4rCMBTdD/gP4QqzG1NFrFajyMDI&#10;DK6sr+2lubbF5qYkUTt+/WQx4PJw3otVZxpxJ+drywqGgwQEcWF1zaWCw/7rYwrCB2SNjWVS8Ese&#10;Vsve2wIzbR+8o3seShFD2GeooAqhzaT0RUUG/cC2xJG7WGcwROhKqR0+Yrhp5ChJJtJgzbGhwpY+&#10;Kyqu+c0o2Izy7XN/9OdZej5efpLU7W6nrVLv/W49BxGoCy/xv/tbK0jHcW08E4+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aJRV8IAAADcAAAADwAAAAAAAAAAAAAA&#10;AAChAgAAZHJzL2Rvd25yZXYueG1sUEsFBgAAAAAEAAQA+QAAAJADAAAAAA==&#10;" strokeweight=".5pt">
                        <v:stroke startarrow="open" startarrowwidth="narrow" startarrowlength="short" endarrow="open" endarrowwidth="narrow" endarrowlength="short"/>
                      </v:line>
                      <v:oval id="Oval 568" o:spid="_x0000_s1588" style="position:absolute;left:5197;top:5804;width:32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vmO8YA&#10;AADcAAAADwAAAGRycy9kb3ducmV2LnhtbESPwWrDMBBE74X+g9hCbo2c4LS1GyWUlIBLT3F66W2x&#10;tpaptTKSmjj5+ioQyHGYnTc7y/Voe3EgHzrHCmbTDARx43THrYKv/fbxBUSIyBp7x6TgRAHWq/u7&#10;JZbaHXlHhzq2IkE4lKjAxDiUUobGkMUwdQNx8n6ctxiT9K3UHo8Jbns5z7InabHj1GBwoI2h5rf+&#10;s+mN98U5r+vv6qMzn/uT3+VFMauUmjyMb68gIo3xdnxNV1rBc17AZUwigF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vmO8YAAADcAAAADwAAAAAAAAAAAAAAAACYAgAAZHJz&#10;L2Rvd25yZXYueG1sUEsFBgAAAAAEAAQA9QAAAIsDAAAAAA==&#10;" fillcolor="#ccc"/>
                      <v:line id="Line 569" o:spid="_x0000_s1589" style="position:absolute;visibility:visible;mso-wrap-style:square" from="4297,5940" to="4298,8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O/n8UAAADcAAAADwAAAGRycy9kb3ducmV2LnhtbESPwWrCQBCG7wXfYRnBW90oaGvqKiII&#10;HrwYhdrbkJ0mqdnZJLtqfPvOodDj8M//zXzLde9qdacuVJ4NTMYJKOLc24oLA+fT7vUdVIjIFmvP&#10;ZOBJAdarwcsSU+sffKR7FgslEA4pGihjbFKtQ16SwzD2DbFk375zGGXsCm07fAjc1XqaJHPtsGK5&#10;UGJD25Lya3ZzQjnPF7vFZ1vdfiZtdvlq2svpgMaMhv3mA1SkPv4v/7X31sDbTN4XGREBv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O/n8UAAADcAAAADwAAAAAAAAAA&#10;AAAAAAChAgAAZHJzL2Rvd25yZXYueG1sUEsFBgAAAAAEAAQA+QAAAJMDAAAAAA==&#10;">
                        <v:stroke startarrowwidth="narrow" startarrowlength="short" endarrowwidth="narrow" endarrowlength="short"/>
                      </v:line>
                      <v:line id="Line 570" o:spid="_x0000_s1590" style="position:absolute;visibility:visible;mso-wrap-style:square" from="4541,5940" to="4542,8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8aBMQAAADcAAAADwAAAGRycy9kb3ducmV2LnhtbESPQYvCMBSE78L+h/AWvGlaQXetRlkE&#10;wYMXq7B6ezTPtm7z0jZR6783woLHYWa+YebLzlTiRq0rLSuIhxEI4szqknMFh/168A3CeWSNlWVS&#10;8CAHy8VHb46Jtnfe0S31uQgQdgkqKLyvEyldVpBBN7Q1cfDOtjXog2xzqVu8B7ip5CiKJtJgyWGh&#10;wJpWBWV/6dUEymEyXU9/m/J6iZv0eKqb436LSvU/u58ZCE+df4f/2xut4Gscw+tMO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bxoExAAAANwAAAAPAAAAAAAAAAAA&#10;AAAAAKECAABkcnMvZG93bnJldi54bWxQSwUGAAAAAAQABAD5AAAAkgMAAAAA&#10;">
                        <v:stroke startarrowwidth="narrow" startarrowlength="short" endarrowwidth="narrow" endarrowlength="short"/>
                      </v:line>
                      <v:shape id="Freeform 571" o:spid="_x0000_s1591" style="position:absolute;left:4305;top:5902;width:246;height: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WGdcUA&#10;AADcAAAADwAAAGRycy9kb3ducmV2LnhtbESPT2vCQBTE7wW/w/KE3upGoVqiq4gSWg8eao1eH9mX&#10;P5p9G7Krxm/vFgSPw8z8hpktOlOLK7WusqxgOIhAEGdWV1wo2P8lH18gnEfWWFsmBXdysJj33mYY&#10;a3vjX7rufCEChF2MCkrvm1hKl5Vk0A1sQxy83LYGfZBtIXWLtwA3tRxF0VgarDgslNjQqqTsvLsY&#10;BWnyfVluV5uDTdJN0x3TdZ3nJ6Xe+91yCsJT51/hZ/tHK5h8juD/TD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1YZ1xQAAANwAAAAPAAAAAAAAAAAAAAAAAJgCAABkcnMv&#10;ZG93bnJldi54bWxQSwUGAAAAAAQABAD1AAAAigMAAAAA&#10;" path="m,12329r1545,4931l3333,19452r2033,274l7480,17260,9106,10959,10813,5205,12520,1644,14553,r1626,1644l17561,4932r976,4383l19919,13151e" filled="f" strokeweight=".5pt">
                        <v:stroke startarrowwidth="narrow" startarrowlength="short" endarrowwidth="narrow" endarrowlength="short"/>
                        <v:path arrowok="t" o:connecttype="custom" o:connectlocs="0,45;19,63;41,71;66,72;92,63;112,40;133,19;154,6;179,0;199,6;216,18;228,34;245,48" o:connectangles="0,0,0,0,0,0,0,0,0,0,0,0,0"/>
                      </v:shape>
                      <v:line id="Line 572" o:spid="_x0000_s1592" style="position:absolute;visibility:visible;mso-wrap-style:square" from="4552,6277" to="4874,6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sOL8UAAADcAAAADwAAAGRycy9kb3ducmV2LnhtbESP0WoCMRRE3wv9h3ALfdOsFqtsjSKW&#10;qlB80PYDbje32bWbmyWJ7u7fG0Ho4zAzZ5j5srO1uJAPlWMFo2EGgrhwumKj4PvrYzADESKyxtox&#10;KegpwHLx+DDHXLuWD3Q5RiMShEOOCsoYm1zKUJRkMQxdQ5y8X+ctxiS9kdpjm+C2luMse5UWK04L&#10;JTa0Lqn4O56tgr3fzPqR058/fObV+/Zk+lNrlHp+6lZvICJ18T98b++0gunkBW5n0hGQi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2sOL8UAAADcAAAADwAAAAAAAAAA&#10;AAAAAAChAgAAZHJzL2Rvd25yZXYueG1sUEsFBgAAAAAEAAQA+QAAAJMDAAAAAA==&#10;" strokeweight=".5pt">
                        <v:stroke startarrow="open" startarrowwidth="narrow" startarrowlength="short" endarrowwidth="narrow" endarrowlength="short"/>
                      </v:line>
                      <v:line id="Line 573" o:spid="_x0000_s1593" style="position:absolute;flip:x;visibility:visible;mso-wrap-style:square" from="3976,6277" to="4298,6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CFS8cAAADcAAAADwAAAGRycy9kb3ducmV2LnhtbESPT2vCQBTE74V+h+UVvNWNpbUmukor&#10;KEWL4J+Lt0f2maTNvg27qyb99F2h0OMwM79hJrPW1OJCzleWFQz6CQji3OqKCwWH/eJxBMIHZI21&#10;ZVLQkYfZ9P5ugpm2V97SZRcKESHsM1RQhtBkUvq8JIO+bxvi6J2sMxiidIXUDq8Rbmr5lCRDabDi&#10;uFBiQ/OS8u/d2Sj4TOebr9QMcv/j3o/LddcN01WnVO+hfRuDCNSG//Bf+0MreH15htuZeATk9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wIVLxwAAANwAAAAPAAAAAAAA&#10;AAAAAAAAAKECAABkcnMvZG93bnJldi54bWxQSwUGAAAAAAQABAD5AAAAlQMAAAAA&#10;" strokeweight=".5pt">
                        <v:stroke startarrow="open" startarrowwidth="narrow" startarrowlength="short" endarrowwidth="narrow" endarrowlength="short"/>
                      </v:line>
                      <v:line id="Line 574" o:spid="_x0000_s1594" style="position:absolute;flip:x;visibility:visible;mso-wrap-style:square" from="4297,7439" to="4539,7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utm8MAAADcAAAADwAAAGRycy9kb3ducmV2LnhtbESPQWvCQBSE7wX/w/IEL6VuDERr6ipS&#10;KHjVKujtkX1Ngtm3IW+j8d+7hUKPw8x8w6w2g2vUjTqpPRuYTRNQxIW3NZcGjt9fb++gJCBbbDyT&#10;gQcJbNajlxXm1t95T7dDKFWEsORooAqhzbWWoiKHMvUtcfR+fOcwRNmV2nZ4j3DX6DRJ5tphzXGh&#10;wpY+Kyquh94ZOJ/2vfRZeiErsnx1s4DpfGnMZDxsP0AFGsJ/+K+9swYWWQa/Z+IR0O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7rZvDAAAA3AAAAA8AAAAAAAAAAAAA&#10;AAAAoQIAAGRycy9kb3ducmV2LnhtbFBLBQYAAAAABAAEAPkAAACRAwAAAAA=&#10;" strokeweight=".5pt">
                        <v:stroke dashstyle="1 1" startarrowwidth="narrow" startarrowlength="short" endarrowwidth="narrow" endarrowlength="short"/>
                      </v:line>
                      <v:line id="Line 575" o:spid="_x0000_s1595" style="position:absolute;flip:x;visibility:visible;mso-wrap-style:square" from="4297,7504" to="4539,7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kz7MMAAADcAAAADwAAAGRycy9kb3ducmV2LnhtbESPX2vCQBDE3wv9DscKfSl6MWDU6Cml&#10;UOir/6B9W3JrEszthexF02/fEwQfh5n5DbPeDq5RV+qk9mxgOklAERfe1lwaOB6+xgtQEpAtNp7J&#10;wB8JbDevL2vMrb/xjq77UKoIYcnRQBVCm2stRUUOZeJb4uidfecwRNmV2nZ4i3DX6DRJMu2w5rhQ&#10;YUufFRWXfe8M/Jx2vfSz9JesyPLdTQOm2dKYt9HwsQIVaAjP8KP9bQ3MZxncz8QjoD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pM+zDAAAA3AAAAA8AAAAAAAAAAAAA&#10;AAAAoQIAAGRycy9kb3ducmV2LnhtbFBLBQYAAAAABAAEAPkAAACRAwAAAAA=&#10;" strokeweight=".5pt">
                        <v:stroke dashstyle="1 1" startarrowwidth="narrow" startarrowlength="short" endarrowwidth="narrow" endarrowlength="short"/>
                      </v:line>
                      <v:shape id="Freeform 576" o:spid="_x0000_s1596" style="position:absolute;left:5224;top:5980;width:240;height:54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0rsUA&#10;AADcAAAADwAAAGRycy9kb3ducmV2LnhtbESPT2vCQBTE7wW/w/IK3uqmBf8Q3YRgEbxYqRVKb8/s&#10;MxvMvo3ZVdNv7wqFHoeZ+Q2zyHvbiCt1vnas4HWUgCAuna65UrD/Wr3MQPiArLFxTAp+yUOeDZ4W&#10;mGp340+67kIlIoR9igpMCG0qpS8NWfQj1xJH7+g6iyHKrpK6w1uE20a+JclEWqw5LhhsaWmoPO0u&#10;NlLQfqy+t9vC/NjT5l0Wh4k/H5QaPvfFHESgPvyH/9prrWA6nsLjTDwCMr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GjSuxQAAANwAAAAPAAAAAAAAAAAAAAAAAJgCAABkcnMv&#10;ZG93bnJldi54bWxQSwUGAAAAAAQABAD1AAAAigMAAAAA&#10;" path="m167,18652l,1311,10917,r9000,2805l19917,19964e">
                        <v:stroke startarrowwidth="narrow" startarrowlength="short" endarrowwidth="narrow" endarrowlength="short"/>
                        <v:path arrowok="t" o:connecttype="custom" o:connectlocs="2,512;0,36;131,0;239,77;239,548" o:connectangles="0,0,0,0,0"/>
                      </v:shape>
                      <v:shape id="Freeform 577" o:spid="_x0000_s1597" style="position:absolute;left:5262;top:5628;width:264;height:25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Wg3MUA&#10;AADcAAAADwAAAGRycy9kb3ducmV2LnhtbESPwWrCQBCG74LvsEzBm25a0JbUVYJF6KVKtVB6G7PT&#10;bDA7m2a3Gt/eOQgeh3/+b+abL3vfqBN1sQ5s4HGSgSIug625MvC1X49fQMWEbLEJTAYuFGG5GA7m&#10;mNtw5k867VKlBMIxRwMupTbXOpaOPMZJaIkl+w2dxyRjV2nb4VngvtFPWTbTHmuWCw5bWjkqj7t/&#10;LxT0m/X3dlu4H3/8eNPFYRb/DsaMHvriFVSiPt2Xb+13a+B5Kt+KjIi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aDcxQAAANwAAAAPAAAAAAAAAAAAAAAAAJgCAABkcnMv&#10;ZG93bnJldi54bWxQSwUGAAAAAAQABAD1AAAAigMAAAAA&#10;" path="m3939,l1439,6719,,14862r7879,5059l17879,18182r76,-3716l18864,9328,19924,5929e">
                        <v:stroke startarrowwidth="narrow" startarrowlength="short" endarrowwidth="narrow" endarrowlength="short"/>
                        <v:path arrowok="t" o:connecttype="custom" o:connectlocs="52,0;19,85;0,188;104,252;236,230;237,183;249,118;263,75" o:connectangles="0,0,0,0,0,0,0,0"/>
                      </v:shape>
                      <v:shape id="Freeform 578" o:spid="_x0000_s1598" style="position:absolute;left:5325;top:5646;width:202;height:6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UBMYA&#10;AADcAAAADwAAAGRycy9kb3ducmV2LnhtbESPT2vCQBTE74V+h+UVvNVNC7Ya3QRRgvXQg7bR6yP7&#10;8qfNvg3ZVeO3dwsFj8PM/IZZpINpxZl611hW8DKOQBAXVjdcKfj+yp6nIJxH1thaJgVXcpAmjw8L&#10;jLW98I7Oe1+JAGEXo4La+y6W0hU1GXRj2xEHr7S9QR9kX0nd4yXATStfo+hNGmw4LNTY0aqm4nd/&#10;MgrybHNafq62B5vl22445uu2LH+UGj0NyzkIT4O/h//bH1rB+2QGf2fCEZD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EUBMYAAADcAAAADwAAAAAAAAAAAAAAAACYAgAAZHJz&#10;L2Rvd25yZXYueG1sUEsFBgAAAAAEAAQA9QAAAIsDAAAAAA==&#10;" path="m,l2376,923r2773,308l8119,3385r2079,4307l11980,10462r1683,2461l16337,18154r1386,1538l19901,19692e" filled="f" strokeweight=".5pt">
                        <v:stroke startarrowwidth="narrow" startarrowlength="short" endarrowwidth="narrow" endarrowlength="short"/>
                        <v:path arrowok="t" o:connecttype="custom" o:connectlocs="0,0;24,3;52,4;82,11;103,25;121,34;138,42;165,59;179,64;201,64" o:connectangles="0,0,0,0,0,0,0,0,0,0"/>
                      </v:shape>
                      <v:rect id="Rectangle 579" o:spid="_x0000_s1599" style="position:absolute;left:4343;top:6112;width:204;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OdsAA&#10;AADcAAAADwAAAGRycy9kb3ducmV2LnhtbERPS4vCMBC+C/6HMMJeZE31UJeuUVQQZPHiA7wOzWxb&#10;bCalmdbuv98cBI8f33u1GVytempD5dnAfJaAIs69rbgwcLsePr9ABUG2WHsmA38UYLMej1aYWf/k&#10;M/UXKVQM4ZChgVKkybQOeUkOw8w3xJH79a1DibAttG3xGcNdrRdJkmqHFceGEhval5Q/Lp0z0N/v&#10;px3dOj3vUZbT408nVUrGfEyG7TcooUHe4pf7aA0s0zg/nolHQ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C+OdsAAAADcAAAADwAAAAAAAAAAAAAAAACYAgAAZHJzL2Rvd25y&#10;ZXYueG1sUEsFBgAAAAAEAAQA9QAAAIUDAAAAAA==&#10;" filled="f" stroked="f">
                        <v:textbox inset="1pt,1pt,1pt,1pt">
                          <w:txbxContent>
                            <w:p w:rsidR="004E000A" w:rsidRPr="00B11BA6" w:rsidRDefault="004E000A" w:rsidP="00750935">
                              <w:pPr>
                                <w:rPr>
                                  <w:rFonts w:cs="Arial"/>
                                </w:rPr>
                              </w:pPr>
                              <w:r w:rsidRPr="00B11BA6">
                                <w:rPr>
                                  <w:rFonts w:cs="Arial"/>
                                  <w:sz w:val="18"/>
                                </w:rPr>
                                <w:t>T</w:t>
                              </w:r>
                              <w:r w:rsidRPr="00B11BA6">
                                <w:rPr>
                                  <w:rFonts w:cs="Arial"/>
                                  <w:vertAlign w:val="subscript"/>
                                </w:rPr>
                                <w:t>s</w:t>
                              </w:r>
                            </w:p>
                          </w:txbxContent>
                        </v:textbox>
                      </v:rect>
                      <v:line id="Line 580" o:spid="_x0000_s1600" style="position:absolute;visibility:visible;mso-wrap-style:square" from="4434,6831" to="4434,7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KQsUAAADcAAAADwAAAGRycy9kb3ducmV2LnhtbESPT2vCQBTE70K/w/IK3ppNWog1ukr/&#10;aBE8mQpeH9nXJE32bciuMX57t1DwOMzMb5jlejStGKh3tWUFSRSDIC6srrlUcPzePr2CcB5ZY2uZ&#10;FFzJwXr1MFlipu2FDzTkvhQBwi5DBZX3XSalKyoy6CLbEQfvx/YGfZB9KXWPlwA3rXyO41QarDks&#10;VNjRR0VFk5+Ngt8ybfzwNS/O+fsm/9w3ycv2lCg1fRzfFiA8jf4e/m/vtIJZmsDfmXAE5O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0KQsUAAADcAAAADwAAAAAAAAAA&#10;AAAAAAChAgAAZHJzL2Rvd25yZXYueG1sUEsFBgAAAAAEAAQA+QAAAJMDAAAAAA==&#10;" strokeweight=".5pt">
                        <v:stroke startarrow="open" startarrowwidth="narrow" startarrowlength="short" endarrow="open" endarrowwidth="narrow" endarrowlength="short"/>
                      </v:line>
                      <v:line id="Line 581" o:spid="_x0000_s1601" style="position:absolute;flip:x;visibility:visible;mso-wrap-style:square" from="4840,6619" to="5161,6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AdeMUAAADcAAAADwAAAGRycy9kb3ducmV2LnhtbESP3WoCMRSE7wu+QziF3mm2W7C6GkWE&#10;QkVK/QNvD5vjZnFzsk1Sd/v2TUHo5TAz3zDzZW8bcSMfascKnkcZCOLS6ZorBafj23ACIkRkjY1j&#10;UvBDAZaLwcMcC+063tPtECuRIBwKVGBibAspQ2nIYhi5ljh5F+ctxiR9JbXHLsFtI/MsG0uLNacF&#10;gy2tDZXXw7dVkH9mL9W0/PC7S9ievtadOZ43vVJPj/1qBiJSH//D9/a7VvA6zuHvTDo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LAdeMUAAADcAAAADwAAAAAAAAAA&#10;AAAAAAChAgAAZHJzL2Rvd25yZXYueG1sUEsFBgAAAAAEAAQA+QAAAJMDAAAAAA==&#10;">
                        <v:stroke startarrowwidth="narrow" startarrowlength="short" endarrowwidth="narrow" endarrowlength="short"/>
                      </v:line>
                      <v:line id="Line 582" o:spid="_x0000_s1602" style="position:absolute;flip:x;visibility:visible;mso-wrap-style:square" from="4890,6815" to="5262,7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448UAAADcAAAADwAAAGRycy9kb3ducmV2LnhtbESPQWsCMRSE7wX/Q3iCN82qYNutUUQQ&#10;LKW0VaHXx+a5Wdy8rEl0139vCkKPw8x8w8yXna3FlXyoHCsYjzIQxIXTFZcKDvvN8AVEiMgaa8ek&#10;4EYBlove0xxz7Vr+oesuliJBOOSowMTY5FKGwpDFMHINcfKOzluMSfpSao9tgttaTrJsJi1WnBYM&#10;NrQ2VJx2F6tg8pVNy9fi038fw8fhvG7N/ve9U2rQ71ZvICJ18T/8aG+1gufZFP7OpCMg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y448UAAADcAAAADwAAAAAAAAAA&#10;AAAAAAChAgAAZHJzL2Rvd25yZXYueG1sUEsFBgAAAAAEAAQA+QAAAJMDAAAAAA==&#10;">
                        <v:stroke startarrowwidth="narrow" startarrowlength="short" endarrowwidth="narrow" endarrowlength="short"/>
                      </v:line>
                      <v:shape id="Arc 583" o:spid="_x0000_s1603" style="position:absolute;left:4548;top:6736;width:343;height:11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i0GsYA&#10;AADcAAAADwAAAGRycy9kb3ducmV2LnhtbESPQWvCQBSE74L/YXlCb7qxtEaiq7SC4KWUWhWPz+wz&#10;Wcy+TbOrSfvru0Khx2FmvmHmy85W4kaNN44VjEcJCOLcacOFgt3nejgF4QOyxsoxKfgmD8tFvzfH&#10;TLuWP+i2DYWIEPYZKihDqDMpfV6SRT9yNXH0zq6xGKJsCqkbbCPcVvIxSSbSouG4UGJNq5Lyy/Zq&#10;FVzaZzM++J/p/v1o0vRE3dvx61Wph0H3MgMRqAv/4b/2RitIJ09wPxOP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i0GsYAAADcAAAADwAAAAAAAAAAAAAAAACYAgAAZHJz&#10;L2Rvd25yZXYueG1sUEsFBgAAAAAEAAQA9QAAAIsDAAAAAA==&#10;" path="m-1,nfc11929,,21600,9670,21600,21600em-1,nsc11929,,21600,9670,21600,21600l,21600,-1,xe" fillcolor="#b2b2b2" strokecolor="#ccc" strokeweight=".25pt">
                        <v:path arrowok="t" o:extrusionok="f" o:connecttype="custom" o:connectlocs="0,0;343,118;0,118" o:connectangles="0,0,0"/>
                      </v:shape>
                      <v:shape id="Arc 584" o:spid="_x0000_s1604" style="position:absolute;left:4804;top:6733;width:129;height:46;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RgcYA&#10;AADcAAAADwAAAGRycy9kb3ducmV2LnhtbESPQWvCQBSE7wX/w/IEb3WjoJHoKlUQvIhU2+LxmX1N&#10;FrNvY3Y1aX99t1DocZiZb5jFqrOVeFDjjWMFo2ECgjh32nCh4O20fZ6B8AFZY+WYFHyRh9Wy97TA&#10;TLuWX+lxDIWIEPYZKihDqDMpfV6SRT90NXH0Pl1jMUTZFFI32Ea4reQ4SabSouG4UGJNm5Ly6/Fu&#10;FVzbiRl9+O/Z++Fs0vRC3f58Wys16HcvcxCBuvAf/mvvtIJ0OoHfM/EI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OQRgcYAAADcAAAADwAAAAAAAAAAAAAAAACYAgAAZHJz&#10;L2Rvd25yZXYueG1sUEsFBgAAAAAEAAQA9QAAAIsDAAAAAA==&#10;" path="m-1,nfc11929,,21600,9670,21600,21600em-1,nsc11929,,21600,9670,21600,21600l,21600,-1,xe" fillcolor="#b2b2b2" strokecolor="#ccc" strokeweight=".25pt">
                        <v:path arrowok="t" o:extrusionok="f" o:connecttype="custom" o:connectlocs="0,0;129,46;0,46" o:connectangles="0,0,0"/>
                      </v:shape>
                      <v:shape id="Arc 585" o:spid="_x0000_s1605" style="position:absolute;left:4808;top:6731;width:89;height:55;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P9sYA&#10;AADcAAAADwAAAGRycy9kb3ducmV2LnhtbESPQWvCQBSE74L/YXlCb7qx0ERSV9FCoReRals8PrPP&#10;ZDH7Ns1uTfTXdwsFj8PMfMPMl72txYVabxwrmE4SEMSF04ZLBR/71/EMhA/IGmvHpOBKHpaL4WCO&#10;uXYdv9NlF0oRIexzVFCF0ORS+qIii37iGuLonVxrMUTZllK32EW4reVjkqTSouG4UGFDLxUV592P&#10;VXDunsz0y99mn9uDybIj9ZvD91qph1G/egYRqA/38H/7TSvI0hT+zs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aP9sYAAADcAAAADwAAAAAAAAAAAAAAAACYAgAAZHJz&#10;L2Rvd25yZXYueG1sUEsFBgAAAAAEAAQA9QAAAIsDAAAAAA==&#10;" path="m-1,nfc11929,,21600,9670,21600,21600em-1,nsc11929,,21600,9670,21600,21600l,21600,-1,xe" fillcolor="#b2b2b2" strokecolor="#ccc" strokeweight=".25pt">
                        <v:path arrowok="t" o:extrusionok="f" o:connecttype="custom" o:connectlocs="0,0;89,55;0,55" o:connectangles="0,0,0"/>
                      </v:shape>
                      <v:shape id="Freeform 586" o:spid="_x0000_s1606" style="position:absolute;left:5202;top:6860;width:37;height:23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Iz+8UA&#10;AADcAAAADwAAAGRycy9kb3ducmV2LnhtbESPQWsCMRSE70L/Q3gFL6LZelC7GkWEipdWtCIen5vn&#10;7rKblyWJuv33jSB4HGbmG2a2aE0tbuR8aVnBxyABQZxZXXKu4PD71Z+A8AFZY22ZFPyRh8X8rTPD&#10;VNs77+i2D7mIEPYpKihCaFIpfVaQQT+wDXH0LtYZDFG6XGqH9wg3tRwmyUgaLDkuFNjQqqCs2l+N&#10;gmpJp97n2bjv+mc13J7K4+FSrZXqvrfLKYhAbXiFn+2NVjAejeFxJh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jP7xQAAANwAAAAPAAAAAAAAAAAAAAAAAJgCAABkcnMv&#10;ZG93bnJldi54bWxQSwUGAAAAAAQABAD1AAAAigMAAAAA&#10;" path="m,l1622,424,7568,1780r8108,2966l19459,6949r,2034l19459,11610r-1081,1695l16757,15085r-2162,2203l10270,19915e" filled="f" strokeweight=".5pt">
                        <v:stroke startarrow="open" startarrowwidth="narrow" startarrowlength="short" endarrow="open" endarrowwidth="narrow" endarrowlength="short"/>
                        <v:path arrowok="t" o:connecttype="custom" o:connectlocs="0,0;3,5;14,21;29,56;36,82;36,106;36,137;34,157;31,178;27,204;19,235" o:connectangles="0,0,0,0,0,0,0,0,0,0,0"/>
                      </v:shape>
                      <v:line id="Line 587" o:spid="_x0000_s1607" style="position:absolute;flip:x;visibility:visible;mso-wrap-style:square" from="4755,7694" to="522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xKxcEAAADcAAAADwAAAGRycy9kb3ducmV2LnhtbERPTYvCMBC9C/6HMII3TV2hLtUo6iKI&#10;l3WrPXgbmrEtNpPSxFr//eawsMfH+15telOLjlpXWVYwm0YgiHOrKy4UXC+HyScI55E11pZJwZsc&#10;bNbDwQoTbV/8Q13qCxFC2CWooPS+SaR0eUkG3dQ2xIG729agD7AtpG7xFcJNLT+iKJYGKw4NJTa0&#10;Lyl/pE+joNvNT1/fmY1vtqlktr1kc3eulRqP+u0ShKfe/4v/3EetYBGHteFMOAJy/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ErFwQAAANwAAAAPAAAAAAAAAAAAAAAA&#10;AKECAABkcnMvZG93bnJldi54bWxQSwUGAAAAAAQABAD5AAAAjwMAAAAA&#10;" strokeweight=".5pt">
                        <v:stroke startarrowwidth="narrow" startarrowlength="short" endarrowwidth="narrow" endarrowlength="short"/>
                      </v:line>
                      <v:line id="Line 588" o:spid="_x0000_s1608" style="position:absolute;flip:x;visibility:visible;mso-wrap-style:square" from="4538,7897" to="5272,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DvXsYAAADcAAAADwAAAGRycy9kb3ducmV2LnhtbESPQWvCQBSE74L/YXlCb3VThbSN2Yi2&#10;CNJLNZqDt0f2mYRm34bsNqb/vlsoeBxm5hsmXY+mFQP1rrGs4GkegSAurW64UnA+7R5fQDiPrLG1&#10;TAp+yME6m05STLS98ZGG3FciQNglqKD2vkukdGVNBt3cdsTBu9reoA+yr6Tu8RbgppWLKIqlwYbD&#10;Qo0dvdVUfuXfRsGwXX68fxY2vtiukcXmVCzdoVXqYTZuViA8jf4e/m/vtYLn+BX+zoQjIL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FA717GAAAA3AAAAA8AAAAAAAAA&#10;AAAAAAAAoQIAAGRycy9kb3ducmV2LnhtbFBLBQYAAAAABAAEAPkAAACUAwAAAAA=&#10;" strokeweight=".5pt">
                        <v:stroke startarrowwidth="narrow" startarrowlength="short" endarrowwidth="narrow" endarrowlength="short"/>
                      </v:line>
                      <v:line id="Line 589" o:spid="_x0000_s1609" style="position:absolute;flip:x;visibility:visible;mso-wrap-style:square" from="4356,6723" to="4619,6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PQHsMAAADcAAAADwAAAGRycy9kb3ducmV2LnhtbERPTWuDQBC9F/Iflgn01qxpwASTVZKW&#10;QumljcZDboM7UYk7K+5W7b/vHgo9Pt73IZtNJ0YaXGtZwXoVgSCurG65VnAp3p52IJxH1thZJgU/&#10;5CBLFw8HTLSd+Exj7msRQtglqKDxvk+kdFVDBt3K9sSBu9nBoA9wqKUecArhppPPURRLgy2HhgZ7&#10;emmouuffRsF42ny8fpY2vtq+leWxKDfuq1PqcTkf9yA8zf5f/Od+1wq22zA/nAlHQK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j0B7DAAAA3AAAAA8AAAAAAAAAAAAA&#10;AAAAoQIAAGRycy9kb3ducmV2LnhtbFBLBQYAAAAABAAEAPkAAACRAwAAAAA=&#10;" strokeweight=".5pt">
                        <v:stroke startarrowwidth="narrow" startarrowlength="short" endarrowwidth="narrow" endarrowlength="short"/>
                      </v:line>
                      <v:line id="Line 590" o:spid="_x0000_s1610" style="position:absolute;flip:x;visibility:visible;mso-wrap-style:square" from="4381,7073" to="4562,7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91hcYAAADcAAAADwAAAGRycy9kb3ducmV2LnhtbESPQWvCQBSE70L/w/IKvdWNFaJEV7Et&#10;heKlNZqDt0f2mQSzb8PuNon/vlsoeBxm5htmvR1NK3pyvrGsYDZNQBCXVjdcKTgdP56XIHxA1tha&#10;JgU38rDdPEzWmGk78IH6PFQiQthnqKAOocuk9GVNBv3UdsTRu1hnMETpKqkdDhFuWvmSJKk02HBc&#10;qLGjt5rKa/5jFPSv8/37V2HTs+0aWeyOxdx/t0o9PY67FYhAY7iH/9ufWsFiMY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rvdYXGAAAA3AAAAA8AAAAAAAAA&#10;AAAAAAAAoQIAAGRycy9kb3ducmV2LnhtbFBLBQYAAAAABAAEAPkAAACUAwAAAAA=&#10;" strokeweight=".5pt">
                        <v:stroke startarrowwidth="narrow" startarrowlength="short" endarrowwidth="narrow" endarrowlength="short"/>
                      </v:line>
                      <v:line id="Line 591" o:spid="_x0000_s1611" style="position:absolute;flip:x;visibility:visible;mso-wrap-style:square" from="4364,6862" to="4576,6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3r8sYAAADcAAAADwAAAGRycy9kb3ducmV2LnhtbESPQWvCQBSE74L/YXlCb81GhViiq2hL&#10;ofTSmjQHb4/sMwlm34bsNkn/fbdQ8DjMzDfM7jCZVgzUu8aygmUUgyAurW64UvCVvz4+gXAeWWNr&#10;mRT8kIPDfj7bYartyGcaMl+JAGGXooLa+y6V0pU1GXSR7YiDd7W9QR9kX0nd4xjgppWrOE6kwYbD&#10;Qo0dPddU3rJvo2A4rd9fPgqbXGzXyOKYF2v32Sr1sJiOWxCeJn8P/7fftILNZgV/Z8IRkP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96/LGAAAA3AAAAA8AAAAAAAAA&#10;AAAAAAAAoQIAAGRycy9kb3ducmV2LnhtbFBLBQYAAAAABAAEAPkAAACUAwAAAAA=&#10;" strokeweight=".5pt">
                        <v:stroke startarrowwidth="narrow" startarrowlength="short" endarrowwidth="narrow" endarrowlength="short"/>
                      </v:line>
                      <v:line id="Line 592" o:spid="_x0000_s1612" style="position:absolute;flip:x;visibility:visible;mso-wrap-style:square" from="4381,7244" to="4562,7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FOacYAAADcAAAADwAAAGRycy9kb3ducmV2LnhtbESPQWvCQBSE74L/YXlCb2bTBrSkWcW2&#10;FIqX2sQcvD2yr0lo9m3IbmP8911B8DjMzDdMtp1MJ0YaXGtZwWMUgyCurG65VnAsPpbPIJxH1thZ&#10;JgUXcrDdzGcZptqe+ZvG3NciQNilqKDxvk+ldFVDBl1ke+Lg/djBoA9yqKUe8BzgppNPcbySBlsO&#10;Cw329NZQ9Zv/GQXja7J//yrt6mT7Vpa7okzcoVPqYTHtXkB4mvw9fGt/agXrdQLXM+EIyM0/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VxTmnGAAAA3AAAAA8AAAAAAAAA&#10;AAAAAAAAoQIAAGRycy9kb3ducmV2LnhtbFBLBQYAAAAABAAEAPkAAACUAwAAAAA=&#10;" strokeweight=".5pt">
                        <v:stroke startarrowwidth="narrow" startarrowlength="short" endarrowwidth="narrow" endarrowlength="short"/>
                      </v:line>
                      <v:shape id="Freeform 593" o:spid="_x0000_s1613" style="position:absolute;left:4290;top:8289;width:246;height: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Xn+sYA&#10;AADcAAAADwAAAGRycy9kb3ducmV2LnhtbESPT2vCQBTE7wW/w/IEb3VjkSqpmyBKaD14qDbt9ZF9&#10;+aPZtyG7avrtu0LB4zAzv2FW6WBacaXeNZYVzKYRCOLC6oYrBV/H7HkJwnlkja1lUvBLDtJk9LTC&#10;WNsbf9L14CsRIOxiVFB738VSuqImg25qO+LglbY36IPsK6l7vAW4aeVLFL1Kgw2HhRo72tRUnA8X&#10;oyDP3i/r/Wb3bbN81w0/+bYty5NSk/GwfgPhafCP8H/7QytYLOZw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MXn+sYAAADcAAAADwAAAAAAAAAAAAAAAACYAgAAZHJz&#10;L2Rvd25yZXYueG1sUEsFBgAAAAAEAAQA9QAAAIsDAAAAAA==&#10;" path="m,12329r1545,4931l3333,19452r2033,274l7480,17260,9106,10959,10813,5205,12520,1644,14553,r1626,1644l17561,4932r976,4383l19919,13151e" filled="f" strokeweight=".5pt">
                        <v:stroke startarrowwidth="narrow" startarrowlength="short" endarrowwidth="narrow" endarrowlength="short"/>
                        <v:path arrowok="t" o:connecttype="custom" o:connectlocs="0,45;19,63;41,71;66,72;92,63;112,40;133,19;154,6;179,0;199,6;216,18;228,34;245,48" o:connectangles="0,0,0,0,0,0,0,0,0,0,0,0,0"/>
                      </v:shape>
                      <v:line id="Line 594" o:spid="_x0000_s1614" style="position:absolute;flip:x;visibility:visible;mso-wrap-style:square" from="4488,7547" to="4828,7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80dMUAAADcAAAADwAAAGRycy9kb3ducmV2LnhtbESPT2vCQBTE7wW/w/IEb3WjYFOjq4jQ&#10;0uLJ+O/6yD6TYPZt2F019dO7hUKPw8z8hpkvO9OIGzlfW1YwGiYgiAuray4V7Hcfr+8gfEDW2Fgm&#10;BT/kYbnovcwx0/bOW7rloRQRwj5DBVUIbSalLyoy6Ie2JY7e2TqDIUpXSu3wHuGmkeMkeZMGa44L&#10;Fba0rqi45Fej4HOcbx67gz9N09Ph/J2kbns9bpQa9LvVDESgLvyH/9pfWkGaTuD3TD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c80dMUAAADcAAAADwAAAAAAAAAA&#10;AAAAAAChAgAAZHJzL2Rvd25yZXYueG1sUEsFBgAAAAAEAAQA+QAAAJMDAAAAAA==&#10;" strokeweight=".5pt">
                        <v:stroke startarrow="open" startarrowwidth="narrow" startarrowlength="short" endarrow="open" endarrowwidth="narrow" endarrowlength="short"/>
                      </v:line>
                      <v:line id="Line 595" o:spid="_x0000_s1615" style="position:absolute;visibility:visible;mso-wrap-style:square" from="4434,7204" to="4434,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nx18QAAADcAAAADwAAAGRycy9kb3ducmV2LnhtbESPQWsCMRSE74L/ITyhN83qQWVrFGmp&#10;LYgHtT/gdfOaXbt5WZLo7v77RhA8DjPzDbPadLYWN/KhcqxgOslAEBdOV2wUfJ8/xksQISJrrB2T&#10;gp4CbNbDwQpz7Vo+0u0UjUgQDjkqKGNscilDUZLFMHENcfJ+nbcYk/RGao9tgttazrJsLi1WnBZK&#10;bOitpOLvdLUKDn637KdO73/4ytv3z4vpL61R6mXUbV9BROriM/xof2kFi8Uc7mfSEZ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qfHXxAAAANwAAAAPAAAAAAAAAAAA&#10;AAAAAKECAABkcnMvZG93bnJldi54bWxQSwUGAAAAAAQABAD5AAAAkgMAAAAA&#10;" strokeweight=".5pt">
                        <v:stroke startarrow="open" startarrowwidth="narrow" startarrowlength="short" endarrowwidth="narrow" endarrowlength="short"/>
                      </v:line>
                      <v:line id="Line 596" o:spid="_x0000_s1616" style="position:absolute;visibility:visible;mso-wrap-style:square" from="4434,6503" to="4434,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SZbMYAAADcAAAADwAAAGRycy9kb3ducmV2LnhtbESPT2vCQBTE74V+h+UVvJS6USSxqasU&#10;/4B4kVp78PbMviah2bdhd9X47V1B6HGYmd8wk1lnGnEm52vLCgb9BARxYXXNpYL99+ptDMIHZI2N&#10;ZVJwJQ+z6fPTBHNtL/xF510oRYSwz1FBFUKbS+mLigz6vm2Jo/drncEQpSuldniJcNPIYZKk0mDN&#10;caHCluYVFX+7k1Gw3HK69+P34+Eq6Sdd1Ono1W2U6r10nx8gAnXhP/xor7WCLMvgfiYeATm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kmWzGAAAA3AAAAA8AAAAAAAAA&#10;AAAAAAAAoQIAAGRycy9kb3ducmV2LnhtbFBLBQYAAAAABAAEAPkAAACUAwAAAAA=&#10;" strokeweight=".5pt">
                        <v:stroke startarrowwidth="narrow" startarrowlength="short" endarrow="open" endarrowwidth="narrow" endarrowlength="short"/>
                      </v:line>
                    </v:group>
                  </w:pict>
                </mc:Fallback>
              </mc:AlternateContent>
            </w: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tc>
        <w:tc>
          <w:tcPr>
            <w:tcW w:w="3716" w:type="dxa"/>
            <w:vAlign w:val="center"/>
          </w:tcPr>
          <w:p w:rsidR="00750935" w:rsidRPr="00550EFB" w:rsidRDefault="00750935" w:rsidP="002C5B3D">
            <w:pPr>
              <w:widowControl w:val="0"/>
              <w:spacing w:before="120"/>
              <w:ind w:left="170" w:hanging="170"/>
              <w:jc w:val="both"/>
              <w:rPr>
                <w:rFonts w:cs="Arial"/>
                <w:sz w:val="22"/>
                <w:szCs w:val="22"/>
              </w:rPr>
            </w:pPr>
            <w:r w:rsidRPr="00550EFB">
              <w:rPr>
                <w:rFonts w:cs="Arial"/>
                <w:sz w:val="22"/>
                <w:szCs w:val="22"/>
              </w:rPr>
              <w:t xml:space="preserve">t </w:t>
            </w:r>
            <w:r w:rsidRPr="00550EFB">
              <w:rPr>
                <w:rFonts w:cs="Arial"/>
                <w:sz w:val="22"/>
                <w:szCs w:val="22"/>
              </w:rPr>
              <w:sym w:font="Symbol" w:char="F0B3"/>
            </w:r>
            <w:r w:rsidRPr="00550EFB">
              <w:rPr>
                <w:rFonts w:cs="Arial"/>
                <w:sz w:val="22"/>
                <w:szCs w:val="22"/>
              </w:rPr>
              <w:t xml:space="preserve"> T</w:t>
            </w:r>
            <w:r w:rsidRPr="00550EFB">
              <w:rPr>
                <w:rFonts w:cs="Arial"/>
                <w:sz w:val="22"/>
                <w:szCs w:val="22"/>
                <w:vertAlign w:val="subscript"/>
              </w:rPr>
              <w:t>s</w:t>
            </w:r>
          </w:p>
        </w:tc>
      </w:tr>
      <w:tr w:rsidR="00750935" w:rsidRPr="00550EFB" w:rsidTr="00AA471B">
        <w:trPr>
          <w:jc w:val="center"/>
        </w:trPr>
        <w:tc>
          <w:tcPr>
            <w:tcW w:w="1214" w:type="dxa"/>
            <w:vMerge/>
          </w:tcPr>
          <w:p w:rsidR="00750935" w:rsidRPr="00550EFB" w:rsidRDefault="00750935" w:rsidP="002C5B3D">
            <w:pPr>
              <w:widowControl w:val="0"/>
              <w:jc w:val="both"/>
              <w:rPr>
                <w:rFonts w:cs="Arial"/>
                <w:sz w:val="22"/>
                <w:szCs w:val="22"/>
              </w:rPr>
            </w:pPr>
          </w:p>
        </w:tc>
        <w:tc>
          <w:tcPr>
            <w:tcW w:w="1011"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r w:rsidRPr="00550EFB">
              <w:rPr>
                <w:rFonts w:cs="Arial"/>
                <w:sz w:val="22"/>
                <w:szCs w:val="22"/>
              </w:rPr>
              <w:t>C</w:t>
            </w:r>
          </w:p>
        </w:tc>
        <w:tc>
          <w:tcPr>
            <w:tcW w:w="3969"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tc>
        <w:tc>
          <w:tcPr>
            <w:tcW w:w="3716" w:type="dxa"/>
            <w:vAlign w:val="center"/>
          </w:tcPr>
          <w:p w:rsidR="00750935" w:rsidRPr="00550EFB" w:rsidRDefault="00750935" w:rsidP="002C5B3D">
            <w:pPr>
              <w:widowControl w:val="0"/>
              <w:spacing w:before="120"/>
              <w:ind w:left="170" w:hanging="170"/>
              <w:jc w:val="both"/>
              <w:rPr>
                <w:rFonts w:cs="Arial"/>
                <w:sz w:val="22"/>
                <w:szCs w:val="22"/>
              </w:rPr>
            </w:pPr>
            <w:r w:rsidRPr="00550EFB">
              <w:rPr>
                <w:rFonts w:cs="Arial"/>
                <w:sz w:val="22"/>
                <w:szCs w:val="22"/>
              </w:rPr>
              <w:t xml:space="preserve">t </w:t>
            </w:r>
            <w:r w:rsidRPr="00550EFB">
              <w:rPr>
                <w:rFonts w:cs="Arial"/>
                <w:sz w:val="22"/>
                <w:szCs w:val="22"/>
              </w:rPr>
              <w:sym w:font="Symbol" w:char="F0B3"/>
            </w:r>
            <w:r w:rsidRPr="00550EFB">
              <w:rPr>
                <w:rFonts w:cs="Arial"/>
                <w:sz w:val="22"/>
                <w:szCs w:val="22"/>
              </w:rPr>
              <w:t xml:space="preserve"> T</w:t>
            </w:r>
            <w:r w:rsidRPr="00550EFB">
              <w:rPr>
                <w:rFonts w:cs="Arial"/>
                <w:sz w:val="22"/>
                <w:szCs w:val="22"/>
                <w:vertAlign w:val="subscript"/>
              </w:rPr>
              <w:t>s</w:t>
            </w:r>
          </w:p>
        </w:tc>
      </w:tr>
      <w:tr w:rsidR="00750935" w:rsidRPr="00550EFB" w:rsidTr="00AA471B">
        <w:trPr>
          <w:trHeight w:val="2977"/>
          <w:jc w:val="center"/>
        </w:trPr>
        <w:tc>
          <w:tcPr>
            <w:tcW w:w="1214" w:type="dxa"/>
            <w:vMerge/>
          </w:tcPr>
          <w:p w:rsidR="00750935" w:rsidRPr="00550EFB" w:rsidRDefault="00750935" w:rsidP="002C5B3D">
            <w:pPr>
              <w:widowControl w:val="0"/>
              <w:jc w:val="both"/>
              <w:rPr>
                <w:rFonts w:cs="Arial"/>
                <w:sz w:val="22"/>
                <w:szCs w:val="22"/>
              </w:rPr>
            </w:pPr>
          </w:p>
        </w:tc>
        <w:tc>
          <w:tcPr>
            <w:tcW w:w="1011"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r w:rsidRPr="00550EFB">
              <w:rPr>
                <w:rFonts w:cs="Arial"/>
                <w:sz w:val="22"/>
                <w:szCs w:val="22"/>
              </w:rPr>
              <w:t>D</w:t>
            </w:r>
          </w:p>
        </w:tc>
        <w:tc>
          <w:tcPr>
            <w:tcW w:w="3969"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tc>
        <w:tc>
          <w:tcPr>
            <w:tcW w:w="3716" w:type="dxa"/>
            <w:vAlign w:val="center"/>
          </w:tcPr>
          <w:p w:rsidR="00750935" w:rsidRPr="00550EFB" w:rsidRDefault="00750935" w:rsidP="002C5B3D">
            <w:pPr>
              <w:widowControl w:val="0"/>
              <w:spacing w:before="120"/>
              <w:jc w:val="both"/>
              <w:rPr>
                <w:rFonts w:cs="Arial"/>
                <w:sz w:val="22"/>
                <w:szCs w:val="22"/>
              </w:rPr>
            </w:pPr>
            <w:r w:rsidRPr="00550EFB">
              <w:rPr>
                <w:rFonts w:cs="Arial"/>
                <w:sz w:val="22"/>
                <w:szCs w:val="22"/>
              </w:rPr>
              <w:t xml:space="preserve">t </w:t>
            </w:r>
            <w:r w:rsidRPr="00550EFB">
              <w:rPr>
                <w:rFonts w:cs="Arial"/>
                <w:sz w:val="22"/>
                <w:szCs w:val="22"/>
              </w:rPr>
              <w:sym w:font="Symbol" w:char="F0B3"/>
            </w:r>
            <w:r w:rsidRPr="00550EFB">
              <w:rPr>
                <w:rFonts w:cs="Arial"/>
                <w:sz w:val="22"/>
                <w:szCs w:val="22"/>
              </w:rPr>
              <w:t xml:space="preserve"> T</w:t>
            </w:r>
            <w:r w:rsidRPr="00550EFB">
              <w:rPr>
                <w:rFonts w:cs="Arial"/>
                <w:sz w:val="22"/>
                <w:szCs w:val="22"/>
                <w:vertAlign w:val="subscript"/>
              </w:rPr>
              <w:t>s</w:t>
            </w:r>
          </w:p>
        </w:tc>
      </w:tr>
      <w:tr w:rsidR="00750935" w:rsidRPr="00550EFB" w:rsidTr="00AA471B">
        <w:trPr>
          <w:trHeight w:val="2002"/>
          <w:jc w:val="center"/>
        </w:trPr>
        <w:tc>
          <w:tcPr>
            <w:tcW w:w="1214" w:type="dxa"/>
            <w:vMerge/>
          </w:tcPr>
          <w:p w:rsidR="00750935" w:rsidRPr="00550EFB" w:rsidRDefault="00750935" w:rsidP="002C5B3D">
            <w:pPr>
              <w:widowControl w:val="0"/>
              <w:jc w:val="both"/>
              <w:rPr>
                <w:rFonts w:cs="Arial"/>
                <w:noProof/>
                <w:sz w:val="22"/>
                <w:szCs w:val="22"/>
              </w:rPr>
            </w:pPr>
          </w:p>
        </w:tc>
        <w:tc>
          <w:tcPr>
            <w:tcW w:w="1011"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r w:rsidRPr="00550EFB">
              <w:rPr>
                <w:rFonts w:cs="Arial"/>
                <w:sz w:val="22"/>
                <w:szCs w:val="22"/>
              </w:rPr>
              <w:t>E</w:t>
            </w:r>
          </w:p>
        </w:tc>
        <w:tc>
          <w:tcPr>
            <w:tcW w:w="3969" w:type="dxa"/>
          </w:tcPr>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p w:rsidR="00750935" w:rsidRPr="00550EFB" w:rsidRDefault="00750935" w:rsidP="002C5B3D">
            <w:pPr>
              <w:widowControl w:val="0"/>
              <w:jc w:val="both"/>
              <w:rPr>
                <w:rFonts w:cs="Arial"/>
                <w:sz w:val="22"/>
                <w:szCs w:val="22"/>
              </w:rPr>
            </w:pPr>
          </w:p>
        </w:tc>
        <w:tc>
          <w:tcPr>
            <w:tcW w:w="3716" w:type="dxa"/>
          </w:tcPr>
          <w:p w:rsidR="00750935" w:rsidRDefault="00750935" w:rsidP="002C5B3D">
            <w:pPr>
              <w:widowControl w:val="0"/>
              <w:tabs>
                <w:tab w:val="left" w:pos="340"/>
              </w:tabs>
              <w:spacing w:before="60"/>
              <w:ind w:left="340"/>
              <w:jc w:val="both"/>
              <w:rPr>
                <w:rFonts w:cs="Arial"/>
                <w:sz w:val="22"/>
                <w:szCs w:val="22"/>
              </w:rPr>
            </w:pPr>
          </w:p>
          <w:p w:rsidR="00750935" w:rsidRDefault="00750935" w:rsidP="002C5B3D">
            <w:pPr>
              <w:widowControl w:val="0"/>
              <w:tabs>
                <w:tab w:val="left" w:pos="340"/>
              </w:tabs>
              <w:spacing w:before="60"/>
              <w:ind w:left="340"/>
              <w:jc w:val="both"/>
              <w:rPr>
                <w:rFonts w:cs="Arial"/>
                <w:sz w:val="22"/>
                <w:szCs w:val="22"/>
              </w:rPr>
            </w:pPr>
          </w:p>
          <w:p w:rsidR="00750935" w:rsidRDefault="00750935" w:rsidP="002C5B3D">
            <w:pPr>
              <w:widowControl w:val="0"/>
              <w:tabs>
                <w:tab w:val="left" w:pos="340"/>
              </w:tabs>
              <w:spacing w:before="60"/>
              <w:ind w:left="340"/>
              <w:jc w:val="both"/>
              <w:rPr>
                <w:rFonts w:cs="Arial"/>
                <w:sz w:val="22"/>
                <w:szCs w:val="22"/>
              </w:rPr>
            </w:pPr>
          </w:p>
          <w:p w:rsidR="00750935" w:rsidRDefault="00750935" w:rsidP="002C5B3D">
            <w:pPr>
              <w:widowControl w:val="0"/>
              <w:tabs>
                <w:tab w:val="left" w:pos="340"/>
              </w:tabs>
              <w:spacing w:before="60"/>
              <w:ind w:left="340"/>
              <w:jc w:val="both"/>
              <w:rPr>
                <w:rFonts w:cs="Arial"/>
                <w:sz w:val="22"/>
                <w:szCs w:val="22"/>
              </w:rPr>
            </w:pPr>
          </w:p>
          <w:p w:rsidR="00750935" w:rsidRPr="00550EFB" w:rsidRDefault="00750935" w:rsidP="002C5B3D">
            <w:pPr>
              <w:widowControl w:val="0"/>
              <w:tabs>
                <w:tab w:val="left" w:pos="340"/>
              </w:tabs>
              <w:spacing w:before="60"/>
              <w:ind w:left="340" w:hanging="340"/>
              <w:jc w:val="both"/>
              <w:rPr>
                <w:rFonts w:cs="Arial"/>
                <w:sz w:val="22"/>
                <w:szCs w:val="22"/>
              </w:rPr>
            </w:pPr>
            <w:r>
              <w:rPr>
                <w:rFonts w:cs="Arial"/>
                <w:sz w:val="22"/>
                <w:szCs w:val="22"/>
              </w:rPr>
              <w:t>(1)</w:t>
            </w:r>
            <w:r>
              <w:rPr>
                <w:rFonts w:cs="Arial"/>
                <w:sz w:val="22"/>
                <w:szCs w:val="22"/>
              </w:rPr>
              <w:tab/>
            </w:r>
            <w:r w:rsidRPr="00550EFB">
              <w:rPr>
                <w:rFonts w:cs="Arial"/>
                <w:sz w:val="22"/>
                <w:szCs w:val="22"/>
              </w:rPr>
              <w:t xml:space="preserve">Nếu D </w:t>
            </w:r>
            <w:r w:rsidRPr="00550EFB">
              <w:rPr>
                <w:rFonts w:cs="Arial"/>
                <w:sz w:val="22"/>
                <w:szCs w:val="22"/>
              </w:rPr>
              <w:sym w:font="Symbol" w:char="F0A3"/>
            </w:r>
            <w:r w:rsidRPr="00550EFB">
              <w:rPr>
                <w:rFonts w:cs="Arial"/>
                <w:sz w:val="22"/>
                <w:szCs w:val="22"/>
              </w:rPr>
              <w:t xml:space="preserve"> 750, l </w:t>
            </w:r>
            <w:r w:rsidRPr="00550EFB">
              <w:rPr>
                <w:rFonts w:cs="Arial"/>
                <w:sz w:val="22"/>
                <w:szCs w:val="22"/>
              </w:rPr>
              <w:sym w:font="Symbol" w:char="F0B3"/>
            </w:r>
            <w:r w:rsidRPr="00550EFB">
              <w:rPr>
                <w:rFonts w:cs="Arial"/>
                <w:sz w:val="22"/>
                <w:szCs w:val="22"/>
              </w:rPr>
              <w:t xml:space="preserve"> 50</w:t>
            </w:r>
          </w:p>
          <w:p w:rsidR="00750935" w:rsidRPr="00550EFB" w:rsidRDefault="00750935" w:rsidP="002C5B3D">
            <w:pPr>
              <w:widowControl w:val="0"/>
              <w:numPr>
                <w:ilvl w:val="12"/>
                <w:numId w:val="0"/>
              </w:numPr>
              <w:ind w:left="340" w:hanging="340"/>
              <w:jc w:val="both"/>
              <w:rPr>
                <w:rFonts w:cs="Arial"/>
                <w:sz w:val="22"/>
                <w:szCs w:val="22"/>
              </w:rPr>
            </w:pPr>
            <w:r w:rsidRPr="00550EFB">
              <w:rPr>
                <w:rFonts w:cs="Arial"/>
                <w:sz w:val="22"/>
                <w:szCs w:val="22"/>
              </w:rPr>
              <w:tab/>
              <w:t xml:space="preserve">Nếu D &gt; 750, l </w:t>
            </w:r>
            <w:r w:rsidRPr="00550EFB">
              <w:rPr>
                <w:rFonts w:cs="Arial"/>
                <w:sz w:val="22"/>
                <w:szCs w:val="22"/>
              </w:rPr>
              <w:sym w:font="Symbol" w:char="F0B3"/>
            </w:r>
            <w:r w:rsidRPr="00550EFB">
              <w:rPr>
                <w:rFonts w:cs="Arial"/>
                <w:sz w:val="22"/>
                <w:szCs w:val="22"/>
              </w:rPr>
              <w:t xml:space="preserve"> 60</w:t>
            </w:r>
          </w:p>
          <w:p w:rsidR="00750935" w:rsidRPr="00550EFB" w:rsidRDefault="00F83108" w:rsidP="002C5B3D">
            <w:pPr>
              <w:widowControl w:val="0"/>
              <w:tabs>
                <w:tab w:val="left" w:pos="340"/>
              </w:tabs>
              <w:spacing w:before="60"/>
              <w:ind w:left="340" w:hanging="340"/>
              <w:jc w:val="both"/>
              <w:rPr>
                <w:rFonts w:cs="Arial"/>
                <w:sz w:val="22"/>
                <w:szCs w:val="22"/>
              </w:rPr>
            </w:pPr>
            <w:r>
              <w:rPr>
                <w:rFonts w:cs="Arial"/>
                <w:noProof/>
                <w:sz w:val="22"/>
                <w:szCs w:val="22"/>
              </w:rPr>
              <mc:AlternateContent>
                <mc:Choice Requires="wpg">
                  <w:drawing>
                    <wp:anchor distT="0" distB="0" distL="114300" distR="114300" simplePos="0" relativeHeight="251657216" behindDoc="0" locked="0" layoutInCell="1" allowOverlap="1">
                      <wp:simplePos x="0" y="0"/>
                      <wp:positionH relativeFrom="column">
                        <wp:posOffset>1092835</wp:posOffset>
                      </wp:positionH>
                      <wp:positionV relativeFrom="paragraph">
                        <wp:posOffset>15240</wp:posOffset>
                      </wp:positionV>
                      <wp:extent cx="203200" cy="203200"/>
                      <wp:effectExtent l="0" t="0" r="0" b="635"/>
                      <wp:wrapNone/>
                      <wp:docPr id="627"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 cy="203200"/>
                                <a:chOff x="0" y="0"/>
                                <a:chExt cx="20000" cy="20000"/>
                              </a:xfrm>
                            </wpg:grpSpPr>
                            <wps:wsp>
                              <wps:cNvPr id="628" name="Rectangle 447"/>
                              <wps:cNvSpPr>
                                <a:spLocks noChangeArrowheads="1"/>
                              </wps:cNvSpPr>
                              <wps:spPr bwMode="auto">
                                <a:xfrm>
                                  <a:off x="0" y="0"/>
                                  <a:ext cx="20000"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Default="004E000A" w:rsidP="00750935">
                                    <w:pPr>
                                      <w:jc w:val="center"/>
                                    </w:pPr>
                                    <w:proofErr w:type="gramStart"/>
                                    <w:r>
                                      <w:t>a</w:t>
                                    </w:r>
                                    <w:proofErr w:type="gramEnd"/>
                                  </w:p>
                                </w:txbxContent>
                              </wps:txbx>
                              <wps:bodyPr rot="0" vert="horz" wrap="square" lIns="0" tIns="0" rIns="0" bIns="0" anchor="t" anchorCtr="0" upright="1">
                                <a:noAutofit/>
                              </wps:bodyPr>
                            </wps:wsp>
                            <wps:wsp>
                              <wps:cNvPr id="629" name="Oval 448"/>
                              <wps:cNvSpPr>
                                <a:spLocks noChangeArrowheads="1"/>
                              </wps:cNvSpPr>
                              <wps:spPr bwMode="auto">
                                <a:xfrm>
                                  <a:off x="1000" y="1000"/>
                                  <a:ext cx="17150" cy="17150"/>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46" o:spid="_x0000_s1617" style="position:absolute;left:0;text-align:left;margin-left:86.05pt;margin-top:1.2pt;width:16pt;height:16pt;z-index:251657216"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">
                      <v:rect id="Rectangle 447" o:spid="_x0000_s1618"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QV+8AA&#10;AADcAAAADwAAAGRycy9kb3ducmV2LnhtbERPPW/CMBDdK/EfrEPqVpwyRBAwqCKKBBtQFrZTfE2i&#10;xufENkn67/GA1PHpfW/3k2nFQM43lhV8LhIQxKXVDVcKbt/FxwqED8gaW8uk4I887Hezty1m2o58&#10;oeEaKhFD2GeooA6hy6T0ZU0G/cJ2xJH7sc5giNBVUjscY7hp5TJJUmmw4dhQY0eHmsrf68MoyF2q&#10;C3845sX6PubhdO6HXvZKvc+nrw2IQFP4F7/cR60gXca18Uw8AnL3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BQV+8AAAADcAAAADwAAAAAAAAAAAAAAAACYAgAAZHJzL2Rvd25y&#10;ZXYueG1sUEsFBgAAAAAEAAQA9QAAAIUDAAAAAA==&#10;" filled="f" stroked="f" strokeweight="0">
                        <v:textbox inset="0,0,0,0">
                          <w:txbxContent>
                            <w:p w:rsidR="004E000A" w:rsidRDefault="004E000A" w:rsidP="00750935">
                              <w:pPr>
                                <w:jc w:val="center"/>
                              </w:pPr>
                              <w:proofErr w:type="gramStart"/>
                              <w:r>
                                <w:t>a</w:t>
                              </w:r>
                              <w:proofErr w:type="gramEnd"/>
                            </w:p>
                          </w:txbxContent>
                        </v:textbox>
                      </v:rect>
                      <v:oval id="Oval 448" o:spid="_x0000_s1619" style="position:absolute;left:1000;top:1000;width:17150;height:17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BVMMA&#10;AADcAAAADwAAAGRycy9kb3ducmV2LnhtbESPQYvCMBSE74L/ITxhbza1B3GrqYigiDe7Xrw9m9em&#10;2LyUJqvdf78RFvY4zMw3zGY72k48afCtYwWLJAVBXDndcqPg+nWYr0D4gKyxc0wKfsjDtphONphr&#10;9+ILPcvQiAhhn6MCE0KfS+krQxZ94nri6NVusBiiHBqpB3xFuO1klqZLabHluGCwp72h6lF+WwWZ&#10;OXXHx2FXNr3Z17fr8XwPq7NSH7NxtwYRaAz/4b/2SStYZp/wPhOP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BVMMAAADcAAAADwAAAAAAAAAAAAAAAACYAgAAZHJzL2Rv&#10;d25yZXYueG1sUEsFBgAAAAAEAAQA9QAAAIgDAAAAAA==&#10;" filled="f" strokeweight=".5pt"/>
                    </v:group>
                  </w:pict>
                </mc:Fallback>
              </mc:AlternateContent>
            </w:r>
            <w:r w:rsidR="00750935">
              <w:rPr>
                <w:rFonts w:cs="Arial"/>
                <w:sz w:val="22"/>
                <w:szCs w:val="22"/>
              </w:rPr>
              <w:t>(2)</w:t>
            </w:r>
            <w:r w:rsidR="00750935">
              <w:rPr>
                <w:rFonts w:cs="Arial"/>
                <w:sz w:val="22"/>
                <w:szCs w:val="22"/>
              </w:rPr>
              <w:tab/>
            </w:r>
            <w:r w:rsidR="00750935" w:rsidRPr="00550EFB">
              <w:rPr>
                <w:rFonts w:cs="Arial"/>
                <w:sz w:val="22"/>
                <w:szCs w:val="22"/>
              </w:rPr>
              <w:t>Khi hàn phần</w:t>
            </w:r>
            <w:r w:rsidR="00750935" w:rsidRPr="00550EFB">
              <w:rPr>
                <w:rFonts w:cs="Arial"/>
                <w:sz w:val="22"/>
                <w:szCs w:val="22"/>
              </w:rPr>
              <w:sym w:font="Symbol" w:char="F020"/>
            </w:r>
            <w:r w:rsidR="00750935" w:rsidRPr="00550EFB">
              <w:rPr>
                <w:rFonts w:cs="Arial"/>
                <w:sz w:val="22"/>
                <w:szCs w:val="22"/>
              </w:rPr>
              <w:t xml:space="preserve">    , phương pháp hàn phải sao cho ngấu đến chân</w:t>
            </w:r>
          </w:p>
        </w:tc>
      </w:tr>
    </w:tbl>
    <w:p w:rsidR="00750935" w:rsidRDefault="00750935" w:rsidP="00CA37F6">
      <w:pPr>
        <w:jc w:val="center"/>
        <w:rPr>
          <w:b/>
          <w:bCs/>
        </w:rPr>
      </w:pPr>
      <w:r w:rsidRPr="00750935">
        <w:rPr>
          <w:b/>
          <w:bCs/>
        </w:rPr>
        <w:t>Hình 2 - Cách nối đáy với thân hình trụ cho từng trường hợp (tiếp theo)</w:t>
      </w:r>
    </w:p>
    <w:p w:rsidR="00750935" w:rsidRDefault="00750935" w:rsidP="002C5B3D">
      <w:pPr>
        <w:jc w:val="both"/>
        <w:rPr>
          <w:b/>
          <w:bCs/>
        </w:rPr>
      </w:pPr>
    </w:p>
    <w:p w:rsidR="00750935" w:rsidRDefault="00750935" w:rsidP="002C5B3D">
      <w:pPr>
        <w:jc w:val="both"/>
        <w:rPr>
          <w:b/>
          <w:bCs/>
        </w:rPr>
      </w:pPr>
    </w:p>
    <w:p w:rsidR="00750935" w:rsidRDefault="00750935" w:rsidP="002C5B3D">
      <w:pPr>
        <w:jc w:val="both"/>
        <w:rPr>
          <w:b/>
          <w:bCs/>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6"/>
        <w:gridCol w:w="1038"/>
        <w:gridCol w:w="3903"/>
        <w:gridCol w:w="3564"/>
      </w:tblGrid>
      <w:tr w:rsidR="00750935" w:rsidRPr="00052DAB" w:rsidTr="00AA471B">
        <w:trPr>
          <w:jc w:val="center"/>
        </w:trPr>
        <w:tc>
          <w:tcPr>
            <w:tcW w:w="1326" w:type="dxa"/>
            <w:vAlign w:val="center"/>
          </w:tcPr>
          <w:p w:rsidR="00750935" w:rsidRPr="00052DAB" w:rsidRDefault="00750935" w:rsidP="002C5B3D">
            <w:pPr>
              <w:widowControl w:val="0"/>
              <w:spacing w:before="60" w:after="60"/>
              <w:jc w:val="both"/>
              <w:rPr>
                <w:rFonts w:cs="Arial"/>
                <w:sz w:val="22"/>
                <w:szCs w:val="22"/>
              </w:rPr>
            </w:pPr>
            <w:r w:rsidRPr="00052DAB">
              <w:rPr>
                <w:rFonts w:cs="Arial"/>
                <w:sz w:val="22"/>
                <w:szCs w:val="22"/>
              </w:rPr>
              <w:t>Phần hàn</w:t>
            </w:r>
          </w:p>
        </w:tc>
        <w:tc>
          <w:tcPr>
            <w:tcW w:w="1038" w:type="dxa"/>
          </w:tcPr>
          <w:p w:rsidR="00750935" w:rsidRPr="00052DAB" w:rsidRDefault="00750935" w:rsidP="002C5B3D">
            <w:pPr>
              <w:widowControl w:val="0"/>
              <w:spacing w:before="60" w:after="60"/>
              <w:jc w:val="both"/>
              <w:rPr>
                <w:rFonts w:cs="Arial"/>
                <w:sz w:val="22"/>
                <w:szCs w:val="22"/>
              </w:rPr>
            </w:pPr>
            <w:r w:rsidRPr="00052DAB">
              <w:rPr>
                <w:rFonts w:cs="Arial"/>
                <w:sz w:val="22"/>
                <w:szCs w:val="22"/>
              </w:rPr>
              <w:t>Ký hiệu</w:t>
            </w:r>
          </w:p>
        </w:tc>
        <w:tc>
          <w:tcPr>
            <w:tcW w:w="3903" w:type="dxa"/>
          </w:tcPr>
          <w:p w:rsidR="00750935" w:rsidRPr="00052DAB" w:rsidRDefault="00F83108" w:rsidP="002C5B3D">
            <w:pPr>
              <w:widowControl w:val="0"/>
              <w:spacing w:before="60" w:after="60"/>
              <w:jc w:val="both"/>
              <w:rPr>
                <w:rFonts w:cs="Arial"/>
                <w:sz w:val="22"/>
                <w:szCs w:val="22"/>
              </w:rPr>
            </w:pPr>
            <w:r>
              <w:rPr>
                <w:rFonts w:cs="Arial"/>
                <w:noProof/>
                <w:sz w:val="22"/>
                <w:szCs w:val="22"/>
              </w:rPr>
              <mc:AlternateContent>
                <mc:Choice Requires="wpg">
                  <w:drawing>
                    <wp:anchor distT="0" distB="0" distL="114300" distR="114300" simplePos="0" relativeHeight="251659264" behindDoc="0" locked="0" layoutInCell="1" allowOverlap="1">
                      <wp:simplePos x="0" y="0"/>
                      <wp:positionH relativeFrom="column">
                        <wp:posOffset>-6985</wp:posOffset>
                      </wp:positionH>
                      <wp:positionV relativeFrom="paragraph">
                        <wp:posOffset>195580</wp:posOffset>
                      </wp:positionV>
                      <wp:extent cx="2364105" cy="8137525"/>
                      <wp:effectExtent l="0" t="0" r="0" b="15875"/>
                      <wp:wrapNone/>
                      <wp:docPr id="388"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4105" cy="8137525"/>
                                <a:chOff x="3507" y="2108"/>
                                <a:chExt cx="3723" cy="12815"/>
                              </a:xfrm>
                            </wpg:grpSpPr>
                            <wps:wsp>
                              <wps:cNvPr id="389" name="Rectangle 598"/>
                              <wps:cNvSpPr>
                                <a:spLocks noChangeArrowheads="1"/>
                              </wps:cNvSpPr>
                              <wps:spPr bwMode="auto">
                                <a:xfrm>
                                  <a:off x="6709" y="2910"/>
                                  <a:ext cx="521" cy="5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right"/>
                                      <w:rPr>
                                        <w:rFonts w:cs="Arial"/>
                                      </w:rPr>
                                    </w:pPr>
                                    <w:r w:rsidRPr="00B11BA6">
                                      <w:rPr>
                                        <w:rFonts w:cs="Arial"/>
                                        <w:position w:val="-24"/>
                                      </w:rPr>
                                      <w:object w:dxaOrig="480" w:dyaOrig="620">
                                        <v:shape id="_x0000_i1027" type="#_x0000_t75" style="width:18pt;height:23pt" o:ole="">
                                          <v:imagedata r:id="rId16" o:title=""/>
                                        </v:shape>
                                        <o:OLEObject Type="Embed" ProgID="Equation.2" ShapeID="_x0000_i1027" DrawAspect="Content" ObjectID="_1510997058" r:id="rId17"/>
                                      </w:object>
                                    </w:r>
                                  </w:p>
                                </w:txbxContent>
                              </wps:txbx>
                              <wps:bodyPr rot="0" vert="horz" wrap="square" lIns="12700" tIns="12700" rIns="12700" bIns="12700" anchor="t" anchorCtr="0" upright="1">
                                <a:noAutofit/>
                              </wps:bodyPr>
                            </wps:wsp>
                            <wps:wsp>
                              <wps:cNvPr id="390" name="Freeform 599"/>
                              <wps:cNvSpPr>
                                <a:spLocks/>
                              </wps:cNvSpPr>
                              <wps:spPr bwMode="auto">
                                <a:xfrm>
                                  <a:off x="6218" y="3030"/>
                                  <a:ext cx="226" cy="261"/>
                                </a:xfrm>
                                <a:custGeom>
                                  <a:avLst/>
                                  <a:gdLst>
                                    <a:gd name="T0" fmla="*/ 0 w 20000"/>
                                    <a:gd name="T1" fmla="*/ 0 h 20000"/>
                                    <a:gd name="T2" fmla="*/ 19907 w 20000"/>
                                    <a:gd name="T3" fmla="*/ 19923 h 20000"/>
                                    <a:gd name="T4" fmla="*/ 2977 w 20000"/>
                                    <a:gd name="T5" fmla="*/ 19923 h 20000"/>
                                  </a:gdLst>
                                  <a:ahLst/>
                                  <a:cxnLst>
                                    <a:cxn ang="0">
                                      <a:pos x="T0" y="T1"/>
                                    </a:cxn>
                                    <a:cxn ang="0">
                                      <a:pos x="T2" y="T3"/>
                                    </a:cxn>
                                    <a:cxn ang="0">
                                      <a:pos x="T4" y="T5"/>
                                    </a:cxn>
                                  </a:cxnLst>
                                  <a:rect l="0" t="0" r="r" b="b"/>
                                  <a:pathLst>
                                    <a:path w="20000" h="20000">
                                      <a:moveTo>
                                        <a:pt x="0" y="0"/>
                                      </a:moveTo>
                                      <a:lnTo>
                                        <a:pt x="19907" y="19923"/>
                                      </a:lnTo>
                                      <a:lnTo>
                                        <a:pt x="2977" y="19923"/>
                                      </a:lnTo>
                                    </a:path>
                                  </a:pathLst>
                                </a:custGeom>
                                <a:solidFill>
                                  <a:srgbClr val="DFDFDF"/>
                                </a:solidFill>
                                <a:ln>
                                  <a:noFill/>
                                </a:ln>
                                <a:effectLst/>
                                <a:extLst>
                                  <a:ext uri="{91240B29-F687-4f45-9708-019B960494DF}">
                                    <a14:hiddenLine xmlns:a14="http://schemas.microsoft.com/office/drawing/2010/main" w="6350"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1" name="Freeform 600"/>
                              <wps:cNvSpPr>
                                <a:spLocks/>
                              </wps:cNvSpPr>
                              <wps:spPr bwMode="auto">
                                <a:xfrm>
                                  <a:off x="5712" y="3030"/>
                                  <a:ext cx="742" cy="263"/>
                                </a:xfrm>
                                <a:custGeom>
                                  <a:avLst/>
                                  <a:gdLst>
                                    <a:gd name="T0" fmla="*/ 0 w 20000"/>
                                    <a:gd name="T1" fmla="*/ 0 h 20000"/>
                                    <a:gd name="T2" fmla="*/ 14023 w 20000"/>
                                    <a:gd name="T3" fmla="*/ 0 h 20000"/>
                                    <a:gd name="T4" fmla="*/ 19972 w 20000"/>
                                    <a:gd name="T5" fmla="*/ 19924 h 20000"/>
                                  </a:gdLst>
                                  <a:ahLst/>
                                  <a:cxnLst>
                                    <a:cxn ang="0">
                                      <a:pos x="T0" y="T1"/>
                                    </a:cxn>
                                    <a:cxn ang="0">
                                      <a:pos x="T2" y="T3"/>
                                    </a:cxn>
                                    <a:cxn ang="0">
                                      <a:pos x="T4" y="T5"/>
                                    </a:cxn>
                                  </a:cxnLst>
                                  <a:rect l="0" t="0" r="r" b="b"/>
                                  <a:pathLst>
                                    <a:path w="20000" h="20000">
                                      <a:moveTo>
                                        <a:pt x="0" y="0"/>
                                      </a:moveTo>
                                      <a:lnTo>
                                        <a:pt x="14023" y="0"/>
                                      </a:lnTo>
                                      <a:lnTo>
                                        <a:pt x="19972" y="19924"/>
                                      </a:lnTo>
                                    </a:path>
                                  </a:pathLst>
                                </a:custGeom>
                                <a:noFill/>
                                <a:ln w="9525" cap="flat">
                                  <a:solidFill>
                                    <a:srgbClr val="000000"/>
                                  </a:solidFill>
                                  <a:prstDash val="solid"/>
                                  <a:round/>
                                  <a:headEnd type="none" w="sm" len="med"/>
                                  <a:tailEnd type="none" w="sm"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2" name="Freeform 601"/>
                              <wps:cNvSpPr>
                                <a:spLocks/>
                              </wps:cNvSpPr>
                              <wps:spPr bwMode="auto">
                                <a:xfrm>
                                  <a:off x="4346" y="2941"/>
                                  <a:ext cx="241" cy="481"/>
                                </a:xfrm>
                                <a:custGeom>
                                  <a:avLst/>
                                  <a:gdLst>
                                    <a:gd name="T0" fmla="*/ 19563 w 20000"/>
                                    <a:gd name="T1" fmla="*/ 0 h 20000"/>
                                    <a:gd name="T2" fmla="*/ 0 w 20000"/>
                                    <a:gd name="T3" fmla="*/ 19958 h 20000"/>
                                    <a:gd name="T4" fmla="*/ 19913 w 20000"/>
                                    <a:gd name="T5" fmla="*/ 19958 h 20000"/>
                                  </a:gdLst>
                                  <a:ahLst/>
                                  <a:cxnLst>
                                    <a:cxn ang="0">
                                      <a:pos x="T0" y="T1"/>
                                    </a:cxn>
                                    <a:cxn ang="0">
                                      <a:pos x="T2" y="T3"/>
                                    </a:cxn>
                                    <a:cxn ang="0">
                                      <a:pos x="T4" y="T5"/>
                                    </a:cxn>
                                  </a:cxnLst>
                                  <a:rect l="0" t="0" r="r" b="b"/>
                                  <a:pathLst>
                                    <a:path w="20000" h="20000">
                                      <a:moveTo>
                                        <a:pt x="19563" y="0"/>
                                      </a:moveTo>
                                      <a:lnTo>
                                        <a:pt x="0" y="19958"/>
                                      </a:lnTo>
                                      <a:lnTo>
                                        <a:pt x="19913" y="19958"/>
                                      </a:lnTo>
                                    </a:path>
                                  </a:pathLst>
                                </a:custGeom>
                                <a:solidFill>
                                  <a:srgbClr val="DFDFDF"/>
                                </a:solidFill>
                                <a:ln>
                                  <a:noFill/>
                                </a:ln>
                                <a:effectLst/>
                                <a:extLst>
                                  <a:ext uri="{91240B29-F687-4f45-9708-019B960494DF}">
                                    <a14:hiddenLine xmlns:a14="http://schemas.microsoft.com/office/drawing/2010/main" w="6350"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3" name="Arc 602"/>
                              <wps:cNvSpPr>
                                <a:spLocks/>
                              </wps:cNvSpPr>
                              <wps:spPr bwMode="auto">
                                <a:xfrm flipH="1" flipV="1">
                                  <a:off x="4357" y="3406"/>
                                  <a:ext cx="233" cy="14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4" name="Freeform 603"/>
                              <wps:cNvSpPr>
                                <a:spLocks/>
                              </wps:cNvSpPr>
                              <wps:spPr bwMode="auto">
                                <a:xfrm>
                                  <a:off x="4255" y="2932"/>
                                  <a:ext cx="341" cy="496"/>
                                </a:xfrm>
                                <a:custGeom>
                                  <a:avLst/>
                                  <a:gdLst>
                                    <a:gd name="T0" fmla="*/ 19938 w 20000"/>
                                    <a:gd name="T1" fmla="*/ 0 h 20000"/>
                                    <a:gd name="T2" fmla="*/ 0 w 20000"/>
                                    <a:gd name="T3" fmla="*/ 3629 h 20000"/>
                                    <a:gd name="T4" fmla="*/ 6049 w 20000"/>
                                    <a:gd name="T5" fmla="*/ 19960 h 20000"/>
                                  </a:gdLst>
                                  <a:ahLst/>
                                  <a:cxnLst>
                                    <a:cxn ang="0">
                                      <a:pos x="T0" y="T1"/>
                                    </a:cxn>
                                    <a:cxn ang="0">
                                      <a:pos x="T2" y="T3"/>
                                    </a:cxn>
                                    <a:cxn ang="0">
                                      <a:pos x="T4" y="T5"/>
                                    </a:cxn>
                                  </a:cxnLst>
                                  <a:rect l="0" t="0" r="r" b="b"/>
                                  <a:pathLst>
                                    <a:path w="20000" h="20000">
                                      <a:moveTo>
                                        <a:pt x="19938" y="0"/>
                                      </a:moveTo>
                                      <a:lnTo>
                                        <a:pt x="0" y="3629"/>
                                      </a:lnTo>
                                      <a:lnTo>
                                        <a:pt x="6049" y="19960"/>
                                      </a:lnTo>
                                    </a:path>
                                  </a:pathLst>
                                </a:custGeom>
                                <a:solidFill>
                                  <a:srgbClr val="DFDFD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5" name="Freeform 604"/>
                              <wps:cNvSpPr>
                                <a:spLocks/>
                              </wps:cNvSpPr>
                              <wps:spPr bwMode="auto">
                                <a:xfrm>
                                  <a:off x="5376" y="2959"/>
                                  <a:ext cx="240" cy="441"/>
                                </a:xfrm>
                                <a:custGeom>
                                  <a:avLst/>
                                  <a:gdLst>
                                    <a:gd name="T0" fmla="*/ 0 w 20000"/>
                                    <a:gd name="T1" fmla="*/ 0 h 20000"/>
                                    <a:gd name="T2" fmla="*/ 3057 w 20000"/>
                                    <a:gd name="T3" fmla="*/ 0 h 20000"/>
                                    <a:gd name="T4" fmla="*/ 19913 w 20000"/>
                                    <a:gd name="T5" fmla="*/ 19955 h 20000"/>
                                    <a:gd name="T6" fmla="*/ 0 w 20000"/>
                                    <a:gd name="T7" fmla="*/ 19955 h 20000"/>
                                  </a:gdLst>
                                  <a:ahLst/>
                                  <a:cxnLst>
                                    <a:cxn ang="0">
                                      <a:pos x="T0" y="T1"/>
                                    </a:cxn>
                                    <a:cxn ang="0">
                                      <a:pos x="T2" y="T3"/>
                                    </a:cxn>
                                    <a:cxn ang="0">
                                      <a:pos x="T4" y="T5"/>
                                    </a:cxn>
                                    <a:cxn ang="0">
                                      <a:pos x="T6" y="T7"/>
                                    </a:cxn>
                                  </a:cxnLst>
                                  <a:rect l="0" t="0" r="r" b="b"/>
                                  <a:pathLst>
                                    <a:path w="20000" h="20000">
                                      <a:moveTo>
                                        <a:pt x="0" y="0"/>
                                      </a:moveTo>
                                      <a:lnTo>
                                        <a:pt x="3057" y="0"/>
                                      </a:lnTo>
                                      <a:lnTo>
                                        <a:pt x="19913" y="19955"/>
                                      </a:lnTo>
                                      <a:lnTo>
                                        <a:pt x="0" y="19955"/>
                                      </a:lnTo>
                                    </a:path>
                                  </a:pathLst>
                                </a:custGeom>
                                <a:solidFill>
                                  <a:srgbClr val="DFDFDF"/>
                                </a:solidFill>
                                <a:ln>
                                  <a:noFill/>
                                </a:ln>
                                <a:effectLst/>
                                <a:extLst>
                                  <a:ext uri="{91240B29-F687-4f45-9708-019B960494DF}">
                                    <a14:hiddenLine xmlns:a14="http://schemas.microsoft.com/office/drawing/2010/main" w="6350"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6" name="Arc 605"/>
                              <wps:cNvSpPr>
                                <a:spLocks/>
                              </wps:cNvSpPr>
                              <wps:spPr bwMode="auto">
                                <a:xfrm flipV="1">
                                  <a:off x="5389" y="3391"/>
                                  <a:ext cx="231"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7" name="Freeform 606"/>
                              <wps:cNvSpPr>
                                <a:spLocks/>
                              </wps:cNvSpPr>
                              <wps:spPr bwMode="auto">
                                <a:xfrm>
                                  <a:off x="5383" y="2932"/>
                                  <a:ext cx="341" cy="496"/>
                                </a:xfrm>
                                <a:custGeom>
                                  <a:avLst/>
                                  <a:gdLst>
                                    <a:gd name="T0" fmla="*/ 0 w 20000"/>
                                    <a:gd name="T1" fmla="*/ 0 h 20000"/>
                                    <a:gd name="T2" fmla="*/ 19938 w 20000"/>
                                    <a:gd name="T3" fmla="*/ 3629 h 20000"/>
                                    <a:gd name="T4" fmla="*/ 13889 w 20000"/>
                                    <a:gd name="T5" fmla="*/ 19960 h 20000"/>
                                  </a:gdLst>
                                  <a:ahLst/>
                                  <a:cxnLst>
                                    <a:cxn ang="0">
                                      <a:pos x="T0" y="T1"/>
                                    </a:cxn>
                                    <a:cxn ang="0">
                                      <a:pos x="T2" y="T3"/>
                                    </a:cxn>
                                    <a:cxn ang="0">
                                      <a:pos x="T4" y="T5"/>
                                    </a:cxn>
                                  </a:cxnLst>
                                  <a:rect l="0" t="0" r="r" b="b"/>
                                  <a:pathLst>
                                    <a:path w="20000" h="20000">
                                      <a:moveTo>
                                        <a:pt x="0" y="0"/>
                                      </a:moveTo>
                                      <a:lnTo>
                                        <a:pt x="19938" y="3629"/>
                                      </a:lnTo>
                                      <a:lnTo>
                                        <a:pt x="13889" y="19960"/>
                                      </a:lnTo>
                                    </a:path>
                                  </a:pathLst>
                                </a:custGeom>
                                <a:solidFill>
                                  <a:srgbClr val="DFDFD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8" name="Freeform 607"/>
                              <wps:cNvSpPr>
                                <a:spLocks/>
                              </wps:cNvSpPr>
                              <wps:spPr bwMode="auto">
                                <a:xfrm>
                                  <a:off x="3507" y="3050"/>
                                  <a:ext cx="241" cy="231"/>
                                </a:xfrm>
                                <a:custGeom>
                                  <a:avLst/>
                                  <a:gdLst>
                                    <a:gd name="T0" fmla="*/ 18515 w 20000"/>
                                    <a:gd name="T1" fmla="*/ 0 h 20000"/>
                                    <a:gd name="T2" fmla="*/ 0 w 20000"/>
                                    <a:gd name="T3" fmla="*/ 19913 h 20000"/>
                                    <a:gd name="T4" fmla="*/ 19913 w 20000"/>
                                    <a:gd name="T5" fmla="*/ 19913 h 20000"/>
                                  </a:gdLst>
                                  <a:ahLst/>
                                  <a:cxnLst>
                                    <a:cxn ang="0">
                                      <a:pos x="T0" y="T1"/>
                                    </a:cxn>
                                    <a:cxn ang="0">
                                      <a:pos x="T2" y="T3"/>
                                    </a:cxn>
                                    <a:cxn ang="0">
                                      <a:pos x="T4" y="T5"/>
                                    </a:cxn>
                                  </a:cxnLst>
                                  <a:rect l="0" t="0" r="r" b="b"/>
                                  <a:pathLst>
                                    <a:path w="20000" h="20000">
                                      <a:moveTo>
                                        <a:pt x="18515" y="0"/>
                                      </a:moveTo>
                                      <a:lnTo>
                                        <a:pt x="0" y="19913"/>
                                      </a:lnTo>
                                      <a:lnTo>
                                        <a:pt x="19913" y="19913"/>
                                      </a:lnTo>
                                    </a:path>
                                  </a:pathLst>
                                </a:custGeom>
                                <a:solidFill>
                                  <a:srgbClr val="DFDFDF"/>
                                </a:solidFill>
                                <a:ln>
                                  <a:noFill/>
                                </a:ln>
                                <a:effectLst/>
                                <a:extLst>
                                  <a:ext uri="{91240B29-F687-4f45-9708-019B960494DF}">
                                    <a14:hiddenLine xmlns:a14="http://schemas.microsoft.com/office/drawing/2010/main" w="6350"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9" name="Line 608"/>
                              <wps:cNvCnPr/>
                              <wps:spPr bwMode="auto">
                                <a:xfrm>
                                  <a:off x="4993" y="2506"/>
                                  <a:ext cx="1" cy="2017"/>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0" name="Rectangle 609"/>
                              <wps:cNvSpPr>
                                <a:spLocks noChangeArrowheads="1"/>
                              </wps:cNvSpPr>
                              <wps:spPr bwMode="auto">
                                <a:xfrm>
                                  <a:off x="4595" y="2864"/>
                                  <a:ext cx="790" cy="124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401" name="Group 610"/>
                              <wpg:cNvGrpSpPr>
                                <a:grpSpLocks/>
                              </wpg:cNvGrpSpPr>
                              <wpg:grpSpPr bwMode="auto">
                                <a:xfrm>
                                  <a:off x="4604" y="4046"/>
                                  <a:ext cx="788" cy="127"/>
                                  <a:chOff x="0" y="-1"/>
                                  <a:chExt cx="19999" cy="20001"/>
                                </a:xfrm>
                              </wpg:grpSpPr>
                              <wps:wsp>
                                <wps:cNvPr id="402" name="Freeform 611"/>
                                <wps:cNvSpPr>
                                  <a:spLocks/>
                                </wps:cNvSpPr>
                                <wps:spPr bwMode="auto">
                                  <a:xfrm>
                                    <a:off x="0" y="9912"/>
                                    <a:ext cx="10068" cy="10088"/>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3" name="Freeform 612"/>
                                <wps:cNvSpPr>
                                  <a:spLocks/>
                                </wps:cNvSpPr>
                                <wps:spPr bwMode="auto">
                                  <a:xfrm>
                                    <a:off x="0" y="-1"/>
                                    <a:ext cx="10068" cy="10068"/>
                                  </a:xfrm>
                                  <a:custGeom>
                                    <a:avLst/>
                                    <a:gdLst>
                                      <a:gd name="T0" fmla="*/ 0 w 20000"/>
                                      <a:gd name="T1" fmla="*/ 19688 h 20000"/>
                                      <a:gd name="T2" fmla="*/ 849 w 20000"/>
                                      <a:gd name="T3" fmla="*/ 14688 h 20000"/>
                                      <a:gd name="T4" fmla="*/ 1963 w 20000"/>
                                      <a:gd name="T5" fmla="*/ 10000 h 20000"/>
                                      <a:gd name="T6" fmla="*/ 3183 w 20000"/>
                                      <a:gd name="T7" fmla="*/ 6875 h 20000"/>
                                      <a:gd name="T8" fmla="*/ 4562 w 20000"/>
                                      <a:gd name="T9" fmla="*/ 4063 h 20000"/>
                                      <a:gd name="T10" fmla="*/ 6419 w 20000"/>
                                      <a:gd name="T11" fmla="*/ 1875 h 20000"/>
                                      <a:gd name="T12" fmla="*/ 8170 w 20000"/>
                                      <a:gd name="T13" fmla="*/ 625 h 20000"/>
                                      <a:gd name="T14" fmla="*/ 10186 w 20000"/>
                                      <a:gd name="T15" fmla="*/ 0 h 20000"/>
                                      <a:gd name="T16" fmla="*/ 11459 w 20000"/>
                                      <a:gd name="T17" fmla="*/ 0 h 20000"/>
                                      <a:gd name="T18" fmla="*/ 12785 w 20000"/>
                                      <a:gd name="T19" fmla="*/ 938 h 20000"/>
                                      <a:gd name="T20" fmla="*/ 14164 w 20000"/>
                                      <a:gd name="T21" fmla="*/ 2188 h 20000"/>
                                      <a:gd name="T22" fmla="*/ 15650 w 20000"/>
                                      <a:gd name="T23" fmla="*/ 4688 h 20000"/>
                                      <a:gd name="T24" fmla="*/ 17082 w 20000"/>
                                      <a:gd name="T25" fmla="*/ 7813 h 20000"/>
                                      <a:gd name="T26" fmla="*/ 18249 w 20000"/>
                                      <a:gd name="T27" fmla="*/ 10938 h 20000"/>
                                      <a:gd name="T28" fmla="*/ 19257 w 20000"/>
                                      <a:gd name="T29" fmla="*/ 15000 h 20000"/>
                                      <a:gd name="T30" fmla="*/ 19947 w 20000"/>
                                      <a:gd name="T31" fmla="*/ 1906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19688"/>
                                        </a:moveTo>
                                        <a:lnTo>
                                          <a:pt x="849" y="14688"/>
                                        </a:lnTo>
                                        <a:lnTo>
                                          <a:pt x="1963" y="10000"/>
                                        </a:lnTo>
                                        <a:lnTo>
                                          <a:pt x="3183" y="6875"/>
                                        </a:lnTo>
                                        <a:lnTo>
                                          <a:pt x="4562" y="4063"/>
                                        </a:lnTo>
                                        <a:lnTo>
                                          <a:pt x="6419" y="1875"/>
                                        </a:lnTo>
                                        <a:lnTo>
                                          <a:pt x="8170" y="625"/>
                                        </a:lnTo>
                                        <a:lnTo>
                                          <a:pt x="10186" y="0"/>
                                        </a:lnTo>
                                        <a:lnTo>
                                          <a:pt x="11459" y="0"/>
                                        </a:lnTo>
                                        <a:lnTo>
                                          <a:pt x="12785" y="938"/>
                                        </a:lnTo>
                                        <a:lnTo>
                                          <a:pt x="14164" y="2188"/>
                                        </a:lnTo>
                                        <a:lnTo>
                                          <a:pt x="15650" y="4688"/>
                                        </a:lnTo>
                                        <a:lnTo>
                                          <a:pt x="17082" y="7813"/>
                                        </a:lnTo>
                                        <a:lnTo>
                                          <a:pt x="18249" y="10938"/>
                                        </a:lnTo>
                                        <a:lnTo>
                                          <a:pt x="19257" y="15000"/>
                                        </a:lnTo>
                                        <a:lnTo>
                                          <a:pt x="19947" y="19063"/>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4" name="Freeform 613"/>
                                <wps:cNvSpPr>
                                  <a:spLocks/>
                                </wps:cNvSpPr>
                                <wps:spPr bwMode="auto">
                                  <a:xfrm>
                                    <a:off x="9936" y="9283"/>
                                    <a:ext cx="10063" cy="10077"/>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405" name="Line 614"/>
                              <wps:cNvCnPr/>
                              <wps:spPr bwMode="auto">
                                <a:xfrm>
                                  <a:off x="3529" y="3293"/>
                                  <a:ext cx="799"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6" name="Line 615"/>
                              <wps:cNvCnPr/>
                              <wps:spPr bwMode="auto">
                                <a:xfrm>
                                  <a:off x="3529" y="3758"/>
                                  <a:ext cx="1057"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7" name="Freeform 616"/>
                              <wps:cNvSpPr>
                                <a:spLocks/>
                              </wps:cNvSpPr>
                              <wps:spPr bwMode="auto">
                                <a:xfrm>
                                  <a:off x="3514" y="3030"/>
                                  <a:ext cx="742" cy="263"/>
                                </a:xfrm>
                                <a:custGeom>
                                  <a:avLst/>
                                  <a:gdLst>
                                    <a:gd name="T0" fmla="*/ 19972 w 20000"/>
                                    <a:gd name="T1" fmla="*/ 0 h 20000"/>
                                    <a:gd name="T2" fmla="*/ 5949 w 20000"/>
                                    <a:gd name="T3" fmla="*/ 0 h 20000"/>
                                    <a:gd name="T4" fmla="*/ 0 w 20000"/>
                                    <a:gd name="T5" fmla="*/ 19924 h 20000"/>
                                  </a:gdLst>
                                  <a:ahLst/>
                                  <a:cxnLst>
                                    <a:cxn ang="0">
                                      <a:pos x="T0" y="T1"/>
                                    </a:cxn>
                                    <a:cxn ang="0">
                                      <a:pos x="T2" y="T3"/>
                                    </a:cxn>
                                    <a:cxn ang="0">
                                      <a:pos x="T4" y="T5"/>
                                    </a:cxn>
                                  </a:cxnLst>
                                  <a:rect l="0" t="0" r="r" b="b"/>
                                  <a:pathLst>
                                    <a:path w="20000" h="20000">
                                      <a:moveTo>
                                        <a:pt x="19972" y="0"/>
                                      </a:moveTo>
                                      <a:lnTo>
                                        <a:pt x="5949" y="0"/>
                                      </a:lnTo>
                                      <a:lnTo>
                                        <a:pt x="0" y="19924"/>
                                      </a:lnTo>
                                    </a:path>
                                  </a:pathLst>
                                </a:custGeom>
                                <a:noFill/>
                                <a:ln w="9525" cap="flat">
                                  <a:solidFill>
                                    <a:srgbClr val="000000"/>
                                  </a:solidFill>
                                  <a:prstDash val="solid"/>
                                  <a:round/>
                                  <a:headEnd type="none" w="sm" len="med"/>
                                  <a:tailEnd type="none" w="sm"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8" name="Line 617"/>
                              <wps:cNvCnPr/>
                              <wps:spPr bwMode="auto">
                                <a:xfrm>
                                  <a:off x="4548" y="3547"/>
                                  <a:ext cx="1" cy="204"/>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9" name="Freeform 618"/>
                              <wps:cNvSpPr>
                                <a:spLocks/>
                              </wps:cNvSpPr>
                              <wps:spPr bwMode="auto">
                                <a:xfrm>
                                  <a:off x="3507" y="3293"/>
                                  <a:ext cx="48" cy="459"/>
                                </a:xfrm>
                                <a:custGeom>
                                  <a:avLst/>
                                  <a:gdLst>
                                    <a:gd name="T0" fmla="*/ 0 w 20000"/>
                                    <a:gd name="T1" fmla="*/ 0 h 20000"/>
                                    <a:gd name="T2" fmla="*/ 0 w 20000"/>
                                    <a:gd name="T3" fmla="*/ 7843 h 20000"/>
                                    <a:gd name="T4" fmla="*/ 6522 w 20000"/>
                                    <a:gd name="T5" fmla="*/ 8192 h 20000"/>
                                    <a:gd name="T6" fmla="*/ 6522 w 20000"/>
                                    <a:gd name="T7" fmla="*/ 8497 h 20000"/>
                                    <a:gd name="T8" fmla="*/ 9565 w 20000"/>
                                    <a:gd name="T9" fmla="*/ 8845 h 20000"/>
                                    <a:gd name="T10" fmla="*/ 13043 w 20000"/>
                                    <a:gd name="T11" fmla="*/ 9150 h 20000"/>
                                    <a:gd name="T12" fmla="*/ 13043 w 20000"/>
                                    <a:gd name="T13" fmla="*/ 9499 h 20000"/>
                                    <a:gd name="T14" fmla="*/ 16087 w 20000"/>
                                    <a:gd name="T15" fmla="*/ 9804 h 20000"/>
                                    <a:gd name="T16" fmla="*/ 19565 w 20000"/>
                                    <a:gd name="T17" fmla="*/ 10458 h 20000"/>
                                    <a:gd name="T18" fmla="*/ 19565 w 20000"/>
                                    <a:gd name="T19" fmla="*/ 14728 h 20000"/>
                                    <a:gd name="T20" fmla="*/ 16087 w 20000"/>
                                    <a:gd name="T21" fmla="*/ 15381 h 20000"/>
                                    <a:gd name="T22" fmla="*/ 16087 w 20000"/>
                                    <a:gd name="T23" fmla="*/ 15686 h 20000"/>
                                    <a:gd name="T24" fmla="*/ 13043 w 20000"/>
                                    <a:gd name="T25" fmla="*/ 15686 h 20000"/>
                                    <a:gd name="T26" fmla="*/ 9565 w 20000"/>
                                    <a:gd name="T27" fmla="*/ 16035 h 20000"/>
                                    <a:gd name="T28" fmla="*/ 3043 w 20000"/>
                                    <a:gd name="T29" fmla="*/ 16035 h 20000"/>
                                    <a:gd name="T30" fmla="*/ 3043 w 20000"/>
                                    <a:gd name="T31" fmla="*/ 1995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0" y="7843"/>
                                      </a:lnTo>
                                      <a:lnTo>
                                        <a:pt x="6522" y="8192"/>
                                      </a:lnTo>
                                      <a:lnTo>
                                        <a:pt x="6522" y="8497"/>
                                      </a:lnTo>
                                      <a:lnTo>
                                        <a:pt x="9565" y="8845"/>
                                      </a:lnTo>
                                      <a:lnTo>
                                        <a:pt x="13043" y="9150"/>
                                      </a:lnTo>
                                      <a:lnTo>
                                        <a:pt x="13043" y="9499"/>
                                      </a:lnTo>
                                      <a:lnTo>
                                        <a:pt x="16087" y="9804"/>
                                      </a:lnTo>
                                      <a:lnTo>
                                        <a:pt x="19565" y="10458"/>
                                      </a:lnTo>
                                      <a:lnTo>
                                        <a:pt x="19565" y="14728"/>
                                      </a:lnTo>
                                      <a:lnTo>
                                        <a:pt x="16087" y="15381"/>
                                      </a:lnTo>
                                      <a:lnTo>
                                        <a:pt x="16087" y="15686"/>
                                      </a:lnTo>
                                      <a:lnTo>
                                        <a:pt x="13043" y="15686"/>
                                      </a:lnTo>
                                      <a:lnTo>
                                        <a:pt x="9565" y="16035"/>
                                      </a:lnTo>
                                      <a:lnTo>
                                        <a:pt x="3043" y="16035"/>
                                      </a:lnTo>
                                      <a:lnTo>
                                        <a:pt x="3043" y="1995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0" name="Line 619"/>
                              <wps:cNvCnPr/>
                              <wps:spPr bwMode="auto">
                                <a:xfrm>
                                  <a:off x="3736" y="3037"/>
                                  <a:ext cx="1" cy="24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1" name="Line 620"/>
                              <wps:cNvCnPr/>
                              <wps:spPr bwMode="auto">
                                <a:xfrm>
                                  <a:off x="3838" y="3037"/>
                                  <a:ext cx="1" cy="249"/>
                                </a:xfrm>
                                <a:prstGeom prst="line">
                                  <a:avLst/>
                                </a:prstGeom>
                                <a:noFill/>
                                <a:ln w="6350">
                                  <a:solidFill>
                                    <a:srgbClr val="000000"/>
                                  </a:solidFill>
                                  <a:prstDash val="sysDot"/>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2" name="Line 621"/>
                              <wps:cNvCnPr/>
                              <wps:spPr bwMode="auto">
                                <a:xfrm>
                                  <a:off x="3917" y="3037"/>
                                  <a:ext cx="1" cy="249"/>
                                </a:xfrm>
                                <a:prstGeom prst="line">
                                  <a:avLst/>
                                </a:prstGeom>
                                <a:noFill/>
                                <a:ln w="6350">
                                  <a:solidFill>
                                    <a:srgbClr val="000000"/>
                                  </a:solidFill>
                                  <a:prstDash val="sysDot"/>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3" name="Line 622"/>
                              <wps:cNvCnPr/>
                              <wps:spPr bwMode="auto">
                                <a:xfrm flipH="1">
                                  <a:off x="5641" y="3293"/>
                                  <a:ext cx="798"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4" name="Line 623"/>
                              <wps:cNvCnPr/>
                              <wps:spPr bwMode="auto">
                                <a:xfrm flipH="1">
                                  <a:off x="5382" y="3758"/>
                                  <a:ext cx="1057"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Line 624"/>
                              <wps:cNvCnPr/>
                              <wps:spPr bwMode="auto">
                                <a:xfrm>
                                  <a:off x="5420" y="3547"/>
                                  <a:ext cx="1" cy="204"/>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6" name="Freeform 625"/>
                              <wps:cNvSpPr>
                                <a:spLocks/>
                              </wps:cNvSpPr>
                              <wps:spPr bwMode="auto">
                                <a:xfrm>
                                  <a:off x="6413" y="3293"/>
                                  <a:ext cx="49" cy="459"/>
                                </a:xfrm>
                                <a:custGeom>
                                  <a:avLst/>
                                  <a:gdLst>
                                    <a:gd name="T0" fmla="*/ 19565 w 20000"/>
                                    <a:gd name="T1" fmla="*/ 0 h 20000"/>
                                    <a:gd name="T2" fmla="*/ 19565 w 20000"/>
                                    <a:gd name="T3" fmla="*/ 7843 h 20000"/>
                                    <a:gd name="T4" fmla="*/ 13043 w 20000"/>
                                    <a:gd name="T5" fmla="*/ 8192 h 20000"/>
                                    <a:gd name="T6" fmla="*/ 13043 w 20000"/>
                                    <a:gd name="T7" fmla="*/ 8497 h 20000"/>
                                    <a:gd name="T8" fmla="*/ 10000 w 20000"/>
                                    <a:gd name="T9" fmla="*/ 8845 h 20000"/>
                                    <a:gd name="T10" fmla="*/ 6522 w 20000"/>
                                    <a:gd name="T11" fmla="*/ 9150 h 20000"/>
                                    <a:gd name="T12" fmla="*/ 6522 w 20000"/>
                                    <a:gd name="T13" fmla="*/ 9499 h 20000"/>
                                    <a:gd name="T14" fmla="*/ 3478 w 20000"/>
                                    <a:gd name="T15" fmla="*/ 9804 h 20000"/>
                                    <a:gd name="T16" fmla="*/ 0 w 20000"/>
                                    <a:gd name="T17" fmla="*/ 10458 h 20000"/>
                                    <a:gd name="T18" fmla="*/ 0 w 20000"/>
                                    <a:gd name="T19" fmla="*/ 14728 h 20000"/>
                                    <a:gd name="T20" fmla="*/ 3478 w 20000"/>
                                    <a:gd name="T21" fmla="*/ 15381 h 20000"/>
                                    <a:gd name="T22" fmla="*/ 3478 w 20000"/>
                                    <a:gd name="T23" fmla="*/ 15686 h 20000"/>
                                    <a:gd name="T24" fmla="*/ 6522 w 20000"/>
                                    <a:gd name="T25" fmla="*/ 15686 h 20000"/>
                                    <a:gd name="T26" fmla="*/ 10000 w 20000"/>
                                    <a:gd name="T27" fmla="*/ 16035 h 20000"/>
                                    <a:gd name="T28" fmla="*/ 16522 w 20000"/>
                                    <a:gd name="T29" fmla="*/ 16035 h 20000"/>
                                    <a:gd name="T30" fmla="*/ 16522 w 20000"/>
                                    <a:gd name="T31" fmla="*/ 1995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19565" y="0"/>
                                      </a:moveTo>
                                      <a:lnTo>
                                        <a:pt x="19565" y="7843"/>
                                      </a:lnTo>
                                      <a:lnTo>
                                        <a:pt x="13043" y="8192"/>
                                      </a:lnTo>
                                      <a:lnTo>
                                        <a:pt x="13043" y="8497"/>
                                      </a:lnTo>
                                      <a:lnTo>
                                        <a:pt x="10000" y="8845"/>
                                      </a:lnTo>
                                      <a:lnTo>
                                        <a:pt x="6522" y="9150"/>
                                      </a:lnTo>
                                      <a:lnTo>
                                        <a:pt x="6522" y="9499"/>
                                      </a:lnTo>
                                      <a:lnTo>
                                        <a:pt x="3478" y="9804"/>
                                      </a:lnTo>
                                      <a:lnTo>
                                        <a:pt x="0" y="10458"/>
                                      </a:lnTo>
                                      <a:lnTo>
                                        <a:pt x="0" y="14728"/>
                                      </a:lnTo>
                                      <a:lnTo>
                                        <a:pt x="3478" y="15381"/>
                                      </a:lnTo>
                                      <a:lnTo>
                                        <a:pt x="3478" y="15686"/>
                                      </a:lnTo>
                                      <a:lnTo>
                                        <a:pt x="6522" y="15686"/>
                                      </a:lnTo>
                                      <a:lnTo>
                                        <a:pt x="10000" y="16035"/>
                                      </a:lnTo>
                                      <a:lnTo>
                                        <a:pt x="16522" y="16035"/>
                                      </a:lnTo>
                                      <a:lnTo>
                                        <a:pt x="16522" y="1995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7" name="Line 626"/>
                              <wps:cNvCnPr/>
                              <wps:spPr bwMode="auto">
                                <a:xfrm>
                                  <a:off x="6216" y="3034"/>
                                  <a:ext cx="1" cy="24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27"/>
                              <wps:cNvCnPr/>
                              <wps:spPr bwMode="auto">
                                <a:xfrm>
                                  <a:off x="3569" y="4764"/>
                                  <a:ext cx="487"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Arc 628"/>
                              <wps:cNvSpPr>
                                <a:spLocks/>
                              </wps:cNvSpPr>
                              <wps:spPr bwMode="auto">
                                <a:xfrm flipH="1" flipV="1">
                                  <a:off x="3711" y="4112"/>
                                  <a:ext cx="213" cy="4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20" name="Line 629"/>
                              <wps:cNvCnPr/>
                              <wps:spPr bwMode="auto">
                                <a:xfrm>
                                  <a:off x="4017" y="4553"/>
                                  <a:ext cx="1" cy="204"/>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1" name="Line 630"/>
                              <wps:cNvCnPr/>
                              <wps:spPr bwMode="auto">
                                <a:xfrm flipH="1">
                                  <a:off x="4062" y="3946"/>
                                  <a:ext cx="4" cy="939"/>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2" name="Line 631"/>
                              <wps:cNvCnPr/>
                              <wps:spPr bwMode="auto">
                                <a:xfrm>
                                  <a:off x="3923" y="4546"/>
                                  <a:ext cx="143"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32"/>
                              <wps:cNvCnPr/>
                              <wps:spPr bwMode="auto">
                                <a:xfrm flipV="1">
                                  <a:off x="3892" y="3954"/>
                                  <a:ext cx="1" cy="593"/>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Line 633"/>
                              <wps:cNvCnPr/>
                              <wps:spPr bwMode="auto">
                                <a:xfrm flipH="1">
                                  <a:off x="3655" y="4007"/>
                                  <a:ext cx="238"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5" name="Line 634"/>
                              <wps:cNvCnPr/>
                              <wps:spPr bwMode="auto">
                                <a:xfrm>
                                  <a:off x="4073" y="4007"/>
                                  <a:ext cx="237"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6" name="Rectangle 635"/>
                              <wps:cNvSpPr>
                                <a:spLocks noChangeArrowheads="1"/>
                              </wps:cNvSpPr>
                              <wps:spPr bwMode="auto">
                                <a:xfrm>
                                  <a:off x="3841" y="3740"/>
                                  <a:ext cx="281"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B11BA6">
                                      <w:rPr>
                                        <w:rFonts w:cs="Arial"/>
                                      </w:rPr>
                                      <w:t>3</w:t>
                                    </w:r>
                                  </w:p>
                                </w:txbxContent>
                              </wps:txbx>
                              <wps:bodyPr rot="0" vert="horz" wrap="square" lIns="12700" tIns="12700" rIns="12700" bIns="12700" anchor="t" anchorCtr="0" upright="1">
                                <a:noAutofit/>
                              </wps:bodyPr>
                            </wps:wsp>
                            <wps:wsp>
                              <wps:cNvPr id="427" name="Rectangle 636"/>
                              <wps:cNvSpPr>
                                <a:spLocks noChangeArrowheads="1"/>
                              </wps:cNvSpPr>
                              <wps:spPr bwMode="auto">
                                <a:xfrm>
                                  <a:off x="3699" y="4147"/>
                                  <a:ext cx="281"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proofErr w:type="gramStart"/>
                                    <w:r w:rsidRPr="00B11BA6">
                                      <w:rPr>
                                        <w:rFonts w:cs="Arial"/>
                                      </w:rPr>
                                      <w:t>r</w:t>
                                    </w:r>
                                    <w:proofErr w:type="gramEnd"/>
                                  </w:p>
                                </w:txbxContent>
                              </wps:txbx>
                              <wps:bodyPr rot="0" vert="horz" wrap="square" lIns="12700" tIns="12700" rIns="12700" bIns="12700" anchor="t" anchorCtr="0" upright="1">
                                <a:noAutofit/>
                              </wps:bodyPr>
                            </wps:wsp>
                            <wps:wsp>
                              <wps:cNvPr id="428" name="Line 637"/>
                              <wps:cNvCnPr/>
                              <wps:spPr bwMode="auto">
                                <a:xfrm flipV="1">
                                  <a:off x="3789" y="4300"/>
                                  <a:ext cx="238" cy="15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9" name="Line 638"/>
                              <wps:cNvCnPr/>
                              <wps:spPr bwMode="auto">
                                <a:xfrm flipV="1">
                                  <a:off x="3729" y="2349"/>
                                  <a:ext cx="1" cy="69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0" name="Line 639"/>
                              <wps:cNvCnPr/>
                              <wps:spPr bwMode="auto">
                                <a:xfrm flipV="1">
                                  <a:off x="6220" y="2349"/>
                                  <a:ext cx="1" cy="69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1" name="Line 640"/>
                              <wps:cNvCnPr/>
                              <wps:spPr bwMode="auto">
                                <a:xfrm flipV="1">
                                  <a:off x="6456" y="2590"/>
                                  <a:ext cx="2" cy="69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2" name="Line 641"/>
                              <wps:cNvCnPr/>
                              <wps:spPr bwMode="auto">
                                <a:xfrm>
                                  <a:off x="6217" y="3021"/>
                                  <a:ext cx="726"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3" name="Line 642"/>
                              <wps:cNvCnPr/>
                              <wps:spPr bwMode="auto">
                                <a:xfrm>
                                  <a:off x="6446" y="3293"/>
                                  <a:ext cx="493"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4" name="Line 643"/>
                              <wps:cNvCnPr/>
                              <wps:spPr bwMode="auto">
                                <a:xfrm>
                                  <a:off x="4027" y="2934"/>
                                  <a:ext cx="878"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5" name="Line 644"/>
                              <wps:cNvCnPr/>
                              <wps:spPr bwMode="auto">
                                <a:xfrm>
                                  <a:off x="4594" y="3541"/>
                                  <a:ext cx="327"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6" name="Line 645"/>
                              <wps:cNvCnPr/>
                              <wps:spPr bwMode="auto">
                                <a:xfrm>
                                  <a:off x="3729" y="2439"/>
                                  <a:ext cx="2492" cy="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7" name="Line 646"/>
                              <wps:cNvCnPr/>
                              <wps:spPr bwMode="auto">
                                <a:xfrm flipV="1">
                                  <a:off x="4604" y="3992"/>
                                  <a:ext cx="781" cy="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8" name="Line 647"/>
                              <wps:cNvCnPr/>
                              <wps:spPr bwMode="auto">
                                <a:xfrm>
                                  <a:off x="4716" y="2936"/>
                                  <a:ext cx="2" cy="61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9" name="Line 648"/>
                              <wps:cNvCnPr/>
                              <wps:spPr bwMode="auto">
                                <a:xfrm>
                                  <a:off x="4715" y="2642"/>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 name="Line 649"/>
                              <wps:cNvCnPr/>
                              <wps:spPr bwMode="auto">
                                <a:xfrm>
                                  <a:off x="4140" y="2724"/>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1" name="Line 650"/>
                              <wps:cNvCnPr/>
                              <wps:spPr bwMode="auto">
                                <a:xfrm flipV="1">
                                  <a:off x="4140" y="3038"/>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2" name="Line 651"/>
                              <wps:cNvCnPr/>
                              <wps:spPr bwMode="auto">
                                <a:xfrm>
                                  <a:off x="6851" y="2804"/>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3" name="Line 652"/>
                              <wps:cNvCnPr/>
                              <wps:spPr bwMode="auto">
                                <a:xfrm flipV="1">
                                  <a:off x="6851" y="3302"/>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4" name="Line 653"/>
                              <wps:cNvCnPr/>
                              <wps:spPr bwMode="auto">
                                <a:xfrm flipH="1">
                                  <a:off x="6451" y="2686"/>
                                  <a:ext cx="230"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5" name="Line 654"/>
                              <wps:cNvCnPr/>
                              <wps:spPr bwMode="auto">
                                <a:xfrm>
                                  <a:off x="5995" y="2686"/>
                                  <a:ext cx="230"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6" name="Line 655"/>
                              <wps:cNvCnPr/>
                              <wps:spPr bwMode="auto">
                                <a:xfrm>
                                  <a:off x="5948" y="3261"/>
                                  <a:ext cx="0" cy="53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7" name="Line 656"/>
                              <wps:cNvCnPr/>
                              <wps:spPr bwMode="auto">
                                <a:xfrm>
                                  <a:off x="5948" y="3001"/>
                                  <a:ext cx="0" cy="34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8" name="Rectangle 657"/>
                              <wps:cNvSpPr>
                                <a:spLocks noChangeArrowheads="1"/>
                              </wps:cNvSpPr>
                              <wps:spPr bwMode="auto">
                                <a:xfrm>
                                  <a:off x="4817" y="2108"/>
                                  <a:ext cx="356" cy="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B11BA6">
                                      <w:rPr>
                                        <w:rFonts w:cs="Arial"/>
                                      </w:rPr>
                                      <w:sym w:font="Symbol" w:char="F066"/>
                                    </w:r>
                                  </w:p>
                                </w:txbxContent>
                              </wps:txbx>
                              <wps:bodyPr rot="0" vert="horz" wrap="square" lIns="12700" tIns="12700" rIns="12700" bIns="12700" anchor="t" anchorCtr="0" upright="1">
                                <a:noAutofit/>
                              </wps:bodyPr>
                            </wps:wsp>
                            <wps:wsp>
                              <wps:cNvPr id="449" name="Rectangle 658"/>
                              <wps:cNvSpPr>
                                <a:spLocks noChangeArrowheads="1"/>
                              </wps:cNvSpPr>
                              <wps:spPr bwMode="auto">
                                <a:xfrm>
                                  <a:off x="6242" y="2160"/>
                                  <a:ext cx="71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B11BA6">
                                      <w:rPr>
                                        <w:rFonts w:cs="Arial"/>
                                        <w:position w:val="-24"/>
                                      </w:rPr>
                                      <w:object w:dxaOrig="480" w:dyaOrig="620">
                                        <v:shape id="_x0000_i1029" type="#_x0000_t75" style="width:34pt;height:26pt" o:ole="">
                                          <v:imagedata r:id="rId18" o:title=""/>
                                        </v:shape>
                                        <o:OLEObject Type="Embed" ProgID="Equation.2" ShapeID="_x0000_i1029" DrawAspect="Content" ObjectID="_1510997059" r:id="rId19"/>
                                      </w:object>
                                    </w:r>
                                  </w:p>
                                </w:txbxContent>
                              </wps:txbx>
                              <wps:bodyPr rot="0" vert="horz" wrap="none" lIns="12700" tIns="12700" rIns="12700" bIns="12700" anchor="t" anchorCtr="0" upright="1">
                                <a:spAutoFit/>
                              </wps:bodyPr>
                            </wps:wsp>
                            <wps:wsp>
                              <wps:cNvPr id="450" name="Rectangle 659"/>
                              <wps:cNvSpPr>
                                <a:spLocks noChangeArrowheads="1"/>
                              </wps:cNvSpPr>
                              <wps:spPr bwMode="auto">
                                <a:xfrm>
                                  <a:off x="5467" y="3789"/>
                                  <a:ext cx="301"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052DAB" w:rsidRDefault="004E000A" w:rsidP="00750935">
                                    <w:pPr>
                                      <w:spacing w:line="240" w:lineRule="exact"/>
                                      <w:jc w:val="center"/>
                                      <w:rPr>
                                        <w:rFonts w:cs="Arial"/>
                                        <w:sz w:val="22"/>
                                      </w:rPr>
                                    </w:pPr>
                                    <w:r w:rsidRPr="00052DAB">
                                      <w:rPr>
                                        <w:rFonts w:cs="Arial"/>
                                        <w:sz w:val="22"/>
                                      </w:rPr>
                                      <w:t>*D</w:t>
                                    </w:r>
                                  </w:p>
                                </w:txbxContent>
                              </wps:txbx>
                              <wps:bodyPr rot="0" vert="horz" wrap="square" lIns="12700" tIns="12700" rIns="12700" bIns="12700" anchor="t" anchorCtr="0" upright="1">
                                <a:noAutofit/>
                              </wps:bodyPr>
                            </wps:wsp>
                            <wps:wsp>
                              <wps:cNvPr id="451" name="Rectangle 660"/>
                              <wps:cNvSpPr>
                                <a:spLocks noChangeArrowheads="1"/>
                              </wps:cNvSpPr>
                              <wps:spPr bwMode="auto">
                                <a:xfrm>
                                  <a:off x="4842" y="3714"/>
                                  <a:ext cx="301"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r w:rsidRPr="00B11BA6">
                                      <w:rPr>
                                        <w:rFonts w:cs="Arial"/>
                                      </w:rPr>
                                      <w:t>D</w:t>
                                    </w:r>
                                  </w:p>
                                </w:txbxContent>
                              </wps:txbx>
                              <wps:bodyPr rot="0" vert="horz" wrap="square" lIns="12700" tIns="12700" rIns="12700" bIns="12700" anchor="t" anchorCtr="0" upright="1">
                                <a:noAutofit/>
                              </wps:bodyPr>
                            </wps:wsp>
                            <wps:wsp>
                              <wps:cNvPr id="452" name="Rectangle 661"/>
                              <wps:cNvSpPr>
                                <a:spLocks noChangeArrowheads="1"/>
                              </wps:cNvSpPr>
                              <wps:spPr bwMode="auto">
                                <a:xfrm>
                                  <a:off x="5724" y="2964"/>
                                  <a:ext cx="179" cy="2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rPr>
                                        <w:rFonts w:cs="Arial"/>
                                      </w:rPr>
                                    </w:pPr>
                                    <w:r w:rsidRPr="00B11BA6">
                                      <w:rPr>
                                        <w:rFonts w:cs="Arial"/>
                                      </w:rPr>
                                      <w:t>t</w:t>
                                    </w:r>
                                    <w:r w:rsidRPr="00B11BA6">
                                      <w:rPr>
                                        <w:rFonts w:cs="Arial"/>
                                        <w:vertAlign w:val="subscript"/>
                                      </w:rPr>
                                      <w:t>1</w:t>
                                    </w:r>
                                  </w:p>
                                </w:txbxContent>
                              </wps:txbx>
                              <wps:bodyPr rot="0" vert="horz" wrap="square" lIns="12700" tIns="12700" rIns="12700" bIns="12700" anchor="t" anchorCtr="0" upright="1">
                                <a:noAutofit/>
                              </wps:bodyPr>
                            </wps:wsp>
                            <wps:wsp>
                              <wps:cNvPr id="453" name="Rectangle 662"/>
                              <wps:cNvSpPr>
                                <a:spLocks noChangeArrowheads="1"/>
                              </wps:cNvSpPr>
                              <wps:spPr bwMode="auto">
                                <a:xfrm>
                                  <a:off x="5708" y="3361"/>
                                  <a:ext cx="304" cy="2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rPr>
                                        <w:rFonts w:cs="Arial"/>
                                      </w:rPr>
                                    </w:pPr>
                                    <w:r w:rsidRPr="00B11BA6">
                                      <w:rPr>
                                        <w:rFonts w:cs="Arial"/>
                                      </w:rPr>
                                      <w:t>T</w:t>
                                    </w:r>
                                    <w:r w:rsidRPr="00B11BA6">
                                      <w:rPr>
                                        <w:rFonts w:cs="Arial"/>
                                        <w:vertAlign w:val="subscript"/>
                                      </w:rPr>
                                      <w:t>p</w:t>
                                    </w:r>
                                  </w:p>
                                </w:txbxContent>
                              </wps:txbx>
                              <wps:bodyPr rot="0" vert="horz" wrap="square" lIns="12700" tIns="12700" rIns="12700" bIns="12700" anchor="t" anchorCtr="0" upright="1">
                                <a:noAutofit/>
                              </wps:bodyPr>
                            </wps:wsp>
                            <wps:wsp>
                              <wps:cNvPr id="454" name="Line 663"/>
                              <wps:cNvCnPr/>
                              <wps:spPr bwMode="auto">
                                <a:xfrm flipV="1">
                                  <a:off x="4090" y="3422"/>
                                  <a:ext cx="254" cy="48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5" name="Freeform 664"/>
                              <wps:cNvSpPr>
                                <a:spLocks/>
                              </wps:cNvSpPr>
                              <wps:spPr bwMode="auto">
                                <a:xfrm>
                                  <a:off x="5199" y="6101"/>
                                  <a:ext cx="315" cy="356"/>
                                </a:xfrm>
                                <a:custGeom>
                                  <a:avLst/>
                                  <a:gdLst>
                                    <a:gd name="T0" fmla="*/ 0 w 20000"/>
                                    <a:gd name="T1" fmla="*/ 0 h 20000"/>
                                    <a:gd name="T2" fmla="*/ 19943 w 20000"/>
                                    <a:gd name="T3" fmla="*/ 5056 h 20000"/>
                                    <a:gd name="T4" fmla="*/ 15575 w 20000"/>
                                    <a:gd name="T5" fmla="*/ 19944 h 20000"/>
                                    <a:gd name="T6" fmla="*/ 747 w 20000"/>
                                    <a:gd name="T7" fmla="*/ 19944 h 20000"/>
                                  </a:gdLst>
                                  <a:ahLst/>
                                  <a:cxnLst>
                                    <a:cxn ang="0">
                                      <a:pos x="T0" y="T1"/>
                                    </a:cxn>
                                    <a:cxn ang="0">
                                      <a:pos x="T2" y="T3"/>
                                    </a:cxn>
                                    <a:cxn ang="0">
                                      <a:pos x="T4" y="T5"/>
                                    </a:cxn>
                                    <a:cxn ang="0">
                                      <a:pos x="T6" y="T7"/>
                                    </a:cxn>
                                  </a:cxnLst>
                                  <a:rect l="0" t="0" r="r" b="b"/>
                                  <a:pathLst>
                                    <a:path w="20000" h="20000">
                                      <a:moveTo>
                                        <a:pt x="0" y="0"/>
                                      </a:moveTo>
                                      <a:lnTo>
                                        <a:pt x="19943" y="5056"/>
                                      </a:lnTo>
                                      <a:lnTo>
                                        <a:pt x="15575" y="19944"/>
                                      </a:lnTo>
                                      <a:lnTo>
                                        <a:pt x="747" y="19944"/>
                                      </a:lnTo>
                                    </a:path>
                                  </a:pathLst>
                                </a:custGeom>
                                <a:solidFill>
                                  <a:srgbClr val="DFDFD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6" name="Rectangle 665"/>
                              <wps:cNvSpPr>
                                <a:spLocks noChangeArrowheads="1"/>
                              </wps:cNvSpPr>
                              <wps:spPr bwMode="auto">
                                <a:xfrm>
                                  <a:off x="5958" y="5315"/>
                                  <a:ext cx="569" cy="4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F61329">
                                      <w:rPr>
                                        <w:rFonts w:cs="Arial"/>
                                        <w:position w:val="-24"/>
                                      </w:rPr>
                                      <w:object w:dxaOrig="480" w:dyaOrig="620">
                                        <v:shape id="_x0000_i1031" type="#_x0000_t75" style="width:26pt;height:23pt" o:ole="">
                                          <v:imagedata r:id="rId20" o:title=""/>
                                        </v:shape>
                                        <o:OLEObject Type="Embed" ProgID="Equation.2" ShapeID="_x0000_i1031" DrawAspect="Content" ObjectID="_1510997060" r:id="rId21"/>
                                      </w:object>
                                    </w:r>
                                  </w:p>
                                </w:txbxContent>
                              </wps:txbx>
                              <wps:bodyPr rot="0" vert="horz" wrap="none" lIns="12700" tIns="12700" rIns="12700" bIns="12700" anchor="t" anchorCtr="0" upright="1">
                                <a:spAutoFit/>
                              </wps:bodyPr>
                            </wps:wsp>
                            <wps:wsp>
                              <wps:cNvPr id="457" name="Line 666"/>
                              <wps:cNvCnPr/>
                              <wps:spPr bwMode="auto">
                                <a:xfrm>
                                  <a:off x="4872" y="5668"/>
                                  <a:ext cx="0" cy="2017"/>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Rectangle 667"/>
                              <wps:cNvSpPr>
                                <a:spLocks noChangeArrowheads="1"/>
                              </wps:cNvSpPr>
                              <wps:spPr bwMode="auto">
                                <a:xfrm>
                                  <a:off x="4528" y="6025"/>
                                  <a:ext cx="680" cy="124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9" name="Line 668"/>
                              <wps:cNvCnPr/>
                              <wps:spPr bwMode="auto">
                                <a:xfrm>
                                  <a:off x="3610" y="6454"/>
                                  <a:ext cx="677"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0" name="Line 669"/>
                              <wps:cNvCnPr/>
                              <wps:spPr bwMode="auto">
                                <a:xfrm>
                                  <a:off x="3610" y="6919"/>
                                  <a:ext cx="911"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1" name="Freeform 670"/>
                              <wps:cNvSpPr>
                                <a:spLocks/>
                              </wps:cNvSpPr>
                              <wps:spPr bwMode="auto">
                                <a:xfrm>
                                  <a:off x="4229" y="6101"/>
                                  <a:ext cx="293" cy="356"/>
                                </a:xfrm>
                                <a:custGeom>
                                  <a:avLst/>
                                  <a:gdLst>
                                    <a:gd name="T0" fmla="*/ 19938 w 20000"/>
                                    <a:gd name="T1" fmla="*/ 0 h 20000"/>
                                    <a:gd name="T2" fmla="*/ 0 w 20000"/>
                                    <a:gd name="T3" fmla="*/ 5056 h 20000"/>
                                    <a:gd name="T4" fmla="*/ 3889 w 20000"/>
                                    <a:gd name="T5" fmla="*/ 19944 h 20000"/>
                                    <a:gd name="T6" fmla="*/ 19630 w 20000"/>
                                    <a:gd name="T7" fmla="*/ 19944 h 20000"/>
                                  </a:gdLst>
                                  <a:ahLst/>
                                  <a:cxnLst>
                                    <a:cxn ang="0">
                                      <a:pos x="T0" y="T1"/>
                                    </a:cxn>
                                    <a:cxn ang="0">
                                      <a:pos x="T2" y="T3"/>
                                    </a:cxn>
                                    <a:cxn ang="0">
                                      <a:pos x="T4" y="T5"/>
                                    </a:cxn>
                                    <a:cxn ang="0">
                                      <a:pos x="T6" y="T7"/>
                                    </a:cxn>
                                  </a:cxnLst>
                                  <a:rect l="0" t="0" r="r" b="b"/>
                                  <a:pathLst>
                                    <a:path w="20000" h="20000">
                                      <a:moveTo>
                                        <a:pt x="19938" y="0"/>
                                      </a:moveTo>
                                      <a:lnTo>
                                        <a:pt x="0" y="5056"/>
                                      </a:lnTo>
                                      <a:lnTo>
                                        <a:pt x="3889" y="19944"/>
                                      </a:lnTo>
                                      <a:lnTo>
                                        <a:pt x="19630" y="19944"/>
                                      </a:lnTo>
                                    </a:path>
                                  </a:pathLst>
                                </a:custGeom>
                                <a:solidFill>
                                  <a:srgbClr val="DFDFD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2" name="Freeform 671"/>
                              <wps:cNvSpPr>
                                <a:spLocks/>
                              </wps:cNvSpPr>
                              <wps:spPr bwMode="auto">
                                <a:xfrm>
                                  <a:off x="3597" y="6191"/>
                                  <a:ext cx="640" cy="263"/>
                                </a:xfrm>
                                <a:custGeom>
                                  <a:avLst/>
                                  <a:gdLst>
                                    <a:gd name="T0" fmla="*/ 19972 w 20000"/>
                                    <a:gd name="T1" fmla="*/ 0 h 20000"/>
                                    <a:gd name="T2" fmla="*/ 5949 w 20000"/>
                                    <a:gd name="T3" fmla="*/ 0 h 20000"/>
                                    <a:gd name="T4" fmla="*/ 0 w 20000"/>
                                    <a:gd name="T5" fmla="*/ 19924 h 20000"/>
                                  </a:gdLst>
                                  <a:ahLst/>
                                  <a:cxnLst>
                                    <a:cxn ang="0">
                                      <a:pos x="T0" y="T1"/>
                                    </a:cxn>
                                    <a:cxn ang="0">
                                      <a:pos x="T2" y="T3"/>
                                    </a:cxn>
                                    <a:cxn ang="0">
                                      <a:pos x="T4" y="T5"/>
                                    </a:cxn>
                                  </a:cxnLst>
                                  <a:rect l="0" t="0" r="r" b="b"/>
                                  <a:pathLst>
                                    <a:path w="20000" h="20000">
                                      <a:moveTo>
                                        <a:pt x="19972" y="0"/>
                                      </a:moveTo>
                                      <a:lnTo>
                                        <a:pt x="5949" y="0"/>
                                      </a:lnTo>
                                      <a:lnTo>
                                        <a:pt x="0" y="19924"/>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3" name="Line 672"/>
                              <wps:cNvCnPr/>
                              <wps:spPr bwMode="auto">
                                <a:xfrm>
                                  <a:off x="4488" y="6456"/>
                                  <a:ext cx="1" cy="456"/>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4" name="Freeform 673"/>
                              <wps:cNvSpPr>
                                <a:spLocks/>
                              </wps:cNvSpPr>
                              <wps:spPr bwMode="auto">
                                <a:xfrm>
                                  <a:off x="3591" y="6454"/>
                                  <a:ext cx="42" cy="459"/>
                                </a:xfrm>
                                <a:custGeom>
                                  <a:avLst/>
                                  <a:gdLst>
                                    <a:gd name="T0" fmla="*/ 0 w 20000"/>
                                    <a:gd name="T1" fmla="*/ 0 h 20000"/>
                                    <a:gd name="T2" fmla="*/ 0 w 20000"/>
                                    <a:gd name="T3" fmla="*/ 7843 h 20000"/>
                                    <a:gd name="T4" fmla="*/ 6522 w 20000"/>
                                    <a:gd name="T5" fmla="*/ 8192 h 20000"/>
                                    <a:gd name="T6" fmla="*/ 6522 w 20000"/>
                                    <a:gd name="T7" fmla="*/ 8497 h 20000"/>
                                    <a:gd name="T8" fmla="*/ 9565 w 20000"/>
                                    <a:gd name="T9" fmla="*/ 8845 h 20000"/>
                                    <a:gd name="T10" fmla="*/ 13043 w 20000"/>
                                    <a:gd name="T11" fmla="*/ 9150 h 20000"/>
                                    <a:gd name="T12" fmla="*/ 13043 w 20000"/>
                                    <a:gd name="T13" fmla="*/ 9499 h 20000"/>
                                    <a:gd name="T14" fmla="*/ 16087 w 20000"/>
                                    <a:gd name="T15" fmla="*/ 9804 h 20000"/>
                                    <a:gd name="T16" fmla="*/ 19565 w 20000"/>
                                    <a:gd name="T17" fmla="*/ 10458 h 20000"/>
                                    <a:gd name="T18" fmla="*/ 19565 w 20000"/>
                                    <a:gd name="T19" fmla="*/ 14728 h 20000"/>
                                    <a:gd name="T20" fmla="*/ 16087 w 20000"/>
                                    <a:gd name="T21" fmla="*/ 15381 h 20000"/>
                                    <a:gd name="T22" fmla="*/ 16087 w 20000"/>
                                    <a:gd name="T23" fmla="*/ 15686 h 20000"/>
                                    <a:gd name="T24" fmla="*/ 13043 w 20000"/>
                                    <a:gd name="T25" fmla="*/ 15686 h 20000"/>
                                    <a:gd name="T26" fmla="*/ 9565 w 20000"/>
                                    <a:gd name="T27" fmla="*/ 16035 h 20000"/>
                                    <a:gd name="T28" fmla="*/ 3043 w 20000"/>
                                    <a:gd name="T29" fmla="*/ 16035 h 20000"/>
                                    <a:gd name="T30" fmla="*/ 3043 w 20000"/>
                                    <a:gd name="T31" fmla="*/ 1995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0" y="7843"/>
                                      </a:lnTo>
                                      <a:lnTo>
                                        <a:pt x="6522" y="8192"/>
                                      </a:lnTo>
                                      <a:lnTo>
                                        <a:pt x="6522" y="8497"/>
                                      </a:lnTo>
                                      <a:lnTo>
                                        <a:pt x="9565" y="8845"/>
                                      </a:lnTo>
                                      <a:lnTo>
                                        <a:pt x="13043" y="9150"/>
                                      </a:lnTo>
                                      <a:lnTo>
                                        <a:pt x="13043" y="9499"/>
                                      </a:lnTo>
                                      <a:lnTo>
                                        <a:pt x="16087" y="9804"/>
                                      </a:lnTo>
                                      <a:lnTo>
                                        <a:pt x="19565" y="10458"/>
                                      </a:lnTo>
                                      <a:lnTo>
                                        <a:pt x="19565" y="14728"/>
                                      </a:lnTo>
                                      <a:lnTo>
                                        <a:pt x="16087" y="15381"/>
                                      </a:lnTo>
                                      <a:lnTo>
                                        <a:pt x="16087" y="15686"/>
                                      </a:lnTo>
                                      <a:lnTo>
                                        <a:pt x="13043" y="15686"/>
                                      </a:lnTo>
                                      <a:lnTo>
                                        <a:pt x="9565" y="16035"/>
                                      </a:lnTo>
                                      <a:lnTo>
                                        <a:pt x="3043" y="16035"/>
                                      </a:lnTo>
                                      <a:lnTo>
                                        <a:pt x="3043" y="1995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5" name="Line 674"/>
                              <wps:cNvCnPr/>
                              <wps:spPr bwMode="auto">
                                <a:xfrm>
                                  <a:off x="3876" y="6198"/>
                                  <a:ext cx="1" cy="249"/>
                                </a:xfrm>
                                <a:prstGeom prst="line">
                                  <a:avLst/>
                                </a:prstGeom>
                                <a:noFill/>
                                <a:ln w="6350">
                                  <a:solidFill>
                                    <a:srgbClr val="000000"/>
                                  </a:solidFill>
                                  <a:prstDash val="sysDot"/>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6" name="Line 675"/>
                              <wps:cNvCnPr/>
                              <wps:spPr bwMode="auto">
                                <a:xfrm>
                                  <a:off x="3944" y="6198"/>
                                  <a:ext cx="1" cy="249"/>
                                </a:xfrm>
                                <a:prstGeom prst="line">
                                  <a:avLst/>
                                </a:prstGeom>
                                <a:noFill/>
                                <a:ln w="6350">
                                  <a:solidFill>
                                    <a:srgbClr val="000000"/>
                                  </a:solidFill>
                                  <a:prstDash val="sysDot"/>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7" name="Line 676"/>
                              <wps:cNvCnPr/>
                              <wps:spPr bwMode="auto">
                                <a:xfrm flipH="1">
                                  <a:off x="5210" y="6454"/>
                                  <a:ext cx="908"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8" name="Line 677"/>
                              <wps:cNvCnPr/>
                              <wps:spPr bwMode="auto">
                                <a:xfrm flipH="1">
                                  <a:off x="5207" y="6919"/>
                                  <a:ext cx="911"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9" name="Freeform 678"/>
                              <wps:cNvSpPr>
                                <a:spLocks/>
                              </wps:cNvSpPr>
                              <wps:spPr bwMode="auto">
                                <a:xfrm>
                                  <a:off x="5491" y="6191"/>
                                  <a:ext cx="639" cy="263"/>
                                </a:xfrm>
                                <a:custGeom>
                                  <a:avLst/>
                                  <a:gdLst>
                                    <a:gd name="T0" fmla="*/ 0 w 20000"/>
                                    <a:gd name="T1" fmla="*/ 0 h 20000"/>
                                    <a:gd name="T2" fmla="*/ 14023 w 20000"/>
                                    <a:gd name="T3" fmla="*/ 0 h 20000"/>
                                    <a:gd name="T4" fmla="*/ 19972 w 20000"/>
                                    <a:gd name="T5" fmla="*/ 19924 h 20000"/>
                                  </a:gdLst>
                                  <a:ahLst/>
                                  <a:cxnLst>
                                    <a:cxn ang="0">
                                      <a:pos x="T0" y="T1"/>
                                    </a:cxn>
                                    <a:cxn ang="0">
                                      <a:pos x="T2" y="T3"/>
                                    </a:cxn>
                                    <a:cxn ang="0">
                                      <a:pos x="T4" y="T5"/>
                                    </a:cxn>
                                  </a:cxnLst>
                                  <a:rect l="0" t="0" r="r" b="b"/>
                                  <a:pathLst>
                                    <a:path w="20000" h="20000">
                                      <a:moveTo>
                                        <a:pt x="0" y="0"/>
                                      </a:moveTo>
                                      <a:lnTo>
                                        <a:pt x="14023" y="0"/>
                                      </a:lnTo>
                                      <a:lnTo>
                                        <a:pt x="19972" y="19924"/>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0" name="Line 679"/>
                              <wps:cNvCnPr/>
                              <wps:spPr bwMode="auto">
                                <a:xfrm>
                                  <a:off x="5254" y="6456"/>
                                  <a:ext cx="1" cy="456"/>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1" name="Freeform 680"/>
                              <wps:cNvSpPr>
                                <a:spLocks/>
                              </wps:cNvSpPr>
                              <wps:spPr bwMode="auto">
                                <a:xfrm>
                                  <a:off x="6095" y="6454"/>
                                  <a:ext cx="42" cy="459"/>
                                </a:xfrm>
                                <a:custGeom>
                                  <a:avLst/>
                                  <a:gdLst>
                                    <a:gd name="T0" fmla="*/ 19565 w 20000"/>
                                    <a:gd name="T1" fmla="*/ 0 h 20000"/>
                                    <a:gd name="T2" fmla="*/ 19565 w 20000"/>
                                    <a:gd name="T3" fmla="*/ 7843 h 20000"/>
                                    <a:gd name="T4" fmla="*/ 13043 w 20000"/>
                                    <a:gd name="T5" fmla="*/ 8192 h 20000"/>
                                    <a:gd name="T6" fmla="*/ 13043 w 20000"/>
                                    <a:gd name="T7" fmla="*/ 8497 h 20000"/>
                                    <a:gd name="T8" fmla="*/ 10000 w 20000"/>
                                    <a:gd name="T9" fmla="*/ 8845 h 20000"/>
                                    <a:gd name="T10" fmla="*/ 6522 w 20000"/>
                                    <a:gd name="T11" fmla="*/ 9150 h 20000"/>
                                    <a:gd name="T12" fmla="*/ 6522 w 20000"/>
                                    <a:gd name="T13" fmla="*/ 9499 h 20000"/>
                                    <a:gd name="T14" fmla="*/ 3478 w 20000"/>
                                    <a:gd name="T15" fmla="*/ 9804 h 20000"/>
                                    <a:gd name="T16" fmla="*/ 0 w 20000"/>
                                    <a:gd name="T17" fmla="*/ 10458 h 20000"/>
                                    <a:gd name="T18" fmla="*/ 0 w 20000"/>
                                    <a:gd name="T19" fmla="*/ 14728 h 20000"/>
                                    <a:gd name="T20" fmla="*/ 3478 w 20000"/>
                                    <a:gd name="T21" fmla="*/ 15381 h 20000"/>
                                    <a:gd name="T22" fmla="*/ 3478 w 20000"/>
                                    <a:gd name="T23" fmla="*/ 15686 h 20000"/>
                                    <a:gd name="T24" fmla="*/ 6522 w 20000"/>
                                    <a:gd name="T25" fmla="*/ 15686 h 20000"/>
                                    <a:gd name="T26" fmla="*/ 10000 w 20000"/>
                                    <a:gd name="T27" fmla="*/ 16035 h 20000"/>
                                    <a:gd name="T28" fmla="*/ 16522 w 20000"/>
                                    <a:gd name="T29" fmla="*/ 16035 h 20000"/>
                                    <a:gd name="T30" fmla="*/ 16522 w 20000"/>
                                    <a:gd name="T31" fmla="*/ 1995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19565" y="0"/>
                                      </a:moveTo>
                                      <a:lnTo>
                                        <a:pt x="19565" y="7843"/>
                                      </a:lnTo>
                                      <a:lnTo>
                                        <a:pt x="13043" y="8192"/>
                                      </a:lnTo>
                                      <a:lnTo>
                                        <a:pt x="13043" y="8497"/>
                                      </a:lnTo>
                                      <a:lnTo>
                                        <a:pt x="10000" y="8845"/>
                                      </a:lnTo>
                                      <a:lnTo>
                                        <a:pt x="6522" y="9150"/>
                                      </a:lnTo>
                                      <a:lnTo>
                                        <a:pt x="6522" y="9499"/>
                                      </a:lnTo>
                                      <a:lnTo>
                                        <a:pt x="3478" y="9804"/>
                                      </a:lnTo>
                                      <a:lnTo>
                                        <a:pt x="0" y="10458"/>
                                      </a:lnTo>
                                      <a:lnTo>
                                        <a:pt x="0" y="14728"/>
                                      </a:lnTo>
                                      <a:lnTo>
                                        <a:pt x="3478" y="15381"/>
                                      </a:lnTo>
                                      <a:lnTo>
                                        <a:pt x="3478" y="15686"/>
                                      </a:lnTo>
                                      <a:lnTo>
                                        <a:pt x="6522" y="15686"/>
                                      </a:lnTo>
                                      <a:lnTo>
                                        <a:pt x="10000" y="16035"/>
                                      </a:lnTo>
                                      <a:lnTo>
                                        <a:pt x="16522" y="16035"/>
                                      </a:lnTo>
                                      <a:lnTo>
                                        <a:pt x="16522" y="1995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2" name="Line 681"/>
                              <wps:cNvCnPr/>
                              <wps:spPr bwMode="auto">
                                <a:xfrm flipV="1">
                                  <a:off x="3782" y="5510"/>
                                  <a:ext cx="1" cy="69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682"/>
                              <wps:cNvCnPr/>
                              <wps:spPr bwMode="auto">
                                <a:xfrm flipV="1">
                                  <a:off x="5929" y="5510"/>
                                  <a:ext cx="0" cy="69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683"/>
                              <wps:cNvCnPr/>
                              <wps:spPr bwMode="auto">
                                <a:xfrm flipV="1">
                                  <a:off x="6132" y="5751"/>
                                  <a:ext cx="1" cy="69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684"/>
                              <wps:cNvCnPr/>
                              <wps:spPr bwMode="auto">
                                <a:xfrm>
                                  <a:off x="5926" y="6192"/>
                                  <a:ext cx="626"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6" name="Line 685"/>
                              <wps:cNvCnPr/>
                              <wps:spPr bwMode="auto">
                                <a:xfrm>
                                  <a:off x="6123" y="6454"/>
                                  <a:ext cx="425"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7" name="Line 686"/>
                              <wps:cNvCnPr/>
                              <wps:spPr bwMode="auto">
                                <a:xfrm>
                                  <a:off x="4039" y="6095"/>
                                  <a:ext cx="756"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687"/>
                              <wps:cNvCnPr/>
                              <wps:spPr bwMode="auto">
                                <a:xfrm>
                                  <a:off x="4527" y="6452"/>
                                  <a:ext cx="282"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9" name="Line 688"/>
                              <wps:cNvCnPr/>
                              <wps:spPr bwMode="auto">
                                <a:xfrm>
                                  <a:off x="3782" y="5600"/>
                                  <a:ext cx="2147" cy="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0" name="Line 689"/>
                              <wps:cNvCnPr/>
                              <wps:spPr bwMode="auto">
                                <a:xfrm flipV="1">
                                  <a:off x="4536" y="7153"/>
                                  <a:ext cx="673" cy="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1" name="Line 690"/>
                              <wps:cNvCnPr/>
                              <wps:spPr bwMode="auto">
                                <a:xfrm>
                                  <a:off x="4632" y="6097"/>
                                  <a:ext cx="2" cy="36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2" name="Line 691"/>
                              <wps:cNvCnPr/>
                              <wps:spPr bwMode="auto">
                                <a:xfrm>
                                  <a:off x="4632" y="5803"/>
                                  <a:ext cx="0"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 name="Line 692"/>
                              <wps:cNvCnPr/>
                              <wps:spPr bwMode="auto">
                                <a:xfrm>
                                  <a:off x="4136" y="5885"/>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 name="Line 693"/>
                              <wps:cNvCnPr/>
                              <wps:spPr bwMode="auto">
                                <a:xfrm flipV="1">
                                  <a:off x="4136" y="6199"/>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 name="Line 694"/>
                              <wps:cNvCnPr/>
                              <wps:spPr bwMode="auto">
                                <a:xfrm>
                                  <a:off x="6472" y="5965"/>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6" name="Line 695"/>
                              <wps:cNvCnPr/>
                              <wps:spPr bwMode="auto">
                                <a:xfrm flipV="1">
                                  <a:off x="6472" y="6463"/>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 name="Line 696"/>
                              <wps:cNvCnPr/>
                              <wps:spPr bwMode="auto">
                                <a:xfrm flipH="1">
                                  <a:off x="6128" y="5847"/>
                                  <a:ext cx="198"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 name="Line 697"/>
                              <wps:cNvCnPr/>
                              <wps:spPr bwMode="auto">
                                <a:xfrm>
                                  <a:off x="5735" y="5847"/>
                                  <a:ext cx="198"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 name="Line 698"/>
                              <wps:cNvCnPr/>
                              <wps:spPr bwMode="auto">
                                <a:xfrm>
                                  <a:off x="5691" y="6423"/>
                                  <a:ext cx="0" cy="539"/>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0" name="Line 699"/>
                              <wps:cNvCnPr/>
                              <wps:spPr bwMode="auto">
                                <a:xfrm>
                                  <a:off x="5691" y="6153"/>
                                  <a:ext cx="0" cy="34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1" name="Rectangle 700"/>
                              <wps:cNvSpPr>
                                <a:spLocks noChangeArrowheads="1"/>
                              </wps:cNvSpPr>
                              <wps:spPr bwMode="auto">
                                <a:xfrm>
                                  <a:off x="4720" y="5269"/>
                                  <a:ext cx="306" cy="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B11BA6">
                                      <w:rPr>
                                        <w:rFonts w:cs="Arial"/>
                                      </w:rPr>
                                      <w:sym w:font="Symbol" w:char="F066"/>
                                    </w:r>
                                  </w:p>
                                </w:txbxContent>
                              </wps:txbx>
                              <wps:bodyPr rot="0" vert="horz" wrap="square" lIns="12700" tIns="12700" rIns="12700" bIns="12700" anchor="t" anchorCtr="0" upright="1">
                                <a:noAutofit/>
                              </wps:bodyPr>
                            </wps:wsp>
                            <wps:wsp>
                              <wps:cNvPr id="492" name="Rectangle 701"/>
                              <wps:cNvSpPr>
                                <a:spLocks noChangeArrowheads="1"/>
                              </wps:cNvSpPr>
                              <wps:spPr bwMode="auto">
                                <a:xfrm>
                                  <a:off x="6488" y="6065"/>
                                  <a:ext cx="464" cy="44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F61329">
                                      <w:rPr>
                                        <w:rFonts w:cs="Arial"/>
                                        <w:position w:val="-24"/>
                                      </w:rPr>
                                      <w:object w:dxaOrig="480" w:dyaOrig="620">
                                        <v:shape id="_x0000_i1033" type="#_x0000_t75" style="width:21pt;height:20pt" o:ole="">
                                          <v:imagedata r:id="rId22" o:title=""/>
                                        </v:shape>
                                        <o:OLEObject Type="Embed" ProgID="Equation.2" ShapeID="_x0000_i1033" DrawAspect="Content" ObjectID="_1510997061" r:id="rId23"/>
                                      </w:object>
                                    </w:r>
                                  </w:p>
                                </w:txbxContent>
                              </wps:txbx>
                              <wps:bodyPr rot="0" vert="horz" wrap="none" lIns="12700" tIns="12700" rIns="12700" bIns="12700" anchor="t" anchorCtr="0" upright="1">
                                <a:spAutoFit/>
                              </wps:bodyPr>
                            </wps:wsp>
                            <wps:wsp>
                              <wps:cNvPr id="493" name="Rectangle 702"/>
                              <wps:cNvSpPr>
                                <a:spLocks noChangeArrowheads="1"/>
                              </wps:cNvSpPr>
                              <wps:spPr bwMode="auto">
                                <a:xfrm>
                                  <a:off x="5280" y="6950"/>
                                  <a:ext cx="259"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r w:rsidRPr="00B11BA6">
                                      <w:rPr>
                                        <w:rFonts w:cs="Arial"/>
                                      </w:rPr>
                                      <w:t>*D</w:t>
                                    </w:r>
                                  </w:p>
                                </w:txbxContent>
                              </wps:txbx>
                              <wps:bodyPr rot="0" vert="horz" wrap="square" lIns="12700" tIns="12700" rIns="12700" bIns="12700" anchor="t" anchorCtr="0" upright="1">
                                <a:noAutofit/>
                              </wps:bodyPr>
                            </wps:wsp>
                            <wps:wsp>
                              <wps:cNvPr id="494" name="Rectangle 703"/>
                              <wps:cNvSpPr>
                                <a:spLocks noChangeArrowheads="1"/>
                              </wps:cNvSpPr>
                              <wps:spPr bwMode="auto">
                                <a:xfrm>
                                  <a:off x="4741" y="6875"/>
                                  <a:ext cx="259"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r w:rsidRPr="00B11BA6">
                                      <w:rPr>
                                        <w:rFonts w:cs="Arial"/>
                                      </w:rPr>
                                      <w:t>D</w:t>
                                    </w:r>
                                  </w:p>
                                </w:txbxContent>
                              </wps:txbx>
                              <wps:bodyPr rot="0" vert="horz" wrap="square" lIns="12700" tIns="12700" rIns="12700" bIns="12700" anchor="t" anchorCtr="0" upright="1">
                                <a:noAutofit/>
                              </wps:bodyPr>
                            </wps:wsp>
                            <wps:wsp>
                              <wps:cNvPr id="495" name="Rectangle 704"/>
                              <wps:cNvSpPr>
                                <a:spLocks noChangeArrowheads="1"/>
                              </wps:cNvSpPr>
                              <wps:spPr bwMode="auto">
                                <a:xfrm>
                                  <a:off x="3966" y="7195"/>
                                  <a:ext cx="5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52DAB" w:rsidRDefault="004E000A" w:rsidP="00750935">
                                    <w:pPr>
                                      <w:spacing w:line="240" w:lineRule="exact"/>
                                      <w:jc w:val="center"/>
                                      <w:rPr>
                                        <w:rFonts w:cs="Arial"/>
                                        <w:sz w:val="20"/>
                                      </w:rPr>
                                    </w:pPr>
                                    <w:r w:rsidRPr="00052DAB">
                                      <w:rPr>
                                        <w:rFonts w:cs="Arial"/>
                                        <w:sz w:val="20"/>
                                      </w:rPr>
                                      <w:t>0,15D</w:t>
                                    </w:r>
                                  </w:p>
                                </w:txbxContent>
                              </wps:txbx>
                              <wps:bodyPr rot="0" vert="horz" wrap="square" lIns="12700" tIns="12700" rIns="12700" bIns="12700" anchor="t" anchorCtr="0" upright="1">
                                <a:noAutofit/>
                              </wps:bodyPr>
                            </wps:wsp>
                            <wps:wsp>
                              <wps:cNvPr id="496" name="Rectangle 705"/>
                              <wps:cNvSpPr>
                                <a:spLocks noChangeArrowheads="1"/>
                              </wps:cNvSpPr>
                              <wps:spPr bwMode="auto">
                                <a:xfrm>
                                  <a:off x="5502" y="6128"/>
                                  <a:ext cx="262" cy="2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rPr>
                                        <w:rFonts w:cs="Arial"/>
                                      </w:rPr>
                                    </w:pPr>
                                    <w:r w:rsidRPr="00B11BA6">
                                      <w:rPr>
                                        <w:rFonts w:cs="Arial"/>
                                      </w:rPr>
                                      <w:t>t</w:t>
                                    </w:r>
                                    <w:r w:rsidRPr="00B11BA6">
                                      <w:rPr>
                                        <w:rFonts w:cs="Arial"/>
                                        <w:vertAlign w:val="subscript"/>
                                      </w:rPr>
                                      <w:t>1</w:t>
                                    </w:r>
                                  </w:p>
                                </w:txbxContent>
                              </wps:txbx>
                              <wps:bodyPr rot="0" vert="horz" wrap="square" lIns="12700" tIns="12700" rIns="12700" bIns="12700" anchor="t" anchorCtr="0" upright="1">
                                <a:noAutofit/>
                              </wps:bodyPr>
                            </wps:wsp>
                            <wps:wsp>
                              <wps:cNvPr id="497" name="Rectangle 706"/>
                              <wps:cNvSpPr>
                                <a:spLocks noChangeArrowheads="1"/>
                              </wps:cNvSpPr>
                              <wps:spPr bwMode="auto">
                                <a:xfrm>
                                  <a:off x="5487" y="6522"/>
                                  <a:ext cx="262" cy="2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52DAB" w:rsidRDefault="004E000A" w:rsidP="00750935">
                                    <w:pPr>
                                      <w:spacing w:line="240" w:lineRule="exact"/>
                                      <w:rPr>
                                        <w:rFonts w:cs="Arial"/>
                                        <w:sz w:val="22"/>
                                      </w:rPr>
                                    </w:pPr>
                                    <w:r w:rsidRPr="00052DAB">
                                      <w:rPr>
                                        <w:rFonts w:cs="Arial"/>
                                        <w:sz w:val="22"/>
                                      </w:rPr>
                                      <w:t>T</w:t>
                                    </w:r>
                                    <w:r w:rsidRPr="00052DAB">
                                      <w:rPr>
                                        <w:rFonts w:cs="Arial"/>
                                        <w:sz w:val="22"/>
                                        <w:vertAlign w:val="subscript"/>
                                      </w:rPr>
                                      <w:t>p</w:t>
                                    </w:r>
                                  </w:p>
                                </w:txbxContent>
                              </wps:txbx>
                              <wps:bodyPr rot="0" vert="horz" wrap="square" lIns="12700" tIns="12700" rIns="12700" bIns="12700" anchor="t" anchorCtr="0" upright="1">
                                <a:noAutofit/>
                              </wps:bodyPr>
                            </wps:wsp>
                            <wps:wsp>
                              <wps:cNvPr id="498" name="Line 707"/>
                              <wps:cNvCnPr/>
                              <wps:spPr bwMode="auto">
                                <a:xfrm flipV="1">
                                  <a:off x="4278" y="6449"/>
                                  <a:ext cx="0" cy="78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9" name="Line 708"/>
                              <wps:cNvCnPr/>
                              <wps:spPr bwMode="auto">
                                <a:xfrm>
                                  <a:off x="4074" y="7152"/>
                                  <a:ext cx="198"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0" name="Freeform 709"/>
                              <wps:cNvSpPr>
                                <a:spLocks/>
                              </wps:cNvSpPr>
                              <wps:spPr bwMode="auto">
                                <a:xfrm>
                                  <a:off x="3626" y="6216"/>
                                  <a:ext cx="156" cy="221"/>
                                </a:xfrm>
                                <a:custGeom>
                                  <a:avLst/>
                                  <a:gdLst>
                                    <a:gd name="T0" fmla="*/ 19884 w 20000"/>
                                    <a:gd name="T1" fmla="*/ 0 h 20000"/>
                                    <a:gd name="T2" fmla="*/ 0 w 20000"/>
                                    <a:gd name="T3" fmla="*/ 19910 h 20000"/>
                                    <a:gd name="T4" fmla="*/ 19419 w 20000"/>
                                    <a:gd name="T5" fmla="*/ 19910 h 20000"/>
                                    <a:gd name="T6" fmla="*/ 19884 w 20000"/>
                                    <a:gd name="T7" fmla="*/ 0 h 20000"/>
                                  </a:gdLst>
                                  <a:ahLst/>
                                  <a:cxnLst>
                                    <a:cxn ang="0">
                                      <a:pos x="T0" y="T1"/>
                                    </a:cxn>
                                    <a:cxn ang="0">
                                      <a:pos x="T2" y="T3"/>
                                    </a:cxn>
                                    <a:cxn ang="0">
                                      <a:pos x="T4" y="T5"/>
                                    </a:cxn>
                                    <a:cxn ang="0">
                                      <a:pos x="T6" y="T7"/>
                                    </a:cxn>
                                  </a:cxnLst>
                                  <a:rect l="0" t="0" r="r" b="b"/>
                                  <a:pathLst>
                                    <a:path w="20000" h="20000">
                                      <a:moveTo>
                                        <a:pt x="19884" y="0"/>
                                      </a:moveTo>
                                      <a:lnTo>
                                        <a:pt x="0" y="19910"/>
                                      </a:lnTo>
                                      <a:lnTo>
                                        <a:pt x="19419" y="19910"/>
                                      </a:lnTo>
                                      <a:lnTo>
                                        <a:pt x="19884" y="0"/>
                                      </a:lnTo>
                                      <a:close/>
                                    </a:path>
                                  </a:pathLst>
                                </a:custGeom>
                                <a:solidFill>
                                  <a:srgbClr val="DFDFDF"/>
                                </a:solidFill>
                                <a:ln>
                                  <a:noFill/>
                                </a:ln>
                                <a:effectLst/>
                                <a:extLst>
                                  <a:ext uri="{91240B29-F687-4f45-9708-019B960494DF}">
                                    <a14:hiddenLine xmlns:a14="http://schemas.microsoft.com/office/drawing/2010/main" w="6350"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1" name="Freeform 710"/>
                              <wps:cNvSpPr>
                                <a:spLocks/>
                              </wps:cNvSpPr>
                              <wps:spPr bwMode="auto">
                                <a:xfrm>
                                  <a:off x="4529" y="7256"/>
                                  <a:ext cx="342" cy="64"/>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2" name="Freeform 711"/>
                              <wps:cNvSpPr>
                                <a:spLocks/>
                              </wps:cNvSpPr>
                              <wps:spPr bwMode="auto">
                                <a:xfrm>
                                  <a:off x="4529" y="7193"/>
                                  <a:ext cx="342" cy="64"/>
                                </a:xfrm>
                                <a:custGeom>
                                  <a:avLst/>
                                  <a:gdLst>
                                    <a:gd name="T0" fmla="*/ 0 w 20000"/>
                                    <a:gd name="T1" fmla="*/ 19688 h 20000"/>
                                    <a:gd name="T2" fmla="*/ 849 w 20000"/>
                                    <a:gd name="T3" fmla="*/ 14688 h 20000"/>
                                    <a:gd name="T4" fmla="*/ 1963 w 20000"/>
                                    <a:gd name="T5" fmla="*/ 10000 h 20000"/>
                                    <a:gd name="T6" fmla="*/ 3183 w 20000"/>
                                    <a:gd name="T7" fmla="*/ 6875 h 20000"/>
                                    <a:gd name="T8" fmla="*/ 4562 w 20000"/>
                                    <a:gd name="T9" fmla="*/ 4063 h 20000"/>
                                    <a:gd name="T10" fmla="*/ 6419 w 20000"/>
                                    <a:gd name="T11" fmla="*/ 1875 h 20000"/>
                                    <a:gd name="T12" fmla="*/ 8170 w 20000"/>
                                    <a:gd name="T13" fmla="*/ 625 h 20000"/>
                                    <a:gd name="T14" fmla="*/ 10186 w 20000"/>
                                    <a:gd name="T15" fmla="*/ 0 h 20000"/>
                                    <a:gd name="T16" fmla="*/ 11459 w 20000"/>
                                    <a:gd name="T17" fmla="*/ 0 h 20000"/>
                                    <a:gd name="T18" fmla="*/ 12785 w 20000"/>
                                    <a:gd name="T19" fmla="*/ 938 h 20000"/>
                                    <a:gd name="T20" fmla="*/ 14164 w 20000"/>
                                    <a:gd name="T21" fmla="*/ 2188 h 20000"/>
                                    <a:gd name="T22" fmla="*/ 15650 w 20000"/>
                                    <a:gd name="T23" fmla="*/ 4688 h 20000"/>
                                    <a:gd name="T24" fmla="*/ 17082 w 20000"/>
                                    <a:gd name="T25" fmla="*/ 7813 h 20000"/>
                                    <a:gd name="T26" fmla="*/ 18249 w 20000"/>
                                    <a:gd name="T27" fmla="*/ 10938 h 20000"/>
                                    <a:gd name="T28" fmla="*/ 19257 w 20000"/>
                                    <a:gd name="T29" fmla="*/ 15000 h 20000"/>
                                    <a:gd name="T30" fmla="*/ 19947 w 20000"/>
                                    <a:gd name="T31" fmla="*/ 1906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19688"/>
                                      </a:moveTo>
                                      <a:lnTo>
                                        <a:pt x="849" y="14688"/>
                                      </a:lnTo>
                                      <a:lnTo>
                                        <a:pt x="1963" y="10000"/>
                                      </a:lnTo>
                                      <a:lnTo>
                                        <a:pt x="3183" y="6875"/>
                                      </a:lnTo>
                                      <a:lnTo>
                                        <a:pt x="4562" y="4063"/>
                                      </a:lnTo>
                                      <a:lnTo>
                                        <a:pt x="6419" y="1875"/>
                                      </a:lnTo>
                                      <a:lnTo>
                                        <a:pt x="8170" y="625"/>
                                      </a:lnTo>
                                      <a:lnTo>
                                        <a:pt x="10186" y="0"/>
                                      </a:lnTo>
                                      <a:lnTo>
                                        <a:pt x="11459" y="0"/>
                                      </a:lnTo>
                                      <a:lnTo>
                                        <a:pt x="12785" y="938"/>
                                      </a:lnTo>
                                      <a:lnTo>
                                        <a:pt x="14164" y="2188"/>
                                      </a:lnTo>
                                      <a:lnTo>
                                        <a:pt x="15650" y="4688"/>
                                      </a:lnTo>
                                      <a:lnTo>
                                        <a:pt x="17082" y="7813"/>
                                      </a:lnTo>
                                      <a:lnTo>
                                        <a:pt x="18249" y="10938"/>
                                      </a:lnTo>
                                      <a:lnTo>
                                        <a:pt x="19257" y="15000"/>
                                      </a:lnTo>
                                      <a:lnTo>
                                        <a:pt x="19947" y="19063"/>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3" name="Freeform 712"/>
                              <wps:cNvSpPr>
                                <a:spLocks/>
                              </wps:cNvSpPr>
                              <wps:spPr bwMode="auto">
                                <a:xfrm>
                                  <a:off x="4866" y="7252"/>
                                  <a:ext cx="342" cy="64"/>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4" name="Freeform 713"/>
                              <wps:cNvSpPr>
                                <a:spLocks/>
                              </wps:cNvSpPr>
                              <wps:spPr bwMode="auto">
                                <a:xfrm>
                                  <a:off x="5932" y="6186"/>
                                  <a:ext cx="169" cy="261"/>
                                </a:xfrm>
                                <a:custGeom>
                                  <a:avLst/>
                                  <a:gdLst>
                                    <a:gd name="T0" fmla="*/ 0 w 20000"/>
                                    <a:gd name="T1" fmla="*/ 0 h 20000"/>
                                    <a:gd name="T2" fmla="*/ 19893 w 20000"/>
                                    <a:gd name="T3" fmla="*/ 19923 h 20000"/>
                                    <a:gd name="T4" fmla="*/ 428 w 20000"/>
                                    <a:gd name="T5" fmla="*/ 19923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893" y="19923"/>
                                      </a:lnTo>
                                      <a:lnTo>
                                        <a:pt x="428" y="19923"/>
                                      </a:lnTo>
                                      <a:lnTo>
                                        <a:pt x="0" y="0"/>
                                      </a:lnTo>
                                      <a:close/>
                                    </a:path>
                                  </a:pathLst>
                                </a:custGeom>
                                <a:solidFill>
                                  <a:srgbClr val="DFDFDF"/>
                                </a:solidFill>
                                <a:ln>
                                  <a:noFill/>
                                </a:ln>
                                <a:effectLst/>
                                <a:extLst>
                                  <a:ext uri="{91240B29-F687-4f45-9708-019B960494DF}">
                                    <a14:hiddenLine xmlns:a14="http://schemas.microsoft.com/office/drawing/2010/main" w="6350"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5" name="Line 714"/>
                              <wps:cNvCnPr/>
                              <wps:spPr bwMode="auto">
                                <a:xfrm>
                                  <a:off x="5938" y="6198"/>
                                  <a:ext cx="1" cy="24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715"/>
                              <wps:cNvCnPr/>
                              <wps:spPr bwMode="auto">
                                <a:xfrm>
                                  <a:off x="3788" y="6198"/>
                                  <a:ext cx="1" cy="24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716"/>
                              <wps:cNvCnPr/>
                              <wps:spPr bwMode="auto">
                                <a:xfrm>
                                  <a:off x="5302" y="10689"/>
                                  <a:ext cx="1" cy="2017"/>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717"/>
                              <wps:cNvCnPr/>
                              <wps:spPr bwMode="auto">
                                <a:xfrm>
                                  <a:off x="3909" y="11476"/>
                                  <a:ext cx="695"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718"/>
                              <wps:cNvCnPr/>
                              <wps:spPr bwMode="auto">
                                <a:xfrm>
                                  <a:off x="3909" y="11941"/>
                                  <a:ext cx="1006"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0" name="Line 719"/>
                              <wps:cNvCnPr/>
                              <wps:spPr bwMode="auto">
                                <a:xfrm>
                                  <a:off x="4878" y="11635"/>
                                  <a:ext cx="1" cy="29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Freeform 720"/>
                              <wps:cNvSpPr>
                                <a:spLocks/>
                              </wps:cNvSpPr>
                              <wps:spPr bwMode="auto">
                                <a:xfrm>
                                  <a:off x="3888" y="11476"/>
                                  <a:ext cx="46" cy="459"/>
                                </a:xfrm>
                                <a:custGeom>
                                  <a:avLst/>
                                  <a:gdLst>
                                    <a:gd name="T0" fmla="*/ 0 w 20000"/>
                                    <a:gd name="T1" fmla="*/ 0 h 20000"/>
                                    <a:gd name="T2" fmla="*/ 0 w 20000"/>
                                    <a:gd name="T3" fmla="*/ 7843 h 20000"/>
                                    <a:gd name="T4" fmla="*/ 6522 w 20000"/>
                                    <a:gd name="T5" fmla="*/ 8192 h 20000"/>
                                    <a:gd name="T6" fmla="*/ 6522 w 20000"/>
                                    <a:gd name="T7" fmla="*/ 8497 h 20000"/>
                                    <a:gd name="T8" fmla="*/ 9565 w 20000"/>
                                    <a:gd name="T9" fmla="*/ 8845 h 20000"/>
                                    <a:gd name="T10" fmla="*/ 13043 w 20000"/>
                                    <a:gd name="T11" fmla="*/ 9150 h 20000"/>
                                    <a:gd name="T12" fmla="*/ 13043 w 20000"/>
                                    <a:gd name="T13" fmla="*/ 9499 h 20000"/>
                                    <a:gd name="T14" fmla="*/ 16087 w 20000"/>
                                    <a:gd name="T15" fmla="*/ 9804 h 20000"/>
                                    <a:gd name="T16" fmla="*/ 19565 w 20000"/>
                                    <a:gd name="T17" fmla="*/ 10458 h 20000"/>
                                    <a:gd name="T18" fmla="*/ 19565 w 20000"/>
                                    <a:gd name="T19" fmla="*/ 14728 h 20000"/>
                                    <a:gd name="T20" fmla="*/ 16087 w 20000"/>
                                    <a:gd name="T21" fmla="*/ 15381 h 20000"/>
                                    <a:gd name="T22" fmla="*/ 16087 w 20000"/>
                                    <a:gd name="T23" fmla="*/ 15686 h 20000"/>
                                    <a:gd name="T24" fmla="*/ 13043 w 20000"/>
                                    <a:gd name="T25" fmla="*/ 15686 h 20000"/>
                                    <a:gd name="T26" fmla="*/ 9565 w 20000"/>
                                    <a:gd name="T27" fmla="*/ 16035 h 20000"/>
                                    <a:gd name="T28" fmla="*/ 3043 w 20000"/>
                                    <a:gd name="T29" fmla="*/ 16035 h 20000"/>
                                    <a:gd name="T30" fmla="*/ 3043 w 20000"/>
                                    <a:gd name="T31" fmla="*/ 1995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0" y="7843"/>
                                      </a:lnTo>
                                      <a:lnTo>
                                        <a:pt x="6522" y="8192"/>
                                      </a:lnTo>
                                      <a:lnTo>
                                        <a:pt x="6522" y="8497"/>
                                      </a:lnTo>
                                      <a:lnTo>
                                        <a:pt x="9565" y="8845"/>
                                      </a:lnTo>
                                      <a:lnTo>
                                        <a:pt x="13043" y="9150"/>
                                      </a:lnTo>
                                      <a:lnTo>
                                        <a:pt x="13043" y="9499"/>
                                      </a:lnTo>
                                      <a:lnTo>
                                        <a:pt x="16087" y="9804"/>
                                      </a:lnTo>
                                      <a:lnTo>
                                        <a:pt x="19565" y="10458"/>
                                      </a:lnTo>
                                      <a:lnTo>
                                        <a:pt x="19565" y="14728"/>
                                      </a:lnTo>
                                      <a:lnTo>
                                        <a:pt x="16087" y="15381"/>
                                      </a:lnTo>
                                      <a:lnTo>
                                        <a:pt x="16087" y="15686"/>
                                      </a:lnTo>
                                      <a:lnTo>
                                        <a:pt x="13043" y="15686"/>
                                      </a:lnTo>
                                      <a:lnTo>
                                        <a:pt x="9565" y="16035"/>
                                      </a:lnTo>
                                      <a:lnTo>
                                        <a:pt x="3043" y="16035"/>
                                      </a:lnTo>
                                      <a:lnTo>
                                        <a:pt x="3043" y="1995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2" name="Line 721"/>
                              <wps:cNvCnPr/>
                              <wps:spPr bwMode="auto">
                                <a:xfrm flipH="1">
                                  <a:off x="5983" y="11476"/>
                                  <a:ext cx="695"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3" name="Line 722"/>
                              <wps:cNvCnPr/>
                              <wps:spPr bwMode="auto">
                                <a:xfrm flipH="1">
                                  <a:off x="5672" y="11941"/>
                                  <a:ext cx="1006"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4" name="Line 723"/>
                              <wps:cNvCnPr/>
                              <wps:spPr bwMode="auto">
                                <a:xfrm>
                                  <a:off x="5724" y="11628"/>
                                  <a:ext cx="1" cy="306"/>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5" name="Freeform 724"/>
                              <wps:cNvSpPr>
                                <a:spLocks/>
                              </wps:cNvSpPr>
                              <wps:spPr bwMode="auto">
                                <a:xfrm>
                                  <a:off x="6637" y="11475"/>
                                  <a:ext cx="46" cy="459"/>
                                </a:xfrm>
                                <a:custGeom>
                                  <a:avLst/>
                                  <a:gdLst>
                                    <a:gd name="T0" fmla="*/ 19565 w 20000"/>
                                    <a:gd name="T1" fmla="*/ 0 h 20000"/>
                                    <a:gd name="T2" fmla="*/ 19565 w 20000"/>
                                    <a:gd name="T3" fmla="*/ 7843 h 20000"/>
                                    <a:gd name="T4" fmla="*/ 13043 w 20000"/>
                                    <a:gd name="T5" fmla="*/ 8192 h 20000"/>
                                    <a:gd name="T6" fmla="*/ 13043 w 20000"/>
                                    <a:gd name="T7" fmla="*/ 8497 h 20000"/>
                                    <a:gd name="T8" fmla="*/ 10000 w 20000"/>
                                    <a:gd name="T9" fmla="*/ 8845 h 20000"/>
                                    <a:gd name="T10" fmla="*/ 6522 w 20000"/>
                                    <a:gd name="T11" fmla="*/ 9150 h 20000"/>
                                    <a:gd name="T12" fmla="*/ 6522 w 20000"/>
                                    <a:gd name="T13" fmla="*/ 9499 h 20000"/>
                                    <a:gd name="T14" fmla="*/ 3478 w 20000"/>
                                    <a:gd name="T15" fmla="*/ 9804 h 20000"/>
                                    <a:gd name="T16" fmla="*/ 0 w 20000"/>
                                    <a:gd name="T17" fmla="*/ 10458 h 20000"/>
                                    <a:gd name="T18" fmla="*/ 0 w 20000"/>
                                    <a:gd name="T19" fmla="*/ 14728 h 20000"/>
                                    <a:gd name="T20" fmla="*/ 3478 w 20000"/>
                                    <a:gd name="T21" fmla="*/ 15381 h 20000"/>
                                    <a:gd name="T22" fmla="*/ 3478 w 20000"/>
                                    <a:gd name="T23" fmla="*/ 15686 h 20000"/>
                                    <a:gd name="T24" fmla="*/ 6522 w 20000"/>
                                    <a:gd name="T25" fmla="*/ 15686 h 20000"/>
                                    <a:gd name="T26" fmla="*/ 10000 w 20000"/>
                                    <a:gd name="T27" fmla="*/ 16035 h 20000"/>
                                    <a:gd name="T28" fmla="*/ 16522 w 20000"/>
                                    <a:gd name="T29" fmla="*/ 16035 h 20000"/>
                                    <a:gd name="T30" fmla="*/ 16522 w 20000"/>
                                    <a:gd name="T31" fmla="*/ 1995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19565" y="0"/>
                                      </a:moveTo>
                                      <a:lnTo>
                                        <a:pt x="19565" y="7843"/>
                                      </a:lnTo>
                                      <a:lnTo>
                                        <a:pt x="13043" y="8192"/>
                                      </a:lnTo>
                                      <a:lnTo>
                                        <a:pt x="13043" y="8497"/>
                                      </a:lnTo>
                                      <a:lnTo>
                                        <a:pt x="10000" y="8845"/>
                                      </a:lnTo>
                                      <a:lnTo>
                                        <a:pt x="6522" y="9150"/>
                                      </a:lnTo>
                                      <a:lnTo>
                                        <a:pt x="6522" y="9499"/>
                                      </a:lnTo>
                                      <a:lnTo>
                                        <a:pt x="3478" y="9804"/>
                                      </a:lnTo>
                                      <a:lnTo>
                                        <a:pt x="0" y="10458"/>
                                      </a:lnTo>
                                      <a:lnTo>
                                        <a:pt x="0" y="14728"/>
                                      </a:lnTo>
                                      <a:lnTo>
                                        <a:pt x="3478" y="15381"/>
                                      </a:lnTo>
                                      <a:lnTo>
                                        <a:pt x="3478" y="15686"/>
                                      </a:lnTo>
                                      <a:lnTo>
                                        <a:pt x="6522" y="15686"/>
                                      </a:lnTo>
                                      <a:lnTo>
                                        <a:pt x="10000" y="16035"/>
                                      </a:lnTo>
                                      <a:lnTo>
                                        <a:pt x="16522" y="16035"/>
                                      </a:lnTo>
                                      <a:lnTo>
                                        <a:pt x="16522" y="1995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6" name="Line 725"/>
                              <wps:cNvCnPr/>
                              <wps:spPr bwMode="auto">
                                <a:xfrm>
                                  <a:off x="5662" y="11055"/>
                                  <a:ext cx="1072"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7" name="Line 726"/>
                              <wps:cNvCnPr/>
                              <wps:spPr bwMode="auto">
                                <a:xfrm>
                                  <a:off x="4198" y="11117"/>
                                  <a:ext cx="1044"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8" name="Line 727"/>
                              <wps:cNvCnPr/>
                              <wps:spPr bwMode="auto">
                                <a:xfrm>
                                  <a:off x="4213" y="11625"/>
                                  <a:ext cx="702"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9" name="Line 728"/>
                              <wps:cNvCnPr/>
                              <wps:spPr bwMode="auto">
                                <a:xfrm flipV="1">
                                  <a:off x="4932" y="12175"/>
                                  <a:ext cx="743" cy="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0" name="Line 729"/>
                              <wps:cNvCnPr/>
                              <wps:spPr bwMode="auto">
                                <a:xfrm>
                                  <a:off x="4318" y="11118"/>
                                  <a:ext cx="2" cy="50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1" name="Line 730"/>
                              <wps:cNvCnPr/>
                              <wps:spPr bwMode="auto">
                                <a:xfrm>
                                  <a:off x="5197" y="10825"/>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731"/>
                              <wps:cNvCnPr/>
                              <wps:spPr bwMode="auto">
                                <a:xfrm flipH="1">
                                  <a:off x="6550" y="11060"/>
                                  <a:ext cx="4" cy="411"/>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Rectangle 732"/>
                              <wps:cNvSpPr>
                                <a:spLocks noChangeArrowheads="1"/>
                              </wps:cNvSpPr>
                              <wps:spPr bwMode="auto">
                                <a:xfrm>
                                  <a:off x="5753" y="11972"/>
                                  <a:ext cx="286"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p>
                                </w:txbxContent>
                              </wps:txbx>
                              <wps:bodyPr rot="0" vert="horz" wrap="square" lIns="12700" tIns="12700" rIns="12700" bIns="12700" anchor="t" anchorCtr="0" upright="1">
                                <a:noAutofit/>
                              </wps:bodyPr>
                            </wps:wsp>
                            <wps:wsp>
                              <wps:cNvPr id="524" name="Rectangle 733"/>
                              <wps:cNvSpPr>
                                <a:spLocks noChangeArrowheads="1"/>
                              </wps:cNvSpPr>
                              <wps:spPr bwMode="auto">
                                <a:xfrm>
                                  <a:off x="4470" y="10512"/>
                                  <a:ext cx="548"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r w:rsidRPr="00B11BA6">
                                      <w:rPr>
                                        <w:rFonts w:cs="Arial"/>
                                      </w:rPr>
                                      <w:t>0,4D</w:t>
                                    </w:r>
                                  </w:p>
                                </w:txbxContent>
                              </wps:txbx>
                              <wps:bodyPr rot="0" vert="horz" wrap="square" lIns="12700" tIns="12700" rIns="12700" bIns="12700" anchor="t" anchorCtr="0" upright="1">
                                <a:noAutofit/>
                              </wps:bodyPr>
                            </wps:wsp>
                            <wps:wsp>
                              <wps:cNvPr id="525" name="Rectangle 734"/>
                              <wps:cNvSpPr>
                                <a:spLocks noChangeArrowheads="1"/>
                              </wps:cNvSpPr>
                              <wps:spPr bwMode="auto">
                                <a:xfrm>
                                  <a:off x="6322" y="11127"/>
                                  <a:ext cx="28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jc w:val="center"/>
                                      <w:rPr>
                                        <w:rFonts w:cs="Arial"/>
                                      </w:rPr>
                                    </w:pPr>
                                    <w:proofErr w:type="gramStart"/>
                                    <w:r w:rsidRPr="00B11BA6">
                                      <w:rPr>
                                        <w:rFonts w:cs="Arial"/>
                                      </w:rPr>
                                      <w:t>h</w:t>
                                    </w:r>
                                    <w:proofErr w:type="gramEnd"/>
                                  </w:p>
                                </w:txbxContent>
                              </wps:txbx>
                              <wps:bodyPr rot="0" vert="horz" wrap="square" lIns="12700" tIns="12700" rIns="12700" bIns="12700" anchor="t" anchorCtr="0" upright="1">
                                <a:noAutofit/>
                              </wps:bodyPr>
                            </wps:wsp>
                            <wps:wsp>
                              <wps:cNvPr id="526" name="Rectangle 735"/>
                              <wps:cNvSpPr>
                                <a:spLocks noChangeArrowheads="1"/>
                              </wps:cNvSpPr>
                              <wps:spPr bwMode="auto">
                                <a:xfrm>
                                  <a:off x="4976" y="10726"/>
                                  <a:ext cx="28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jc w:val="center"/>
                                      <w:rPr>
                                        <w:rFonts w:cs="Arial"/>
                                      </w:rPr>
                                    </w:pPr>
                                    <w:proofErr w:type="gramStart"/>
                                    <w:r w:rsidRPr="00B11BA6">
                                      <w:rPr>
                                        <w:rFonts w:cs="Arial"/>
                                      </w:rPr>
                                      <w:t>e</w:t>
                                    </w:r>
                                    <w:proofErr w:type="gramEnd"/>
                                  </w:p>
                                </w:txbxContent>
                              </wps:txbx>
                              <wps:bodyPr rot="0" vert="horz" wrap="square" lIns="12700" tIns="12700" rIns="12700" bIns="12700" anchor="t" anchorCtr="0" upright="1">
                                <a:noAutofit/>
                              </wps:bodyPr>
                            </wps:wsp>
                            <wps:wsp>
                              <wps:cNvPr id="527" name="Rectangle 736"/>
                              <wps:cNvSpPr>
                                <a:spLocks noChangeArrowheads="1"/>
                              </wps:cNvSpPr>
                              <wps:spPr bwMode="auto">
                                <a:xfrm>
                                  <a:off x="5158" y="11897"/>
                                  <a:ext cx="286"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r w:rsidRPr="00B11BA6">
                                      <w:rPr>
                                        <w:rFonts w:cs="Arial"/>
                                      </w:rPr>
                                      <w:t>D</w:t>
                                    </w:r>
                                  </w:p>
                                </w:txbxContent>
                              </wps:txbx>
                              <wps:bodyPr rot="0" vert="horz" wrap="square" lIns="12700" tIns="12700" rIns="12700" bIns="12700" anchor="t" anchorCtr="0" upright="1">
                                <a:noAutofit/>
                              </wps:bodyPr>
                            </wps:wsp>
                            <wps:wsp>
                              <wps:cNvPr id="528" name="Rectangle 737"/>
                              <wps:cNvSpPr>
                                <a:spLocks noChangeArrowheads="1"/>
                              </wps:cNvSpPr>
                              <wps:spPr bwMode="auto">
                                <a:xfrm>
                                  <a:off x="4943" y="10796"/>
                                  <a:ext cx="213" cy="21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rPr>
                                        <w:rFonts w:cs="Arial"/>
                                      </w:rPr>
                                    </w:pPr>
                                  </w:p>
                                </w:txbxContent>
                              </wps:txbx>
                              <wps:bodyPr rot="0" vert="horz" wrap="square" lIns="12700" tIns="12700" rIns="12700" bIns="12700" anchor="t" anchorCtr="0" upright="1">
                                <a:noAutofit/>
                              </wps:bodyPr>
                            </wps:wsp>
                            <wps:wsp>
                              <wps:cNvPr id="529" name="Line 738"/>
                              <wps:cNvCnPr/>
                              <wps:spPr bwMode="auto">
                                <a:xfrm flipV="1">
                                  <a:off x="5197" y="11123"/>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0" name="Arc 739"/>
                              <wps:cNvSpPr>
                                <a:spLocks/>
                              </wps:cNvSpPr>
                              <wps:spPr bwMode="auto">
                                <a:xfrm flipV="1">
                                  <a:off x="5683" y="11478"/>
                                  <a:ext cx="309"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1" name="Freeform 740"/>
                              <wps:cNvSpPr>
                                <a:spLocks/>
                              </wps:cNvSpPr>
                              <wps:spPr bwMode="auto">
                                <a:xfrm>
                                  <a:off x="5676" y="11117"/>
                                  <a:ext cx="323" cy="361"/>
                                </a:xfrm>
                                <a:custGeom>
                                  <a:avLst/>
                                  <a:gdLst>
                                    <a:gd name="T0" fmla="*/ 0 w 20000"/>
                                    <a:gd name="T1" fmla="*/ 0 h 20000"/>
                                    <a:gd name="T2" fmla="*/ 19938 w 20000"/>
                                    <a:gd name="T3" fmla="*/ 19945 h 20000"/>
                                  </a:gdLst>
                                  <a:ahLst/>
                                  <a:cxnLst>
                                    <a:cxn ang="0">
                                      <a:pos x="T0" y="T1"/>
                                    </a:cxn>
                                    <a:cxn ang="0">
                                      <a:pos x="T2" y="T3"/>
                                    </a:cxn>
                                  </a:cxnLst>
                                  <a:rect l="0" t="0" r="r" b="b"/>
                                  <a:pathLst>
                                    <a:path w="20000" h="20000">
                                      <a:moveTo>
                                        <a:pt x="0" y="0"/>
                                      </a:moveTo>
                                      <a:lnTo>
                                        <a:pt x="19938" y="1994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2" name="Freeform 741"/>
                              <wps:cNvSpPr>
                                <a:spLocks/>
                              </wps:cNvSpPr>
                              <wps:spPr bwMode="auto">
                                <a:xfrm>
                                  <a:off x="5683" y="11138"/>
                                  <a:ext cx="294" cy="370"/>
                                </a:xfrm>
                                <a:custGeom>
                                  <a:avLst/>
                                  <a:gdLst>
                                    <a:gd name="T0" fmla="*/ 0 w 20000"/>
                                    <a:gd name="T1" fmla="*/ 0 h 20000"/>
                                    <a:gd name="T2" fmla="*/ 19932 w 20000"/>
                                    <a:gd name="T3" fmla="*/ 18703 h 20000"/>
                                    <a:gd name="T4" fmla="*/ 14898 w 20000"/>
                                    <a:gd name="T5" fmla="*/ 19946 h 20000"/>
                                    <a:gd name="T6" fmla="*/ 272 w 20000"/>
                                    <a:gd name="T7" fmla="*/ 19946 h 20000"/>
                                  </a:gdLst>
                                  <a:ahLst/>
                                  <a:cxnLst>
                                    <a:cxn ang="0">
                                      <a:pos x="T0" y="T1"/>
                                    </a:cxn>
                                    <a:cxn ang="0">
                                      <a:pos x="T2" y="T3"/>
                                    </a:cxn>
                                    <a:cxn ang="0">
                                      <a:pos x="T4" y="T5"/>
                                    </a:cxn>
                                    <a:cxn ang="0">
                                      <a:pos x="T6" y="T7"/>
                                    </a:cxn>
                                  </a:cxnLst>
                                  <a:rect l="0" t="0" r="r" b="b"/>
                                  <a:pathLst>
                                    <a:path w="20000" h="20000">
                                      <a:moveTo>
                                        <a:pt x="0" y="0"/>
                                      </a:moveTo>
                                      <a:lnTo>
                                        <a:pt x="19932" y="18703"/>
                                      </a:lnTo>
                                      <a:lnTo>
                                        <a:pt x="14898" y="19946"/>
                                      </a:lnTo>
                                      <a:lnTo>
                                        <a:pt x="272" y="1994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3" name="Arc 742"/>
                              <wps:cNvSpPr>
                                <a:spLocks/>
                              </wps:cNvSpPr>
                              <wps:spPr bwMode="auto">
                                <a:xfrm flipH="1" flipV="1">
                                  <a:off x="4603" y="11479"/>
                                  <a:ext cx="309"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4" name="Freeform 743"/>
                              <wps:cNvSpPr>
                                <a:spLocks/>
                              </wps:cNvSpPr>
                              <wps:spPr bwMode="auto">
                                <a:xfrm>
                                  <a:off x="4596" y="11118"/>
                                  <a:ext cx="323" cy="361"/>
                                </a:xfrm>
                                <a:custGeom>
                                  <a:avLst/>
                                  <a:gdLst>
                                    <a:gd name="T0" fmla="*/ 19938 w 20000"/>
                                    <a:gd name="T1" fmla="*/ 0 h 20000"/>
                                    <a:gd name="T2" fmla="*/ 0 w 20000"/>
                                    <a:gd name="T3" fmla="*/ 19945 h 20000"/>
                                  </a:gdLst>
                                  <a:ahLst/>
                                  <a:cxnLst>
                                    <a:cxn ang="0">
                                      <a:pos x="T0" y="T1"/>
                                    </a:cxn>
                                    <a:cxn ang="0">
                                      <a:pos x="T2" y="T3"/>
                                    </a:cxn>
                                  </a:cxnLst>
                                  <a:rect l="0" t="0" r="r" b="b"/>
                                  <a:pathLst>
                                    <a:path w="20000" h="20000">
                                      <a:moveTo>
                                        <a:pt x="19938" y="0"/>
                                      </a:moveTo>
                                      <a:lnTo>
                                        <a:pt x="0" y="1994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5" name="Freeform 744"/>
                              <wps:cNvSpPr>
                                <a:spLocks/>
                              </wps:cNvSpPr>
                              <wps:spPr bwMode="auto">
                                <a:xfrm>
                                  <a:off x="4618" y="11139"/>
                                  <a:ext cx="294" cy="370"/>
                                </a:xfrm>
                                <a:custGeom>
                                  <a:avLst/>
                                  <a:gdLst>
                                    <a:gd name="T0" fmla="*/ 19932 w 20000"/>
                                    <a:gd name="T1" fmla="*/ 0 h 20000"/>
                                    <a:gd name="T2" fmla="*/ 0 w 20000"/>
                                    <a:gd name="T3" fmla="*/ 18703 h 20000"/>
                                    <a:gd name="T4" fmla="*/ 5034 w 20000"/>
                                    <a:gd name="T5" fmla="*/ 19946 h 20000"/>
                                    <a:gd name="T6" fmla="*/ 19660 w 20000"/>
                                    <a:gd name="T7" fmla="*/ 19946 h 20000"/>
                                  </a:gdLst>
                                  <a:ahLst/>
                                  <a:cxnLst>
                                    <a:cxn ang="0">
                                      <a:pos x="T0" y="T1"/>
                                    </a:cxn>
                                    <a:cxn ang="0">
                                      <a:pos x="T2" y="T3"/>
                                    </a:cxn>
                                    <a:cxn ang="0">
                                      <a:pos x="T4" y="T5"/>
                                    </a:cxn>
                                    <a:cxn ang="0">
                                      <a:pos x="T6" y="T7"/>
                                    </a:cxn>
                                  </a:cxnLst>
                                  <a:rect l="0" t="0" r="r" b="b"/>
                                  <a:pathLst>
                                    <a:path w="20000" h="20000">
                                      <a:moveTo>
                                        <a:pt x="19932" y="0"/>
                                      </a:moveTo>
                                      <a:lnTo>
                                        <a:pt x="0" y="18703"/>
                                      </a:lnTo>
                                      <a:lnTo>
                                        <a:pt x="5034" y="19946"/>
                                      </a:lnTo>
                                      <a:lnTo>
                                        <a:pt x="19660" y="1994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6" name="Line 745"/>
                              <wps:cNvCnPr/>
                              <wps:spPr bwMode="auto">
                                <a:xfrm>
                                  <a:off x="4595" y="10773"/>
                                  <a:ext cx="1" cy="70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 name="Line 746"/>
                              <wps:cNvCnPr/>
                              <wps:spPr bwMode="auto">
                                <a:xfrm>
                                  <a:off x="4925" y="10758"/>
                                  <a:ext cx="1" cy="29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8" name="Line 747"/>
                              <wps:cNvCnPr/>
                              <wps:spPr bwMode="auto">
                                <a:xfrm flipH="1">
                                  <a:off x="4596" y="10862"/>
                                  <a:ext cx="326" cy="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9" name="Rectangle 748"/>
                              <wps:cNvSpPr>
                                <a:spLocks noChangeArrowheads="1"/>
                              </wps:cNvSpPr>
                              <wps:spPr bwMode="auto">
                                <a:xfrm>
                                  <a:off x="3762" y="11142"/>
                                  <a:ext cx="514" cy="4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52DAB" w:rsidRDefault="004E000A" w:rsidP="00750935">
                                    <w:pPr>
                                      <w:rPr>
                                        <w:rFonts w:cs="Arial"/>
                                        <w:sz w:val="22"/>
                                      </w:rPr>
                                    </w:pPr>
                                    <w:r w:rsidRPr="00052DAB">
                                      <w:rPr>
                                        <w:rFonts w:cs="Arial"/>
                                        <w:sz w:val="22"/>
                                      </w:rPr>
                                      <w:t>0,4D</w:t>
                                    </w:r>
                                  </w:p>
                                </w:txbxContent>
                              </wps:txbx>
                              <wps:bodyPr rot="0" vert="horz" wrap="square" lIns="12700" tIns="12700" rIns="12700" bIns="12700" anchor="t" anchorCtr="0" upright="1">
                                <a:noAutofit/>
                              </wps:bodyPr>
                            </wps:wsp>
                            <wps:wsp>
                              <wps:cNvPr id="540" name="Rectangle 749"/>
                              <wps:cNvSpPr>
                                <a:spLocks noChangeArrowheads="1"/>
                              </wps:cNvSpPr>
                              <wps:spPr bwMode="auto">
                                <a:xfrm>
                                  <a:off x="4923" y="11047"/>
                                  <a:ext cx="751" cy="124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1" name="Freeform 750"/>
                              <wps:cNvSpPr>
                                <a:spLocks/>
                              </wps:cNvSpPr>
                              <wps:spPr bwMode="auto">
                                <a:xfrm>
                                  <a:off x="4932" y="12282"/>
                                  <a:ext cx="377" cy="64"/>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2" name="Freeform 751"/>
                              <wps:cNvSpPr>
                                <a:spLocks/>
                              </wps:cNvSpPr>
                              <wps:spPr bwMode="auto">
                                <a:xfrm>
                                  <a:off x="4932" y="12219"/>
                                  <a:ext cx="377" cy="64"/>
                                </a:xfrm>
                                <a:custGeom>
                                  <a:avLst/>
                                  <a:gdLst>
                                    <a:gd name="T0" fmla="*/ 0 w 20000"/>
                                    <a:gd name="T1" fmla="*/ 19688 h 20000"/>
                                    <a:gd name="T2" fmla="*/ 849 w 20000"/>
                                    <a:gd name="T3" fmla="*/ 14688 h 20000"/>
                                    <a:gd name="T4" fmla="*/ 1963 w 20000"/>
                                    <a:gd name="T5" fmla="*/ 10000 h 20000"/>
                                    <a:gd name="T6" fmla="*/ 3183 w 20000"/>
                                    <a:gd name="T7" fmla="*/ 6875 h 20000"/>
                                    <a:gd name="T8" fmla="*/ 4562 w 20000"/>
                                    <a:gd name="T9" fmla="*/ 4063 h 20000"/>
                                    <a:gd name="T10" fmla="*/ 6419 w 20000"/>
                                    <a:gd name="T11" fmla="*/ 1875 h 20000"/>
                                    <a:gd name="T12" fmla="*/ 8170 w 20000"/>
                                    <a:gd name="T13" fmla="*/ 625 h 20000"/>
                                    <a:gd name="T14" fmla="*/ 10186 w 20000"/>
                                    <a:gd name="T15" fmla="*/ 0 h 20000"/>
                                    <a:gd name="T16" fmla="*/ 11459 w 20000"/>
                                    <a:gd name="T17" fmla="*/ 0 h 20000"/>
                                    <a:gd name="T18" fmla="*/ 12785 w 20000"/>
                                    <a:gd name="T19" fmla="*/ 938 h 20000"/>
                                    <a:gd name="T20" fmla="*/ 14164 w 20000"/>
                                    <a:gd name="T21" fmla="*/ 2188 h 20000"/>
                                    <a:gd name="T22" fmla="*/ 15650 w 20000"/>
                                    <a:gd name="T23" fmla="*/ 4688 h 20000"/>
                                    <a:gd name="T24" fmla="*/ 17082 w 20000"/>
                                    <a:gd name="T25" fmla="*/ 7813 h 20000"/>
                                    <a:gd name="T26" fmla="*/ 18249 w 20000"/>
                                    <a:gd name="T27" fmla="*/ 10938 h 20000"/>
                                    <a:gd name="T28" fmla="*/ 19257 w 20000"/>
                                    <a:gd name="T29" fmla="*/ 15000 h 20000"/>
                                    <a:gd name="T30" fmla="*/ 19947 w 20000"/>
                                    <a:gd name="T31" fmla="*/ 1906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19688"/>
                                      </a:moveTo>
                                      <a:lnTo>
                                        <a:pt x="849" y="14688"/>
                                      </a:lnTo>
                                      <a:lnTo>
                                        <a:pt x="1963" y="10000"/>
                                      </a:lnTo>
                                      <a:lnTo>
                                        <a:pt x="3183" y="6875"/>
                                      </a:lnTo>
                                      <a:lnTo>
                                        <a:pt x="4562" y="4063"/>
                                      </a:lnTo>
                                      <a:lnTo>
                                        <a:pt x="6419" y="1875"/>
                                      </a:lnTo>
                                      <a:lnTo>
                                        <a:pt x="8170" y="625"/>
                                      </a:lnTo>
                                      <a:lnTo>
                                        <a:pt x="10186" y="0"/>
                                      </a:lnTo>
                                      <a:lnTo>
                                        <a:pt x="11459" y="0"/>
                                      </a:lnTo>
                                      <a:lnTo>
                                        <a:pt x="12785" y="938"/>
                                      </a:lnTo>
                                      <a:lnTo>
                                        <a:pt x="14164" y="2188"/>
                                      </a:lnTo>
                                      <a:lnTo>
                                        <a:pt x="15650" y="4688"/>
                                      </a:lnTo>
                                      <a:lnTo>
                                        <a:pt x="17082" y="7813"/>
                                      </a:lnTo>
                                      <a:lnTo>
                                        <a:pt x="18249" y="10938"/>
                                      </a:lnTo>
                                      <a:lnTo>
                                        <a:pt x="19257" y="15000"/>
                                      </a:lnTo>
                                      <a:lnTo>
                                        <a:pt x="19947" y="19063"/>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3" name="Freeform 752"/>
                              <wps:cNvSpPr>
                                <a:spLocks/>
                              </wps:cNvSpPr>
                              <wps:spPr bwMode="auto">
                                <a:xfrm>
                                  <a:off x="5304" y="12278"/>
                                  <a:ext cx="377" cy="64"/>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4" name="Line 753"/>
                              <wps:cNvCnPr/>
                              <wps:spPr bwMode="auto">
                                <a:xfrm>
                                  <a:off x="5446" y="7870"/>
                                  <a:ext cx="1" cy="2017"/>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5" name="Line 754"/>
                              <wps:cNvCnPr/>
                              <wps:spPr bwMode="auto">
                                <a:xfrm>
                                  <a:off x="4053" y="8391"/>
                                  <a:ext cx="695"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6" name="Line 755"/>
                              <wps:cNvCnPr/>
                              <wps:spPr bwMode="auto">
                                <a:xfrm>
                                  <a:off x="4053" y="9121"/>
                                  <a:ext cx="1006"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7" name="Line 756"/>
                              <wps:cNvCnPr/>
                              <wps:spPr bwMode="auto">
                                <a:xfrm>
                                  <a:off x="5022" y="8910"/>
                                  <a:ext cx="1" cy="204"/>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8" name="Line 757"/>
                              <wps:cNvCnPr/>
                              <wps:spPr bwMode="auto">
                                <a:xfrm flipH="1">
                                  <a:off x="6062" y="8392"/>
                                  <a:ext cx="760"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9" name="Line 758"/>
                              <wps:cNvCnPr/>
                              <wps:spPr bwMode="auto">
                                <a:xfrm flipH="1">
                                  <a:off x="5816" y="9121"/>
                                  <a:ext cx="1006"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0" name="Line 759"/>
                              <wps:cNvCnPr/>
                              <wps:spPr bwMode="auto">
                                <a:xfrm>
                                  <a:off x="5860" y="8910"/>
                                  <a:ext cx="1" cy="204"/>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1" name="Freeform 760"/>
                              <wps:cNvSpPr>
                                <a:spLocks/>
                              </wps:cNvSpPr>
                              <wps:spPr bwMode="auto">
                                <a:xfrm>
                                  <a:off x="6741" y="8394"/>
                                  <a:ext cx="106" cy="719"/>
                                </a:xfrm>
                                <a:custGeom>
                                  <a:avLst/>
                                  <a:gdLst>
                                    <a:gd name="T0" fmla="*/ 16038 w 20000"/>
                                    <a:gd name="T1" fmla="*/ 0 h 20000"/>
                                    <a:gd name="T2" fmla="*/ 16792 w 20000"/>
                                    <a:gd name="T3" fmla="*/ 2726 h 20000"/>
                                    <a:gd name="T4" fmla="*/ 16792 w 20000"/>
                                    <a:gd name="T5" fmla="*/ 5424 h 20000"/>
                                    <a:gd name="T6" fmla="*/ 14906 w 20000"/>
                                    <a:gd name="T7" fmla="*/ 7316 h 20000"/>
                                    <a:gd name="T8" fmla="*/ 11321 w 20000"/>
                                    <a:gd name="T9" fmla="*/ 8206 h 20000"/>
                                    <a:gd name="T10" fmla="*/ 11321 w 20000"/>
                                    <a:gd name="T11" fmla="*/ 8512 h 20000"/>
                                    <a:gd name="T12" fmla="*/ 9057 w 20000"/>
                                    <a:gd name="T13" fmla="*/ 8846 h 20000"/>
                                    <a:gd name="T14" fmla="*/ 6604 w 20000"/>
                                    <a:gd name="T15" fmla="*/ 9152 h 20000"/>
                                    <a:gd name="T16" fmla="*/ 6604 w 20000"/>
                                    <a:gd name="T17" fmla="*/ 9513 h 20000"/>
                                    <a:gd name="T18" fmla="*/ 4528 w 20000"/>
                                    <a:gd name="T19" fmla="*/ 9819 h 20000"/>
                                    <a:gd name="T20" fmla="*/ 2075 w 20000"/>
                                    <a:gd name="T21" fmla="*/ 10459 h 20000"/>
                                    <a:gd name="T22" fmla="*/ 0 w 20000"/>
                                    <a:gd name="T23" fmla="*/ 12517 h 20000"/>
                                    <a:gd name="T24" fmla="*/ 2075 w 20000"/>
                                    <a:gd name="T25" fmla="*/ 14743 h 20000"/>
                                    <a:gd name="T26" fmla="*/ 4528 w 20000"/>
                                    <a:gd name="T27" fmla="*/ 15410 h 20000"/>
                                    <a:gd name="T28" fmla="*/ 4528 w 20000"/>
                                    <a:gd name="T29" fmla="*/ 15716 h 20000"/>
                                    <a:gd name="T30" fmla="*/ 6604 w 20000"/>
                                    <a:gd name="T31" fmla="*/ 15716 h 20000"/>
                                    <a:gd name="T32" fmla="*/ 9057 w 20000"/>
                                    <a:gd name="T33" fmla="*/ 16050 h 20000"/>
                                    <a:gd name="T34" fmla="*/ 13774 w 20000"/>
                                    <a:gd name="T35" fmla="*/ 16050 h 20000"/>
                                    <a:gd name="T36" fmla="*/ 19811 w 20000"/>
                                    <a:gd name="T37" fmla="*/ 17747 h 20000"/>
                                    <a:gd name="T38" fmla="*/ 13774 w 20000"/>
                                    <a:gd name="T39" fmla="*/ 1997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038" y="0"/>
                                      </a:moveTo>
                                      <a:lnTo>
                                        <a:pt x="16792" y="2726"/>
                                      </a:lnTo>
                                      <a:lnTo>
                                        <a:pt x="16792" y="5424"/>
                                      </a:lnTo>
                                      <a:lnTo>
                                        <a:pt x="14906" y="7316"/>
                                      </a:lnTo>
                                      <a:lnTo>
                                        <a:pt x="11321" y="8206"/>
                                      </a:lnTo>
                                      <a:lnTo>
                                        <a:pt x="11321" y="8512"/>
                                      </a:lnTo>
                                      <a:lnTo>
                                        <a:pt x="9057" y="8846"/>
                                      </a:lnTo>
                                      <a:lnTo>
                                        <a:pt x="6604" y="9152"/>
                                      </a:lnTo>
                                      <a:lnTo>
                                        <a:pt x="6604" y="9513"/>
                                      </a:lnTo>
                                      <a:lnTo>
                                        <a:pt x="4528" y="9819"/>
                                      </a:lnTo>
                                      <a:lnTo>
                                        <a:pt x="2075" y="10459"/>
                                      </a:lnTo>
                                      <a:lnTo>
                                        <a:pt x="0" y="12517"/>
                                      </a:lnTo>
                                      <a:lnTo>
                                        <a:pt x="2075" y="14743"/>
                                      </a:lnTo>
                                      <a:lnTo>
                                        <a:pt x="4528" y="15410"/>
                                      </a:lnTo>
                                      <a:lnTo>
                                        <a:pt x="4528" y="15716"/>
                                      </a:lnTo>
                                      <a:lnTo>
                                        <a:pt x="6604" y="15716"/>
                                      </a:lnTo>
                                      <a:lnTo>
                                        <a:pt x="9057" y="16050"/>
                                      </a:lnTo>
                                      <a:lnTo>
                                        <a:pt x="13774" y="16050"/>
                                      </a:lnTo>
                                      <a:lnTo>
                                        <a:pt x="19811" y="17747"/>
                                      </a:lnTo>
                                      <a:lnTo>
                                        <a:pt x="13774" y="1997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52" name="Line 761"/>
                              <wps:cNvCnPr/>
                              <wps:spPr bwMode="auto">
                                <a:xfrm>
                                  <a:off x="4091" y="10127"/>
                                  <a:ext cx="463"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3" name="Arc 762"/>
                              <wps:cNvSpPr>
                                <a:spLocks/>
                              </wps:cNvSpPr>
                              <wps:spPr bwMode="auto">
                                <a:xfrm flipH="1" flipV="1">
                                  <a:off x="4226" y="9475"/>
                                  <a:ext cx="203" cy="4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54" name="Line 763"/>
                              <wps:cNvCnPr/>
                              <wps:spPr bwMode="auto">
                                <a:xfrm>
                                  <a:off x="4517" y="9916"/>
                                  <a:ext cx="1" cy="204"/>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5" name="Line 764"/>
                              <wps:cNvCnPr/>
                              <wps:spPr bwMode="auto">
                                <a:xfrm flipH="1">
                                  <a:off x="4560" y="9310"/>
                                  <a:ext cx="4" cy="939"/>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6" name="Line 765"/>
                              <wps:cNvCnPr/>
                              <wps:spPr bwMode="auto">
                                <a:xfrm>
                                  <a:off x="4428" y="9909"/>
                                  <a:ext cx="136"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7" name="Line 766"/>
                              <wps:cNvCnPr/>
                              <wps:spPr bwMode="auto">
                                <a:xfrm flipV="1">
                                  <a:off x="4398" y="9318"/>
                                  <a:ext cx="1" cy="593"/>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8" name="Line 767"/>
                              <wps:cNvCnPr/>
                              <wps:spPr bwMode="auto">
                                <a:xfrm flipH="1">
                                  <a:off x="4173" y="9370"/>
                                  <a:ext cx="226"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768"/>
                              <wps:cNvCnPr/>
                              <wps:spPr bwMode="auto">
                                <a:xfrm>
                                  <a:off x="4570" y="9370"/>
                                  <a:ext cx="226" cy="1"/>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Rectangle 769"/>
                              <wps:cNvSpPr>
                                <a:spLocks noChangeArrowheads="1"/>
                              </wps:cNvSpPr>
                              <wps:spPr bwMode="auto">
                                <a:xfrm>
                                  <a:off x="4350" y="9103"/>
                                  <a:ext cx="267"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r w:rsidRPr="00B11BA6">
                                      <w:rPr>
                                        <w:rFonts w:cs="Arial"/>
                                      </w:rPr>
                                      <w:t>3</w:t>
                                    </w:r>
                                  </w:p>
                                </w:txbxContent>
                              </wps:txbx>
                              <wps:bodyPr rot="0" vert="horz" wrap="square" lIns="12700" tIns="12700" rIns="12700" bIns="12700" anchor="t" anchorCtr="0" upright="1">
                                <a:noAutofit/>
                              </wps:bodyPr>
                            </wps:wsp>
                            <wps:wsp>
                              <wps:cNvPr id="561" name="Rectangle 770"/>
                              <wps:cNvSpPr>
                                <a:spLocks noChangeArrowheads="1"/>
                              </wps:cNvSpPr>
                              <wps:spPr bwMode="auto">
                                <a:xfrm>
                                  <a:off x="4215" y="9510"/>
                                  <a:ext cx="267"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jc w:val="center"/>
                                      <w:rPr>
                                        <w:rFonts w:cs="Arial"/>
                                      </w:rPr>
                                    </w:pPr>
                                    <w:proofErr w:type="gramStart"/>
                                    <w:r w:rsidRPr="00B11BA6">
                                      <w:rPr>
                                        <w:rFonts w:cs="Arial"/>
                                      </w:rPr>
                                      <w:t>r</w:t>
                                    </w:r>
                                    <w:proofErr w:type="gramEnd"/>
                                  </w:p>
                                </w:txbxContent>
                              </wps:txbx>
                              <wps:bodyPr rot="0" vert="horz" wrap="square" lIns="12700" tIns="12700" rIns="12700" bIns="12700" anchor="t" anchorCtr="0" upright="1">
                                <a:noAutofit/>
                              </wps:bodyPr>
                            </wps:wsp>
                            <wps:wsp>
                              <wps:cNvPr id="562" name="Line 771"/>
                              <wps:cNvCnPr/>
                              <wps:spPr bwMode="auto">
                                <a:xfrm flipV="1">
                                  <a:off x="4300" y="9663"/>
                                  <a:ext cx="227" cy="15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3" name="Line 772"/>
                              <wps:cNvCnPr/>
                              <wps:spPr bwMode="auto">
                                <a:xfrm>
                                  <a:off x="4527" y="8297"/>
                                  <a:ext cx="835"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4" name="Line 773"/>
                              <wps:cNvCnPr/>
                              <wps:spPr bwMode="auto">
                                <a:xfrm>
                                  <a:off x="5066" y="8904"/>
                                  <a:ext cx="311"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5" name="Line 774"/>
                              <wps:cNvCnPr/>
                              <wps:spPr bwMode="auto">
                                <a:xfrm flipV="1">
                                  <a:off x="5076" y="9355"/>
                                  <a:ext cx="743" cy="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6" name="Line 775"/>
                              <wps:cNvCnPr/>
                              <wps:spPr bwMode="auto">
                                <a:xfrm>
                                  <a:off x="5182" y="8299"/>
                                  <a:ext cx="2" cy="61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7" name="Line 776"/>
                              <wps:cNvCnPr/>
                              <wps:spPr bwMode="auto">
                                <a:xfrm>
                                  <a:off x="5181" y="8005"/>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8" name="Line 777"/>
                              <wps:cNvCnPr/>
                              <wps:spPr bwMode="auto">
                                <a:xfrm>
                                  <a:off x="4634" y="8087"/>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9" name="Line 778"/>
                              <wps:cNvCnPr/>
                              <wps:spPr bwMode="auto">
                                <a:xfrm flipV="1">
                                  <a:off x="4634" y="8401"/>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0" name="Rectangle 779"/>
                              <wps:cNvSpPr>
                                <a:spLocks noChangeArrowheads="1"/>
                              </wps:cNvSpPr>
                              <wps:spPr bwMode="auto">
                                <a:xfrm>
                                  <a:off x="5897" y="9152"/>
                                  <a:ext cx="286"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1C37CB" w:rsidRDefault="004E000A" w:rsidP="00750935"/>
                                </w:txbxContent>
                              </wps:txbx>
                              <wps:bodyPr rot="0" vert="horz" wrap="square" lIns="12700" tIns="12700" rIns="12700" bIns="12700" anchor="t" anchorCtr="0" upright="1">
                                <a:noAutofit/>
                              </wps:bodyPr>
                            </wps:wsp>
                            <wps:wsp>
                              <wps:cNvPr id="571" name="Rectangle 780"/>
                              <wps:cNvSpPr>
                                <a:spLocks noChangeArrowheads="1"/>
                              </wps:cNvSpPr>
                              <wps:spPr bwMode="auto">
                                <a:xfrm>
                                  <a:off x="5302" y="9077"/>
                                  <a:ext cx="286" cy="248"/>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Pr="00B11BA6" w:rsidRDefault="004E000A" w:rsidP="00750935">
                                    <w:pPr>
                                      <w:spacing w:line="240" w:lineRule="exact"/>
                                      <w:jc w:val="center"/>
                                      <w:rPr>
                                        <w:rFonts w:cs="Arial"/>
                                      </w:rPr>
                                    </w:pPr>
                                    <w:r w:rsidRPr="00B11BA6">
                                      <w:rPr>
                                        <w:rFonts w:cs="Arial"/>
                                      </w:rPr>
                                      <w:t>D</w:t>
                                    </w:r>
                                  </w:p>
                                </w:txbxContent>
                              </wps:txbx>
                              <wps:bodyPr rot="0" vert="horz" wrap="square" lIns="12700" tIns="12700" rIns="12700" bIns="12700" anchor="t" anchorCtr="0" upright="1">
                                <a:noAutofit/>
                              </wps:bodyPr>
                            </wps:wsp>
                            <wps:wsp>
                              <wps:cNvPr id="572" name="Arc 781"/>
                              <wps:cNvSpPr>
                                <a:spLocks/>
                              </wps:cNvSpPr>
                              <wps:spPr bwMode="auto">
                                <a:xfrm flipV="1">
                                  <a:off x="5835" y="8754"/>
                                  <a:ext cx="223"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3" name="Freeform 782"/>
                              <wps:cNvSpPr>
                                <a:spLocks/>
                              </wps:cNvSpPr>
                              <wps:spPr bwMode="auto">
                                <a:xfrm>
                                  <a:off x="5831" y="8295"/>
                                  <a:ext cx="324" cy="496"/>
                                </a:xfrm>
                                <a:custGeom>
                                  <a:avLst/>
                                  <a:gdLst>
                                    <a:gd name="T0" fmla="*/ 0 w 20000"/>
                                    <a:gd name="T1" fmla="*/ 0 h 20000"/>
                                    <a:gd name="T2" fmla="*/ 19938 w 20000"/>
                                    <a:gd name="T3" fmla="*/ 3629 h 20000"/>
                                    <a:gd name="T4" fmla="*/ 13889 w 20000"/>
                                    <a:gd name="T5" fmla="*/ 19960 h 20000"/>
                                  </a:gdLst>
                                  <a:ahLst/>
                                  <a:cxnLst>
                                    <a:cxn ang="0">
                                      <a:pos x="T0" y="T1"/>
                                    </a:cxn>
                                    <a:cxn ang="0">
                                      <a:pos x="T2" y="T3"/>
                                    </a:cxn>
                                    <a:cxn ang="0">
                                      <a:pos x="T4" y="T5"/>
                                    </a:cxn>
                                  </a:cxnLst>
                                  <a:rect l="0" t="0" r="r" b="b"/>
                                  <a:pathLst>
                                    <a:path w="20000" h="20000">
                                      <a:moveTo>
                                        <a:pt x="0" y="0"/>
                                      </a:moveTo>
                                      <a:lnTo>
                                        <a:pt x="19938" y="3629"/>
                                      </a:lnTo>
                                      <a:lnTo>
                                        <a:pt x="13889" y="1996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4" name="Freeform 783"/>
                              <wps:cNvSpPr>
                                <a:spLocks/>
                              </wps:cNvSpPr>
                              <wps:spPr bwMode="auto">
                                <a:xfrm>
                                  <a:off x="5832" y="8304"/>
                                  <a:ext cx="304" cy="474"/>
                                </a:xfrm>
                                <a:custGeom>
                                  <a:avLst/>
                                  <a:gdLst>
                                    <a:gd name="T0" fmla="*/ 197 w 20000"/>
                                    <a:gd name="T1" fmla="*/ 0 h 20000"/>
                                    <a:gd name="T2" fmla="*/ 19934 w 20000"/>
                                    <a:gd name="T3" fmla="*/ 3713 h 20000"/>
                                    <a:gd name="T4" fmla="*/ 13750 w 20000"/>
                                    <a:gd name="T5" fmla="*/ 19958 h 20000"/>
                                    <a:gd name="T6" fmla="*/ 0 w 20000"/>
                                    <a:gd name="T7" fmla="*/ 19620 h 20000"/>
                                  </a:gdLst>
                                  <a:ahLst/>
                                  <a:cxnLst>
                                    <a:cxn ang="0">
                                      <a:pos x="T0" y="T1"/>
                                    </a:cxn>
                                    <a:cxn ang="0">
                                      <a:pos x="T2" y="T3"/>
                                    </a:cxn>
                                    <a:cxn ang="0">
                                      <a:pos x="T4" y="T5"/>
                                    </a:cxn>
                                    <a:cxn ang="0">
                                      <a:pos x="T6" y="T7"/>
                                    </a:cxn>
                                  </a:cxnLst>
                                  <a:rect l="0" t="0" r="r" b="b"/>
                                  <a:pathLst>
                                    <a:path w="20000" h="20000">
                                      <a:moveTo>
                                        <a:pt x="197" y="0"/>
                                      </a:moveTo>
                                      <a:lnTo>
                                        <a:pt x="19934" y="3713"/>
                                      </a:lnTo>
                                      <a:lnTo>
                                        <a:pt x="13750" y="19958"/>
                                      </a:lnTo>
                                      <a:lnTo>
                                        <a:pt x="0" y="19620"/>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5" name="Arc 784"/>
                              <wps:cNvSpPr>
                                <a:spLocks/>
                              </wps:cNvSpPr>
                              <wps:spPr bwMode="auto">
                                <a:xfrm flipH="1" flipV="1">
                                  <a:off x="4831" y="8755"/>
                                  <a:ext cx="223"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6" name="Freeform 785"/>
                              <wps:cNvSpPr>
                                <a:spLocks/>
                              </wps:cNvSpPr>
                              <wps:spPr bwMode="auto">
                                <a:xfrm>
                                  <a:off x="4734" y="8296"/>
                                  <a:ext cx="324" cy="496"/>
                                </a:xfrm>
                                <a:custGeom>
                                  <a:avLst/>
                                  <a:gdLst>
                                    <a:gd name="T0" fmla="*/ 19938 w 20000"/>
                                    <a:gd name="T1" fmla="*/ 0 h 20000"/>
                                    <a:gd name="T2" fmla="*/ 0 w 20000"/>
                                    <a:gd name="T3" fmla="*/ 3629 h 20000"/>
                                    <a:gd name="T4" fmla="*/ 6049 w 20000"/>
                                    <a:gd name="T5" fmla="*/ 19960 h 20000"/>
                                  </a:gdLst>
                                  <a:ahLst/>
                                  <a:cxnLst>
                                    <a:cxn ang="0">
                                      <a:pos x="T0" y="T1"/>
                                    </a:cxn>
                                    <a:cxn ang="0">
                                      <a:pos x="T2" y="T3"/>
                                    </a:cxn>
                                    <a:cxn ang="0">
                                      <a:pos x="T4" y="T5"/>
                                    </a:cxn>
                                  </a:cxnLst>
                                  <a:rect l="0" t="0" r="r" b="b"/>
                                  <a:pathLst>
                                    <a:path w="20000" h="20000">
                                      <a:moveTo>
                                        <a:pt x="19938" y="0"/>
                                      </a:moveTo>
                                      <a:lnTo>
                                        <a:pt x="0" y="3629"/>
                                      </a:lnTo>
                                      <a:lnTo>
                                        <a:pt x="6049" y="1996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7" name="Freeform 786"/>
                              <wps:cNvSpPr>
                                <a:spLocks/>
                              </wps:cNvSpPr>
                              <wps:spPr bwMode="auto">
                                <a:xfrm>
                                  <a:off x="4753" y="8305"/>
                                  <a:ext cx="304" cy="474"/>
                                </a:xfrm>
                                <a:custGeom>
                                  <a:avLst/>
                                  <a:gdLst>
                                    <a:gd name="T0" fmla="*/ 19737 w 20000"/>
                                    <a:gd name="T1" fmla="*/ 0 h 20000"/>
                                    <a:gd name="T2" fmla="*/ 0 w 20000"/>
                                    <a:gd name="T3" fmla="*/ 3713 h 20000"/>
                                    <a:gd name="T4" fmla="*/ 6184 w 20000"/>
                                    <a:gd name="T5" fmla="*/ 19958 h 20000"/>
                                    <a:gd name="T6" fmla="*/ 19934 w 20000"/>
                                    <a:gd name="T7" fmla="*/ 19620 h 20000"/>
                                  </a:gdLst>
                                  <a:ahLst/>
                                  <a:cxnLst>
                                    <a:cxn ang="0">
                                      <a:pos x="T0" y="T1"/>
                                    </a:cxn>
                                    <a:cxn ang="0">
                                      <a:pos x="T2" y="T3"/>
                                    </a:cxn>
                                    <a:cxn ang="0">
                                      <a:pos x="T4" y="T5"/>
                                    </a:cxn>
                                    <a:cxn ang="0">
                                      <a:pos x="T6" y="T7"/>
                                    </a:cxn>
                                  </a:cxnLst>
                                  <a:rect l="0" t="0" r="r" b="b"/>
                                  <a:pathLst>
                                    <a:path w="20000" h="20000">
                                      <a:moveTo>
                                        <a:pt x="19737" y="0"/>
                                      </a:moveTo>
                                      <a:lnTo>
                                        <a:pt x="0" y="3713"/>
                                      </a:lnTo>
                                      <a:lnTo>
                                        <a:pt x="6184" y="19958"/>
                                      </a:lnTo>
                                      <a:lnTo>
                                        <a:pt x="19934" y="19620"/>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8" name="Freeform 787"/>
                              <wps:cNvSpPr>
                                <a:spLocks/>
                              </wps:cNvSpPr>
                              <wps:spPr bwMode="auto">
                                <a:xfrm>
                                  <a:off x="3959" y="8394"/>
                                  <a:ext cx="106" cy="719"/>
                                </a:xfrm>
                                <a:custGeom>
                                  <a:avLst/>
                                  <a:gdLst>
                                    <a:gd name="T0" fmla="*/ 16038 w 20000"/>
                                    <a:gd name="T1" fmla="*/ 0 h 20000"/>
                                    <a:gd name="T2" fmla="*/ 16792 w 20000"/>
                                    <a:gd name="T3" fmla="*/ 2726 h 20000"/>
                                    <a:gd name="T4" fmla="*/ 16792 w 20000"/>
                                    <a:gd name="T5" fmla="*/ 5424 h 20000"/>
                                    <a:gd name="T6" fmla="*/ 14906 w 20000"/>
                                    <a:gd name="T7" fmla="*/ 7316 h 20000"/>
                                    <a:gd name="T8" fmla="*/ 11321 w 20000"/>
                                    <a:gd name="T9" fmla="*/ 8206 h 20000"/>
                                    <a:gd name="T10" fmla="*/ 11321 w 20000"/>
                                    <a:gd name="T11" fmla="*/ 8512 h 20000"/>
                                    <a:gd name="T12" fmla="*/ 9057 w 20000"/>
                                    <a:gd name="T13" fmla="*/ 8846 h 20000"/>
                                    <a:gd name="T14" fmla="*/ 6604 w 20000"/>
                                    <a:gd name="T15" fmla="*/ 9152 h 20000"/>
                                    <a:gd name="T16" fmla="*/ 6604 w 20000"/>
                                    <a:gd name="T17" fmla="*/ 9513 h 20000"/>
                                    <a:gd name="T18" fmla="*/ 4528 w 20000"/>
                                    <a:gd name="T19" fmla="*/ 9819 h 20000"/>
                                    <a:gd name="T20" fmla="*/ 2075 w 20000"/>
                                    <a:gd name="T21" fmla="*/ 10459 h 20000"/>
                                    <a:gd name="T22" fmla="*/ 0 w 20000"/>
                                    <a:gd name="T23" fmla="*/ 12517 h 20000"/>
                                    <a:gd name="T24" fmla="*/ 2075 w 20000"/>
                                    <a:gd name="T25" fmla="*/ 14743 h 20000"/>
                                    <a:gd name="T26" fmla="*/ 4528 w 20000"/>
                                    <a:gd name="T27" fmla="*/ 15410 h 20000"/>
                                    <a:gd name="T28" fmla="*/ 4528 w 20000"/>
                                    <a:gd name="T29" fmla="*/ 15716 h 20000"/>
                                    <a:gd name="T30" fmla="*/ 6604 w 20000"/>
                                    <a:gd name="T31" fmla="*/ 15716 h 20000"/>
                                    <a:gd name="T32" fmla="*/ 9057 w 20000"/>
                                    <a:gd name="T33" fmla="*/ 16050 h 20000"/>
                                    <a:gd name="T34" fmla="*/ 13774 w 20000"/>
                                    <a:gd name="T35" fmla="*/ 16050 h 20000"/>
                                    <a:gd name="T36" fmla="*/ 19811 w 20000"/>
                                    <a:gd name="T37" fmla="*/ 17747 h 20000"/>
                                    <a:gd name="T38" fmla="*/ 13774 w 20000"/>
                                    <a:gd name="T39" fmla="*/ 1997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038" y="0"/>
                                      </a:moveTo>
                                      <a:lnTo>
                                        <a:pt x="16792" y="2726"/>
                                      </a:lnTo>
                                      <a:lnTo>
                                        <a:pt x="16792" y="5424"/>
                                      </a:lnTo>
                                      <a:lnTo>
                                        <a:pt x="14906" y="7316"/>
                                      </a:lnTo>
                                      <a:lnTo>
                                        <a:pt x="11321" y="8206"/>
                                      </a:lnTo>
                                      <a:lnTo>
                                        <a:pt x="11321" y="8512"/>
                                      </a:lnTo>
                                      <a:lnTo>
                                        <a:pt x="9057" y="8846"/>
                                      </a:lnTo>
                                      <a:lnTo>
                                        <a:pt x="6604" y="9152"/>
                                      </a:lnTo>
                                      <a:lnTo>
                                        <a:pt x="6604" y="9513"/>
                                      </a:lnTo>
                                      <a:lnTo>
                                        <a:pt x="4528" y="9819"/>
                                      </a:lnTo>
                                      <a:lnTo>
                                        <a:pt x="2075" y="10459"/>
                                      </a:lnTo>
                                      <a:lnTo>
                                        <a:pt x="0" y="12517"/>
                                      </a:lnTo>
                                      <a:lnTo>
                                        <a:pt x="2075" y="14743"/>
                                      </a:lnTo>
                                      <a:lnTo>
                                        <a:pt x="4528" y="15410"/>
                                      </a:lnTo>
                                      <a:lnTo>
                                        <a:pt x="4528" y="15716"/>
                                      </a:lnTo>
                                      <a:lnTo>
                                        <a:pt x="6604" y="15716"/>
                                      </a:lnTo>
                                      <a:lnTo>
                                        <a:pt x="9057" y="16050"/>
                                      </a:lnTo>
                                      <a:lnTo>
                                        <a:pt x="13774" y="16050"/>
                                      </a:lnTo>
                                      <a:lnTo>
                                        <a:pt x="19811" y="17747"/>
                                      </a:lnTo>
                                      <a:lnTo>
                                        <a:pt x="13774" y="1997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9" name="Line 788"/>
                              <wps:cNvCnPr/>
                              <wps:spPr bwMode="auto">
                                <a:xfrm flipV="1">
                                  <a:off x="4635" y="8889"/>
                                  <a:ext cx="301" cy="48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 name="Rectangle 789"/>
                              <wps:cNvSpPr>
                                <a:spLocks noChangeArrowheads="1"/>
                              </wps:cNvSpPr>
                              <wps:spPr bwMode="auto">
                                <a:xfrm>
                                  <a:off x="5067" y="8227"/>
                                  <a:ext cx="751" cy="124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1" name="Freeform 790"/>
                              <wps:cNvSpPr>
                                <a:spLocks/>
                              </wps:cNvSpPr>
                              <wps:spPr bwMode="auto">
                                <a:xfrm>
                                  <a:off x="5448" y="9455"/>
                                  <a:ext cx="369" cy="130"/>
                                </a:xfrm>
                                <a:custGeom>
                                  <a:avLst/>
                                  <a:gdLst>
                                    <a:gd name="T0" fmla="*/ 0 w 20000"/>
                                    <a:gd name="T1" fmla="*/ 0 h 20000"/>
                                    <a:gd name="T2" fmla="*/ 867 w 20000"/>
                                    <a:gd name="T3" fmla="*/ 5077 h 20000"/>
                                    <a:gd name="T4" fmla="*/ 1951 w 20000"/>
                                    <a:gd name="T5" fmla="*/ 9692 h 20000"/>
                                    <a:gd name="T6" fmla="*/ 3198 w 20000"/>
                                    <a:gd name="T7" fmla="*/ 12923 h 20000"/>
                                    <a:gd name="T8" fmla="*/ 4553 w 20000"/>
                                    <a:gd name="T9" fmla="*/ 15846 h 20000"/>
                                    <a:gd name="T10" fmla="*/ 6396 w 20000"/>
                                    <a:gd name="T11" fmla="*/ 18000 h 20000"/>
                                    <a:gd name="T12" fmla="*/ 8184 w 20000"/>
                                    <a:gd name="T13" fmla="*/ 19077 h 20000"/>
                                    <a:gd name="T14" fmla="*/ 10190 w 20000"/>
                                    <a:gd name="T15" fmla="*/ 19846 h 20000"/>
                                    <a:gd name="T16" fmla="*/ 11436 w 20000"/>
                                    <a:gd name="T17" fmla="*/ 19846 h 20000"/>
                                    <a:gd name="T18" fmla="*/ 12791 w 20000"/>
                                    <a:gd name="T19" fmla="*/ 18923 h 20000"/>
                                    <a:gd name="T20" fmla="*/ 14146 w 20000"/>
                                    <a:gd name="T21" fmla="*/ 17231 h 20000"/>
                                    <a:gd name="T22" fmla="*/ 15664 w 20000"/>
                                    <a:gd name="T23" fmla="*/ 15231 h 20000"/>
                                    <a:gd name="T24" fmla="*/ 17073 w 20000"/>
                                    <a:gd name="T25" fmla="*/ 12000 h 20000"/>
                                    <a:gd name="T26" fmla="*/ 18266 w 20000"/>
                                    <a:gd name="T27" fmla="*/ 8923 h 20000"/>
                                    <a:gd name="T28" fmla="*/ 19241 w 20000"/>
                                    <a:gd name="T29" fmla="*/ 4769 h 20000"/>
                                    <a:gd name="T30" fmla="*/ 19946 w 20000"/>
                                    <a:gd name="T31" fmla="*/ 769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67" y="5077"/>
                                      </a:lnTo>
                                      <a:lnTo>
                                        <a:pt x="1951" y="9692"/>
                                      </a:lnTo>
                                      <a:lnTo>
                                        <a:pt x="3198" y="12923"/>
                                      </a:lnTo>
                                      <a:lnTo>
                                        <a:pt x="4553" y="15846"/>
                                      </a:lnTo>
                                      <a:lnTo>
                                        <a:pt x="6396" y="18000"/>
                                      </a:lnTo>
                                      <a:lnTo>
                                        <a:pt x="8184" y="19077"/>
                                      </a:lnTo>
                                      <a:lnTo>
                                        <a:pt x="10190" y="19846"/>
                                      </a:lnTo>
                                      <a:lnTo>
                                        <a:pt x="11436" y="19846"/>
                                      </a:lnTo>
                                      <a:lnTo>
                                        <a:pt x="12791" y="18923"/>
                                      </a:lnTo>
                                      <a:lnTo>
                                        <a:pt x="14146" y="17231"/>
                                      </a:lnTo>
                                      <a:lnTo>
                                        <a:pt x="15664" y="15231"/>
                                      </a:lnTo>
                                      <a:lnTo>
                                        <a:pt x="17073" y="12000"/>
                                      </a:lnTo>
                                      <a:lnTo>
                                        <a:pt x="18266" y="8923"/>
                                      </a:lnTo>
                                      <a:lnTo>
                                        <a:pt x="19241" y="4769"/>
                                      </a:lnTo>
                                      <a:lnTo>
                                        <a:pt x="19946" y="769"/>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2" name="Freeform 791"/>
                              <wps:cNvSpPr>
                                <a:spLocks/>
                              </wps:cNvSpPr>
                              <wps:spPr bwMode="auto">
                                <a:xfrm>
                                  <a:off x="5076" y="9472"/>
                                  <a:ext cx="377" cy="64"/>
                                </a:xfrm>
                                <a:custGeom>
                                  <a:avLst/>
                                  <a:gdLst>
                                    <a:gd name="T0" fmla="*/ 0 w 20000"/>
                                    <a:gd name="T1" fmla="*/ 0 h 20000"/>
                                    <a:gd name="T2" fmla="*/ 849 w 20000"/>
                                    <a:gd name="T3" fmla="*/ 5000 h 20000"/>
                                    <a:gd name="T4" fmla="*/ 1963 w 20000"/>
                                    <a:gd name="T5" fmla="*/ 9375 h 20000"/>
                                    <a:gd name="T6" fmla="*/ 3183 w 20000"/>
                                    <a:gd name="T7" fmla="*/ 12813 h 20000"/>
                                    <a:gd name="T8" fmla="*/ 4562 w 20000"/>
                                    <a:gd name="T9" fmla="*/ 15625 h 20000"/>
                                    <a:gd name="T10" fmla="*/ 6419 w 20000"/>
                                    <a:gd name="T11" fmla="*/ 17813 h 20000"/>
                                    <a:gd name="T12" fmla="*/ 8170 w 20000"/>
                                    <a:gd name="T13" fmla="*/ 19063 h 20000"/>
                                    <a:gd name="T14" fmla="*/ 10186 w 20000"/>
                                    <a:gd name="T15" fmla="*/ 19688 h 20000"/>
                                    <a:gd name="T16" fmla="*/ 11459 w 20000"/>
                                    <a:gd name="T17" fmla="*/ 19688 h 20000"/>
                                    <a:gd name="T18" fmla="*/ 12785 w 20000"/>
                                    <a:gd name="T19" fmla="*/ 18750 h 20000"/>
                                    <a:gd name="T20" fmla="*/ 14164 w 20000"/>
                                    <a:gd name="T21" fmla="*/ 17188 h 20000"/>
                                    <a:gd name="T22" fmla="*/ 15650 w 20000"/>
                                    <a:gd name="T23" fmla="*/ 15000 h 20000"/>
                                    <a:gd name="T24" fmla="*/ 17082 w 20000"/>
                                    <a:gd name="T25" fmla="*/ 11875 h 20000"/>
                                    <a:gd name="T26" fmla="*/ 18249 w 20000"/>
                                    <a:gd name="T27" fmla="*/ 8750 h 20000"/>
                                    <a:gd name="T28" fmla="*/ 19257 w 20000"/>
                                    <a:gd name="T29" fmla="*/ 4688 h 20000"/>
                                    <a:gd name="T30" fmla="*/ 19947 w 20000"/>
                                    <a:gd name="T31" fmla="*/ 625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0"/>
                                      </a:moveTo>
                                      <a:lnTo>
                                        <a:pt x="849" y="5000"/>
                                      </a:lnTo>
                                      <a:lnTo>
                                        <a:pt x="1963" y="9375"/>
                                      </a:lnTo>
                                      <a:lnTo>
                                        <a:pt x="3183" y="12813"/>
                                      </a:lnTo>
                                      <a:lnTo>
                                        <a:pt x="4562" y="15625"/>
                                      </a:lnTo>
                                      <a:lnTo>
                                        <a:pt x="6419" y="17813"/>
                                      </a:lnTo>
                                      <a:lnTo>
                                        <a:pt x="8170" y="19063"/>
                                      </a:lnTo>
                                      <a:lnTo>
                                        <a:pt x="10186" y="19688"/>
                                      </a:lnTo>
                                      <a:lnTo>
                                        <a:pt x="11459" y="19688"/>
                                      </a:lnTo>
                                      <a:lnTo>
                                        <a:pt x="12785" y="18750"/>
                                      </a:lnTo>
                                      <a:lnTo>
                                        <a:pt x="14164" y="17188"/>
                                      </a:lnTo>
                                      <a:lnTo>
                                        <a:pt x="15650" y="15000"/>
                                      </a:lnTo>
                                      <a:lnTo>
                                        <a:pt x="17082" y="11875"/>
                                      </a:lnTo>
                                      <a:lnTo>
                                        <a:pt x="18249" y="8750"/>
                                      </a:lnTo>
                                      <a:lnTo>
                                        <a:pt x="19257" y="4688"/>
                                      </a:lnTo>
                                      <a:lnTo>
                                        <a:pt x="19947" y="625"/>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3" name="Freeform 792"/>
                              <wps:cNvSpPr>
                                <a:spLocks/>
                              </wps:cNvSpPr>
                              <wps:spPr bwMode="auto">
                                <a:xfrm>
                                  <a:off x="5076" y="9409"/>
                                  <a:ext cx="377" cy="64"/>
                                </a:xfrm>
                                <a:custGeom>
                                  <a:avLst/>
                                  <a:gdLst>
                                    <a:gd name="T0" fmla="*/ 0 w 20000"/>
                                    <a:gd name="T1" fmla="*/ 19688 h 20000"/>
                                    <a:gd name="T2" fmla="*/ 849 w 20000"/>
                                    <a:gd name="T3" fmla="*/ 14688 h 20000"/>
                                    <a:gd name="T4" fmla="*/ 1963 w 20000"/>
                                    <a:gd name="T5" fmla="*/ 10000 h 20000"/>
                                    <a:gd name="T6" fmla="*/ 3183 w 20000"/>
                                    <a:gd name="T7" fmla="*/ 6875 h 20000"/>
                                    <a:gd name="T8" fmla="*/ 4562 w 20000"/>
                                    <a:gd name="T9" fmla="*/ 4063 h 20000"/>
                                    <a:gd name="T10" fmla="*/ 6419 w 20000"/>
                                    <a:gd name="T11" fmla="*/ 1875 h 20000"/>
                                    <a:gd name="T12" fmla="*/ 8170 w 20000"/>
                                    <a:gd name="T13" fmla="*/ 625 h 20000"/>
                                    <a:gd name="T14" fmla="*/ 10186 w 20000"/>
                                    <a:gd name="T15" fmla="*/ 0 h 20000"/>
                                    <a:gd name="T16" fmla="*/ 11459 w 20000"/>
                                    <a:gd name="T17" fmla="*/ 0 h 20000"/>
                                    <a:gd name="T18" fmla="*/ 12785 w 20000"/>
                                    <a:gd name="T19" fmla="*/ 938 h 20000"/>
                                    <a:gd name="T20" fmla="*/ 14164 w 20000"/>
                                    <a:gd name="T21" fmla="*/ 2188 h 20000"/>
                                    <a:gd name="T22" fmla="*/ 15650 w 20000"/>
                                    <a:gd name="T23" fmla="*/ 4688 h 20000"/>
                                    <a:gd name="T24" fmla="*/ 17082 w 20000"/>
                                    <a:gd name="T25" fmla="*/ 7813 h 20000"/>
                                    <a:gd name="T26" fmla="*/ 18249 w 20000"/>
                                    <a:gd name="T27" fmla="*/ 10938 h 20000"/>
                                    <a:gd name="T28" fmla="*/ 19257 w 20000"/>
                                    <a:gd name="T29" fmla="*/ 15000 h 20000"/>
                                    <a:gd name="T30" fmla="*/ 19947 w 20000"/>
                                    <a:gd name="T31" fmla="*/ 1906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000" h="20000">
                                      <a:moveTo>
                                        <a:pt x="0" y="19688"/>
                                      </a:moveTo>
                                      <a:lnTo>
                                        <a:pt x="849" y="14688"/>
                                      </a:lnTo>
                                      <a:lnTo>
                                        <a:pt x="1963" y="10000"/>
                                      </a:lnTo>
                                      <a:lnTo>
                                        <a:pt x="3183" y="6875"/>
                                      </a:lnTo>
                                      <a:lnTo>
                                        <a:pt x="4562" y="4063"/>
                                      </a:lnTo>
                                      <a:lnTo>
                                        <a:pt x="6419" y="1875"/>
                                      </a:lnTo>
                                      <a:lnTo>
                                        <a:pt x="8170" y="625"/>
                                      </a:lnTo>
                                      <a:lnTo>
                                        <a:pt x="10186" y="0"/>
                                      </a:lnTo>
                                      <a:lnTo>
                                        <a:pt x="11459" y="0"/>
                                      </a:lnTo>
                                      <a:lnTo>
                                        <a:pt x="12785" y="938"/>
                                      </a:lnTo>
                                      <a:lnTo>
                                        <a:pt x="14164" y="2188"/>
                                      </a:lnTo>
                                      <a:lnTo>
                                        <a:pt x="15650" y="4688"/>
                                      </a:lnTo>
                                      <a:lnTo>
                                        <a:pt x="17082" y="7813"/>
                                      </a:lnTo>
                                      <a:lnTo>
                                        <a:pt x="18249" y="10938"/>
                                      </a:lnTo>
                                      <a:lnTo>
                                        <a:pt x="19257" y="15000"/>
                                      </a:lnTo>
                                      <a:lnTo>
                                        <a:pt x="19947" y="19063"/>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4" name="Line 793"/>
                              <wps:cNvCnPr/>
                              <wps:spPr bwMode="auto">
                                <a:xfrm>
                                  <a:off x="3933" y="13678"/>
                                  <a:ext cx="470"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5" name="Line 794"/>
                              <wps:cNvCnPr/>
                              <wps:spPr bwMode="auto">
                                <a:xfrm>
                                  <a:off x="3924" y="14373"/>
                                  <a:ext cx="813"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 name="Line 795"/>
                              <wps:cNvCnPr/>
                              <wps:spPr bwMode="auto">
                                <a:xfrm flipH="1">
                                  <a:off x="6213" y="13679"/>
                                  <a:ext cx="474"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7" name="Freeform 796"/>
                              <wps:cNvSpPr>
                                <a:spLocks/>
                              </wps:cNvSpPr>
                              <wps:spPr bwMode="auto">
                                <a:xfrm>
                                  <a:off x="6604" y="13681"/>
                                  <a:ext cx="106" cy="688"/>
                                </a:xfrm>
                                <a:custGeom>
                                  <a:avLst/>
                                  <a:gdLst>
                                    <a:gd name="T0" fmla="*/ 16038 w 20000"/>
                                    <a:gd name="T1" fmla="*/ 0 h 20000"/>
                                    <a:gd name="T2" fmla="*/ 16792 w 20000"/>
                                    <a:gd name="T3" fmla="*/ 2733 h 20000"/>
                                    <a:gd name="T4" fmla="*/ 16792 w 20000"/>
                                    <a:gd name="T5" fmla="*/ 5436 h 20000"/>
                                    <a:gd name="T6" fmla="*/ 14906 w 20000"/>
                                    <a:gd name="T7" fmla="*/ 7326 h 20000"/>
                                    <a:gd name="T8" fmla="*/ 11321 w 20000"/>
                                    <a:gd name="T9" fmla="*/ 8198 h 20000"/>
                                    <a:gd name="T10" fmla="*/ 11321 w 20000"/>
                                    <a:gd name="T11" fmla="*/ 8517 h 20000"/>
                                    <a:gd name="T12" fmla="*/ 9057 w 20000"/>
                                    <a:gd name="T13" fmla="*/ 8837 h 20000"/>
                                    <a:gd name="T14" fmla="*/ 6604 w 20000"/>
                                    <a:gd name="T15" fmla="*/ 9157 h 20000"/>
                                    <a:gd name="T16" fmla="*/ 6604 w 20000"/>
                                    <a:gd name="T17" fmla="*/ 9506 h 20000"/>
                                    <a:gd name="T18" fmla="*/ 4528 w 20000"/>
                                    <a:gd name="T19" fmla="*/ 9826 h 20000"/>
                                    <a:gd name="T20" fmla="*/ 2075 w 20000"/>
                                    <a:gd name="T21" fmla="*/ 10465 h 20000"/>
                                    <a:gd name="T22" fmla="*/ 0 w 20000"/>
                                    <a:gd name="T23" fmla="*/ 12529 h 20000"/>
                                    <a:gd name="T24" fmla="*/ 2075 w 20000"/>
                                    <a:gd name="T25" fmla="*/ 14738 h 20000"/>
                                    <a:gd name="T26" fmla="*/ 4528 w 20000"/>
                                    <a:gd name="T27" fmla="*/ 15407 h 20000"/>
                                    <a:gd name="T28" fmla="*/ 4528 w 20000"/>
                                    <a:gd name="T29" fmla="*/ 15727 h 20000"/>
                                    <a:gd name="T30" fmla="*/ 6604 w 20000"/>
                                    <a:gd name="T31" fmla="*/ 15727 h 20000"/>
                                    <a:gd name="T32" fmla="*/ 9057 w 20000"/>
                                    <a:gd name="T33" fmla="*/ 16047 h 20000"/>
                                    <a:gd name="T34" fmla="*/ 13774 w 20000"/>
                                    <a:gd name="T35" fmla="*/ 16047 h 20000"/>
                                    <a:gd name="T36" fmla="*/ 19811 w 20000"/>
                                    <a:gd name="T37" fmla="*/ 17733 h 20000"/>
                                    <a:gd name="T38" fmla="*/ 13774 w 20000"/>
                                    <a:gd name="T39" fmla="*/ 1997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038" y="0"/>
                                      </a:moveTo>
                                      <a:lnTo>
                                        <a:pt x="16792" y="2733"/>
                                      </a:lnTo>
                                      <a:lnTo>
                                        <a:pt x="16792" y="5436"/>
                                      </a:lnTo>
                                      <a:lnTo>
                                        <a:pt x="14906" y="7326"/>
                                      </a:lnTo>
                                      <a:lnTo>
                                        <a:pt x="11321" y="8198"/>
                                      </a:lnTo>
                                      <a:lnTo>
                                        <a:pt x="11321" y="8517"/>
                                      </a:lnTo>
                                      <a:lnTo>
                                        <a:pt x="9057" y="8837"/>
                                      </a:lnTo>
                                      <a:lnTo>
                                        <a:pt x="6604" y="9157"/>
                                      </a:lnTo>
                                      <a:lnTo>
                                        <a:pt x="6604" y="9506"/>
                                      </a:lnTo>
                                      <a:lnTo>
                                        <a:pt x="4528" y="9826"/>
                                      </a:lnTo>
                                      <a:lnTo>
                                        <a:pt x="2075" y="10465"/>
                                      </a:lnTo>
                                      <a:lnTo>
                                        <a:pt x="0" y="12529"/>
                                      </a:lnTo>
                                      <a:lnTo>
                                        <a:pt x="2075" y="14738"/>
                                      </a:lnTo>
                                      <a:lnTo>
                                        <a:pt x="4528" y="15407"/>
                                      </a:lnTo>
                                      <a:lnTo>
                                        <a:pt x="4528" y="15727"/>
                                      </a:lnTo>
                                      <a:lnTo>
                                        <a:pt x="6604" y="15727"/>
                                      </a:lnTo>
                                      <a:lnTo>
                                        <a:pt x="9057" y="16047"/>
                                      </a:lnTo>
                                      <a:lnTo>
                                        <a:pt x="13774" y="16047"/>
                                      </a:lnTo>
                                      <a:lnTo>
                                        <a:pt x="19811" y="17733"/>
                                      </a:lnTo>
                                      <a:lnTo>
                                        <a:pt x="13774" y="19971"/>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8" name="Line 797"/>
                              <wps:cNvCnPr/>
                              <wps:spPr bwMode="auto">
                                <a:xfrm>
                                  <a:off x="4102" y="13584"/>
                                  <a:ext cx="1100"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9" name="Line 798"/>
                              <wps:cNvCnPr/>
                              <wps:spPr bwMode="auto">
                                <a:xfrm>
                                  <a:off x="4736" y="14199"/>
                                  <a:ext cx="480" cy="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0" name="Line 799"/>
                              <wps:cNvCnPr/>
                              <wps:spPr bwMode="auto">
                                <a:xfrm>
                                  <a:off x="5045" y="13585"/>
                                  <a:ext cx="2" cy="61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1" name="Line 800"/>
                              <wps:cNvCnPr/>
                              <wps:spPr bwMode="auto">
                                <a:xfrm>
                                  <a:off x="5044" y="13291"/>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2" name="Line 801"/>
                              <wps:cNvCnPr/>
                              <wps:spPr bwMode="auto">
                                <a:xfrm>
                                  <a:off x="4209" y="13358"/>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3" name="Line 802"/>
                              <wps:cNvCnPr/>
                              <wps:spPr bwMode="auto">
                                <a:xfrm flipV="1">
                                  <a:off x="4209" y="13687"/>
                                  <a:ext cx="1" cy="21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4" name="Rectangle 803"/>
                              <wps:cNvSpPr>
                                <a:spLocks noChangeArrowheads="1"/>
                              </wps:cNvSpPr>
                              <wps:spPr bwMode="auto">
                                <a:xfrm>
                                  <a:off x="4404" y="14344"/>
                                  <a:ext cx="286" cy="3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jc w:val="center"/>
                                      <w:rPr>
                                        <w:rFonts w:cs="Arial"/>
                                      </w:rPr>
                                    </w:pPr>
                                    <w:r w:rsidRPr="00B11BA6">
                                      <w:rPr>
                                        <w:rFonts w:cs="Arial"/>
                                      </w:rPr>
                                      <w:t>T</w:t>
                                    </w:r>
                                    <w:r w:rsidRPr="00B11BA6">
                                      <w:rPr>
                                        <w:rFonts w:cs="Arial"/>
                                        <w:vertAlign w:val="subscript"/>
                                      </w:rPr>
                                      <w:t>k</w:t>
                                    </w:r>
                                  </w:p>
                                </w:txbxContent>
                              </wps:txbx>
                              <wps:bodyPr rot="0" vert="horz" wrap="square" lIns="12700" tIns="12700" rIns="12700" bIns="12700" anchor="t" anchorCtr="0" upright="1">
                                <a:noAutofit/>
                              </wps:bodyPr>
                            </wps:wsp>
                            <wps:wsp>
                              <wps:cNvPr id="595" name="Arc 804"/>
                              <wps:cNvSpPr>
                                <a:spLocks/>
                              </wps:cNvSpPr>
                              <wps:spPr bwMode="auto">
                                <a:xfrm flipV="1">
                                  <a:off x="5890" y="14040"/>
                                  <a:ext cx="227"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6" name="Freeform 805"/>
                              <wps:cNvSpPr>
                                <a:spLocks/>
                              </wps:cNvSpPr>
                              <wps:spPr bwMode="auto">
                                <a:xfrm>
                                  <a:off x="5886" y="13581"/>
                                  <a:ext cx="330" cy="496"/>
                                </a:xfrm>
                                <a:custGeom>
                                  <a:avLst/>
                                  <a:gdLst>
                                    <a:gd name="T0" fmla="*/ 0 w 20000"/>
                                    <a:gd name="T1" fmla="*/ 0 h 20000"/>
                                    <a:gd name="T2" fmla="*/ 19939 w 20000"/>
                                    <a:gd name="T3" fmla="*/ 3629 h 20000"/>
                                    <a:gd name="T4" fmla="*/ 13879 w 20000"/>
                                    <a:gd name="T5" fmla="*/ 19960 h 20000"/>
                                  </a:gdLst>
                                  <a:ahLst/>
                                  <a:cxnLst>
                                    <a:cxn ang="0">
                                      <a:pos x="T0" y="T1"/>
                                    </a:cxn>
                                    <a:cxn ang="0">
                                      <a:pos x="T2" y="T3"/>
                                    </a:cxn>
                                    <a:cxn ang="0">
                                      <a:pos x="T4" y="T5"/>
                                    </a:cxn>
                                  </a:cxnLst>
                                  <a:rect l="0" t="0" r="r" b="b"/>
                                  <a:pathLst>
                                    <a:path w="20000" h="20000">
                                      <a:moveTo>
                                        <a:pt x="0" y="0"/>
                                      </a:moveTo>
                                      <a:lnTo>
                                        <a:pt x="19939" y="3629"/>
                                      </a:lnTo>
                                      <a:lnTo>
                                        <a:pt x="13879" y="1996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7" name="Freeform 806"/>
                              <wps:cNvSpPr>
                                <a:spLocks/>
                              </wps:cNvSpPr>
                              <wps:spPr bwMode="auto">
                                <a:xfrm>
                                  <a:off x="5887" y="13590"/>
                                  <a:ext cx="310" cy="474"/>
                                </a:xfrm>
                                <a:custGeom>
                                  <a:avLst/>
                                  <a:gdLst>
                                    <a:gd name="T0" fmla="*/ 194 w 20000"/>
                                    <a:gd name="T1" fmla="*/ 0 h 20000"/>
                                    <a:gd name="T2" fmla="*/ 19935 w 20000"/>
                                    <a:gd name="T3" fmla="*/ 3713 h 20000"/>
                                    <a:gd name="T4" fmla="*/ 13742 w 20000"/>
                                    <a:gd name="T5" fmla="*/ 19958 h 20000"/>
                                    <a:gd name="T6" fmla="*/ 0 w 20000"/>
                                    <a:gd name="T7" fmla="*/ 19620 h 20000"/>
                                  </a:gdLst>
                                  <a:ahLst/>
                                  <a:cxnLst>
                                    <a:cxn ang="0">
                                      <a:pos x="T0" y="T1"/>
                                    </a:cxn>
                                    <a:cxn ang="0">
                                      <a:pos x="T2" y="T3"/>
                                    </a:cxn>
                                    <a:cxn ang="0">
                                      <a:pos x="T4" y="T5"/>
                                    </a:cxn>
                                    <a:cxn ang="0">
                                      <a:pos x="T6" y="T7"/>
                                    </a:cxn>
                                  </a:cxnLst>
                                  <a:rect l="0" t="0" r="r" b="b"/>
                                  <a:pathLst>
                                    <a:path w="20000" h="20000">
                                      <a:moveTo>
                                        <a:pt x="194" y="0"/>
                                      </a:moveTo>
                                      <a:lnTo>
                                        <a:pt x="19935" y="3713"/>
                                      </a:lnTo>
                                      <a:lnTo>
                                        <a:pt x="13742" y="19958"/>
                                      </a:lnTo>
                                      <a:lnTo>
                                        <a:pt x="0" y="19620"/>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8" name="Arc 807"/>
                              <wps:cNvSpPr>
                                <a:spLocks/>
                              </wps:cNvSpPr>
                              <wps:spPr bwMode="auto">
                                <a:xfrm flipH="1" flipV="1">
                                  <a:off x="4505" y="14041"/>
                                  <a:ext cx="223" cy="1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9" name="Freeform 808"/>
                              <wps:cNvSpPr>
                                <a:spLocks/>
                              </wps:cNvSpPr>
                              <wps:spPr bwMode="auto">
                                <a:xfrm>
                                  <a:off x="4408" y="13582"/>
                                  <a:ext cx="324" cy="496"/>
                                </a:xfrm>
                                <a:custGeom>
                                  <a:avLst/>
                                  <a:gdLst>
                                    <a:gd name="T0" fmla="*/ 19938 w 20000"/>
                                    <a:gd name="T1" fmla="*/ 0 h 20000"/>
                                    <a:gd name="T2" fmla="*/ 0 w 20000"/>
                                    <a:gd name="T3" fmla="*/ 3629 h 20000"/>
                                    <a:gd name="T4" fmla="*/ 6049 w 20000"/>
                                    <a:gd name="T5" fmla="*/ 19960 h 20000"/>
                                  </a:gdLst>
                                  <a:ahLst/>
                                  <a:cxnLst>
                                    <a:cxn ang="0">
                                      <a:pos x="T0" y="T1"/>
                                    </a:cxn>
                                    <a:cxn ang="0">
                                      <a:pos x="T2" y="T3"/>
                                    </a:cxn>
                                    <a:cxn ang="0">
                                      <a:pos x="T4" y="T5"/>
                                    </a:cxn>
                                  </a:cxnLst>
                                  <a:rect l="0" t="0" r="r" b="b"/>
                                  <a:pathLst>
                                    <a:path w="20000" h="20000">
                                      <a:moveTo>
                                        <a:pt x="19938" y="0"/>
                                      </a:moveTo>
                                      <a:lnTo>
                                        <a:pt x="0" y="3629"/>
                                      </a:lnTo>
                                      <a:lnTo>
                                        <a:pt x="6049" y="1996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00" name="Freeform 809"/>
                              <wps:cNvSpPr>
                                <a:spLocks/>
                              </wps:cNvSpPr>
                              <wps:spPr bwMode="auto">
                                <a:xfrm>
                                  <a:off x="4427" y="13591"/>
                                  <a:ext cx="304" cy="474"/>
                                </a:xfrm>
                                <a:custGeom>
                                  <a:avLst/>
                                  <a:gdLst>
                                    <a:gd name="T0" fmla="*/ 19737 w 20000"/>
                                    <a:gd name="T1" fmla="*/ 0 h 20000"/>
                                    <a:gd name="T2" fmla="*/ 0 w 20000"/>
                                    <a:gd name="T3" fmla="*/ 3713 h 20000"/>
                                    <a:gd name="T4" fmla="*/ 6184 w 20000"/>
                                    <a:gd name="T5" fmla="*/ 19958 h 20000"/>
                                    <a:gd name="T6" fmla="*/ 19934 w 20000"/>
                                    <a:gd name="T7" fmla="*/ 19620 h 20000"/>
                                  </a:gdLst>
                                  <a:ahLst/>
                                  <a:cxnLst>
                                    <a:cxn ang="0">
                                      <a:pos x="T0" y="T1"/>
                                    </a:cxn>
                                    <a:cxn ang="0">
                                      <a:pos x="T2" y="T3"/>
                                    </a:cxn>
                                    <a:cxn ang="0">
                                      <a:pos x="T4" y="T5"/>
                                    </a:cxn>
                                    <a:cxn ang="0">
                                      <a:pos x="T6" y="T7"/>
                                    </a:cxn>
                                  </a:cxnLst>
                                  <a:rect l="0" t="0" r="r" b="b"/>
                                  <a:pathLst>
                                    <a:path w="20000" h="20000">
                                      <a:moveTo>
                                        <a:pt x="19737" y="0"/>
                                      </a:moveTo>
                                      <a:lnTo>
                                        <a:pt x="0" y="3713"/>
                                      </a:lnTo>
                                      <a:lnTo>
                                        <a:pt x="6184" y="19958"/>
                                      </a:lnTo>
                                      <a:lnTo>
                                        <a:pt x="19934" y="19620"/>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01" name="Freeform 810"/>
                              <wps:cNvSpPr>
                                <a:spLocks/>
                              </wps:cNvSpPr>
                              <wps:spPr bwMode="auto">
                                <a:xfrm>
                                  <a:off x="3846" y="13681"/>
                                  <a:ext cx="106" cy="688"/>
                                </a:xfrm>
                                <a:custGeom>
                                  <a:avLst/>
                                  <a:gdLst>
                                    <a:gd name="T0" fmla="*/ 16038 w 20000"/>
                                    <a:gd name="T1" fmla="*/ 0 h 20000"/>
                                    <a:gd name="T2" fmla="*/ 16792 w 20000"/>
                                    <a:gd name="T3" fmla="*/ 2733 h 20000"/>
                                    <a:gd name="T4" fmla="*/ 16792 w 20000"/>
                                    <a:gd name="T5" fmla="*/ 5436 h 20000"/>
                                    <a:gd name="T6" fmla="*/ 14906 w 20000"/>
                                    <a:gd name="T7" fmla="*/ 7326 h 20000"/>
                                    <a:gd name="T8" fmla="*/ 11321 w 20000"/>
                                    <a:gd name="T9" fmla="*/ 8198 h 20000"/>
                                    <a:gd name="T10" fmla="*/ 11321 w 20000"/>
                                    <a:gd name="T11" fmla="*/ 8517 h 20000"/>
                                    <a:gd name="T12" fmla="*/ 9057 w 20000"/>
                                    <a:gd name="T13" fmla="*/ 8837 h 20000"/>
                                    <a:gd name="T14" fmla="*/ 6604 w 20000"/>
                                    <a:gd name="T15" fmla="*/ 9157 h 20000"/>
                                    <a:gd name="T16" fmla="*/ 6604 w 20000"/>
                                    <a:gd name="T17" fmla="*/ 9506 h 20000"/>
                                    <a:gd name="T18" fmla="*/ 4528 w 20000"/>
                                    <a:gd name="T19" fmla="*/ 9826 h 20000"/>
                                    <a:gd name="T20" fmla="*/ 2075 w 20000"/>
                                    <a:gd name="T21" fmla="*/ 10465 h 20000"/>
                                    <a:gd name="T22" fmla="*/ 0 w 20000"/>
                                    <a:gd name="T23" fmla="*/ 12529 h 20000"/>
                                    <a:gd name="T24" fmla="*/ 2075 w 20000"/>
                                    <a:gd name="T25" fmla="*/ 14738 h 20000"/>
                                    <a:gd name="T26" fmla="*/ 4528 w 20000"/>
                                    <a:gd name="T27" fmla="*/ 15407 h 20000"/>
                                    <a:gd name="T28" fmla="*/ 4528 w 20000"/>
                                    <a:gd name="T29" fmla="*/ 15727 h 20000"/>
                                    <a:gd name="T30" fmla="*/ 6604 w 20000"/>
                                    <a:gd name="T31" fmla="*/ 15727 h 20000"/>
                                    <a:gd name="T32" fmla="*/ 9057 w 20000"/>
                                    <a:gd name="T33" fmla="*/ 16047 h 20000"/>
                                    <a:gd name="T34" fmla="*/ 13774 w 20000"/>
                                    <a:gd name="T35" fmla="*/ 16047 h 20000"/>
                                    <a:gd name="T36" fmla="*/ 19811 w 20000"/>
                                    <a:gd name="T37" fmla="*/ 17733 h 20000"/>
                                    <a:gd name="T38" fmla="*/ 13774 w 20000"/>
                                    <a:gd name="T39" fmla="*/ 1997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038" y="0"/>
                                      </a:moveTo>
                                      <a:lnTo>
                                        <a:pt x="16792" y="2733"/>
                                      </a:lnTo>
                                      <a:lnTo>
                                        <a:pt x="16792" y="5436"/>
                                      </a:lnTo>
                                      <a:lnTo>
                                        <a:pt x="14906" y="7326"/>
                                      </a:lnTo>
                                      <a:lnTo>
                                        <a:pt x="11321" y="8198"/>
                                      </a:lnTo>
                                      <a:lnTo>
                                        <a:pt x="11321" y="8517"/>
                                      </a:lnTo>
                                      <a:lnTo>
                                        <a:pt x="9057" y="8837"/>
                                      </a:lnTo>
                                      <a:lnTo>
                                        <a:pt x="6604" y="9157"/>
                                      </a:lnTo>
                                      <a:lnTo>
                                        <a:pt x="6604" y="9506"/>
                                      </a:lnTo>
                                      <a:lnTo>
                                        <a:pt x="4528" y="9826"/>
                                      </a:lnTo>
                                      <a:lnTo>
                                        <a:pt x="2075" y="10465"/>
                                      </a:lnTo>
                                      <a:lnTo>
                                        <a:pt x="0" y="12529"/>
                                      </a:lnTo>
                                      <a:lnTo>
                                        <a:pt x="2075" y="14738"/>
                                      </a:lnTo>
                                      <a:lnTo>
                                        <a:pt x="4528" y="15407"/>
                                      </a:lnTo>
                                      <a:lnTo>
                                        <a:pt x="4528" y="15727"/>
                                      </a:lnTo>
                                      <a:lnTo>
                                        <a:pt x="6604" y="15727"/>
                                      </a:lnTo>
                                      <a:lnTo>
                                        <a:pt x="9057" y="16047"/>
                                      </a:lnTo>
                                      <a:lnTo>
                                        <a:pt x="13774" y="16047"/>
                                      </a:lnTo>
                                      <a:lnTo>
                                        <a:pt x="19811" y="17733"/>
                                      </a:lnTo>
                                      <a:lnTo>
                                        <a:pt x="13774" y="19971"/>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02" name="Line 811"/>
                              <wps:cNvCnPr/>
                              <wps:spPr bwMode="auto">
                                <a:xfrm>
                                  <a:off x="4908" y="13513"/>
                                  <a:ext cx="1" cy="126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3" name="Line 812"/>
                              <wps:cNvCnPr/>
                              <wps:spPr bwMode="auto">
                                <a:xfrm>
                                  <a:off x="5725" y="13513"/>
                                  <a:ext cx="1" cy="129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4" name="Line 813"/>
                              <wps:cNvCnPr/>
                              <wps:spPr bwMode="auto">
                                <a:xfrm>
                                  <a:off x="5309" y="13299"/>
                                  <a:ext cx="1" cy="1624"/>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5" name="Line 814"/>
                              <wps:cNvCnPr/>
                              <wps:spPr bwMode="auto">
                                <a:xfrm>
                                  <a:off x="5874" y="14373"/>
                                  <a:ext cx="813" cy="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6" name="Line 815"/>
                              <wps:cNvCnPr/>
                              <wps:spPr bwMode="auto">
                                <a:xfrm>
                                  <a:off x="4508" y="14641"/>
                                  <a:ext cx="219"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7" name="Line 816"/>
                              <wps:cNvCnPr/>
                              <wps:spPr bwMode="auto">
                                <a:xfrm flipH="1">
                                  <a:off x="4913" y="14642"/>
                                  <a:ext cx="219"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8" name="Line 817"/>
                              <wps:cNvCnPr/>
                              <wps:spPr bwMode="auto">
                                <a:xfrm>
                                  <a:off x="4410" y="13069"/>
                                  <a:ext cx="1" cy="59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9" name="Line 818"/>
                              <wps:cNvCnPr/>
                              <wps:spPr bwMode="auto">
                                <a:xfrm>
                                  <a:off x="4740" y="13055"/>
                                  <a:ext cx="1" cy="48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0" name="Rectangle 819"/>
                              <wps:cNvSpPr>
                                <a:spLocks noChangeArrowheads="1"/>
                              </wps:cNvSpPr>
                              <wps:spPr bwMode="auto">
                                <a:xfrm>
                                  <a:off x="4439" y="12956"/>
                                  <a:ext cx="286" cy="3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B11BA6" w:rsidRDefault="004E000A" w:rsidP="00750935">
                                    <w:pPr>
                                      <w:spacing w:line="240" w:lineRule="exact"/>
                                      <w:jc w:val="center"/>
                                      <w:rPr>
                                        <w:rFonts w:cs="Arial"/>
                                      </w:rPr>
                                    </w:pPr>
                                    <w:proofErr w:type="gramStart"/>
                                    <w:r w:rsidRPr="00B11BA6">
                                      <w:rPr>
                                        <w:rFonts w:cs="Arial"/>
                                      </w:rPr>
                                      <w:t>t</w:t>
                                    </w:r>
                                    <w:proofErr w:type="gramEnd"/>
                                  </w:p>
                                </w:txbxContent>
                              </wps:txbx>
                              <wps:bodyPr rot="0" vert="horz" wrap="square" lIns="12700" tIns="12700" rIns="12700" bIns="12700" anchor="t" anchorCtr="0" upright="1">
                                <a:noAutofit/>
                              </wps:bodyPr>
                            </wps:wsp>
                            <wps:wsp>
                              <wps:cNvPr id="611" name="Line 820"/>
                              <wps:cNvCnPr/>
                              <wps:spPr bwMode="auto">
                                <a:xfrm>
                                  <a:off x="4199" y="13156"/>
                                  <a:ext cx="219"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2" name="Line 821"/>
                              <wps:cNvCnPr/>
                              <wps:spPr bwMode="auto">
                                <a:xfrm flipH="1">
                                  <a:off x="4748" y="13156"/>
                                  <a:ext cx="219" cy="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3" name="Rectangle 822"/>
                              <wps:cNvSpPr>
                                <a:spLocks noChangeArrowheads="1"/>
                              </wps:cNvSpPr>
                              <wps:spPr bwMode="auto">
                                <a:xfrm>
                                  <a:off x="4741" y="13514"/>
                                  <a:ext cx="1134" cy="123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14" name="Freeform 823"/>
                              <wps:cNvSpPr>
                                <a:spLocks/>
                              </wps:cNvSpPr>
                              <wps:spPr bwMode="auto">
                                <a:xfrm>
                                  <a:off x="4743" y="14699"/>
                                  <a:ext cx="1134" cy="136"/>
                                </a:xfrm>
                                <a:custGeom>
                                  <a:avLst/>
                                  <a:gdLst>
                                    <a:gd name="T0" fmla="*/ 0 w 20000"/>
                                    <a:gd name="T1" fmla="*/ 0 h 20000"/>
                                    <a:gd name="T2" fmla="*/ 0 w 20000"/>
                                    <a:gd name="T3" fmla="*/ 5441 h 20000"/>
                                    <a:gd name="T4" fmla="*/ 141 w 20000"/>
                                    <a:gd name="T5" fmla="*/ 6618 h 20000"/>
                                    <a:gd name="T6" fmla="*/ 141 w 20000"/>
                                    <a:gd name="T7" fmla="*/ 7647 h 20000"/>
                                    <a:gd name="T8" fmla="*/ 406 w 20000"/>
                                    <a:gd name="T9" fmla="*/ 7647 h 20000"/>
                                    <a:gd name="T10" fmla="*/ 529 w 20000"/>
                                    <a:gd name="T11" fmla="*/ 8824 h 20000"/>
                                    <a:gd name="T12" fmla="*/ 670 w 20000"/>
                                    <a:gd name="T13" fmla="*/ 9853 h 20000"/>
                                    <a:gd name="T14" fmla="*/ 794 w 20000"/>
                                    <a:gd name="T15" fmla="*/ 9853 h 20000"/>
                                    <a:gd name="T16" fmla="*/ 1058 w 20000"/>
                                    <a:gd name="T17" fmla="*/ 11029 h 20000"/>
                                    <a:gd name="T18" fmla="*/ 1323 w 20000"/>
                                    <a:gd name="T19" fmla="*/ 12059 h 20000"/>
                                    <a:gd name="T20" fmla="*/ 5697 w 20000"/>
                                    <a:gd name="T21" fmla="*/ 12059 h 20000"/>
                                    <a:gd name="T22" fmla="*/ 5820 w 20000"/>
                                    <a:gd name="T23" fmla="*/ 13235 h 20000"/>
                                    <a:gd name="T24" fmla="*/ 6085 w 20000"/>
                                    <a:gd name="T25" fmla="*/ 13235 h 20000"/>
                                    <a:gd name="T26" fmla="*/ 6226 w 20000"/>
                                    <a:gd name="T27" fmla="*/ 14265 h 20000"/>
                                    <a:gd name="T28" fmla="*/ 6349 w 20000"/>
                                    <a:gd name="T29" fmla="*/ 14265 h 20000"/>
                                    <a:gd name="T30" fmla="*/ 6614 w 20000"/>
                                    <a:gd name="T31" fmla="*/ 15441 h 20000"/>
                                    <a:gd name="T32" fmla="*/ 6878 w 20000"/>
                                    <a:gd name="T33" fmla="*/ 15441 h 20000"/>
                                    <a:gd name="T34" fmla="*/ 7143 w 20000"/>
                                    <a:gd name="T35" fmla="*/ 17647 h 20000"/>
                                    <a:gd name="T36" fmla="*/ 10582 w 20000"/>
                                    <a:gd name="T37" fmla="*/ 17647 h 20000"/>
                                    <a:gd name="T38" fmla="*/ 11640 w 20000"/>
                                    <a:gd name="T39" fmla="*/ 19853 h 20000"/>
                                    <a:gd name="T40" fmla="*/ 14956 w 20000"/>
                                    <a:gd name="T41" fmla="*/ 19853 h 20000"/>
                                    <a:gd name="T42" fmla="*/ 15079 w 20000"/>
                                    <a:gd name="T43" fmla="*/ 18676 h 20000"/>
                                    <a:gd name="T44" fmla="*/ 15344 w 20000"/>
                                    <a:gd name="T45" fmla="*/ 18676 h 20000"/>
                                    <a:gd name="T46" fmla="*/ 15485 w 20000"/>
                                    <a:gd name="T47" fmla="*/ 17647 h 20000"/>
                                    <a:gd name="T48" fmla="*/ 15608 w 20000"/>
                                    <a:gd name="T49" fmla="*/ 17647 h 20000"/>
                                    <a:gd name="T50" fmla="*/ 15608 w 20000"/>
                                    <a:gd name="T51" fmla="*/ 16471 h 20000"/>
                                    <a:gd name="T52" fmla="*/ 15873 w 20000"/>
                                    <a:gd name="T53" fmla="*/ 16471 h 20000"/>
                                    <a:gd name="T54" fmla="*/ 15873 w 20000"/>
                                    <a:gd name="T55" fmla="*/ 15441 h 20000"/>
                                    <a:gd name="T56" fmla="*/ 18924 w 20000"/>
                                    <a:gd name="T57" fmla="*/ 15441 h 20000"/>
                                    <a:gd name="T58" fmla="*/ 18924 w 20000"/>
                                    <a:gd name="T59" fmla="*/ 13235 h 20000"/>
                                    <a:gd name="T60" fmla="*/ 19048 w 20000"/>
                                    <a:gd name="T61" fmla="*/ 13235 h 20000"/>
                                    <a:gd name="T62" fmla="*/ 19048 w 20000"/>
                                    <a:gd name="T63" fmla="*/ 12059 h 20000"/>
                                    <a:gd name="T64" fmla="*/ 19189 w 20000"/>
                                    <a:gd name="T65" fmla="*/ 12059 h 20000"/>
                                    <a:gd name="T66" fmla="*/ 19312 w 20000"/>
                                    <a:gd name="T67" fmla="*/ 11029 h 20000"/>
                                    <a:gd name="T68" fmla="*/ 19453 w 20000"/>
                                    <a:gd name="T69" fmla="*/ 11029 h 20000"/>
                                    <a:gd name="T70" fmla="*/ 19453 w 20000"/>
                                    <a:gd name="T71" fmla="*/ 9853 h 20000"/>
                                    <a:gd name="T72" fmla="*/ 19577 w 20000"/>
                                    <a:gd name="T73" fmla="*/ 9853 h 20000"/>
                                    <a:gd name="T74" fmla="*/ 19577 w 20000"/>
                                    <a:gd name="T75" fmla="*/ 8824 h 20000"/>
                                    <a:gd name="T76" fmla="*/ 19841 w 20000"/>
                                    <a:gd name="T77" fmla="*/ 8824 h 20000"/>
                                    <a:gd name="T78" fmla="*/ 19841 w 20000"/>
                                    <a:gd name="T79" fmla="*/ 5441 h 20000"/>
                                    <a:gd name="T80" fmla="*/ 19982 w 20000"/>
                                    <a:gd name="T81" fmla="*/ 544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0000" h="20000">
                                      <a:moveTo>
                                        <a:pt x="0" y="0"/>
                                      </a:moveTo>
                                      <a:lnTo>
                                        <a:pt x="0" y="5441"/>
                                      </a:lnTo>
                                      <a:lnTo>
                                        <a:pt x="141" y="6618"/>
                                      </a:lnTo>
                                      <a:lnTo>
                                        <a:pt x="141" y="7647"/>
                                      </a:lnTo>
                                      <a:lnTo>
                                        <a:pt x="406" y="7647"/>
                                      </a:lnTo>
                                      <a:lnTo>
                                        <a:pt x="529" y="8824"/>
                                      </a:lnTo>
                                      <a:lnTo>
                                        <a:pt x="670" y="9853"/>
                                      </a:lnTo>
                                      <a:lnTo>
                                        <a:pt x="794" y="9853"/>
                                      </a:lnTo>
                                      <a:lnTo>
                                        <a:pt x="1058" y="11029"/>
                                      </a:lnTo>
                                      <a:lnTo>
                                        <a:pt x="1323" y="12059"/>
                                      </a:lnTo>
                                      <a:lnTo>
                                        <a:pt x="5697" y="12059"/>
                                      </a:lnTo>
                                      <a:lnTo>
                                        <a:pt x="5820" y="13235"/>
                                      </a:lnTo>
                                      <a:lnTo>
                                        <a:pt x="6085" y="13235"/>
                                      </a:lnTo>
                                      <a:lnTo>
                                        <a:pt x="6226" y="14265"/>
                                      </a:lnTo>
                                      <a:lnTo>
                                        <a:pt x="6349" y="14265"/>
                                      </a:lnTo>
                                      <a:lnTo>
                                        <a:pt x="6614" y="15441"/>
                                      </a:lnTo>
                                      <a:lnTo>
                                        <a:pt x="6878" y="15441"/>
                                      </a:lnTo>
                                      <a:lnTo>
                                        <a:pt x="7143" y="17647"/>
                                      </a:lnTo>
                                      <a:lnTo>
                                        <a:pt x="10582" y="17647"/>
                                      </a:lnTo>
                                      <a:lnTo>
                                        <a:pt x="11640" y="19853"/>
                                      </a:lnTo>
                                      <a:lnTo>
                                        <a:pt x="14956" y="19853"/>
                                      </a:lnTo>
                                      <a:lnTo>
                                        <a:pt x="15079" y="18676"/>
                                      </a:lnTo>
                                      <a:lnTo>
                                        <a:pt x="15344" y="18676"/>
                                      </a:lnTo>
                                      <a:lnTo>
                                        <a:pt x="15485" y="17647"/>
                                      </a:lnTo>
                                      <a:lnTo>
                                        <a:pt x="15608" y="17647"/>
                                      </a:lnTo>
                                      <a:lnTo>
                                        <a:pt x="15608" y="16471"/>
                                      </a:lnTo>
                                      <a:lnTo>
                                        <a:pt x="15873" y="16471"/>
                                      </a:lnTo>
                                      <a:lnTo>
                                        <a:pt x="15873" y="15441"/>
                                      </a:lnTo>
                                      <a:lnTo>
                                        <a:pt x="18924" y="15441"/>
                                      </a:lnTo>
                                      <a:lnTo>
                                        <a:pt x="18924" y="13235"/>
                                      </a:lnTo>
                                      <a:lnTo>
                                        <a:pt x="19048" y="13235"/>
                                      </a:lnTo>
                                      <a:lnTo>
                                        <a:pt x="19048" y="12059"/>
                                      </a:lnTo>
                                      <a:lnTo>
                                        <a:pt x="19189" y="12059"/>
                                      </a:lnTo>
                                      <a:lnTo>
                                        <a:pt x="19312" y="11029"/>
                                      </a:lnTo>
                                      <a:lnTo>
                                        <a:pt x="19453" y="11029"/>
                                      </a:lnTo>
                                      <a:lnTo>
                                        <a:pt x="19453" y="9853"/>
                                      </a:lnTo>
                                      <a:lnTo>
                                        <a:pt x="19577" y="9853"/>
                                      </a:lnTo>
                                      <a:lnTo>
                                        <a:pt x="19577" y="8824"/>
                                      </a:lnTo>
                                      <a:lnTo>
                                        <a:pt x="19841" y="8824"/>
                                      </a:lnTo>
                                      <a:lnTo>
                                        <a:pt x="19841" y="5441"/>
                                      </a:lnTo>
                                      <a:lnTo>
                                        <a:pt x="19982" y="5441"/>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15" name="Rectangle 824"/>
                              <wps:cNvSpPr>
                                <a:spLocks noChangeArrowheads="1"/>
                              </wps:cNvSpPr>
                              <wps:spPr bwMode="auto">
                                <a:xfrm>
                                  <a:off x="3959" y="2745"/>
                                  <a:ext cx="240" cy="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1C37CB" w:rsidRDefault="004E000A" w:rsidP="00750935">
                                    <w:pPr>
                                      <w:jc w:val="center"/>
                                      <w:rPr>
                                        <w:rFonts w:cs="Arial"/>
                                        <w:sz w:val="16"/>
                                        <w:szCs w:val="16"/>
                                      </w:rPr>
                                    </w:pPr>
                                    <w:r w:rsidRPr="001C37CB">
                                      <w:rPr>
                                        <w:rFonts w:cs="Arial"/>
                                        <w:sz w:val="16"/>
                                        <w:szCs w:val="16"/>
                                      </w:rPr>
                                      <w:t>6</w:t>
                                    </w:r>
                                  </w:p>
                                </w:txbxContent>
                              </wps:txbx>
                              <wps:bodyPr rot="0" vert="vert270" wrap="none" lIns="0" tIns="0" rIns="0" bIns="0" anchor="t" anchorCtr="0" upright="1">
                                <a:noAutofit/>
                              </wps:bodyPr>
                            </wps:wsp>
                            <wps:wsp>
                              <wps:cNvPr id="616" name="Rectangle 825"/>
                              <wps:cNvSpPr>
                                <a:spLocks noChangeArrowheads="1"/>
                              </wps:cNvSpPr>
                              <wps:spPr bwMode="auto">
                                <a:xfrm>
                                  <a:off x="4534" y="2641"/>
                                  <a:ext cx="240" cy="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1C37CB" w:rsidRDefault="004E000A" w:rsidP="00750935">
                                    <w:pPr>
                                      <w:jc w:val="center"/>
                                      <w:rPr>
                                        <w:rFonts w:cs="Arial"/>
                                        <w:sz w:val="16"/>
                                        <w:szCs w:val="16"/>
                                      </w:rPr>
                                    </w:pPr>
                                    <w:proofErr w:type="gramStart"/>
                                    <w:r w:rsidRPr="001C37CB">
                                      <w:rPr>
                                        <w:rFonts w:cs="Arial"/>
                                        <w:sz w:val="16"/>
                                        <w:szCs w:val="16"/>
                                      </w:rPr>
                                      <w:t>e</w:t>
                                    </w:r>
                                    <w:proofErr w:type="gramEnd"/>
                                  </w:p>
                                </w:txbxContent>
                              </wps:txbx>
                              <wps:bodyPr rot="0" vert="vert270" wrap="none" lIns="0" tIns="0" rIns="0" bIns="0" anchor="t" anchorCtr="0" upright="1">
                                <a:noAutofit/>
                              </wps:bodyPr>
                            </wps:wsp>
                            <wps:wsp>
                              <wps:cNvPr id="617" name="Rectangle 826"/>
                              <wps:cNvSpPr>
                                <a:spLocks noChangeArrowheads="1"/>
                              </wps:cNvSpPr>
                              <wps:spPr bwMode="auto">
                                <a:xfrm>
                                  <a:off x="4725" y="3087"/>
                                  <a:ext cx="240" cy="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1C37CB" w:rsidRDefault="004E000A" w:rsidP="00750935">
                                    <w:pPr>
                                      <w:jc w:val="center"/>
                                      <w:rPr>
                                        <w:rFonts w:cs="Arial"/>
                                        <w:sz w:val="16"/>
                                        <w:szCs w:val="16"/>
                                      </w:rPr>
                                    </w:pPr>
                                    <w:r w:rsidRPr="001C37CB">
                                      <w:rPr>
                                        <w:rFonts w:cs="Arial"/>
                                        <w:sz w:val="16"/>
                                        <w:szCs w:val="16"/>
                                      </w:rPr>
                                      <w:t>0,4D</w:t>
                                    </w:r>
                                  </w:p>
                                </w:txbxContent>
                              </wps:txbx>
                              <wps:bodyPr rot="0" vert="vert270" wrap="none" lIns="0" tIns="0" rIns="0" bIns="0" anchor="t" anchorCtr="0" upright="1">
                                <a:noAutofit/>
                              </wps:bodyPr>
                            </wps:wsp>
                            <wps:wsp>
                              <wps:cNvPr id="618" name="Rectangle 827"/>
                              <wps:cNvSpPr>
                                <a:spLocks noChangeArrowheads="1"/>
                              </wps:cNvSpPr>
                              <wps:spPr bwMode="auto">
                                <a:xfrm>
                                  <a:off x="3949" y="5921"/>
                                  <a:ext cx="240" cy="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1C37CB" w:rsidRDefault="004E000A" w:rsidP="00750935">
                                    <w:pPr>
                                      <w:jc w:val="center"/>
                                      <w:rPr>
                                        <w:rFonts w:cs="Arial"/>
                                        <w:sz w:val="16"/>
                                        <w:szCs w:val="16"/>
                                      </w:rPr>
                                    </w:pPr>
                                    <w:r w:rsidRPr="001C37CB">
                                      <w:rPr>
                                        <w:rFonts w:cs="Arial"/>
                                        <w:sz w:val="16"/>
                                        <w:szCs w:val="16"/>
                                      </w:rPr>
                                      <w:t>6</w:t>
                                    </w:r>
                                  </w:p>
                                </w:txbxContent>
                              </wps:txbx>
                              <wps:bodyPr rot="0" vert="vert270" wrap="none" lIns="0" tIns="0" rIns="0" bIns="0" anchor="t" anchorCtr="0" upright="1">
                                <a:noAutofit/>
                              </wps:bodyPr>
                            </wps:wsp>
                            <wps:wsp>
                              <wps:cNvPr id="619" name="Rectangle 828"/>
                              <wps:cNvSpPr>
                                <a:spLocks noChangeArrowheads="1"/>
                              </wps:cNvSpPr>
                              <wps:spPr bwMode="auto">
                                <a:xfrm>
                                  <a:off x="4461" y="5817"/>
                                  <a:ext cx="240" cy="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1C37CB" w:rsidRDefault="004E000A" w:rsidP="00750935">
                                    <w:pPr>
                                      <w:jc w:val="center"/>
                                      <w:rPr>
                                        <w:rFonts w:cs="Arial"/>
                                        <w:sz w:val="16"/>
                                        <w:szCs w:val="16"/>
                                      </w:rPr>
                                    </w:pPr>
                                    <w:proofErr w:type="gramStart"/>
                                    <w:r w:rsidRPr="001C37CB">
                                      <w:rPr>
                                        <w:rFonts w:cs="Arial"/>
                                        <w:sz w:val="16"/>
                                        <w:szCs w:val="16"/>
                                      </w:rPr>
                                      <w:t>e</w:t>
                                    </w:r>
                                    <w:proofErr w:type="gramEnd"/>
                                  </w:p>
                                </w:txbxContent>
                              </wps:txbx>
                              <wps:bodyPr rot="0" vert="vert270" wrap="none" lIns="0" tIns="0" rIns="0" bIns="0" anchor="t" anchorCtr="0" upright="1">
                                <a:noAutofit/>
                              </wps:bodyPr>
                            </wps:wsp>
                            <wps:wsp>
                              <wps:cNvPr id="620" name="Rectangle 829"/>
                              <wps:cNvSpPr>
                                <a:spLocks noChangeArrowheads="1"/>
                              </wps:cNvSpPr>
                              <wps:spPr bwMode="auto">
                                <a:xfrm>
                                  <a:off x="4651" y="6102"/>
                                  <a:ext cx="240" cy="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1C37CB" w:rsidRDefault="004E000A" w:rsidP="00750935">
                                    <w:pPr>
                                      <w:jc w:val="center"/>
                                      <w:rPr>
                                        <w:rFonts w:cs="Arial"/>
                                        <w:sz w:val="16"/>
                                        <w:szCs w:val="16"/>
                                      </w:rPr>
                                    </w:pPr>
                                    <w:r w:rsidRPr="001C37CB">
                                      <w:rPr>
                                        <w:rFonts w:cs="Arial"/>
                                        <w:sz w:val="16"/>
                                        <w:szCs w:val="16"/>
                                      </w:rPr>
                                      <w:t>0,4D</w:t>
                                    </w:r>
                                  </w:p>
                                </w:txbxContent>
                              </wps:txbx>
                              <wps:bodyPr rot="0" vert="vert270" wrap="none" lIns="0" tIns="0" rIns="0" bIns="0" anchor="t" anchorCtr="0" upright="1">
                                <a:noAutofit/>
                              </wps:bodyPr>
                            </wps:wsp>
                            <wps:wsp>
                              <wps:cNvPr id="621" name="Text Box 830"/>
                              <wps:cNvSpPr txBox="1">
                                <a:spLocks noChangeArrowheads="1"/>
                              </wps:cNvSpPr>
                              <wps:spPr bwMode="auto">
                                <a:xfrm>
                                  <a:off x="5177" y="8464"/>
                                  <a:ext cx="180"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Pr="001C37CB" w:rsidRDefault="004E000A" w:rsidP="00750935">
                                    <w:pPr>
                                      <w:rPr>
                                        <w:rFonts w:cs="Arial"/>
                                        <w:sz w:val="16"/>
                                        <w:szCs w:val="16"/>
                                      </w:rPr>
                                    </w:pPr>
                                    <w:r w:rsidRPr="001C37CB">
                                      <w:rPr>
                                        <w:rFonts w:cs="Arial"/>
                                        <w:sz w:val="16"/>
                                        <w:szCs w:val="16"/>
                                      </w:rPr>
                                      <w:t>0,4D</w:t>
                                    </w:r>
                                  </w:p>
                                </w:txbxContent>
                              </wps:txbx>
                              <wps:bodyPr rot="0" vert="vert270" wrap="none" lIns="0" tIns="0" rIns="0" bIns="0" anchor="t" anchorCtr="0" upright="1">
                                <a:noAutofit/>
                              </wps:bodyPr>
                            </wps:wsp>
                            <wps:wsp>
                              <wps:cNvPr id="622" name="Text Box 831"/>
                              <wps:cNvSpPr txBox="1">
                                <a:spLocks noChangeArrowheads="1"/>
                              </wps:cNvSpPr>
                              <wps:spPr bwMode="auto">
                                <a:xfrm>
                                  <a:off x="5008" y="7905"/>
                                  <a:ext cx="180" cy="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Pr="001C37CB" w:rsidRDefault="004E000A" w:rsidP="00750935">
                                    <w:pPr>
                                      <w:rPr>
                                        <w:rFonts w:cs="Arial"/>
                                        <w:sz w:val="16"/>
                                        <w:szCs w:val="16"/>
                                      </w:rPr>
                                    </w:pPr>
                                    <w:proofErr w:type="gramStart"/>
                                    <w:r>
                                      <w:rPr>
                                        <w:rFonts w:cs="Arial"/>
                                        <w:sz w:val="16"/>
                                        <w:szCs w:val="16"/>
                                      </w:rPr>
                                      <w:t>e</w:t>
                                    </w:r>
                                    <w:proofErr w:type="gramEnd"/>
                                  </w:p>
                                </w:txbxContent>
                              </wps:txbx>
                              <wps:bodyPr rot="0" vert="vert270" wrap="none" lIns="0" tIns="0" rIns="0" bIns="0" anchor="t" anchorCtr="0" upright="1">
                                <a:noAutofit/>
                              </wps:bodyPr>
                            </wps:wsp>
                            <wps:wsp>
                              <wps:cNvPr id="623" name="Text Box 832"/>
                              <wps:cNvSpPr txBox="1">
                                <a:spLocks noChangeArrowheads="1"/>
                              </wps:cNvSpPr>
                              <wps:spPr bwMode="auto">
                                <a:xfrm>
                                  <a:off x="4452" y="8041"/>
                                  <a:ext cx="180" cy="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Pr="001C37CB" w:rsidRDefault="004E000A" w:rsidP="00750935">
                                    <w:pPr>
                                      <w:rPr>
                                        <w:rFonts w:cs="Arial"/>
                                        <w:sz w:val="16"/>
                                        <w:szCs w:val="16"/>
                                      </w:rPr>
                                    </w:pPr>
                                    <w:r>
                                      <w:rPr>
                                        <w:rFonts w:cs="Arial"/>
                                        <w:sz w:val="16"/>
                                        <w:szCs w:val="16"/>
                                      </w:rPr>
                                      <w:t>6</w:t>
                                    </w:r>
                                  </w:p>
                                </w:txbxContent>
                              </wps:txbx>
                              <wps:bodyPr rot="0" vert="vert270" wrap="none" lIns="0" tIns="0" rIns="0" bIns="0" anchor="t" anchorCtr="0" upright="1">
                                <a:noAutofit/>
                              </wps:bodyPr>
                            </wps:wsp>
                            <wps:wsp>
                              <wps:cNvPr id="624" name="Text Box 833"/>
                              <wps:cNvSpPr txBox="1">
                                <a:spLocks noChangeArrowheads="1"/>
                              </wps:cNvSpPr>
                              <wps:spPr bwMode="auto">
                                <a:xfrm>
                                  <a:off x="5064" y="13842"/>
                                  <a:ext cx="360"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Pr="00A03A49" w:rsidRDefault="004E000A" w:rsidP="00750935">
                                    <w:pPr>
                                      <w:rPr>
                                        <w:rFonts w:cs="Arial"/>
                                        <w:sz w:val="16"/>
                                        <w:szCs w:val="16"/>
                                      </w:rPr>
                                    </w:pPr>
                                    <w:r>
                                      <w:rPr>
                                        <w:rFonts w:cs="Arial"/>
                                        <w:sz w:val="16"/>
                                        <w:szCs w:val="16"/>
                                      </w:rPr>
                                      <w:t>S</w:t>
                                    </w:r>
                                  </w:p>
                                </w:txbxContent>
                              </wps:txbx>
                              <wps:bodyPr rot="0" vert="vert270" wrap="none" lIns="0" tIns="0" rIns="0" bIns="0" anchor="t" anchorCtr="0" upright="1">
                                <a:noAutofit/>
                              </wps:bodyPr>
                            </wps:wsp>
                            <wps:wsp>
                              <wps:cNvPr id="625" name="Text Box 834"/>
                              <wps:cNvSpPr txBox="1">
                                <a:spLocks noChangeArrowheads="1"/>
                              </wps:cNvSpPr>
                              <wps:spPr bwMode="auto">
                                <a:xfrm>
                                  <a:off x="4025" y="13330"/>
                                  <a:ext cx="360" cy="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Pr="00A03A49" w:rsidRDefault="004E000A" w:rsidP="00750935">
                                    <w:pPr>
                                      <w:rPr>
                                        <w:rFonts w:cs="Arial"/>
                                        <w:sz w:val="16"/>
                                        <w:szCs w:val="16"/>
                                      </w:rPr>
                                    </w:pPr>
                                    <w:r>
                                      <w:rPr>
                                        <w:rFonts w:cs="Arial"/>
                                        <w:sz w:val="16"/>
                                        <w:szCs w:val="16"/>
                                      </w:rPr>
                                      <w:t>3</w:t>
                                    </w:r>
                                  </w:p>
                                </w:txbxContent>
                              </wps:txbx>
                              <wps:bodyPr rot="0" vert="vert270" wrap="none" lIns="0" tIns="0" rIns="0" bIns="0" anchor="t" anchorCtr="0" upright="1">
                                <a:noAutofit/>
                              </wps:bodyPr>
                            </wps:wsp>
                            <wps:wsp>
                              <wps:cNvPr id="626" name="Text Box 835"/>
                              <wps:cNvSpPr txBox="1">
                                <a:spLocks noChangeArrowheads="1"/>
                              </wps:cNvSpPr>
                              <wps:spPr bwMode="auto">
                                <a:xfrm>
                                  <a:off x="4827" y="13308"/>
                                  <a:ext cx="360" cy="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Pr="00A03A49" w:rsidRDefault="004E000A" w:rsidP="00750935">
                                    <w:pPr>
                                      <w:rPr>
                                        <w:rFonts w:cs="Arial"/>
                                        <w:sz w:val="16"/>
                                        <w:szCs w:val="16"/>
                                      </w:rPr>
                                    </w:pPr>
                                    <w:proofErr w:type="gramStart"/>
                                    <w:r>
                                      <w:rPr>
                                        <w:rFonts w:cs="Arial"/>
                                        <w:sz w:val="16"/>
                                        <w:szCs w:val="16"/>
                                      </w:rPr>
                                      <w:t>e</w:t>
                                    </w:r>
                                    <w:proofErr w:type="gramEnd"/>
                                  </w:p>
                                </w:txbxContent>
                              </wps:txbx>
                              <wps:bodyPr rot="0" vert="vert270" wrap="non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97" o:spid="_x0000_s1620" style="position:absolute;left:0;text-align:left;margin-left:-.55pt;margin-top:15.4pt;width:186.15pt;height:640.75pt;z-index:251659264" coordorigin="3507,2108" coordsize="3723,12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">
                      <v:rect id="Rectangle 598" o:spid="_x0000_s1621" style="position:absolute;left:6709;top:2910;width:521;height: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mNOsQA&#10;AADcAAAADwAAAGRycy9kb3ducmV2LnhtbESPzWoCQRCE74LvMHTAm84miujGUcSgeAnBn4u3Zqez&#10;s7jds+yMunn7jBDIsaiqr6jFquNa3akNlRcDr6MMFEnhbSWlgfNpO5yBChHFYu2FDPxQgNWy31tg&#10;bv1DDnQ/xlIliIQcDbgYm1zrUDhiDCPfkCTv27eMMcm21LbFR4Jzrd+ybKoZK0kLDhvaOCquxxsb&#10;2He8tm73Nfm81OfwEQ48vV3ZmMFLt34HFamL/+G/9t4aGM/m8DyTjoB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JjTrEAAAA3AAAAA8AAAAAAAAAAAAAAAAAmAIAAGRycy9k&#10;b3ducmV2LnhtbFBLBQYAAAAABAAEAPUAAACJAwAAAAA=&#10;" filled="f" stroked="f" strokeweight=".5pt">
                        <v:textbox inset="1pt,1pt,1pt,1pt">
                          <w:txbxContent>
                            <w:p w:rsidR="004E000A" w:rsidRPr="00B11BA6" w:rsidRDefault="004E000A" w:rsidP="00750935">
                              <w:pPr>
                                <w:jc w:val="right"/>
                                <w:rPr>
                                  <w:rFonts w:cs="Arial"/>
                                </w:rPr>
                              </w:pPr>
                              <w:r w:rsidRPr="00B11BA6">
                                <w:rPr>
                                  <w:rFonts w:cs="Arial"/>
                                  <w:position w:val="-24"/>
                                </w:rPr>
                                <w:object w:dxaOrig="480" w:dyaOrig="620">
                                  <v:shape id="_x0000_i1064" type="#_x0000_t75" style="width:18pt;height:22.75pt" o:ole="">
                                    <v:imagedata r:id="rId24" o:title=""/>
                                  </v:shape>
                                  <o:OLEObject Type="Embed" ProgID="Equation.2" ShapeID="_x0000_i1064" DrawAspect="Content" ObjectID="_1627208705" r:id="rId25"/>
                                </w:object>
                              </w:r>
                            </w:p>
                          </w:txbxContent>
                        </v:textbox>
                      </v:rect>
                      <v:shape id="Freeform 599" o:spid="_x0000_s1622" style="position:absolute;left:6218;top:3030;width:226;height:26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dLuMIA&#10;AADcAAAADwAAAGRycy9kb3ducmV2LnhtbERPy2rCQBTdF/yH4QrdFJ1Ui4/oKMUSsDtfiO4umWsS&#10;zNwJmTFGv95ZFLo8nPd82ZpSNFS7wrKCz34Egji1uuBMwWGf9CYgnEfWWFomBQ9ysFx03uYYa3vn&#10;LTU7n4kQwi5GBbn3VSylS3My6Pq2Ig7cxdYGfYB1JnWN9xBuSjmIopE0WHBoyLGiVU7pdXczCrAp&#10;v34242eSHd3pgyfJ78Pdzkq9d9vvGQhPrf8X/7nXWsFwGuaH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V0u4wgAAANwAAAAPAAAAAAAAAAAAAAAAAJgCAABkcnMvZG93&#10;bnJldi54bWxQSwUGAAAAAAQABAD1AAAAhwMAAAAA&#10;" path="m,l19907,19923r-16930,e" fillcolor="#dfdfdf" stroked="f" strokeweight=".5pt">
                        <v:stroke startarrowwidth="narrow" startarrowlength="short" endarrowwidth="narrow" endarrowlength="short"/>
                        <v:path arrowok="t" o:connecttype="custom" o:connectlocs="0,0;225,260;34,260" o:connectangles="0,0,0"/>
                      </v:shape>
                      <v:shape id="Freeform 600" o:spid="_x0000_s1623" style="position:absolute;left:5712;top:3030;width:742;height:26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wgcYA&#10;AADcAAAADwAAAGRycy9kb3ducmV2LnhtbESP0WrCQBRE3wv9h+UW+lY3qUU0dQ2iBAqipeoHXHZv&#10;k2j2bprdavTrXaHQx2FmzjDTvLeNOFHna8cK0kECglg7U3OpYL8rXsYgfEA22DgmBRfykM8eH6aY&#10;GXfmLzptQykihH2GCqoQ2kxKryuy6AeuJY7et+sshii7UpoOzxFuG/maJCNpsea4UGFLi4r0cftr&#10;FSy1ttfVpTj4t/W+0KvN4ef4uVPq+amfv4MI1If/8F/7wygYTlK4n4lH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BwgcYAAADcAAAADwAAAAAAAAAAAAAAAACYAgAAZHJz&#10;L2Rvd25yZXYueG1sUEsFBgAAAAAEAAQA9QAAAIsDAAAAAA==&#10;" path="m,l14023,r5949,19924e" filled="f">
                        <v:stroke startarrowwidth="narrow" endarrowwidth="narrow"/>
                        <v:path arrowok="t" o:connecttype="custom" o:connectlocs="0,0;520,0;741,262" o:connectangles="0,0,0"/>
                      </v:shape>
                      <v:shape id="Freeform 601" o:spid="_x0000_s1624" style="position:absolute;left:4346;top:2941;width:241;height:4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lwVMcA&#10;AADcAAAADwAAAGRycy9kb3ducmV2LnhtbESPT2vCQBTE70K/w/IKXsRsaot/YlYploC9tSrS3h7Z&#10;1yQ0+zZk1xj99N2C4HGYmd8w6bo3teiodZVlBU9RDII4t7riQsFhn43nIJxH1lhbJgUXcrBePQxS&#10;TLQ98yd1O1+IAGGXoILS+yaR0uUlGXSRbYiD92Nbgz7ItpC6xXOAm1pO4ngqDVYcFkpsaFNS/rs7&#10;GQXY1S9vH7NrVhzd14jn2fvFnb6VGj72r0sQnnp/D9/aW63geTGB/zPhC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JcFTHAAAA3AAAAA8AAAAAAAAAAAAAAAAAmAIAAGRy&#10;cy9kb3ducmV2LnhtbFBLBQYAAAAABAAEAPUAAACMAwAAAAA=&#10;" path="m19563,l,19958r19913,e" fillcolor="#dfdfdf" stroked="f" strokeweight=".5pt">
                        <v:stroke startarrowwidth="narrow" startarrowlength="short" endarrowwidth="narrow" endarrowlength="short"/>
                        <v:path arrowok="t" o:connecttype="custom" o:connectlocs="236,0;0,480;240,480" o:connectangles="0,0,0"/>
                      </v:shape>
                      <v:shape id="Arc 602" o:spid="_x0000_s1625" style="position:absolute;left:4357;top:3406;width:233;height:143;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qdasUA&#10;AADcAAAADwAAAGRycy9kb3ducmV2LnhtbESPQWvCQBSE7wX/w/KE3urGBqxGV5GCpQg9NHrx9sw+&#10;k2D2bcyucfvvu4LgcZiZb5jFKphG9NS52rKC8SgBQVxYXXOpYL/bvE1BOI+ssbFMCv7IwWo5eFlg&#10;pu2Nf6nPfSkihF2GCirv20xKV1Rk0I1sSxy9k+0M+ii7UuoObxFuGvmeJBNpsOa4UGFLnxUV5/xq&#10;FBx4kpbb/CM5HcPl/DNtLqH/2ir1OgzrOQhPwT/Dj/a3VpDOUrifiUd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ap1qxQAAANwAAAAPAAAAAAAAAAAAAAAAAJgCAABkcnMv&#10;ZG93bnJldi54bWxQSwUGAAAAAAQABAD1AAAAigMAAAAA&#10;" path="m-1,nfc11929,,21600,9670,21600,21600em-1,nsc11929,,21600,9670,21600,21600l,21600,-1,xe" fillcolor="#dfdfdf">
                        <v:path arrowok="t" o:extrusionok="f" o:connecttype="custom" o:connectlocs="0,0;233,143;0,143" o:connectangles="0,0,0"/>
                      </v:shape>
                      <v:shape id="Freeform 603" o:spid="_x0000_s1626" style="position:absolute;left:4255;top:2932;width:341;height:4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JLhcUA&#10;AADcAAAADwAAAGRycy9kb3ducmV2LnhtbESPW2vCQBCF34X+h2UKfdNNapEaXaVILaUPBW/4OmTH&#10;JDU7G7Kjif313UKhj4dz+TjzZe9qdaU2VJ4NpKMEFHHubcWFgf1uPXwGFQTZYu2ZDNwowHJxN5hj&#10;Zn3HG7pupVBxhEOGBkqRJtM65CU5DCPfEEfv5FuHEmVbaNtiF8ddrR+TZKIdVhwJJTa0Kik/by8u&#10;cidyuxz2b8fX+uMsqy+ddt+fqTEP9/3LDJRQL//hv/a7NTCePsHvmXgE9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8kuFxQAAANwAAAAPAAAAAAAAAAAAAAAAAJgCAABkcnMv&#10;ZG93bnJldi54bWxQSwUGAAAAAAQABAD1AAAAigMAAAAA&#10;" path="m19938,l,3629,6049,19960e" fillcolor="#dfdfdf">
                        <v:stroke startarrowwidth="narrow" endarrowwidth="narrow"/>
                        <v:path arrowok="t" o:connecttype="custom" o:connectlocs="340,0;0,90;103,495" o:connectangles="0,0,0"/>
                      </v:shape>
                      <v:shape id="Freeform 604" o:spid="_x0000_s1627" style="position:absolute;left:5376;top:2959;width:240;height:44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DoIMYA&#10;AADcAAAADwAAAGRycy9kb3ducmV2LnhtbESPQWvCQBSE7wX/w/KEXqRurLVqdBVpCbS3mhbR2yP7&#10;TILZtyG7xthf7xaEHoeZ+YZZrjtTiZYaV1pWMBpGIIgzq0vOFfx8J08zEM4ja6wsk4IrOViveg9L&#10;jLW98Jba1OciQNjFqKDwvo6ldFlBBt3Q1sTBO9rGoA+yyaVu8BLgppLPUfQqDZYcFgqs6a2g7JSe&#10;jQJsq5f3r+lvku/cfsCz5PPqzgelHvvdZgHCU+f/w/f2h1Ywnk/g70w4AnJ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iDoIMYAAADcAAAADwAAAAAAAAAAAAAAAACYAgAAZHJz&#10;L2Rvd25yZXYueG1sUEsFBgAAAAAEAAQA9QAAAIsDAAAAAA==&#10;" path="m,l3057,,19913,19955,,19955e" fillcolor="#dfdfdf" stroked="f" strokeweight=".5pt">
                        <v:stroke startarrowwidth="narrow" startarrowlength="short" endarrowwidth="narrow" endarrowlength="short"/>
                        <v:path arrowok="t" o:connecttype="custom" o:connectlocs="0,0;37,0;239,440;0,440" o:connectangles="0,0,0,0"/>
                      </v:shape>
                      <v:shape id="Arc 605" o:spid="_x0000_s1628" style="position:absolute;left:5389;top:3391;width:231;height:15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vWs8YA&#10;AADcAAAADwAAAGRycy9kb3ducmV2LnhtbESPT2sCMRTE74LfITzBW822orSrUbb+KcVbbSn09tg8&#10;d7duXkIS1+23bwoFj8PM/IZZrnvTio58aCwruJ9kIIhLqxuuFHy87+8eQYSIrLG1TAp+KMB6NRws&#10;Mdf2ym/UHWMlEoRDjgrqGF0uZShrMhgm1hEn72S9wZikr6T2eE1w08qHLJtLgw2nhRodbWoqz8eL&#10;UfD8cpCz7ddFu+9+9ukPu+LcuUKp8agvFiAi9fEW/m+/agXTpzn8nU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vWs8YAAADcAAAADwAAAAAAAAAAAAAAAACYAgAAZHJz&#10;L2Rvd25yZXYueG1sUEsFBgAAAAAEAAQA9QAAAIsDAAAAAA==&#10;" path="m-1,nfc11929,,21600,9670,21600,21600em-1,nsc11929,,21600,9670,21600,21600l,21600,-1,xe" fillcolor="#dfdfdf">
                        <v:path arrowok="t" o:extrusionok="f" o:connecttype="custom" o:connectlocs="0,0;231,158;0,158" o:connectangles="0,0,0"/>
                      </v:shape>
                      <v:shape id="Freeform 606" o:spid="_x0000_s1629" style="position:absolute;left:5383;top:2932;width:341;height:4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DV8sUA&#10;AADcAAAADwAAAGRycy9kb3ducmV2LnhtbESPT2vCQBDF74V+h2UK3uomFWybukqRKuKhoFW8Dtlp&#10;kpqdDdnRRD+9Wyj0+Hh/frzJrHe1OlMbKs8G0mECijj3tuLCwO5r8fgCKgiyxdozGbhQgNn0/m6C&#10;mfUdb+i8lULFEQ4ZGihFmkzrkJfkMAx9Qxy9b986lCjbQtsWuzjuav2UJGPtsOJIKLGheUn5cXty&#10;kTuWy2m/Wx4+6vVR5j867a6fqTGDh/79DZRQL//hv/bKGhi9PsPvmXgE9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INXyxQAAANwAAAAPAAAAAAAAAAAAAAAAAJgCAABkcnMv&#10;ZG93bnJldi54bWxQSwUGAAAAAAQABAD1AAAAigMAAAAA&#10;" path="m,l19938,3629,13889,19960e" fillcolor="#dfdfdf">
                        <v:stroke startarrowwidth="narrow" endarrowwidth="narrow"/>
                        <v:path arrowok="t" o:connecttype="custom" o:connectlocs="0,0;340,90;237,495" o:connectangles="0,0,0"/>
                      </v:shape>
                      <v:shape id="Freeform 607" o:spid="_x0000_s1630" style="position:absolute;left:3507;top:3050;width:241;height:23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FHvsIA&#10;AADcAAAADwAAAGRycy9kb3ducmV2LnhtbERPy2rCQBTdF/yH4QrdFJ1Ui4/oKMUSsDtfiO4umWsS&#10;zNwJmTFGv95ZFLo8nPd82ZpSNFS7wrKCz34Egji1uuBMwWGf9CYgnEfWWFomBQ9ysFx03uYYa3vn&#10;LTU7n4kQwi5GBbn3VSylS3My6Pq2Ig7cxdYGfYB1JnWN9xBuSjmIopE0WHBoyLGiVU7pdXczCrAp&#10;v34242eSHd3pgyfJ78Pdzkq9d9vvGQhPrf8X/7nXWsFwGtaG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IUe+wgAAANwAAAAPAAAAAAAAAAAAAAAAAJgCAABkcnMvZG93&#10;bnJldi54bWxQSwUGAAAAAAQABAD1AAAAhwMAAAAA&#10;" path="m18515,l,19913r19913,e" fillcolor="#dfdfdf" stroked="f" strokeweight=".5pt">
                        <v:stroke startarrowwidth="narrow" startarrowlength="short" endarrowwidth="narrow" endarrowlength="short"/>
                        <v:path arrowok="t" o:connecttype="custom" o:connectlocs="223,0;0,230;240,230" o:connectangles="0,0,0"/>
                      </v:shape>
                      <v:line id="Line 608" o:spid="_x0000_s1631" style="position:absolute;visibility:visible;mso-wrap-style:square" from="4993,2506" to="4994,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3rDMUAAADcAAAADwAAAGRycy9kb3ducmV2LnhtbESPS4vCQBCE7wv+h6EFb+tkFUSjoyyC&#10;j5vRrI9jk2mTYKYnZEaN/35nQdhjUVVfUbNFayrxoMaVlhV89SMQxJnVJecKftLV5xiE88gaK8uk&#10;4EUOFvPOxwxjbZ+8p8fB5yJA2MWooPC+jqV0WUEGXd/WxMG72sagD7LJpW7wGeCmkoMoGkmDJYeF&#10;AmtaFpTdDnej4Hg6L+s0WafZejPKL7tToqNBolSv235PQXhq/X/43d5qBcPJBP7OhCMg5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I3rDMUAAADcAAAADwAAAAAAAAAA&#10;AAAAAAChAgAAZHJzL2Rvd25yZXYueG1sUEsFBgAAAAAEAAQA+QAAAJMDAAAAAA==&#10;" strokeweight=".5pt">
                        <v:stroke startarrowwidth="narrow" endarrowwidth="narrow"/>
                      </v:line>
                      <v:rect id="Rectangle 609" o:spid="_x0000_s1632" style="position:absolute;left:4595;top:2864;width:790;height:1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9/G8EA&#10;AADcAAAADwAAAGRycy9kb3ducmV2LnhtbERPz2vCMBS+C/4P4Q28abqhQ6qx1KGwkzA3cLs9mmdS&#10;2ryUJtruvzeHwY4f3+9tMbpW3KkPtWcFz4sMBHHldc1Gwdfncb4GESKyxtYzKfilAMVuOtlirv3A&#10;H3Q/RyNSCIccFdgYu1zKUFlyGBa+I07c1fcOY4K9kbrHIYW7Vr5k2at0WHNqsNjRm6WqOd+cgkP3&#10;cypXJsjyEu134/fD0Z6MUrOnsdyAiDTGf/Gf+10rWGZpfjqTjoD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ffxvBAAAA3AAAAA8AAAAAAAAAAAAAAAAAmAIAAGRycy9kb3du&#10;cmV2LnhtbFBLBQYAAAAABAAEAPUAAACGAwAAAAA=&#10;" filled="f"/>
                      <v:group id="Group 610" o:spid="_x0000_s1633" style="position:absolute;left:4604;top:4046;width:788;height:127" coordorigin=",-1" coordsize="19999,20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5pxDxgAAANwA&#10;AAAPAAAAAAAAAAAAAAAAAKoCAABkcnMvZG93bnJldi54bWxQSwUGAAAAAAQABAD6AAAAnQMAAAAA&#10;">
                        <v:shape id="Freeform 611" o:spid="_x0000_s1634" style="position:absolute;top:9912;width:10068;height:1008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a6Q8cA&#10;AADcAAAADwAAAGRycy9kb3ducmV2LnhtbESPT2vCQBTE7wW/w/IKvdWNQYpEV1FB6kGIf9qDt0f2&#10;NQlm38bdrcZ++q4geBxm5jfMZNaZRlzI+dqygkE/AUFcWF1zqeDrsHofgfABWWNjmRTcyMNs2nuZ&#10;YKbtlXd02YdSRAj7DBVUIbSZlL6oyKDv25Y4ej/WGQxRulJqh9cIN41Mk+RDGqw5LlTY0rKi4rT/&#10;NQpGf+l33vo8P7vN6bgZ3Oafi8VWqbfXbj4GEagLz/CjvdYKhkkK9zPxCM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2ukPHAAAA3AAAAA8AAAAAAAAAAAAAAAAAmAIAAGRy&#10;cy9kb3ducmV2LnhtbFBLBQYAAAAABAAEAPUAAACMAwAAAAA=&#10;" path="m,l849,5000,1963,9375r1220,3438l4562,15625r1857,2188l8170,19063r2016,625l11459,19688r1326,-938l14164,17188r1486,-2188l17082,11875,18249,8750,19257,4688,19947,625e">
                          <v:stroke startarrowwidth="narrow" endarrowwidth="narrow"/>
                          <v:path arrowok="t" o:connecttype="custom" o:connectlocs="0,0;427,2522;988,4729;1602,6463;2297,7881;3231,8985;4113,9615;5128,9931;5768,9931;6436,9458;7130,8670;7878,7566;8599,5990;9187,4414;9694,2365;10041,315" o:connectangles="0,0,0,0,0,0,0,0,0,0,0,0,0,0,0,0"/>
                        </v:shape>
                        <v:shape id="Freeform 612" o:spid="_x0000_s1635" style="position:absolute;top:-1;width:10068;height:1006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of2MYA&#10;AADcAAAADwAAAGRycy9kb3ducmV2LnhtbESPQWsCMRSE74X+h/AEbzWrliKrUbRQ7EFYtXrw9tg8&#10;dxc3L9sk6uqvN0Khx2FmvmEms9bU4kLOV5YV9HsJCOLc6ooLBbufr7cRCB+QNdaWScGNPMymry8T&#10;TLW98oYu21CICGGfooIyhCaV0uclGfQ92xBH72idwRClK6R2eI1wU8tBknxIgxXHhRIb+iwpP23P&#10;RsHoPthnjc+yX7c6HVb923y5WKyV6nba+RhEoDb8h//a31rBezKE55l4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of2MYAAADcAAAADwAAAAAAAAAAAAAAAACYAgAAZHJz&#10;L2Rvd25yZXYueG1sUEsFBgAAAAAEAAQA9QAAAIsDAAAAAA==&#10;" path="m,19688l849,14688,1963,10000,3183,6875,4562,4063,6419,1875,8170,625,10186,r1273,l12785,938r1379,1250l15650,4688r1432,3125l18249,10938r1008,4062l19947,19063e">
                          <v:stroke startarrowwidth="narrow" endarrowwidth="narrow"/>
                          <v:path arrowok="t" o:connecttype="custom" o:connectlocs="0,9911;427,7394;988,5034;1602,3461;2297,2045;3231,944;4113,315;5128,0;5768,0;6436,472;7130,1101;7878,2360;8599,3933;9187,5506;9694,7551;10041,9596" o:connectangles="0,0,0,0,0,0,0,0,0,0,0,0,0,0,0,0"/>
                        </v:shape>
                        <v:shape id="Freeform 613" o:spid="_x0000_s1636" style="position:absolute;left:9936;top:9283;width:10063;height:1007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OHrMYA&#10;AADcAAAADwAAAGRycy9kb3ducmV2LnhtbESPQWsCMRSE7wX/Q3hCbzWrSJHVKCqIPQhrbT14e2ye&#10;u4ublzVJdfXXG6HgcZiZb5jJrDW1uJDzlWUF/V4Cgji3uuJCwe/P6mMEwgdkjbVlUnAjD7Np522C&#10;qbZX/qbLLhQiQtinqKAMoUml9HlJBn3PNsTRO1pnMETpCqkdXiPc1HKQJJ/SYMVxocSGliXlp92f&#10;UTC6D/ZZ47Ps7Danw6Z/m68Xi61S7912PgYRqA2v8H/7SysYJkN4nolHQE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OHrMYAAADcAAAADwAAAAAAAAAAAAAAAACYAgAAZHJz&#10;L2Rvd25yZXYueG1sUEsFBgAAAAAEAAQA9QAAAIsDAAAAAA==&#10;" path="m,l849,5000,1963,9375r1220,3438l4562,15625r1857,2188l8170,19063r2016,625l11459,19688r1326,-938l14164,17188r1486,-2188l17082,11875,18249,8750,19257,4688,19947,625e">
                          <v:stroke startarrowwidth="narrow" endarrowwidth="narrow"/>
                          <v:path arrowok="t" o:connecttype="custom" o:connectlocs="0,0;427,2519;988,4724;1602,6456;2295,7873;3230,8975;4111,9605;5125,9920;5766,9920;6433,9447;7127,8660;7874,7558;8595,5983;9182,4409;9689,2362;10036,315" o:connectangles="0,0,0,0,0,0,0,0,0,0,0,0,0,0,0,0"/>
                        </v:shape>
                      </v:group>
                      <v:line id="Line 614" o:spid="_x0000_s1637" style="position:absolute;visibility:visible;mso-wrap-style:square" from="3529,3293" to="4328,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v8UccAAADcAAAADwAAAGRycy9kb3ducmV2LnhtbESPQWvCQBSE74L/YXlCb7pRYi2pq4ha&#10;aEWF2hZ6fM0+k5Ds25DdmvTfuwXB4zAz3zDzZWcqcaHGFZYVjEcRCOLU6oIzBZ8fL8MnEM4ja6ws&#10;k4I/crBc9HtzTLRt+Z0uJ5+JAGGXoILc+zqR0qU5GXQjWxMH72wbgz7IJpO6wTbATSUnUfQoDRYc&#10;FnKsaZ1TWp5+jYLt4W23nk0235ufuD3u9nH5VXWlUg+DbvUMwlPn7+Fb+1UriKMp/J8JR0A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a/xRxwAAANwAAAAPAAAAAAAA&#10;AAAAAAAAAKECAABkcnMvZG93bnJldi54bWxQSwUGAAAAAAQABAD5AAAAlQMAAAAA&#10;">
                        <v:stroke startarrowwidth="narrow" endarrowwidth="narrow"/>
                      </v:line>
                      <v:line id="Line 615" o:spid="_x0000_s1638" style="position:absolute;visibility:visible;mso-wrap-style:square" from="3529,3758" to="4586,3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iJscAAADcAAAADwAAAGRycy9kb3ducmV2LnhtbESP3WrCQBSE7wt9h+UI3tWNEqxEVxGt&#10;0EoV/AMvj9ljEpI9G7Jbk759t1Do5TAz3zCzRWcq8aDGFZYVDAcRCOLU6oIzBefT5mUCwnlkjZVl&#10;UvBNDhbz56cZJtq2fKDH0WciQNglqCD3vk6kdGlOBt3A1sTBu9vGoA+yyaRusA1wU8lRFI2lwYLD&#10;Qo41rXJKy+OXUfC2+9iuXkfr6/oWt/vtZ1xeqq5Uqt/rllMQnjr/H/5rv2sFcTSG3zPhCMj5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uWImxwAAANwAAAAPAAAAAAAA&#10;AAAAAAAAAKECAABkcnMvZG93bnJldi54bWxQSwUGAAAAAAQABAD5AAAAlQMAAAAA&#10;">
                        <v:stroke startarrowwidth="narrow" endarrowwidth="narrow"/>
                      </v:line>
                      <v:shape id="Freeform 616" o:spid="_x0000_s1639" style="position:absolute;left:3514;top:3030;width:742;height:26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UVjMUA&#10;AADcAAAADwAAAGRycy9kb3ducmV2LnhtbESP3WoCMRSE7wu+QzhC72pWEZXVKKIsFKQt/jzAITnu&#10;rm5O1k2qq0/fFAQvh5n5hpktWluJKzW+dKyg30tAEGtnSs4VHPbZxwSED8gGK8ek4E4eFvPO2wxT&#10;4268pesu5CJC2KeooAihTqX0uiCLvudq4ugdXWMxRNnk0jR4i3BbyUGSjKTFkuNCgTWtCtLn3a9V&#10;sNbaPjb37OSHX4dMb75Pl/PPXqn3brucggjUhlf42f40CobJGP7PxCM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BRWMxQAAANwAAAAPAAAAAAAAAAAAAAAAAJgCAABkcnMv&#10;ZG93bnJldi54bWxQSwUGAAAAAAQABAD1AAAAigMAAAAA&#10;" path="m19972,l5949,,,19924e" filled="f">
                        <v:stroke startarrowwidth="narrow" endarrowwidth="narrow"/>
                        <v:path arrowok="t" o:connecttype="custom" o:connectlocs="741,0;221,0;0,262" o:connectangles="0,0,0"/>
                      </v:shape>
                      <v:line id="Line 617" o:spid="_x0000_s1640" style="position:absolute;visibility:visible;mso-wrap-style:square" from="4548,3547" to="4549,3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pTz8MAAADcAAAADwAAAGRycy9kb3ducmV2LnhtbERPTWvCQBC9C/6HZYTe6kYJVqKrFLVQ&#10;pQraCh7H7DQJyc6G7NbEf+8eCh4f73u+7EwlbtS4wrKC0TACQZxaXXCm4Of743UKwnlkjZVlUnAn&#10;B8tFvzfHRNuWj3Q7+UyEEHYJKsi9rxMpXZqTQTe0NXHgfm1j0AfYZFI32IZwU8lxFE2kwYJDQ441&#10;rXJKy9OfUbDZb3ert/H6sr7G7WH3FZfnqiuVehl07zMQnjr/FP+7P7WCOAprw5lw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qU8/DAAAA3AAAAA8AAAAAAAAAAAAA&#10;AAAAoQIAAGRycy9kb3ducmV2LnhtbFBLBQYAAAAABAAEAPkAAACRAwAAAAA=&#10;">
                        <v:stroke startarrowwidth="narrow" endarrowwidth="narrow"/>
                      </v:line>
                      <v:shape id="Freeform 618" o:spid="_x0000_s1641" style="position:absolute;left:3507;top:3293;width:48;height: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P5JsMA&#10;AADcAAAADwAAAGRycy9kb3ducmV2LnhtbESP3UoDMRSE7wXfIRzBO5tsEbXbZksRBH9A6NoHOGxO&#10;kqWbk2WTtuvbG0HwcpiZb5jNdg6DONOU+sgaqoUCQdxF07PTcPh6uXsCkTKywSEyafimBNvm+mqD&#10;tYkX3tO5zU4UCKcaNficx1rK1HkKmBZxJC6ejVPAXOTkpJnwUuBhkEulHmTAnsuCx5GePXXH9hQ0&#10;2J1s9+yUO3n7/vFmP5e2egxa397MuzWITHP+D/+1X42Ge7WC3zPlCMj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8P5JsMAAADcAAAADwAAAAAAAAAAAAAAAACYAgAAZHJzL2Rv&#10;d25yZXYueG1sUEsFBgAAAAAEAAQA9QAAAIgDAAAAAA==&#10;" path="m,l,7843r6522,349l6522,8497r3043,348l13043,9150r,349l16087,9804r3478,654l19565,14728r-3478,653l16087,15686r-3044,l9565,16035r-6522,l3043,19956e" strokeweight=".5pt">
                        <v:stroke startarrowwidth="narrow" endarrowwidth="narrow"/>
                        <v:path arrowok="t" o:connecttype="custom" o:connectlocs="0,0;0,180;16,188;16,195;23,203;31,210;31,218;39,225;47,240;47,338;39,353;39,360;31,360;23,368;7,368;7,458" o:connectangles="0,0,0,0,0,0,0,0,0,0,0,0,0,0,0,0"/>
                      </v:shape>
                      <v:line id="Line 619" o:spid="_x0000_s1642" style="position:absolute;visibility:visible;mso-wrap-style:square" from="3736,3037" to="3737,3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XJFMMAAADcAAAADwAAAGRycy9kb3ducmV2LnhtbERPy2rCQBTdF/yH4Ra6qxMltBIdpagF&#10;K1XwBS6vmWsSkrkTMqOJf+8sCl0eznsy60wl7tS4wrKCQT8CQZxaXXCm4Hj4fh+BcB5ZY2WZFDzI&#10;wWzae5lgom3LO7rvfSZCCLsEFeTe14mULs3JoOvbmjhwV9sY9AE2mdQNtiHcVHIYRR/SYMGhIcea&#10;5jml5f5mFCw3P+v553BxXlzidrv+jctT1ZVKvb12X2MQnjr/L/5zr7SCeBDmhzPhCMjp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FyRTDAAAA3AAAAA8AAAAAAAAAAAAA&#10;AAAAoQIAAGRycy9kb3ducmV2LnhtbFBLBQYAAAAABAAEAPkAAACRAwAAAAA=&#10;">
                        <v:stroke startarrowwidth="narrow" endarrowwidth="narrow"/>
                      </v:line>
                      <v:line id="Line 620" o:spid="_x0000_s1643" style="position:absolute;visibility:visible;mso-wrap-style:square" from="3838,3037" to="3839,3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Gk+sQAAADcAAAADwAAAGRycy9kb3ducmV2LnhtbESPzWrDMBCE74G+g9hCbonskJbWjRJM&#10;oCE5BadNz4u0tU2tlbFU/7x9VAj0OMzMN8xmN9pG9NT52rGCdJmAINbO1Fwq+Px4X7yA8AHZYOOY&#10;FEzkYbd9mG0wM27ggvpLKEWEsM9QQRVCm0npdUUW/dK1xNH7dp3FEGVXStPhEOG2kaskeZYWa44L&#10;Fba0r0j/XH6tAj6Hp9eTuR6S6arzmlwxfelRqfnjmL+BCDSG//C9fTQK1mkKf2fiEZDb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MaT6xAAAANwAAAAPAAAAAAAAAAAA&#10;AAAAAKECAABkcnMvZG93bnJldi54bWxQSwUGAAAAAAQABAD5AAAAkgMAAAAA&#10;" strokeweight=".5pt">
                        <v:stroke dashstyle="1 1" startarrowwidth="narrow" endarrowwidth="narrow"/>
                      </v:line>
                      <v:line id="Line 621" o:spid="_x0000_s1644" style="position:absolute;visibility:visible;mso-wrap-style:square" from="3917,3037" to="3918,3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M6jcMAAADcAAAADwAAAGRycy9kb3ducmV2LnhtbESPQWvCQBSE74X+h+UVems2ihWNriKF&#10;SnsqRuP5sftMQrNvw+5Wk3/fLRQ8DjPzDbPeDrYTV/KhdaxgkuUgiLUzLdcKTsf3lwWIEJENdo5J&#10;wUgBtpvHhzUWxt34QNcy1iJBOBSooImxL6QMuiGLIXM9cfIuzluMSfpaGo+3BLednOb5XFpsOS00&#10;2NNbQ/q7/LEK+Cu+Lj9Ntc/HSu9acofxrAelnp+G3QpEpCHew//tD6NgNpnC35l0BO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jOo3DAAAA3AAAAA8AAAAAAAAAAAAA&#10;AAAAoQIAAGRycy9kb3ducmV2LnhtbFBLBQYAAAAABAAEAPkAAACRAwAAAAA=&#10;" strokeweight=".5pt">
                        <v:stroke dashstyle="1 1" startarrowwidth="narrow" endarrowwidth="narrow"/>
                      </v:line>
                      <v:line id="Line 622" o:spid="_x0000_s1645" style="position:absolute;flip:x;visibility:visible;mso-wrap-style:square" from="5641,3293" to="6439,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FAz8UAAADcAAAADwAAAGRycy9kb3ducmV2LnhtbESP0WrCQBRE3wX/YblCX0rd2Ipo6ioi&#10;FkREYuoHXLK32WD2bsiuGvv1XaHg4zAzZ5j5srO1uFLrK8cKRsMEBHHhdMWlgtP319sUhA/IGmvH&#10;pOBOHpaLfm+OqXY3PtI1D6WIEPYpKjAhNKmUvjBk0Q9dQxy9H9daDFG2pdQt3iLc1vI9SSbSYsVx&#10;wWBDa0PFOb9YBa/jbZZNZfZrDs1uf8fZOd9vEqVeBt3qE0SgLjzD/+2tVjAefcDjTDwC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FAz8UAAADcAAAADwAAAAAAAAAA&#10;AAAAAAChAgAAZHJzL2Rvd25yZXYueG1sUEsFBgAAAAAEAAQA+QAAAJMDAAAAAA==&#10;">
                        <v:stroke startarrowwidth="narrow" endarrowwidth="narrow"/>
                      </v:line>
                      <v:line id="Line 623" o:spid="_x0000_s1646" style="position:absolute;flip:x;visibility:visible;mso-wrap-style:square" from="5382,3758" to="6439,3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jYu8UAAADcAAAADwAAAGRycy9kb3ducmV2LnhtbESP0WrCQBRE3wv+w3IFX4pulFA0uopI&#10;BSlS0ugHXLLXbDB7N2S3Gv36bqHQx2FmzjCrTW8bcaPO144VTCcJCOLS6ZorBefTfjwH4QOyxsYx&#10;KXiQh8168LLCTLs7f9GtCJWIEPYZKjAhtJmUvjRk0U9cSxy9i+sshii7SuoO7xFuGzlLkjdpsea4&#10;YLClnaHyWnxbBa/pIc/nMn+az/bj+MDFtTi+J0qNhv12CSJQH/7Df+2DVpBO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ejYu8UAAADcAAAADwAAAAAAAAAA&#10;AAAAAAChAgAAZHJzL2Rvd25yZXYueG1sUEsFBgAAAAAEAAQA+QAAAJMDAAAAAA==&#10;">
                        <v:stroke startarrowwidth="narrow" endarrowwidth="narrow"/>
                      </v:line>
                      <v:line id="Line 624" o:spid="_x0000_s1647" style="position:absolute;visibility:visible;mso-wrap-style:square" from="5420,3547" to="5421,3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JqjMcAAADcAAAADwAAAGRycy9kb3ducmV2LnhtbESPQWvCQBSE74X+h+UVeqsbJVqJriJq&#10;wYotVFvw+Mw+k5Ds25BdTfrvXaHQ4zAz3zDTeWcqcaXGFZYV9HsRCOLU6oIzBd+Ht5cxCOeRNVaW&#10;ScEvOZjPHh+mmGjb8hdd9z4TAcIuQQW593UipUtzMuh6tiYO3tk2Bn2QTSZ1g22Am0oOomgkDRYc&#10;FnKsaZlTWu4vRsH64327fB2sjqtT3H5ud3H5U3WlUs9P3WICwlPn/8N/7Y1WEPeHcD8Tjo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smqMxwAAANwAAAAPAAAAAAAA&#10;AAAAAAAAAKECAABkcnMvZG93bnJldi54bWxQSwUGAAAAAAQABAD5AAAAlQMAAAAA&#10;">
                        <v:stroke startarrowwidth="narrow" endarrowwidth="narrow"/>
                      </v:line>
                      <v:shape id="Freeform 625" o:spid="_x0000_s1648" style="position:absolute;left:6413;top:3293;width:49;height: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X7icMA&#10;AADcAAAADwAAAGRycy9kb3ducmV2LnhtbESP0WoCMRRE3wv+Q7gF32p2RWzZGkWEQrVQcNsPuGxu&#10;kqWbm2UTdf17UxB8HGbmDLPajL4TZxpiG1hBOStAEDdBt2wV/P58vLyBiAlZYxeYFFwpwmY9eVph&#10;pcOFj3SukxUZwrFCBS6lvpIyNo48xlnoibNnwuAxZTlYqQe8ZLjv5LwoltJjy3nBYU87R81fffIK&#10;zFbWR7aFPTlz+Nqb77kpX71S0+dx+w4i0Zge4Xv7UytYlEv4P5OP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X7icMAAADcAAAADwAAAAAAAAAAAAAAAACYAgAAZHJzL2Rv&#10;d25yZXYueG1sUEsFBgAAAAAEAAQA9QAAAIgDAAAAAA==&#10;" path="m19565,r,7843l13043,8192r,305l10000,8845,6522,9150r,349l3478,9804,,10458r,4270l3478,15381r,305l6522,15686r3478,349l16522,16035r,3921e" strokeweight=".5pt">
                        <v:stroke startarrowwidth="narrow" endarrowwidth="narrow"/>
                        <v:path arrowok="t" o:connecttype="custom" o:connectlocs="48,0;48,180;32,188;32,195;25,203;16,210;16,218;9,225;0,240;0,338;9,353;9,360;16,360;25,368;40,368;40,458" o:connectangles="0,0,0,0,0,0,0,0,0,0,0,0,0,0,0,0"/>
                      </v:shape>
                      <v:line id="Line 626" o:spid="_x0000_s1649" style="position:absolute;visibility:visible;mso-wrap-style:square" from="6216,3034" to="6217,3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RYMcAAADcAAAADwAAAGRycy9kb3ducmV2LnhtbESP3WrCQBSE74W+w3IKvasbJdQSXaVo&#10;C61owT/w8pg9JiHZsyG7NfHtXaHg5TAz3zCTWWcqcaHGFZYVDPoRCOLU6oIzBfvd1+s7COeRNVaW&#10;ScGVHMymT70JJtq2vKHL1mciQNglqCD3vk6kdGlOBl3f1sTBO9vGoA+yyaRusA1wU8lhFL1JgwWH&#10;hRxrmueUlts/o+Bz/bOcj4aL4+IUt7/LVVweqq5U6uW5+xiD8NT5R/i//a0VxIMR3M+EIyC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LFFgxwAAANwAAAAPAAAAAAAA&#10;AAAAAAAAAKECAABkcnMvZG93bnJldi54bWxQSwUGAAAAAAQABAD5AAAAlQMAAAAA&#10;">
                        <v:stroke startarrowwidth="narrow" endarrowwidth="narrow"/>
                      </v:line>
                      <v:line id="Line 627" o:spid="_x0000_s1650" style="position:absolute;visibility:visible;mso-wrap-style:square" from="3569,4764" to="4056,4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PFEsMAAADcAAAADwAAAGRycy9kb3ducmV2LnhtbERPy2rCQBTdF/yH4Ra6qxMltBIdpagF&#10;K1XwBS6vmWsSkrkTMqOJf+8sCl0eznsy60wl7tS4wrKCQT8CQZxaXXCm4Hj4fh+BcB5ZY2WZFDzI&#10;wWzae5lgom3LO7rvfSZCCLsEFeTe14mULs3JoOvbmjhwV9sY9AE2mdQNtiHcVHIYRR/SYMGhIcea&#10;5jml5f5mFCw3P+v553BxXlzidrv+jctT1ZVKvb12X2MQnjr/L/5zr7SCeBDWhjPhCMjp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zxRLDAAAA3AAAAA8AAAAAAAAAAAAA&#10;AAAAoQIAAGRycy9kb3ducmV2LnhtbFBLBQYAAAAABAAEAPkAAACRAwAAAAA=&#10;">
                        <v:stroke startarrowwidth="narrow" endarrowwidth="narrow"/>
                      </v:line>
                      <v:shape id="Arc 628" o:spid="_x0000_s1651" style="position:absolute;left:3711;top:4112;width:213;height:436;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EjpsUA&#10;AADcAAAADwAAAGRycy9kb3ducmV2LnhtbESPQWvCQBSE70L/w/IKvZmNtViNWUUqLVKQqtH7I/ua&#10;hGbfht2txn/fLQgeh5n5hsmXvWnFmZxvLCsYJSkI4tLqhisFx+J9OAXhA7LG1jIpuJKH5eJhkGOm&#10;7YX3dD6ESkQI+wwV1CF0mZS+rMmgT2xHHL1v6wyGKF0ltcNLhJtWPqfpRBpsOC7U2NFbTeXP4dco&#10;2BXb7fj66b+Mp81r6z6q9fS0UurpsV/NQQTqwz18a2+0gpfRDP7Px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YSOmxQAAANwAAAAPAAAAAAAAAAAAAAAAAJgCAABkcnMv&#10;ZG93bnJldi54bWxQSwUGAAAAAAQABAD1AAAAigMAAAAA&#10;" path="m-1,nfc11929,,21600,9670,21600,21600em-1,nsc11929,,21600,9670,21600,21600l,21600,-1,xe">
                        <v:path arrowok="t" o:extrusionok="f" o:connecttype="custom" o:connectlocs="0,0;213,436;0,436" o:connectangles="0,0,0"/>
                      </v:shape>
                      <v:line id="Line 629" o:spid="_x0000_s1652" style="position:absolute;visibility:visible;mso-wrap-style:square" from="4017,4553" to="4018,4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kDqcQAAADcAAAADwAAAGRycy9kb3ducmV2LnhtbERPy2rCQBTdC/2H4Rbc1UlDaEt0FNEK&#10;VtpCfYDLa+aahGTuhMxo4t87i4LLw3lPZr2pxZVaV1pW8DqKQBBnVpecK9jvVi8fIJxH1lhbJgU3&#10;cjCbPg0mmGrb8R9dtz4XIYRdigoK75tUSpcVZNCNbEMcuLNtDfoA21zqFrsQbmoZR9GbNFhyaCiw&#10;oUVBWbW9GAWfP1+bxXu8PC5PSfe7+U6qQ91XSg2f+/kYhKfeP8T/7rVWkMRhfjgTjoC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qQOpxAAAANwAAAAPAAAAAAAAAAAA&#10;AAAAAKECAABkcnMvZG93bnJldi54bWxQSwUGAAAAAAQABAD5AAAAkgMAAAAA&#10;">
                        <v:stroke startarrowwidth="narrow" endarrowwidth="narrow"/>
                      </v:line>
                      <v:line id="Line 630" o:spid="_x0000_s1653" style="position:absolute;flip:x;visibility:visible;mso-wrap-style:square" from="4062,3946" to="4066,4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xQxcQAAADcAAAADwAAAGRycy9kb3ducmV2LnhtbESPQYvCMBSE74L/ITzBm6atoks1igiC&#10;7EHWurB7fDTPtti8lCZq++83C4LHYWa+YdbbztTiQa2rLCuIpxEI4tzqigsF35fD5AOE88gaa8uk&#10;oCcH281wsMZU2yef6ZH5QgQIuxQVlN43qZQuL8mgm9qGOHhX2xr0QbaF1C0+A9zUMomihTRYcVgo&#10;saF9SfktuxsFOjnJz4Vb7n76czLr4+4Xv/KjUuNRt1uB8NT5d/jVPmoF8ySG/zPhCMjN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PFDFxAAAANwAAAAPAAAAAAAAAAAA&#10;AAAAAKECAABkcnMvZG93bnJldi54bWxQSwUGAAAAAAQABAD5AAAAkgMAAAAA&#10;" strokeweight=".5pt">
                        <v:stroke startarrowwidth="narrow" endarrowwidth="narrow"/>
                      </v:line>
                      <v:line id="Line 631" o:spid="_x0000_s1654" style="position:absolute;visibility:visible;mso-wrap-style:square" from="3923,4546" to="4066,4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c4RccAAADcAAAADwAAAGRycy9kb3ducmV2LnhtbESP3WrCQBSE7wt9h+UUelc3DUElukrR&#10;Flqpgn/g5TF7TEKyZ0N2a+Lbd4VCL4eZ+YaZzntTiyu1rrSs4HUQgSDOrC45V3DYf7yMQTiPrLG2&#10;TApu5GA+e3yYYqptx1u67nwuAoRdigoK75tUSpcVZNANbEMcvIttDfog21zqFrsAN7WMo2goDZYc&#10;FgpsaFFQVu1+jIL39ddqMYqXp+U56Tar76Q61n2l1PNT/zYB4an3/+G/9qdWkMQx3M+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NzhFxwAAANwAAAAPAAAAAAAA&#10;AAAAAAAAAKECAABkcnMvZG93bnJldi54bWxQSwUGAAAAAAQABAD5AAAAlQMAAAAA&#10;">
                        <v:stroke startarrowwidth="narrow" endarrowwidth="narrow"/>
                      </v:line>
                      <v:line id="Line 632" o:spid="_x0000_s1655" style="position:absolute;flip:y;visibility:visible;mso-wrap-style:square" from="3892,3954" to="3893,4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JrKcUAAADcAAAADwAAAGRycy9kb3ducmV2LnhtbESPQWvCQBSE7wX/w/IEb83GWFRSVxFB&#10;EA+liYI9PrKvSWj2bciuJvn3bqHQ4zAz3zCb3WAa8aDO1ZYVzKMYBHFhdc2lguvl+LoG4TyyxsYy&#10;KRjJwW47edlgqm3PGT1yX4oAYZeigsr7NpXSFRUZdJFtiYP3bTuDPsiulLrDPsBNI5M4XkqDNYeF&#10;Cls6VFT85HejQCcf8rx0q/1tzJLFOB++8LM4KTWbDvt3EJ4G/x/+a5+0grdkAb9nwhGQ2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qJrKcUAAADcAAAADwAAAAAAAAAA&#10;AAAAAAChAgAAZHJzL2Rvd25yZXYueG1sUEsFBgAAAAAEAAQA+QAAAJMDAAAAAA==&#10;" strokeweight=".5pt">
                        <v:stroke startarrowwidth="narrow" endarrowwidth="narrow"/>
                      </v:line>
                      <v:line id="Line 633" o:spid="_x0000_s1656" style="position:absolute;flip:x;visibility:visible;mso-wrap-style:square" from="3655,4007" to="3893,4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OXSsYAAADcAAAADwAAAGRycy9kb3ducmV2LnhtbESPQWvCQBSE7wX/w/IEb3WjiDTRVVRQ&#10;Si2Cthdvj+xrkpp9G3a3mvTXu4WCx2FmvmHmy9bU4krOV5YVjIYJCOLc6ooLBZ8f2+cXED4ga6wt&#10;k4KOPCwXvac5Ztre+EjXUyhEhLDPUEEZQpNJ6fOSDPqhbYij92WdwRClK6R2eItwU8txkkylwYrj&#10;QokNbUrKL6cfo+A93Ry+UzPK/a9bn3f7rpumb51Sg367moEI1IZH+L/9qhVMxhP4OxOP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njl0rGAAAA3AAAAA8AAAAAAAAA&#10;AAAAAAAAoQIAAGRycy9kb3ducmV2LnhtbFBLBQYAAAAABAAEAPkAAACUAwAAAAA=&#10;" strokeweight=".5pt">
                        <v:stroke startarrow="open" startarrowwidth="narrow" startarrowlength="short" endarrowwidth="narrow" endarrowlength="short"/>
                      </v:line>
                      <v:line id="Line 634" o:spid="_x0000_s1657" style="position:absolute;visibility:visible;mso-wrap-style:square" from="4073,4007" to="4310,4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0hwcQAAADcAAAADwAAAGRycy9kb3ducmV2LnhtbESP0WoCMRRE3wv+Q7hC32pWsUW2RhFL&#10;bUH6oPYDbje32dXNzZJEd/fvjSD4OMzMGWa+7GwtLuRD5VjBeJSBIC6crtgo+D18vsxAhIissXZM&#10;CnoKsFwMnuaYa9fyji77aESCcMhRQRljk0sZipIshpFriJP377zFmKQ3UntsE9zWcpJlb9JixWmh&#10;xIbWJRWn/dkq+PGbWT92evvHZ159fB1Nf2yNUs/DbvUOIlIXH+F7+1srmE5e4XYmHQG5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7SHBxAAAANwAAAAPAAAAAAAAAAAA&#10;AAAAAKECAABkcnMvZG93bnJldi54bWxQSwUGAAAAAAQABAD5AAAAkgMAAAAA&#10;" strokeweight=".5pt">
                        <v:stroke startarrow="open" startarrowwidth="narrow" startarrowlength="short" endarrowwidth="narrow" endarrowlength="short"/>
                      </v:line>
                      <v:rect id="Rectangle 635" o:spid="_x0000_s1658" style="position:absolute;left:3841;top:3740;width:28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LF8MA&#10;AADcAAAADwAAAGRycy9kb3ducmV2LnhtbESPQWvCQBSE7wX/w/KE3upGkVCiq4hi8VKKmou3R/aZ&#10;Dea9DdlV03/fLRR6HGbmG2a5HrhVD+pD48XAdJKBIqm8baQ2UJ73b++gQkSx2HohA98UYL0avSyx&#10;sP4pR3qcYq0SREKBBlyMXaF1qBwxhonvSJJ39T1jTLKvte3xmeDc6lmW5ZqxkbTgsKOto+p2urOB&#10;w8Ab6z6+5p+Xtgy7cOT8fmNjXsfDZgEq0hD/w3/tgzUwn+XweyYdAb3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LF8MAAADcAAAADwAAAAAAAAAAAAAAAACYAgAAZHJzL2Rv&#10;d25yZXYueG1sUEsFBgAAAAAEAAQA9QAAAIgDAAAAAA==&#10;" filled="f" stroked="f" strokeweight=".5pt">
                        <v:textbox inset="1pt,1pt,1pt,1pt">
                          <w:txbxContent>
                            <w:p w:rsidR="004E000A" w:rsidRPr="00B11BA6" w:rsidRDefault="004E000A" w:rsidP="00750935">
                              <w:pPr>
                                <w:jc w:val="center"/>
                                <w:rPr>
                                  <w:rFonts w:cs="Arial"/>
                                </w:rPr>
                              </w:pPr>
                              <w:r w:rsidRPr="00B11BA6">
                                <w:rPr>
                                  <w:rFonts w:cs="Arial"/>
                                </w:rPr>
                                <w:t>3</w:t>
                              </w:r>
                            </w:p>
                          </w:txbxContent>
                        </v:textbox>
                      </v:rect>
                      <v:rect id="Rectangle 636" o:spid="_x0000_s1659" style="position:absolute;left:3699;top:4147;width:28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YujMQA&#10;AADcAAAADwAAAGRycy9kb3ducmV2LnhtbESPQWvCQBSE7wX/w/IKvdVNRaykrkEsLV6kGL14e2Rf&#10;syF5b0N21fTfd4VCj8PMfMOsipE7daUhNF4MvEwzUCSVt43UBk7Hj+clqBBRLHZeyMAPBSjWk4cV&#10;5tbf5EDXMtYqQSTkaMDF2Odah8oRY5j6niR5335gjEkOtbYD3hKcOz3LsoVmbCQtOOxp66hqywsb&#10;2I28se7za74/d6fwHg68uLRszNPjuHkDFWmM/+G/9s4amM9e4X4mHQG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WLozEAAAA3AAAAA8AAAAAAAAAAAAAAAAAmAIAAGRycy9k&#10;b3ducmV2LnhtbFBLBQYAAAAABAAEAPUAAACJAwAAAAA=&#10;" filled="f" stroked="f" strokeweight=".5pt">
                        <v:textbox inset="1pt,1pt,1pt,1pt">
                          <w:txbxContent>
                            <w:p w:rsidR="004E000A" w:rsidRPr="00B11BA6" w:rsidRDefault="004E000A" w:rsidP="00750935">
                              <w:pPr>
                                <w:jc w:val="center"/>
                                <w:rPr>
                                  <w:rFonts w:cs="Arial"/>
                                </w:rPr>
                              </w:pPr>
                              <w:proofErr w:type="gramStart"/>
                              <w:r w:rsidRPr="00B11BA6">
                                <w:rPr>
                                  <w:rFonts w:cs="Arial"/>
                                </w:rPr>
                                <w:t>r</w:t>
                              </w:r>
                              <w:proofErr w:type="gramEnd"/>
                            </w:p>
                          </w:txbxContent>
                        </v:textbox>
                      </v:rect>
                      <v:line id="Line 637" o:spid="_x0000_s1660" style="position:absolute;flip:y;visibility:visible;mso-wrap-style:square" from="3789,4300" to="4027,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6dT8QAAADcAAAADwAAAGRycy9kb3ducmV2LnhtbERPz2vCMBS+C/sfwhvsNtPKEFuNZRMU&#10;2USY8+Lt0Tzbbs1LSaK2++uXw8Djx/d7UfSmFVdyvrGsIB0nIIhLqxuuFBy/1s8zED4ga2wtk4KB&#10;PBTLh9ECc21v/EnXQ6hEDGGfo4I6hC6X0pc1GfRj2xFH7mydwRChq6R2eIvhppWTJJlKgw3Hhho7&#10;WtVU/hwuRsEuW+2/M5OW/te9nTYfwzDN3gelnh771zmIQH24i//dW63gZRLXxj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rp1PxAAAANwAAAAPAAAAAAAAAAAA&#10;AAAAAKECAABkcnMvZG93bnJldi54bWxQSwUGAAAAAAQABAD5AAAAkgMAAAAA&#10;" strokeweight=".5pt">
                        <v:stroke startarrow="open" startarrowwidth="narrow" startarrowlength="short" endarrowwidth="narrow" endarrowlength="short"/>
                      </v:line>
                      <v:line id="Line 638" o:spid="_x0000_s1661" style="position:absolute;flip:y;visibility:visible;mso-wrap-style:square" from="3729,2349" to="3730,3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834sUAAADcAAAADwAAAGRycy9kb3ducmV2LnhtbESPS4vCQBCE74L/YeiFvelkVUSjo/hg&#10;YfHiMwdvTaY3CZvpCZnZGP+9Iwgei6r6ipovW1OKhmpXWFbw1Y9AEKdWF5wpuJy/exMQziNrLC2T&#10;gjs5WC66nTnG2t74SM3JZyJA2MWoIPe+iqV0aU4GXd9WxMH7tbVBH2SdSV3jLcBNKQdRNJYGCw4L&#10;OVa0ySn9O/0bBc16uNvuEzu+2qqQyeqcDN2hVOrzo13NQHhq/Tv8av9oBaPBF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834sUAAADcAAAADwAAAAAAAAAA&#10;AAAAAAChAgAAZHJzL2Rvd25yZXYueG1sUEsFBgAAAAAEAAQA+QAAAJMDAAAAAA==&#10;" strokeweight=".5pt">
                        <v:stroke startarrowwidth="narrow" startarrowlength="short" endarrowwidth="narrow" endarrowlength="short"/>
                      </v:line>
                      <v:line id="Line 639" o:spid="_x0000_s1662" style="position:absolute;flip:y;visibility:visible;mso-wrap-style:square" from="6220,2349" to="6221,3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wIosEAAADcAAAADwAAAGRycy9kb3ducmV2LnhtbERPTYvCMBC9C/6HMMLeNHW7iFSjqIuw&#10;eFmt9uBtaMa22ExKE2v995vDgsfH+16ue1OLjlpXWVYwnUQgiHOrKy4UXM778RyE88gaa8uk4EUO&#10;1qvhYImJtk8+UZf6QoQQdgkqKL1vEildXpJBN7ENceButjXoA2wLqVt8hnBTy88omkmDFYeGEhva&#10;lZTf04dR0G3jw/dvZmdX21Qy25yz2B1rpT5G/WYBwlPv3+J/949W8BWH+eFMOAJy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7AiiwQAAANwAAAAPAAAAAAAAAAAAAAAA&#10;AKECAABkcnMvZG93bnJldi54bWxQSwUGAAAAAAQABAD5AAAAjwMAAAAA&#10;" strokeweight=".5pt">
                        <v:stroke startarrowwidth="narrow" startarrowlength="short" endarrowwidth="narrow" endarrowlength="short"/>
                      </v:line>
                      <v:line id="Line 640" o:spid="_x0000_s1663" style="position:absolute;flip:y;visibility:visible;mso-wrap-style:square" from="6456,2590" to="6458,3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CtOcYAAADcAAAADwAAAGRycy9kb3ducmV2LnhtbESPQWvCQBSE7wX/w/KE3uomTQklukqs&#10;FKSXtmoO3h7ZZxLMvg3ZNYn/vlso9DjMzDfMajOZVgzUu8aygngRgSAurW64UnA6vj+9gnAeWWNr&#10;mRTcycFmPXtYYabtyN80HHwlAoRdhgpq77tMSlfWZNAtbEccvIvtDfog+0rqHscAN618jqJUGmw4&#10;LNTY0VtN5fVwMwqGbfKx+yxserZdI4v8WCTuq1XqcT7lSxCeJv8f/mvvtYKXJIbfM+EIy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egrTnGAAAA3AAAAA8AAAAAAAAA&#10;AAAAAAAAoQIAAGRycy9kb3ducmV2LnhtbFBLBQYAAAAABAAEAPkAAACUAwAAAAA=&#10;" strokeweight=".5pt">
                        <v:stroke startarrowwidth="narrow" startarrowlength="short" endarrowwidth="narrow" endarrowlength="short"/>
                      </v:line>
                      <v:line id="Line 641" o:spid="_x0000_s1664" style="position:absolute;visibility:visible;mso-wrap-style:square" from="6217,3021" to="6943,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SqTMYAAADcAAAADwAAAGRycy9kb3ducmV2LnhtbESPQWvCQBSE74L/YXlCL6KbagklzUZK&#10;oFBoL2pL7e2RfWaD2bdpdtX4712h4HGYmW+YfDXYVpyo941jBY/zBARx5XTDtYKv7dvsGYQPyBpb&#10;x6TgQh5WxXiUY6bdmdd02oRaRAj7DBWYELpMSl8ZsujnriOO3t71FkOUfS11j+cIt61cJEkqLTYc&#10;Fwx2VBqqDpujVVAdzcfflKffv41Mfz5lOSTlbq3Uw2R4fQERaAj38H/7XSt4Wi7gdiYeAVl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LkqkzGAAAA3AAAAA8AAAAAAAAA&#10;AAAAAAAAoQIAAGRycy9kb3ducmV2LnhtbFBLBQYAAAAABAAEAPkAAACUAwAAAAA=&#10;" strokeweight=".5pt">
                        <v:stroke startarrowwidth="narrow" startarrowlength="short" endarrowwidth="narrow" endarrowlength="short"/>
                      </v:line>
                      <v:line id="Line 642" o:spid="_x0000_s1665" style="position:absolute;visibility:visible;mso-wrap-style:square" from="6446,3293" to="6939,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P18YAAADcAAAADwAAAGRycy9kb3ducmV2LnhtbESPQWvCQBSE74L/YXlCL6KbVgklzUZK&#10;oFBoL2pL7e2RfWaD2bdpdtX037uC4HGYmW+YfDXYVpyo941jBY/zBARx5XTDtYKv7dvsGYQPyBpb&#10;x6TgnzysivEox0y7M6/ptAm1iBD2GSowIXSZlL4yZNHPXUccvb3rLYYo+1rqHs8Rblv5lCSptNhw&#10;XDDYUWmoOmyOVkF1NB9/U55+/zYy/fmU5ZCUu7VSD5Ph9QVEoCHcw7f2u1awXCzgeiYeAVl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2oD9fGAAAA3AAAAA8AAAAAAAAA&#10;AAAAAAAAoQIAAGRycy9kb3ducmV2LnhtbFBLBQYAAAAABAAEAPkAAACUAwAAAAA=&#10;" strokeweight=".5pt">
                        <v:stroke startarrowwidth="narrow" startarrowlength="short" endarrowwidth="narrow" endarrowlength="short"/>
                      </v:line>
                      <v:line id="Line 643" o:spid="_x0000_s1666" style="position:absolute;visibility:visible;mso-wrap-style:square" from="4027,2934" to="4905,2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GXo8UAAADcAAAADwAAAGRycy9kb3ducmV2LnhtbESPT2vCQBTE74V+h+UVehHd1EqQ6Col&#10;IAjtxX+ot0f2NRuafRuzq8Zv7wpCj8PM/IaZzjtbiwu1vnKs4GOQgCAunK64VLDdLPpjED4ga6wd&#10;k4IbeZjPXl+mmGl35RVd1qEUEcI+QwUmhCaT0heGLPqBa4ij9+taiyHKtpS6xWuE21oOkySVFiuO&#10;CwYbyg0Vf+uzVVCczfepx73dsZLp/kfmXZIfVkq9v3VfExCBuvAffraXWsHocwSP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kGXo8UAAADcAAAADwAAAAAAAAAA&#10;AAAAAAChAgAAZHJzL2Rvd25yZXYueG1sUEsFBgAAAAAEAAQA+QAAAJMDAAAAAA==&#10;" strokeweight=".5pt">
                        <v:stroke startarrowwidth="narrow" startarrowlength="short" endarrowwidth="narrow" endarrowlength="short"/>
                      </v:line>
                      <v:line id="Line 644" o:spid="_x0000_s1667" style="position:absolute;visibility:visible;mso-wrap-style:square" from="4594,3541" to="4921,3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0yOMUAAADcAAAADwAAAGRycy9kb3ducmV2LnhtbESPQWsCMRSE70L/Q3gFL6JZrRXZGkUW&#10;hEK9aBXt7bF53SzdvKybqNt/bwTB4zAz3zCzRWsrcaHGl44VDAcJCOLc6ZILBbvvVX8KwgdkjZVj&#10;UvBPHhbzl84MU+2uvKHLNhQiQtinqMCEUKdS+tyQRT9wNXH0fl1jMUTZFFI3eI1wW8lRkkykxZLj&#10;gsGaMkP53/ZsFeRn83XqcW//U8rJYS2zNsmOG6W6r+3yA0SgNjzDj/anVjB+e4f7mXgE5P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Q0yOMUAAADcAAAADwAAAAAAAAAA&#10;AAAAAAChAgAAZHJzL2Rvd25yZXYueG1sUEsFBgAAAAAEAAQA+QAAAJMDAAAAAA==&#10;" strokeweight=".5pt">
                        <v:stroke startarrowwidth="narrow" startarrowlength="short" endarrowwidth="narrow" endarrowlength="short"/>
                      </v:line>
                      <v:line id="Line 645" o:spid="_x0000_s1668" style="position:absolute;visibility:visible;mso-wrap-style:square" from="3729,2439" to="6221,2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LcV8UAAADcAAAADwAAAGRycy9kb3ducmV2LnhtbESPQWvCQBSE74L/YXlCb7qJltCmrqJt&#10;lYKnpoLXR/Y1icm+Ddk1pv/eLQgeh5n5hlmuB9OInjpXWVYQzyIQxLnVFRcKjj+76QsI55E1NpZJ&#10;wR85WK/GoyWm2l75m/rMFyJA2KWooPS+TaV0eUkG3cy2xMH7tZ1BH2RXSN3hNcBNI+dRlEiDFYeF&#10;Elt6Lymvs4tRcC6S2vf71/ySbT+zj0MdL3anWKmnybB5A+Fp8I/wvf2lFTwvEvg/E46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9LcV8UAAADcAAAADwAAAAAAAAAA&#10;AAAAAAChAgAAZHJzL2Rvd25yZXYueG1sUEsFBgAAAAAEAAQA+QAAAJMDAAAAAA==&#10;" strokeweight=".5pt">
                        <v:stroke startarrow="open" startarrowwidth="narrow" startarrowlength="short" endarrow="open" endarrowwidth="narrow" endarrowlength="short"/>
                      </v:line>
                      <v:line id="Line 646" o:spid="_x0000_s1669" style="position:absolute;flip:y;visibility:visible;mso-wrap-style:square" from="4604,3992" to="5385,3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7XJMYAAADcAAAADwAAAGRycy9kb3ducmV2LnhtbESPT2vCQBTE70K/w/IKvemmtjQaXUWE&#10;lhZPxn/XR/aZhGbfht1Vo5++WxA8DjPzG2Y670wjzuR8bVnB6yABQVxYXXOpYLv57I9A+ICssbFM&#10;Cq7kYT576k0x0/bCazrnoRQRwj5DBVUIbSalLyoy6Ae2JY7e0TqDIUpXSu3wEuGmkcMk+ZAGa44L&#10;Fba0rKj4zU9GwdcwX902O38Yp4fd8SdJ3fq0Xyn18twtJiACdeERvre/tYL3txT+z8QjIG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se1yTGAAAA3AAAAA8AAAAAAAAA&#10;AAAAAAAAoQIAAGRycy9kb3ducmV2LnhtbFBLBQYAAAAABAAEAPkAAACUAwAAAAA=&#10;" strokeweight=".5pt">
                        <v:stroke startarrow="open" startarrowwidth="narrow" startarrowlength="short" endarrow="open" endarrowwidth="narrow" endarrowlength="short"/>
                      </v:line>
                      <v:line id="Line 647" o:spid="_x0000_s1670" style="position:absolute;visibility:visible;mso-wrap-style:square" from="4716,2936" to="4718,3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HtvsMAAADcAAAADwAAAGRycy9kb3ducmV2LnhtbERPTWvCQBC9F/oflin0ZjYxIm10Da3V&#10;IngyLXgdstMkTXY2ZNcY/717KPT4eN/rfDKdGGlwjWUFSRSDIC6tbrhS8P21n72AcB5ZY2eZFNzI&#10;Qb55fFhjpu2VTzQWvhIhhF2GCmrv+0xKV9Zk0EW2Jw7cjx0M+gCHSuoBryHcdHIex0tpsOHQUGNP&#10;25rKtrgYBb/VsvXj52t5Kd53xcexTdL9OVHq+Wl6W4HwNPl/8Z/7oBUs0rA2nAlHQG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B7b7DAAAA3AAAAA8AAAAAAAAAAAAA&#10;AAAAoQIAAGRycy9kb3ducmV2LnhtbFBLBQYAAAAABAAEAPkAAACRAwAAAAA=&#10;" strokeweight=".5pt">
                        <v:stroke startarrow="open" startarrowwidth="narrow" startarrowlength="short" endarrow="open" endarrowwidth="narrow" endarrowlength="short"/>
                      </v:line>
                      <v:line id="Line 648" o:spid="_x0000_s1671" style="position:absolute;visibility:visible;mso-wrap-style:square" from="4715,2642" to="4716,2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wOcYAAADcAAAADwAAAGRycy9kb3ducmV2LnhtbESPT2sCMRTE7wW/Q3hCL0WzWll0NYpo&#10;C8VL8d/B23Pz3F3cvCxJquu3bwpCj8PM/IaZLVpTixs5X1lWMOgnIIhzqysuFBz2n70xCB+QNdaW&#10;ScGDPCzmnZcZZtreeUu3XShEhLDPUEEZQpNJ6fOSDPq+bYijd7HOYIjSFVI7vEe4qeUwSVJpsOK4&#10;UGJDq5Ly6+7HKPj45vTgx5Pz6SHpmK6rdPTmNkq9dtvlFESgNvyHn+0vrWD0PoG/M/EI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4cDnGAAAA3AAAAA8AAAAAAAAA&#10;AAAAAAAAoQIAAGRycy9kb3ducmV2LnhtbFBLBQYAAAAABAAEAPkAAACUAwAAAAA=&#10;" strokeweight=".5pt">
                        <v:stroke startarrowwidth="narrow" startarrowlength="short" endarrow="open" endarrowwidth="narrow" endarrowlength="short"/>
                      </v:line>
                      <v:line id="Line 649" o:spid="_x0000_s1672" style="position:absolute;visibility:visible;mso-wrap-style:square" from="4140,2724" to="4141,2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Sq2cMAAADcAAAADwAAAGRycy9kb3ducmV2LnhtbERPz2vCMBS+C/4P4Qm7yEwdpbjOWEQ3&#10;GF7GOj14e2ve2rLmpSRZrf+9OQw8fny/18VoOjGQ861lBctFAoK4srrlWsHx6+1xBcIHZI2dZVJw&#10;JQ/FZjpZY67thT9pKEMtYgj7HBU0IfS5lL5qyKBf2J44cj/WGQwRulpqh5cYbjr5lCSZNNhybGiw&#10;p11D1W/5ZxS8fnB29Kvn7/NV0inbt1k6dwelHmbj9gVEoDHcxf/ud60gTeP8eCYeAb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EqtnDAAAA3AAAAA8AAAAAAAAAAAAA&#10;AAAAoQIAAGRycy9kb3ducmV2LnhtbFBLBQYAAAAABAAEAPkAAACRAwAAAAA=&#10;" strokeweight=".5pt">
                        <v:stroke startarrowwidth="narrow" startarrowlength="short" endarrow="open" endarrowwidth="narrow" endarrowlength="short"/>
                      </v:line>
                      <v:line id="Line 650" o:spid="_x0000_s1673" style="position:absolute;flip:y;visibility:visible;mso-wrap-style:square" from="4140,3038" to="4141,3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cEz8UAAADcAAAADwAAAGRycy9kb3ducmV2LnhtbESPQYvCMBSE78L+h/AW9iKaVkSkGmVZ&#10;tCjsxaoHb4/m2Rabl9LE2v33RljwOMzMN8xy3ZtadNS6yrKCeByBIM6trrhQcDpuR3MQziNrrC2T&#10;gj9ysF59DJaYaPvgA3WZL0SAsEtQQel9k0jp8pIMurFtiIN3ta1BH2RbSN3iI8BNLSdRNJMGKw4L&#10;JTb0U1J+y+5GQbfZHbp9Tfc0bX4vsd7u0/PwotTXZ/+9AOGp9+/wf3unFUynMbzOhCMgV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icEz8UAAADcAAAADwAAAAAAAAAA&#10;AAAAAAChAgAAZHJzL2Rvd25yZXYueG1sUEsFBgAAAAAEAAQA+QAAAJMDAAAAAA==&#10;" strokeweight=".5pt">
                        <v:stroke startarrowwidth="narrow" startarrowlength="short" endarrow="open" endarrowwidth="narrow" endarrowlength="short"/>
                      </v:line>
                      <v:line id="Line 651" o:spid="_x0000_s1674" style="position:absolute;visibility:visible;mso-wrap-style:square" from="6851,2804" to="6852,3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qRNcUAAADcAAAADwAAAGRycy9kb3ducmV2LnhtbESPQWvCQBSE74L/YXlCL6IbJQRNXaXU&#10;CuKl1NpDb6/ZZxLMvg27q8Z/7woFj8PMfMMsVp1pxIWcry0rmIwTEMSF1TWXCg7fm9EMhA/IGhvL&#10;pOBGHlbLfm+BubZX/qLLPpQiQtjnqKAKoc2l9EVFBv3YtsTRO1pnMETpSqkdXiPcNHKaJJk0WHNc&#10;qLCl94qK0/5sFHx8cnbws/nf703ST7aus3Todkq9DLq3VxCBuvAM/7e3WkGaTuFxJh4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VqRNcUAAADcAAAADwAAAAAAAAAA&#10;AAAAAAChAgAAZHJzL2Rvd25yZXYueG1sUEsFBgAAAAAEAAQA+QAAAJMDAAAAAA==&#10;" strokeweight=".5pt">
                        <v:stroke startarrowwidth="narrow" startarrowlength="short" endarrow="open" endarrowwidth="narrow" endarrowlength="short"/>
                      </v:line>
                      <v:line id="Line 652" o:spid="_x0000_s1675" style="position:absolute;flip:y;visibility:visible;mso-wrap-style:square" from="6851,3302" to="6852,3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k/I8UAAADcAAAADwAAAGRycy9kb3ducmV2LnhtbESPT4vCMBTE7wv7HcJb8LJo6h8WqUZZ&#10;RIuCF7t68PZonm3Z5qU0sdZvbwTB4zAzv2Hmy85UoqXGlZYVDAcRCOLM6pJzBce/TX8KwnlkjZVl&#10;UnAnB8vF58ccY21vfKA29bkIEHYxKii8r2MpXVaQQTewNXHwLrYx6INscqkbvAW4qeQoin6kwZLD&#10;QoE1rQrK/tOrUdCut4d2V9E1Ser9eag3u+T0fVaq99X9zkB46vw7/GpvtYLJZAzP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bk/I8UAAADcAAAADwAAAAAAAAAA&#10;AAAAAAChAgAAZHJzL2Rvd25yZXYueG1sUEsFBgAAAAAEAAQA+QAAAJMDAAAAAA==&#10;" strokeweight=".5pt">
                        <v:stroke startarrowwidth="narrow" startarrowlength="short" endarrow="open" endarrowwidth="narrow" endarrowlength="short"/>
                      </v:line>
                      <v:line id="Line 653" o:spid="_x0000_s1676" style="position:absolute;flip:x;visibility:visible;mso-wrap-style:square" from="6451,2686" to="6681,2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CnV8UAAADcAAAADwAAAGRycy9kb3ducmV2LnhtbESPQYvCMBSE78L+h/AW9iKauhSRapRl&#10;WYuCF6sevD2aZ1tsXkoTa/ffG0HwOMzMN8xi1ZtadNS6yrKCyTgCQZxbXXGh4HhYj2YgnEfWWFsm&#10;Bf/kYLX8GCww0fbOe+oyX4gAYZeggtL7JpHS5SUZdGPbEAfvYluDPsi2kLrFe4CbWn5H0VQarDgs&#10;lNjQb0n5NbsZBd3fZt9ta7qlabM7T/R6m56GZ6W+PvufOQhPvX+HX+2NVhDHMTzPhCMgl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lCnV8UAAADcAAAADwAAAAAAAAAA&#10;AAAAAAChAgAAZHJzL2Rvd25yZXYueG1sUEsFBgAAAAAEAAQA+QAAAJMDAAAAAA==&#10;" strokeweight=".5pt">
                        <v:stroke startarrowwidth="narrow" startarrowlength="short" endarrow="open" endarrowwidth="narrow" endarrowlength="short"/>
                      </v:line>
                      <v:line id="Line 654" o:spid="_x0000_s1677" style="position:absolute;visibility:visible;mso-wrap-style:square" from="5995,2686" to="6225,2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MJQcYAAADcAAAADwAAAGRycy9kb3ducmV2LnhtbESPQWvCQBSE70L/w/IKvYhuLDFo6irF&#10;Kkgv0qiH3l6zr0lo9m3Y3Wr8925B6HGYmW+Yxao3rTiT841lBZNxAoK4tLrhSsHxsB3NQPiArLG1&#10;TAqu5GG1fBgsMNf2wh90LkIlIoR9jgrqELpcSl/WZNCPbUccvW/rDIYoXSW1w0uEm1Y+J0kmDTYc&#10;F2rsaF1T+VP8GgWbPWdHP5t/fV4lnbK3JkuH7l2pp8f+9QVEoD78h+/tnVaQplP4OxOP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zCUHGAAAA3AAAAA8AAAAAAAAA&#10;AAAAAAAAoQIAAGRycy9kb3ducmV2LnhtbFBLBQYAAAAABAAEAPkAAACUAwAAAAA=&#10;" strokeweight=".5pt">
                        <v:stroke startarrowwidth="narrow" startarrowlength="short" endarrow="open" endarrowwidth="narrow" endarrowlength="short"/>
                      </v:line>
                      <v:line id="Line 655" o:spid="_x0000_s1678" style="position:absolute;visibility:visible;mso-wrap-style:square" from="5948,3261" to="5948,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9SvKsUAAADcAAAADwAAAGRycy9kb3ducmV2LnhtbESPQWvCQBSE70L/w/IK3uomKsGmrlK1&#10;SsGTqeD1kX1N0mTfhuwa03/vFgoeh5n5hlmuB9OInjpXWVYQTyIQxLnVFRcKzl/7lwUI55E1NpZJ&#10;wS85WK+eRktMtb3xifrMFyJA2KWooPS+TaV0eUkG3cS2xMH7tp1BH2RXSN3hLcBNI6dRlEiDFYeF&#10;ElvalpTX2dUo+CmS2veH1/yabT6y3bGOZ/tLrNT4eXh/A+Fp8I/wf/tTK5jPE/g7E46AX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9SvKsUAAADcAAAADwAAAAAAAAAA&#10;AAAAAAChAgAAZHJzL2Rvd25yZXYueG1sUEsFBgAAAAAEAAQA+QAAAJMDAAAAAA==&#10;" strokeweight=".5pt">
                        <v:stroke startarrow="open" startarrowwidth="narrow" startarrowlength="short" endarrow="open" endarrowwidth="narrow" endarrowlength="short"/>
                      </v:line>
                      <v:line id="Line 656" o:spid="_x0000_s1679" style="position:absolute;visibility:visible;mso-wrap-style:square" from="5948,3001" to="5948,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gKscUAAADcAAAADwAAAGRycy9kb3ducmV2LnhtbESPQWvCQBSE74L/YXlCb3WTVrSNrtJW&#10;LYIn04LXR/aZxGTfhuwa4793CwWPw8x8wyxWvalFR60rLSuIxxEI4szqknMFvz/b5zcQziNrrC2T&#10;ghs5WC2HgwUm2l75QF3qcxEg7BJUUHjfJFK6rCCDbmwb4uCdbGvQB9nmUrd4DXBTy5comkqDJYeF&#10;Ahv6Kiir0otRcM6nle++37NL+rlJ1/sqft0eY6WeRv3HHISn3j/C/+2dVjCZzODvTDgCcn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JgKscUAAADcAAAADwAAAAAAAAAA&#10;AAAAAAChAgAAZHJzL2Rvd25yZXYueG1sUEsFBgAAAAAEAAQA+QAAAJMDAAAAAA==&#10;" strokeweight=".5pt">
                        <v:stroke startarrow="open" startarrowwidth="narrow" startarrowlength="short" endarrow="open" endarrowwidth="narrow" endarrowlength="short"/>
                      </v:line>
                      <v:rect id="Rectangle 657" o:spid="_x0000_s1680" style="position:absolute;left:4817;top:2108;width:356;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ZfXsAA&#10;AADcAAAADwAAAGRycy9kb3ducmV2LnhtbERPTYvCMBC9C/6HMII3TV2KLNUoorh4WUTXy96GZmyK&#10;nUlpotZ/vzkIe3y87+W650Y9qAu1FwOzaQaKpPS2lsrA5Wc/+QQVIorFxgsZeFGA9Wo4WGJh/VNO&#10;9DjHSqUQCQUacDG2hdahdMQYpr4lSdzVd4wxwa7StsNnCudGf2TZXDPWkhoctrR1VN7OdzZw6Hlj&#10;3dcx//5tLmEXTjy/39iY8ajfLEBF6uO/+O0+WAN5ntamM+kI6N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ZfXsAAAADcAAAADwAAAAAAAAAAAAAAAACYAgAAZHJzL2Rvd25y&#10;ZXYueG1sUEsFBgAAAAAEAAQA9QAAAIUDAAAAAA==&#10;" filled="f" stroked="f" strokeweight=".5pt">
                        <v:textbox inset="1pt,1pt,1pt,1pt">
                          <w:txbxContent>
                            <w:p w:rsidR="004E000A" w:rsidRPr="00B11BA6" w:rsidRDefault="004E000A" w:rsidP="00750935">
                              <w:pPr>
                                <w:jc w:val="center"/>
                                <w:rPr>
                                  <w:rFonts w:cs="Arial"/>
                                </w:rPr>
                              </w:pPr>
                              <w:r w:rsidRPr="00B11BA6">
                                <w:rPr>
                                  <w:rFonts w:cs="Arial"/>
                                </w:rPr>
                                <w:sym w:font="Symbol" w:char="F066"/>
                              </w:r>
                            </w:p>
                          </w:txbxContent>
                        </v:textbox>
                      </v:rect>
                      <v:rect id="Rectangle 658" o:spid="_x0000_s1681" style="position:absolute;left:6242;top:2160;width:719;height:5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PSosUA&#10;AADcAAAADwAAAGRycy9kb3ducmV2LnhtbESPQUsDMRSE74L/ITzBm80qReq2aZHFRcFDafXS2+vm&#10;dbN08xI3sc3+e1MoeBxm5htmsUq2FycaQudYweOkAEHcON1xq+D7q36YgQgRWWPvmBSMFGC1vL1Z&#10;YKndmTd02sZWZAiHEhWYGH0pZWgMWQwT54mzd3CDxZjl0Eo94DnDbS+fiuJZWuw4Lxj0VBlqjttf&#10;q6Dytfl595VNaT2at3H3eaxne6Xu79LrHESkFP/D1/aHVjCdvsDlTD4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49KixQAAANwAAAAPAAAAAAAAAAAAAAAAAJgCAABkcnMv&#10;ZG93bnJldi54bWxQSwUGAAAAAAQABAD1AAAAigMAAAAA&#10;" filled="f" stroked="f" strokeweight=".5pt">
                        <v:textbox style="mso-fit-shape-to-text:t" inset="1pt,1pt,1pt,1pt">
                          <w:txbxContent>
                            <w:p w:rsidR="004E000A" w:rsidRPr="00B11BA6" w:rsidRDefault="004E000A" w:rsidP="00750935">
                              <w:pPr>
                                <w:jc w:val="center"/>
                                <w:rPr>
                                  <w:rFonts w:cs="Arial"/>
                                </w:rPr>
                              </w:pPr>
                              <w:r w:rsidRPr="00B11BA6">
                                <w:rPr>
                                  <w:rFonts w:cs="Arial"/>
                                  <w:position w:val="-24"/>
                                </w:rPr>
                                <w:object w:dxaOrig="480" w:dyaOrig="620">
                                  <v:shape id="_x0000_i1065" type="#_x0000_t75" style="width:33.9pt;height:26.45pt" o:ole="">
                                    <v:imagedata r:id="rId24" o:title=""/>
                                  </v:shape>
                                  <o:OLEObject Type="Embed" ProgID="Equation.2" ShapeID="_x0000_i1065" DrawAspect="Content" ObjectID="_1627208706" r:id="rId26"/>
                                </w:object>
                              </w:r>
                            </w:p>
                          </w:txbxContent>
                        </v:textbox>
                      </v:rect>
                      <v:rect id="Rectangle 659" o:spid="_x0000_s1682" style="position:absolute;left:5467;top:3789;width:301;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T+f8IA&#10;AADcAAAADwAAAGRycy9kb3ducmV2LnhtbERPy4rCMBTdD/gP4QpuRFNFRTpG8YGgjFDsDMz20lzb&#10;YnNTmqjVr58shFkeznuxak0l7tS40rKC0TACQZxZXXKu4Od7P5iDcB5ZY2WZFDzJwWrZ+VhgrO2D&#10;z3RPfS5CCLsYFRTe17GULivIoBvamjhwF9sY9AE2udQNPkK4qeQ4imbSYMmhocCatgVl1/RmFLjU&#10;7PvHUfKbkJnecPP1uiSnnVK9brv+BOGp9f/it/ugFUymYX44E46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ZP5/wgAAANwAAAAPAAAAAAAAAAAAAAAAAJgCAABkcnMvZG93&#10;bnJldi54bWxQSwUGAAAAAAQABAD1AAAAhwMAAAAA&#10;" stroked="f" strokeweight=".5pt">
                        <v:textbox inset="1pt,1pt,1pt,1pt">
                          <w:txbxContent>
                            <w:p w:rsidR="004E000A" w:rsidRPr="00052DAB" w:rsidRDefault="004E000A" w:rsidP="00750935">
                              <w:pPr>
                                <w:spacing w:line="240" w:lineRule="exact"/>
                                <w:jc w:val="center"/>
                                <w:rPr>
                                  <w:rFonts w:cs="Arial"/>
                                  <w:sz w:val="22"/>
                                </w:rPr>
                              </w:pPr>
                              <w:r w:rsidRPr="00052DAB">
                                <w:rPr>
                                  <w:rFonts w:cs="Arial"/>
                                  <w:sz w:val="22"/>
                                </w:rPr>
                                <w:t>*D</w:t>
                              </w:r>
                            </w:p>
                          </w:txbxContent>
                        </v:textbox>
                      </v:rect>
                      <v:rect id="Rectangle 660" o:spid="_x0000_s1683" style="position:absolute;left:4842;top:3714;width:301;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hb5MYA&#10;AADcAAAADwAAAGRycy9kb3ducmV2LnhtbESP3WrCQBSE74W+w3IKvRHdRGqRmFXaitBiITQK3h6y&#10;Jz80ezZkV0379K4g9HKYmW+YdD2YVpypd41lBfE0AkFcWN1wpeCw304WIJxH1thaJgW/5GC9ehil&#10;mGh74W86574SAcIuQQW1910ipStqMuimtiMOXml7gz7IvpK6x0uAm1bOouhFGmw4LNTY0XtNxU9+&#10;Mgpcbrbjzzg7ZmTmJ3zb/ZXZ10app8fhdQnC0+D/w/f2h1bwPI/hdiYcAb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hb5MYAAADcAAAADwAAAAAAAAAAAAAAAACYAgAAZHJz&#10;L2Rvd25yZXYueG1sUEsFBgAAAAAEAAQA9QAAAIsDAAAAAA==&#10;" stroked="f" strokeweight=".5pt">
                        <v:textbox inset="1pt,1pt,1pt,1pt">
                          <w:txbxContent>
                            <w:p w:rsidR="004E000A" w:rsidRPr="00B11BA6" w:rsidRDefault="004E000A" w:rsidP="00750935">
                              <w:pPr>
                                <w:spacing w:line="240" w:lineRule="exact"/>
                                <w:jc w:val="center"/>
                                <w:rPr>
                                  <w:rFonts w:cs="Arial"/>
                                </w:rPr>
                              </w:pPr>
                              <w:r w:rsidRPr="00B11BA6">
                                <w:rPr>
                                  <w:rFonts w:cs="Arial"/>
                                </w:rPr>
                                <w:t>D</w:t>
                              </w:r>
                            </w:p>
                          </w:txbxContent>
                        </v:textbox>
                      </v:rect>
                      <v:rect id="Rectangle 661" o:spid="_x0000_s1684" style="position:absolute;left:5724;top:2964;width:179;height: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f+acQA&#10;AADcAAAADwAAAGRycy9kb3ducmV2LnhtbESPzWoCQRCE70LeYWghN51VVGTjKJKQ4EXEn4u3Zqez&#10;s7jds+yMur69Ewh4LKrqK2qx6rhWN2pD5cXAaJiBIim8raQ0cDp+D+agQkSxWHshAw8KsFq+9RaY&#10;W3+XPd0OsVQJIiFHAy7GJtc6FI4Yw9A3JMn79S1jTLIttW3xnuBc63GWzTRjJWnBYUOfjorL4coG&#10;Nh2vrfvZTbbn+hS+wp5n1wsb897v1h+gInXxFf5vb6yByXQMf2fSEd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6n/mnEAAAA3AAAAA8AAAAAAAAAAAAAAAAAmAIAAGRycy9k&#10;b3ducmV2LnhtbFBLBQYAAAAABAAEAPUAAACJAwAAAAA=&#10;" filled="f" stroked="f" strokeweight=".5pt">
                        <v:textbox inset="1pt,1pt,1pt,1pt">
                          <w:txbxContent>
                            <w:p w:rsidR="004E000A" w:rsidRPr="00B11BA6" w:rsidRDefault="004E000A" w:rsidP="00750935">
                              <w:pPr>
                                <w:spacing w:line="240" w:lineRule="exact"/>
                                <w:rPr>
                                  <w:rFonts w:cs="Arial"/>
                                </w:rPr>
                              </w:pPr>
                              <w:r w:rsidRPr="00B11BA6">
                                <w:rPr>
                                  <w:rFonts w:cs="Arial"/>
                                </w:rPr>
                                <w:t>t</w:t>
                              </w:r>
                              <w:r w:rsidRPr="00B11BA6">
                                <w:rPr>
                                  <w:rFonts w:cs="Arial"/>
                                  <w:vertAlign w:val="subscript"/>
                                </w:rPr>
                                <w:t>1</w:t>
                              </w:r>
                            </w:p>
                          </w:txbxContent>
                        </v:textbox>
                      </v:rect>
                      <v:rect id="Rectangle 662" o:spid="_x0000_s1685" style="position:absolute;left:5708;top:3361;width:304;height: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tb8sQA&#10;AADcAAAADwAAAGRycy9kb3ducmV2LnhtbESPzWoCQRCE7wHfYeiAtzgbNSIbRxFF8RKCPxdvzU5n&#10;Z3G7Z9kZdfP2mYDgsaiqr6jZouNa3agNlRcD74MMFEnhbSWlgdNx8zYFFSKKxdoLGfilAIt572WG&#10;ufV32dPtEEuVIBJyNOBibHKtQ+GIMQx8Q5K8H98yxiTbUtsW7wnOtR5m2UQzVpIWHDa0clRcDlc2&#10;sOt4ad32e/x1rk9hHfY8uV7YmP5rt/wEFamLz/CjvbMGxh8j+D+TjoC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rW/LEAAAA3AAAAA8AAAAAAAAAAAAAAAAAmAIAAGRycy9k&#10;b3ducmV2LnhtbFBLBQYAAAAABAAEAPUAAACJAwAAAAA=&#10;" filled="f" stroked="f" strokeweight=".5pt">
                        <v:textbox inset="1pt,1pt,1pt,1pt">
                          <w:txbxContent>
                            <w:p w:rsidR="004E000A" w:rsidRPr="00B11BA6" w:rsidRDefault="004E000A" w:rsidP="00750935">
                              <w:pPr>
                                <w:spacing w:line="240" w:lineRule="exact"/>
                                <w:rPr>
                                  <w:rFonts w:cs="Arial"/>
                                </w:rPr>
                              </w:pPr>
                              <w:r w:rsidRPr="00B11BA6">
                                <w:rPr>
                                  <w:rFonts w:cs="Arial"/>
                                </w:rPr>
                                <w:t>T</w:t>
                              </w:r>
                              <w:r w:rsidRPr="00B11BA6">
                                <w:rPr>
                                  <w:rFonts w:cs="Arial"/>
                                  <w:vertAlign w:val="subscript"/>
                                </w:rPr>
                                <w:t>p</w:t>
                              </w:r>
                            </w:p>
                          </w:txbxContent>
                        </v:textbox>
                      </v:rect>
                      <v:line id="Line 663" o:spid="_x0000_s1686" style="position:absolute;flip:y;visibility:visible;mso-wrap-style:square" from="4090,3422" to="4344,3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kxisUAAADcAAAADwAAAGRycy9kb3ducmV2LnhtbESPQYvCMBSE78L+h/AWvIimii5SjbKI&#10;FgUvdvXg7dE827LNS2li7f77jSB4HGbmG2a57kwlWmpcaVnBeBSBIM6sLjlXcP7ZDecgnEfWWFkm&#10;BX/kYL366C0x1vbBJ2pTn4sAYRejgsL7OpbSZQUZdCNbEwfvZhuDPsgml7rBR4CbSk6i6EsaLDks&#10;FFjTpqDsN70bBe12f2oPFd2TpD5ex3p3SC6Dq1L9z+57AcJT59/hV3uvFUxnU3ieCUdAr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4kxisUAAADcAAAADwAAAAAAAAAA&#10;AAAAAAChAgAAZHJzL2Rvd25yZXYueG1sUEsFBgAAAAAEAAQA+QAAAJMDAAAAAA==&#10;" strokeweight=".5pt">
                        <v:stroke startarrowwidth="narrow" startarrowlength="short" endarrow="open" endarrowwidth="narrow" endarrowlength="short"/>
                      </v:line>
                      <v:shape id="Freeform 664" o:spid="_x0000_s1687" style="position:absolute;left:5199;top:6101;width:315;height:35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2Z4cUA&#10;AADcAAAADwAAAGRycy9kb3ducmV2LnhtbESPW2vCQBCF3wv9D8sUfKubFBWJrlKkLaUPBW/4OmTH&#10;JDU7G7Kjif313YLg4+FcPs582btaXagNlWcD6TABRZx7W3FhYLd9f56CCoJssfZMBq4UYLl4fJhj&#10;Zn3Ha7pspFBxhEOGBkqRJtM65CU5DEPfEEfv6FuHEmVbaNtiF8ddrV+SZKIdVhwJJTa0Kik/bc4u&#10;cidyPe93H4e3+uskqx+ddr/fqTGDp/51Bkqol3v41v60BkbjMfyfiUdA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ZnhxQAAANwAAAAPAAAAAAAAAAAAAAAAAJgCAABkcnMv&#10;ZG93bnJldi54bWxQSwUGAAAAAAQABAD1AAAAigMAAAAA&#10;" path="m,l19943,5056,15575,19944r-14828,e" fillcolor="#dfdfdf">
                        <v:stroke startarrowwidth="narrow" endarrowwidth="narrow"/>
                        <v:path arrowok="t" o:connecttype="custom" o:connectlocs="0,0;314,90;245,355;12,355" o:connectangles="0,0,0,0"/>
                      </v:shape>
                      <v:rect id="Rectangle 665" o:spid="_x0000_s1688" style="position:absolute;left:5958;top:5315;width:569;height:49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XQDcUA&#10;AADcAAAADwAAAGRycy9kb3ducmV2LnhtbESPQUvEMBSE7wv+h/AEb7upostSN1ukWFbwIK5evD2b&#10;Z1PavMQmu5v+eyMIHoeZ+YbZVsmO4kRT6B0ruF4VIIhbp3vuFLy/NcsNiBCRNY6OScFMAardxWKL&#10;pXZnfqXTIXYiQziUqMDE6EspQ2vIYlg5T5y9LzdZjFlOndQTnjPcjvKmKNbSYs95waCn2lA7HI5W&#10;Qe0b8733tU3pZTaP88fz0Gw+lbq6TA/3ICKl+B/+az9pBbd3a/g9k4+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pdANxQAAANwAAAAPAAAAAAAAAAAAAAAAAJgCAABkcnMv&#10;ZG93bnJldi54bWxQSwUGAAAAAAQABAD1AAAAigMAAAAA&#10;" filled="f" stroked="f" strokeweight=".5pt">
                        <v:textbox style="mso-fit-shape-to-text:t" inset="1pt,1pt,1pt,1pt">
                          <w:txbxContent>
                            <w:p w:rsidR="004E000A" w:rsidRPr="00B11BA6" w:rsidRDefault="004E000A" w:rsidP="00750935">
                              <w:pPr>
                                <w:jc w:val="center"/>
                                <w:rPr>
                                  <w:rFonts w:cs="Arial"/>
                                </w:rPr>
                              </w:pPr>
                              <w:r w:rsidRPr="00F61329">
                                <w:rPr>
                                  <w:rFonts w:cs="Arial"/>
                                  <w:position w:val="-24"/>
                                </w:rPr>
                                <w:object w:dxaOrig="480" w:dyaOrig="620">
                                  <v:shape id="_x0000_i1066" type="#_x0000_t75" style="width:26.45pt;height:22.75pt" o:ole="">
                                    <v:imagedata r:id="rId27" o:title=""/>
                                  </v:shape>
                                  <o:OLEObject Type="Embed" ProgID="Equation.2" ShapeID="_x0000_i1066" DrawAspect="Content" ObjectID="_1627208707" r:id="rId28"/>
                                </w:object>
                              </w:r>
                            </w:p>
                          </w:txbxContent>
                        </v:textbox>
                      </v:rect>
                      <v:line id="Line 666" o:spid="_x0000_s1689" style="position:absolute;visibility:visible;mso-wrap-style:square" from="4872,5668" to="4872,7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2tGsYAAADcAAAADwAAAGRycy9kb3ducmV2LnhtbESPQWvCQBSE7wX/w/IEb82moWpJXaUE&#10;antrNFV7fGRfk9Ds25BdNf57tyB4HGbmG2axGkwrTtS7xrKCpygGQVxa3XCl4Lt4f3wB4TyyxtYy&#10;KbiQg9Vy9LDAVNszb+i09ZUIEHYpKqi971IpXVmTQRfZjjh4v7Y36IPsK6l7PAe4aWUSxzNpsOGw&#10;UGNHWU3l3/ZoFOz2h6wr8nVRrj9m1c/XPtdxkis1GQ9vryA8Df4evrU/tYLn6Rz+z4QjIJ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NrRrGAAAA3AAAAA8AAAAAAAAA&#10;AAAAAAAAoQIAAGRycy9kb3ducmV2LnhtbFBLBQYAAAAABAAEAPkAAACUAwAAAAA=&#10;" strokeweight=".5pt">
                        <v:stroke startarrowwidth="narrow" endarrowwidth="narrow"/>
                      </v:line>
                      <v:rect id="Rectangle 667" o:spid="_x0000_s1690" style="position:absolute;left:4528;top:6025;width:680;height:1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pcAMEA&#10;AADcAAAADwAAAGRycy9kb3ducmV2LnhtbERPW2vCMBR+F/YfwhnsTdOJDumMpRsKexK8wLa3Q3OW&#10;lDYnpYm2/nvzIOzx47uvi9G14kp9qD0reJ1lIIgrr2s2Cs6n3XQFIkRkja1nUnCjAMXmabLGXPuB&#10;D3Q9RiNSCIccFdgYu1zKUFlyGGa+I07cn+8dxgR7I3WPQwp3rZxn2Zt0WHNqsNjRp6WqOV6cgm33&#10;uy+XJsjyO9qfxn8MO7s3Sr08j+U7iEhj/Bc/3F9awWKZ1qYz6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aXADBAAAA3AAAAA8AAAAAAAAAAAAAAAAAmAIAAGRycy9kb3du&#10;cmV2LnhtbFBLBQYAAAAABAAEAPUAAACGAwAAAAA=&#10;" filled="f"/>
                      <v:line id="Line 668" o:spid="_x0000_s1691" style="position:absolute;visibility:visible;mso-wrap-style:square" from="3610,6454" to="4287,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XZScgAAADcAAAADwAAAGRycy9kb3ducmV2LnhtbESP3WrCQBSE7wu+w3IKvaubSlo1uopo&#10;C62o4B94eZo9TUKyZ0N2a9K3dwuFXg4z8w0znXemEldqXGFZwVM/AkGcWl1wpuB0fHscgXAeWWNl&#10;mRT8kIP5rHc3xUTblvd0PfhMBAi7BBXk3teJlC7NyaDr25o4eF+2MeiDbDKpG2wD3FRyEEUv0mDB&#10;YSHHmpY5peXh2yh43X6sl8PB6rL6jNvdehOX56orlXq47xYTEJ46/x/+a79rBfHzGH7PhCMgZ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5XZScgAAADcAAAADwAAAAAA&#10;AAAAAAAAAAChAgAAZHJzL2Rvd25yZXYueG1sUEsFBgAAAAAEAAQA+QAAAJYDAAAAAA==&#10;">
                        <v:stroke startarrowwidth="narrow" endarrowwidth="narrow"/>
                      </v:line>
                      <v:line id="Line 669" o:spid="_x0000_s1692" style="position:absolute;visibility:visible;mso-wrap-style:square" from="3610,6919" to="4521,6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O6acQAAADcAAAADwAAAGRycy9kb3ducmV2LnhtbERPTWvCQBC9F/oflin0VjeVoJK6hhJb&#10;qKJCbQWPY3ZMQrKzIbua+O/dQ6HHx/uep4NpxJU6V1lW8DqKQBDnVldcKPj9+XyZgXAeWWNjmRTc&#10;yEG6eHyYY6Jtz9903ftChBB2CSoovW8TKV1ekkE3si1x4M62M+gD7AqpO+xDuGnkOIom0mDFoaHE&#10;lrKS8np/MQo+tqt1Nh0vj8tT3O/Wm7g+NEOt1PPT8P4GwtPg/8V/7i+tIJ6E+eFMOA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w7ppxAAAANwAAAAPAAAAAAAAAAAA&#10;AAAAAKECAABkcnMvZG93bnJldi54bWxQSwUGAAAAAAQABAD5AAAAkgMAAAAA&#10;">
                        <v:stroke startarrowwidth="narrow" endarrowwidth="narrow"/>
                      </v:line>
                      <v:shape id="Freeform 670" o:spid="_x0000_s1693" style="position:absolute;left:4229;top:6101;width:293;height:35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pVX8QA&#10;AADcAAAADwAAAGRycy9kb3ducmV2LnhtbESPT2vCQBDF70K/wzIFb7qJSCipqxSpIj0Uai29Dtkx&#10;iWZnQ3Y0sZ++Wyh4fLw/P95iNbhGXakLtWcD6TQBRVx4W3Np4PC5mTyBCoJssfFMBm4UYLV8GC0w&#10;t77nD7rupVRxhEOOBiqRNtc6FBU5DFPfEkfv6DuHEmVXatthH8ddo2dJkmmHNUdChS2tKyrO+4uL&#10;3Exul6/D9vu1eTvL+qTT/uc9NWb8OLw8gxIa5B7+b++sgXmWwt+ZeAT0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6VV/EAAAA3AAAAA8AAAAAAAAAAAAAAAAAmAIAAGRycy9k&#10;b3ducmV2LnhtbFBLBQYAAAAABAAEAPUAAACJAwAAAAA=&#10;" path="m19938,l,5056,3889,19944r15741,e" fillcolor="#dfdfdf">
                        <v:stroke startarrowwidth="narrow" endarrowwidth="narrow"/>
                        <v:path arrowok="t" o:connecttype="custom" o:connectlocs="292,0;0,90;57,355;288,355" o:connectangles="0,0,0,0"/>
                      </v:shape>
                      <v:shape id="Freeform 671" o:spid="_x0000_s1694" style="position:absolute;left:3597;top:6191;width:640;height:26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lf48cA&#10;AADcAAAADwAAAGRycy9kb3ducmV2LnhtbESPT2vCQBTE70K/w/IKvenGUERS16CFUg9C6p8eentk&#10;X5OQ7Nt0d9XYT98tCB6HmfkNs8gH04kzOd9YVjCdJCCIS6sbrhQcD2/jOQgfkDV2lknBlTzky4fR&#10;AjNtL7yj8z5UIkLYZ6igDqHPpPRlTQb9xPbE0fu2zmCI0lVSO7xEuOlkmiQzabDhuFBjT681le3+&#10;ZBTMf9PPovdF8eO27dd2el29r9cfSj09DqsXEIGGcA/f2hut4HmWwv+ZeAT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pX+PHAAAA3AAAAA8AAAAAAAAAAAAAAAAAmAIAAGRy&#10;cy9kb3ducmV2LnhtbFBLBQYAAAAABAAEAPUAAACMAwAAAAA=&#10;" path="m19972,l5949,,,19924e">
                        <v:stroke startarrowwidth="narrow" endarrowwidth="narrow"/>
                        <v:path arrowok="t" o:connecttype="custom" o:connectlocs="639,0;190,0;0,262" o:connectangles="0,0,0"/>
                      </v:shape>
                      <v:line id="Line 672" o:spid="_x0000_s1695" style="position:absolute;visibility:visible;mso-wrap-style:square" from="4488,6456" to="4489,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EkHscAAADcAAAADwAAAGRycy9kb3ducmV2LnhtbESP3WrCQBSE7wt9h+UUeqeb2mAlukrR&#10;Flqxgn/g5TF7TEKyZ0N2a+LbdwWhl8PMfMNMZp2pxIUaV1hW8NKPQBCnVhecKdjvPnsjEM4ja6ws&#10;k4IrOZhNHx8mmGjb8oYuW5+JAGGXoILc+zqR0qU5GXR9WxMH72wbgz7IJpO6wTbATSUHUTSUBgsO&#10;CznWNM8pLbe/RsHHz/dy/jZYHBenuF0vV3F5qLpSqeen7n0MwlPn/8P39pdWEA9f4XYmHAE5/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ESQexwAAANwAAAAPAAAAAAAA&#10;AAAAAAAAAKECAABkcnMvZG93bnJldi54bWxQSwUGAAAAAAQABAD5AAAAlQMAAAAA&#10;">
                        <v:stroke startarrowwidth="narrow" endarrowwidth="narrow"/>
                      </v:line>
                      <v:shape id="Freeform 673" o:spid="_x0000_s1696" style="position:absolute;left:3591;top:6454;width:42;height: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2zGMMA&#10;AADcAAAADwAAAGRycy9kb3ducmV2LnhtbESP0WoCMRRE3wv+Q7hC32pWES2rUUQQ2gqCaz/gsrlJ&#10;Fjc3yybq9u8bodDHYWbOMOvt4Ftxpz42gRVMJwUI4jrohq2C78vh7R1ETMga28Ck4IcibDejlzWW&#10;Ojz4TPcqWZEhHEtU4FLqSilj7chjnISOOHsm9B5Tlr2VusdHhvtWzopiIT02nBccdrR3VF+rm1dg&#10;drI6sy3szZmv46c5zcx06ZV6HQ+7FYhEQ/oP/7U/tIL5Yg7PM/k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2zGMMAAADcAAAADwAAAAAAAAAAAAAAAACYAgAAZHJzL2Rv&#10;d25yZXYueG1sUEsFBgAAAAAEAAQA9QAAAIgDAAAAAA==&#10;" path="m,l,7843r6522,349l6522,8497r3043,348l13043,9150r,349l16087,9804r3478,654l19565,14728r-3478,653l16087,15686r-3044,l9565,16035r-6522,l3043,19956e" strokeweight=".5pt">
                        <v:stroke startarrowwidth="narrow" endarrowwidth="narrow"/>
                        <v:path arrowok="t" o:connecttype="custom" o:connectlocs="0,0;0,180;14,188;14,195;20,203;27,210;27,218;34,225;41,240;41,338;34,353;34,360;27,360;20,368;6,368;6,458" o:connectangles="0,0,0,0,0,0,0,0,0,0,0,0,0,0,0,0"/>
                      </v:shape>
                      <v:line id="Line 674" o:spid="_x0000_s1697" style="position:absolute;visibility:visible;mso-wrap-style:square" from="3876,6198" to="3877,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zRhMMAAADcAAAADwAAAGRycy9kb3ducmV2LnhtbESPT2vCQBTE74V+h+UVvNVNpZEaXUWE&#10;Fj2VaPX82H0modm3IbvNn2/vFgSPw8z8hlltBluLjlpfOVbwNk1AEGtnKi4U/Jw+Xz9A+IBssHZM&#10;CkbysFk/P60wM67nnLpjKESEsM9QQRlCk0npdUkW/dQ1xNG7utZiiLItpGmxj3Bby1mSzKXFiuNC&#10;iQ3tStK/xz+rgL9DujiY81cynvW2IpePFz0oNXkZtksQgYbwCN/be6PgfZ7C/5l4BOT6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M0YTDAAAA3AAAAA8AAAAAAAAAAAAA&#10;AAAAoQIAAGRycy9kb3ducmV2LnhtbFBLBQYAAAAABAAEAPkAAACRAwAAAAA=&#10;" strokeweight=".5pt">
                        <v:stroke dashstyle="1 1" startarrowwidth="narrow" endarrowwidth="narrow"/>
                      </v:line>
                      <v:line id="Line 675" o:spid="_x0000_s1698" style="position:absolute;visibility:visible;mso-wrap-style:square" from="3944,6198" to="3945,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5P88QAAADcAAAADwAAAGRycy9kb3ducmV2LnhtbESPzWrDMBCE74W8g9hCb43c0pjUiRJM&#10;oKE5FSdNzou0sU2slbEU/7x9VSj0OMzMN8x6O9pG9NT52rGCl3kCglg7U3Op4Pv08bwE4QOywcYx&#10;KZjIw3Yze1hjZtzABfXHUIoIYZ+hgiqENpPS64os+rlriaN3dZ3FEGVXStPhEOG2ka9JkkqLNceF&#10;ClvaVaRvx7tVwF9h8X4w530ynXVekyumix6Venoc8xWIQGP4D/+1P42CtzSF3zPxCM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3k/zxAAAANwAAAAPAAAAAAAAAAAA&#10;AAAAAKECAABkcnMvZG93bnJldi54bWxQSwUGAAAAAAQABAD5AAAAkgMAAAAA&#10;" strokeweight=".5pt">
                        <v:stroke dashstyle="1 1" startarrowwidth="narrow" endarrowwidth="narrow"/>
                      </v:line>
                      <v:line id="Line 676" o:spid="_x0000_s1699" style="position:absolute;flip:x;visibility:visible;mso-wrap-style:square" from="5210,6454" to="6118,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w1scYAAADcAAAADwAAAGRycy9kb3ducmV2LnhtbESP3WrCQBSE7wu+w3KE3hTdWMSf6CpS&#10;WhARidEHOGSP2WD2bMhuNfbpu0Khl8PMfMMs152txY1aXzlWMBomIIgLpysuFZxPX4MZCB+QNdaO&#10;ScGDPKxXvZclptrd+Ui3PJQiQtinqMCE0KRS+sKQRT90DXH0Lq61GKJsS6lbvEe4reV7kkykxYrj&#10;gsGGPgwV1/zbKngbb7NsJrMfc2h2+wfOr/n+M1Hqtd9tFiACdeE//NfeagXjyRSeZ+IR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8NbHGAAAA3AAAAA8AAAAAAAAA&#10;AAAAAAAAoQIAAGRycy9kb3ducmV2LnhtbFBLBQYAAAAABAAEAPkAAACUAwAAAAA=&#10;">
                        <v:stroke startarrowwidth="narrow" endarrowwidth="narrow"/>
                      </v:line>
                      <v:line id="Line 677" o:spid="_x0000_s1700" style="position:absolute;flip:x;visibility:visible;mso-wrap-style:square" from="5207,6919" to="6118,6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Ohw8IAAADcAAAADwAAAGRycy9kb3ducmV2LnhtbERPzYrCMBC+L/gOYYS9LGvqIqLVKCIK&#10;IrLUug8wNGNTbCaliVp9enMQ9vjx/c+Xna3FjVpfOVYwHCQgiAunKy4V/J223xMQPiBrrB2Tggd5&#10;WC56H3NMtbvzkW55KEUMYZ+iAhNCk0rpC0MW/cA1xJE7u9ZiiLAtpW7xHsNtLX+SZCwtVhwbDDa0&#10;NlRc8qtV8DXaZdlEZk/z2+wPD5xe8sMmUeqz361mIAJ14V/8du+0gtE4ro1n4h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KOhw8IAAADcAAAADwAAAAAAAAAAAAAA&#10;AAChAgAAZHJzL2Rvd25yZXYueG1sUEsFBgAAAAAEAAQA+QAAAJADAAAAAA==&#10;">
                        <v:stroke startarrowwidth="narrow" endarrowwidth="narrow"/>
                      </v:line>
                      <v:shape id="Freeform 678" o:spid="_x0000_s1701" style="position:absolute;left:5491;top:6191;width:639;height:26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3NkscA&#10;AADcAAAADwAAAGRycy9kb3ducmV2LnhtbESPT2vCQBTE74LfYXmF3nSjFNHUNahQ2oOQ+u/Q2yP7&#10;moRk36a7W4399N1CweMwM79hlllvWnEh52vLCibjBARxYXXNpYLT8WU0B+EDssbWMim4kYdsNRws&#10;MdX2ynu6HEIpIoR9igqqELpUSl9UZNCPbUccvU/rDIYoXSm1w2uEm1ZOk2QmDdYcFyrsaFtR0Ry+&#10;jYL5z/Scdz7Pv9yu+dhNbuvXzeZdqceHfv0MIlAf7uH/9ptW8DRbwN+ZeAT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NzZLHAAAA3AAAAA8AAAAAAAAAAAAAAAAAmAIAAGRy&#10;cy9kb3ducmV2LnhtbFBLBQYAAAAABAAEAPUAAACMAwAAAAA=&#10;" path="m,l14023,r5949,19924e">
                        <v:stroke startarrowwidth="narrow" endarrowwidth="narrow"/>
                        <v:path arrowok="t" o:connecttype="custom" o:connectlocs="0,0;448,0;638,262" o:connectangles="0,0,0"/>
                      </v:shape>
                      <v:line id="Line 679" o:spid="_x0000_s1702" style="position:absolute;visibility:visible;mso-wrap-style:square" from="5254,6456" to="5255,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ostMMAAADcAAAADwAAAGRycy9kb3ducmV2LnhtbERPy2rCQBTdF/oPwy10p5NKUImOUrSF&#10;VlTwBS6vmWsSkrkTMlMT/95ZCF0ezns670wlbtS4wrKCj34Egji1uuBMwfHw3RuDcB5ZY2WZFNzJ&#10;wXz2+jLFRNuWd3Tb+0yEEHYJKsi9rxMpXZqTQde3NXHgrrYx6ANsMqkbbEO4qeQgiobSYMGhIcea&#10;Fjml5f7PKPja/K4Wo8HyvLzE7Xa1jstT1ZVKvb91nxMQnjr/L366f7SCeBTmhzPhCM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aLLTDAAAA3AAAAA8AAAAAAAAAAAAA&#10;AAAAoQIAAGRycy9kb3ducmV2LnhtbFBLBQYAAAAABAAEAPkAAACRAwAAAAA=&#10;">
                        <v:stroke startarrowwidth="narrow" endarrowwidth="narrow"/>
                      </v:line>
                      <v:shape id="Freeform 680" o:spid="_x0000_s1703" style="position:absolute;left:6095;top:6454;width:42;height: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OGXcMA&#10;AADcAAAADwAAAGRycy9kb3ducmV2LnhtbESPUWvCMBSF34X9h3AHe7NpZUzpjCIDwTkYWPcDLs1N&#10;UtbclCZq9+/NYLDHwznnO5z1dvK9uNIYu8AKqqIEQdwG3bFV8HXez1cgYkLW2AcmBT8UYbt5mK2x&#10;1uHGJ7o2yYoM4VijApfSUEsZW0ceYxEG4uyZMHpMWY5W6hFvGe57uSjLF+mx47zgcKA3R+13c/EK&#10;zE42J7alvThz/Hg3nwtTLb1ST4/T7hVEoin9h//aB63geVnB75l8BO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OGXcMAAADcAAAADwAAAAAAAAAAAAAAAACYAgAAZHJzL2Rv&#10;d25yZXYueG1sUEsFBgAAAAAEAAQA9QAAAIgDAAAAAA==&#10;" path="m19565,r,7843l13043,8192r,305l10000,8845,6522,9150r,349l3478,9804,,10458r,4270l3478,15381r,305l6522,15686r3478,349l16522,16035r,3921e" strokeweight=".5pt">
                        <v:stroke startarrowwidth="narrow" endarrowwidth="narrow"/>
                        <v:path arrowok="t" o:connecttype="custom" o:connectlocs="41,0;41,180;27,188;27,195;21,203;14,210;14,218;7,225;0,240;0,338;7,353;7,360;14,360;21,368;35,368;35,458" o:connectangles="0,0,0,0,0,0,0,0,0,0,0,0,0,0,0,0"/>
                      </v:shape>
                      <v:line id="Line 681" o:spid="_x0000_s1704" style="position:absolute;flip:y;visibility:visible;mso-wrap-style:square" from="3782,5510" to="3783,6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iKjsUAAADcAAAADwAAAGRycy9kb3ducmV2LnhtbESPS4vCQBCE74L/YeiFvelkVVSio/hg&#10;YfHiMwdvTaY3CZvpCZnZGP+9Iwgei6r6ipovW1OKhmpXWFbw1Y9AEKdWF5wpuJy/e1MQziNrLC2T&#10;gjs5WC66nTnG2t74SM3JZyJA2MWoIPe+iqV0aU4GXd9WxMH7tbVBH2SdSV3jLcBNKQdRNJYGCw4L&#10;OVa0ySn9O/0bBc16uNvuEzu+2qqQyeqcDN2hVOrzo13NQHhq/Tv8av9oBaPJA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iKjsUAAADcAAAADwAAAAAAAAAA&#10;AAAAAAChAgAAZHJzL2Rvd25yZXYueG1sUEsFBgAAAAAEAAQA+QAAAJMDAAAAAA==&#10;" strokeweight=".5pt">
                        <v:stroke startarrowwidth="narrow" startarrowlength="short" endarrowwidth="narrow" endarrowlength="short"/>
                      </v:line>
                      <v:line id="Line 682" o:spid="_x0000_s1705" style="position:absolute;flip:y;visibility:visible;mso-wrap-style:square" from="5929,5510" to="5929,6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QvFcUAAADcAAAADwAAAGRycy9kb3ducmV2LnhtbESPT2vCQBTE74LfYXmCt7rRiErqKv5B&#10;EC9ttTn09si+JsHs25BdY/z2bqHgcZiZ3zDLdWcq0VLjSssKxqMIBHFmdcm5gu/L4W0BwnlkjZVl&#10;UvAgB+tVv7fERNs7f1F79rkIEHYJKii8rxMpXVaQQTeyNXHwfm1j0AfZ5FI3eA9wU8lJFM2kwZLD&#10;QoE17QrKruebUdBu49P+I7WzH1uXMt1c0th9VkoNB93mHYSnzr/C/+2jVjCdx/B3JhwBuX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lQvFcUAAADcAAAADwAAAAAAAAAA&#10;AAAAAAChAgAAZHJzL2Rvd25yZXYueG1sUEsFBgAAAAAEAAQA+QAAAJMDAAAAAA==&#10;" strokeweight=".5pt">
                        <v:stroke startarrowwidth="narrow" startarrowlength="short" endarrowwidth="narrow" endarrowlength="short"/>
                      </v:line>
                      <v:line id="Line 683" o:spid="_x0000_s1706" style="position:absolute;flip:y;visibility:visible;mso-wrap-style:square" from="6132,5751" to="6133,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23YcYAAADcAAAADwAAAGRycy9kb3ducmV2LnhtbESPzWrDMBCE74W8g9hAbomc2iTFjRKc&#10;hkLppfmpD70t1sY2sVbGUm337atCoMdhZr5hNrvRNKKnztWWFSwXEQjiwuqaSwWfl9f5EwjnkTU2&#10;lknBDznYbScPG0y1HfhE/dmXIkDYpaig8r5NpXRFRQbdwrbEwbvazqAPsiul7nAIcNPIxyhaSYM1&#10;h4UKW3qpqLidv42Cfh+/Hz5yu/qybS3z7JLH7tgoNZuO2TMIT6P/D9/bb1pBsk7g70w4AnL7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9t2HGAAAA3AAAAA8AAAAAAAAA&#10;AAAAAAAAoQIAAGRycy9kb3ducmV2LnhtbFBLBQYAAAAABAAEAPkAAACUAwAAAAA=&#10;" strokeweight=".5pt">
                        <v:stroke startarrowwidth="narrow" startarrowlength="short" endarrowwidth="narrow" endarrowlength="short"/>
                      </v:line>
                      <v:line id="Line 684" o:spid="_x0000_s1707" style="position:absolute;visibility:visible;mso-wrap-style:square" from="5926,6192" to="6552,6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eL+MYAAADcAAAADwAAAGRycy9kb3ducmV2LnhtbESPQWvCQBSE7wX/w/IKXkQ3LVZLdCMS&#10;KAh60Sptb4/sMxuafZtm15j+e7cg9DjMzDfMctXbWnTU+sqxgqdJAoK4cLriUsHx/W38CsIHZI21&#10;Y1LwSx5W2eBhial2V95TdwiliBD2KSowITSplL4wZNFPXEMcvbNrLYYo21LqFq8Rbmv5nCQzabHi&#10;uGCwodxQ8X24WAXFxWx/Rjw6fVVy9rGTeZ/kn3ulho/9egEiUB/+w/f2RiuYzl/g70w8Aj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ni/jGAAAA3AAAAA8AAAAAAAAA&#10;AAAAAAAAoQIAAGRycy9kb3ducmV2LnhtbFBLBQYAAAAABAAEAPkAAACUAwAAAAA=&#10;" strokeweight=".5pt">
                        <v:stroke startarrowwidth="narrow" startarrowlength="short" endarrowwidth="narrow" endarrowlength="short"/>
                      </v:line>
                      <v:line id="Line 685" o:spid="_x0000_s1708" style="position:absolute;visibility:visible;mso-wrap-style:square" from="6123,6454" to="6548,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UVj8UAAADcAAAADwAAAGRycy9kb3ducmV2LnhtbESPQWvCQBSE7wX/w/KEXkQ3FokldRUJ&#10;CIV60VZqb4/sMxvMvo3ZVeO/dwWhx2FmvmFmi87W4kKtrxwrGI8SEMSF0xWXCn6+V8N3ED4ga6wd&#10;k4IbeVjMey8zzLS78oYu21CKCGGfoQITQpNJ6QtDFv3INcTRO7jWYoiyLaVu8RrhtpZvSZJKixXH&#10;BYMN5YaK4/ZsFRRn83Ua8GD3V8n0dy3zLsn3G6Ve+93yA0SgLvyHn+1PrWAyTe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7UVj8UAAADcAAAADwAAAAAAAAAA&#10;AAAAAAChAgAAZHJzL2Rvd25yZXYueG1sUEsFBgAAAAAEAAQA+QAAAJMDAAAAAA==&#10;" strokeweight=".5pt">
                        <v:stroke startarrowwidth="narrow" startarrowlength="short" endarrowwidth="narrow" endarrowlength="short"/>
                      </v:line>
                      <v:line id="Line 686" o:spid="_x0000_s1709" style="position:absolute;visibility:visible;mso-wrap-style:square" from="4039,6095" to="4795,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mwFMUAAADcAAAADwAAAGRycy9kb3ducmV2LnhtbESPT2vCQBTE74V+h+UVehHdVIqR6Col&#10;IAjtxX+ot0f2NRuafRuzq8Zv7wpCj8PM/IaZzjtbiwu1vnKs4GOQgCAunK64VLDdLPpjED4ga6wd&#10;k4IbeZjPXl+mmGl35RVd1qEUEcI+QwUmhCaT0heGLPqBa4ij9+taiyHKtpS6xWuE21oOk2QkLVYc&#10;Fww2lBsq/tZnq6A4m+9Tj3u7YyVH+x+Zd0l+WCn1/tZ9TUAE6sJ/+NleagWfaQqP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mwFMUAAADcAAAADwAAAAAAAAAA&#10;AAAAAAChAgAAZHJzL2Rvd25yZXYueG1sUEsFBgAAAAAEAAQA+QAAAJMDAAAAAA==&#10;" strokeweight=".5pt">
                        <v:stroke startarrowwidth="narrow" startarrowlength="short" endarrowwidth="narrow" endarrowlength="short"/>
                      </v:line>
                      <v:line id="Line 687" o:spid="_x0000_s1710" style="position:absolute;visibility:visible;mso-wrap-style:square" from="4527,6452" to="4809,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YkZsMAAADcAAAADwAAAGRycy9kb3ducmV2LnhtbERPz2vCMBS+D/wfwhN2EZs6xEltFCkM&#10;BtuldWPb7dE8m2LzUpuo9b9fDoMdP77f+W60nbjS4FvHChZJCoK4drrlRsHH4WW+BuEDssbOMSm4&#10;k4fddvKQY6bdjUu6VqERMYR9hgpMCH0mpa8NWfSJ64kjd3SDxRDh0Eg94C2G204+pelKWmw5Nhjs&#10;qTBUn6qLVVBfzNt5xrPPn1auvt5lMabFd6nU43Tcb0AEGsO/+M/9qhUsn+PaeCYe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mJGbDAAAA3AAAAA8AAAAAAAAAAAAA&#10;AAAAoQIAAGRycy9kb3ducmV2LnhtbFBLBQYAAAAABAAEAPkAAACRAwAAAAA=&#10;" strokeweight=".5pt">
                        <v:stroke startarrowwidth="narrow" startarrowlength="short" endarrowwidth="narrow" endarrowlength="short"/>
                      </v:line>
                      <v:line id="Line 688" o:spid="_x0000_s1711" style="position:absolute;visibility:visible;mso-wrap-style:square" from="3782,5600" to="5929,5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fx5cYAAADcAAAADwAAAGRycy9kb3ducmV2LnhtbESPW2vCQBSE3wX/w3KEvukmbfESXcVe&#10;LIU+GQVfD9ljEpM9G7JrTP99tyD4OMzMN8xq05tadNS60rKCeBKBIM6sLjlXcDzsxnMQziNrrC2T&#10;gl9ysFkPBytMtL3xnrrU5yJA2CWooPC+SaR0WUEG3cQ2xME729agD7LNpW7xFuCmls9RNJUGSw4L&#10;BTb0XlBWpVej4JJPK999LbJr+vaZfvxU8cvuFCv1NOq3SxCeev8I39vfWsHrbAH/Z8IRk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n8eXGAAAA3AAAAA8AAAAAAAAA&#10;AAAAAAAAoQIAAGRycy9kb3ducmV2LnhtbFBLBQYAAAAABAAEAPkAAACUAwAAAAA=&#10;" strokeweight=".5pt">
                        <v:stroke startarrow="open" startarrowwidth="narrow" startarrowlength="short" endarrow="open" endarrowwidth="narrow" endarrowlength="short"/>
                      </v:line>
                      <v:line id="Line 689" o:spid="_x0000_s1712" style="position:absolute;flip:y;visibility:visible;mso-wrap-style:square" from="4536,7153" to="5209,7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iGt8IAAADcAAAADwAAAGRycy9kb3ducmV2LnhtbERPy4rCMBTdC/5DuMLsNFXERzWKDIyM&#10;uLKOur0017bY3JQkavXrJ4uBWR7Oe7luTS0e5HxlWcFwkIAgzq2uuFDwc/zqz0D4gKyxtkwKXuRh&#10;vep2lphq++QDPbJQiBjCPkUFZQhNKqXPSzLoB7YhjtzVOoMhQldI7fAZw00tR0kykQYrjg0lNvRZ&#10;Un7L7kbBdpTt38eTv8ynl9N1l0zd4X7eK/XRazcLEIHa8C/+c39rBeNZnB/PxCMgV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0iGt8IAAADcAAAADwAAAAAAAAAAAAAA&#10;AAChAgAAZHJzL2Rvd25yZXYueG1sUEsFBgAAAAAEAAQA+QAAAJADAAAAAA==&#10;" strokeweight=".5pt">
                        <v:stroke startarrow="open" startarrowwidth="narrow" startarrowlength="short" endarrow="open" endarrowwidth="narrow" endarrowlength="short"/>
                      </v:line>
                      <v:line id="Line 690" o:spid="_x0000_s1713" style="position:absolute;visibility:visible;mso-wrap-style:square" from="4632,6097" to="4634,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SNxMUAAADcAAAADwAAAGRycy9kb3ducmV2LnhtbESPzWrDMBCE74W+g9hCbo3spITEsRza&#10;/FHIqW4g18Xa2q6tlbEUx337qFDocZiZb5h0M5pWDNS72rKCeBqBIC6srrlUcP48PC9BOI+ssbVM&#10;Cn7IwSZ7fEgx0fbGHzTkvhQBwi5BBZX3XSKlKyoy6Ka2Iw7el+0N+iD7UuoebwFuWjmLooU0WHNY&#10;qLCjbUVFk1+Ngu9y0fjhuCqu+ds+352aeH64xEpNnsbXNQhPo/8P/7XftYKXZQy/Z8IRk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4SNxMUAAADcAAAADwAAAAAAAAAA&#10;AAAAAAChAgAAZHJzL2Rvd25yZXYueG1sUEsFBgAAAAAEAAQA+QAAAJMDAAAAAA==&#10;" strokeweight=".5pt">
                        <v:stroke startarrow="open" startarrowwidth="narrow" startarrowlength="short" endarrow="open" endarrowwidth="narrow" endarrowlength="short"/>
                      </v:line>
                      <v:line id="Line 691" o:spid="_x0000_s1714" style="position:absolute;visibility:visible;mso-wrap-style:square" from="4632,5803" to="4632,6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Mrr8YAAADcAAAADwAAAGRycy9kb3ducmV2LnhtbESPzWrDMBCE74G+g9hCLqGRG4Jxncgm&#10;pCmUXkr+DrltrK1taq2MpCbO21eFQo7DzHzDLMvBdOJCzreWFTxPExDEldUt1woO+7enDIQPyBo7&#10;y6TgRh7K4mG0xFzbK2/psgu1iBD2OSpoQuhzKX3VkEE/tT1x9L6sMxiidLXUDq8Rbjo5S5JUGmw5&#10;LjTY07qh6nv3YxRsPjk9+OzlfLpJOqavbTqfuA+lxo/DagEi0BDu4f/2u1Ywz2bwdyYeAVn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jK6/GAAAA3AAAAA8AAAAAAAAA&#10;AAAAAAAAoQIAAGRycy9kb3ducmV2LnhtbFBLBQYAAAAABAAEAPkAAACUAwAAAAA=&#10;" strokeweight=".5pt">
                        <v:stroke startarrowwidth="narrow" startarrowlength="short" endarrow="open" endarrowwidth="narrow" endarrowlength="short"/>
                      </v:line>
                      <v:line id="Line 692" o:spid="_x0000_s1715" style="position:absolute;visibility:visible;mso-wrap-style:square" from="4136,5885" to="4137,6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ONMYAAADcAAAADwAAAGRycy9kb3ducmV2LnhtbESPQWvCQBSE70L/w/IKXkQ3thLS6CrF&#10;KhQvUrWH3l6zzyQ0+zbsrhr/vSsIPQ4z8w0zW3SmEWdyvrasYDxKQBAXVtdcKjjs18MMhA/IGhvL&#10;pOBKHhbzp94Mc20v/EXnXShFhLDPUUEVQptL6YuKDPqRbYmjd7TOYIjSlVI7vES4aeRLkqTSYM1x&#10;ocKWlhUVf7uTUbDacnrw2dvvz1XSd/pRp5OB2yjVf+7epyACdeE//Gh/agWT7BXuZ+IRk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2vjjTGAAAA3AAAAA8AAAAAAAAA&#10;AAAAAAAAoQIAAGRycy9kb3ducmV2LnhtbFBLBQYAAAAABAAEAPkAAACUAwAAAAA=&#10;" strokeweight=".5pt">
                        <v:stroke startarrowwidth="narrow" startarrowlength="short" endarrow="open" endarrowwidth="narrow" endarrowlength="short"/>
                      </v:line>
                      <v:line id="Line 693" o:spid="_x0000_s1716" style="position:absolute;flip:y;visibility:visible;mso-wrap-style:square" from="4136,6199" to="4137,6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kdzcQAAADcAAAADwAAAGRycy9kb3ducmV2LnhtbESPzarCMBSE9xd8h3AENxdNFblINYqI&#10;FgU3/i3cHZpjW2xOShNrfXsjCHc5zMw3zGzRmlI0VLvCsoLhIAJBnFpdcKbgfNr0JyCcR9ZYWiYF&#10;L3KwmHd+Zhhr++QDNUefiQBhF6OC3PsqltKlORl0A1sRB+9ma4M+yDqTusZngJtSjqLoTxosOCzk&#10;WNEqp/R+fBgFzXp7aHYlPZKk2l+HerNLLr9XpXrddjkF4an1/+Fve6sVjCdj+JwJR0DO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6R3NxAAAANwAAAAPAAAAAAAAAAAA&#10;AAAAAKECAABkcnMvZG93bnJldi54bWxQSwUGAAAAAAQABAD5AAAAkgMAAAAA&#10;" strokeweight=".5pt">
                        <v:stroke startarrowwidth="narrow" startarrowlength="short" endarrow="open" endarrowwidth="narrow" endarrowlength="short"/>
                      </v:line>
                      <v:line id="Line 694" o:spid="_x0000_s1717" style="position:absolute;visibility:visible;mso-wrap-style:square" from="6472,5965" to="6473,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qz28YAAADcAAAADwAAAGRycy9kb3ducmV2LnhtbESPT2vCQBTE70K/w/IKvYhuLDbE6CrF&#10;tiBepP45eHtmn0lo9m3Y3Wr89q5Q6HGYmd8ws0VnGnEh52vLCkbDBARxYXXNpYL97muQgfABWWNj&#10;mRTcyMNi/tSbYa7tlb/psg2liBD2OSqoQmhzKX1RkUE/tC1x9M7WGQxRulJqh9cIN418TZJUGqw5&#10;LlTY0rKi4mf7axR8bjjd+2xyOt4kHdKPOh333Vqpl+fufQoiUBf+w3/tlVYwzt7gcSYeATm/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Ks9vGAAAA3AAAAA8AAAAAAAAA&#10;AAAAAAAAoQIAAGRycy9kb3ducmV2LnhtbFBLBQYAAAAABAAEAPkAAACUAwAAAAA=&#10;" strokeweight=".5pt">
                        <v:stroke startarrowwidth="narrow" startarrowlength="short" endarrow="open" endarrowwidth="narrow" endarrowlength="short"/>
                      </v:line>
                      <v:line id="Line 695" o:spid="_x0000_s1718" style="position:absolute;flip:y;visibility:visible;mso-wrap-style:square" from="6472,6463" to="6473,6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cmIcQAAADcAAAADwAAAGRycy9kb3ducmV2LnhtbESPzarCMBSE9xd8h3AENxdNvYhINYrI&#10;tSi48W/h7tAc22JzUppY69sbQXA5zMw3zGzRmlI0VLvCsoLhIAJBnFpdcKbgdFz3JyCcR9ZYWiYF&#10;T3KwmHd+Zhhr++A9NQefiQBhF6OC3PsqltKlORl0A1sRB+9qa4M+yDqTusZHgJtS/kXRWBosOCzk&#10;WNEqp/R2uBsFzf9m32xLuidJtbsM9XqbnH8vSvW67XIKwlPrv+FPe6MVjCZjeJ8JR0DO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dyYhxAAAANwAAAAPAAAAAAAAAAAA&#10;AAAAAKECAABkcnMvZG93bnJldi54bWxQSwUGAAAAAAQABAD5AAAAkgMAAAAA&#10;" strokeweight=".5pt">
                        <v:stroke startarrowwidth="narrow" startarrowlength="short" endarrow="open" endarrowwidth="narrow" endarrowlength="short"/>
                      </v:line>
                      <v:line id="Line 696" o:spid="_x0000_s1719" style="position:absolute;flip:x;visibility:visible;mso-wrap-style:square" from="6128,5847" to="6326,5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DusUAAADcAAAADwAAAGRycy9kb3ducmV2LnhtbESPT4vCMBTE7wt+h/AEL4umyrJKNYqI&#10;FoW9+O/g7dE822LzUppY67ffCILHYWZ+w8wWrSlFQ7UrLCsYDiIQxKnVBWcKTsdNfwLCeWSNpWVS&#10;8CQHi3nna4axtg/eU3PwmQgQdjEqyL2vYildmpNBN7AVcfCutjbog6wzqWt8BLgp5SiKfqXBgsNC&#10;jhWtckpvh7tR0Ky3+2ZX0j1Jqr/LUG92yfn7olSv2y6nIDy1/hN+t7dawc9kDK8z4Qj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DusUAAADcAAAADwAAAAAAAAAA&#10;AAAAAAChAgAAZHJzL2Rvd25yZXYueG1sUEsFBgAAAAAEAAQA+QAAAJMDAAAAAA==&#10;" strokeweight=".5pt">
                        <v:stroke startarrowwidth="narrow" startarrowlength="short" endarrow="open" endarrowwidth="narrow" endarrowlength="short"/>
                      </v:line>
                      <v:line id="Line 697" o:spid="_x0000_s1720" style="position:absolute;visibility:visible;mso-wrap-style:square" from="5735,5847" to="5933,5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scRcMAAADcAAAADwAAAGRycy9kb3ducmV2LnhtbERPz2vCMBS+C/4P4Qm7yEw3pHSdsYib&#10;IF7GOj14e2ve2rLmpSRZrf+9OQw8fny/V8VoOjGQ861lBU+LBARxZXXLtYLj1+4xA+EDssbOMim4&#10;kodiPZ2sMNf2wp80lKEWMYR9jgqaEPpcSl81ZNAvbE8cuR/rDIYIXS21w0sMN518TpJUGmw5NjTY&#10;07ah6rf8MwrePzg9+uzl+3yVdErf2nQ5dwelHmbj5hVEoDHcxf/uvVawzOLaeCYeAb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LHEXDAAAA3AAAAA8AAAAAAAAAAAAA&#10;AAAAoQIAAGRycy9kb3ducmV2LnhtbFBLBQYAAAAABAAEAPkAAACRAwAAAAA=&#10;" strokeweight=".5pt">
                        <v:stroke startarrowwidth="narrow" startarrowlength="short" endarrow="open" endarrowwidth="narrow" endarrowlength="short"/>
                      </v:line>
                      <v:line id="Line 698" o:spid="_x0000_s1721" style="position:absolute;visibility:visible;mso-wrap-style:square" from="5691,6423" to="5691,6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KBwsUAAADcAAAADwAAAGRycy9kb3ducmV2LnhtbESPT2vCQBTE7wW/w/KE3nQTLaKpq/in&#10;SsGTaaHXR/aZxGTfhuwa02/vFoQeh5n5DbNc96YWHbWutKwgHkcgiDOrS84VfH8dRnMQziNrrC2T&#10;gl9ysF4NXpaYaHvnM3Wpz0WAsEtQQeF9k0jpsoIMurFtiIN3sa1BH2SbS93iPcBNLSdRNJMGSw4L&#10;BTa0Kyir0ptRcM1nle+Oi+yWbj/S/amKp4efWKnXYb95B+Gp9//hZ/tTK3ibL+DvTDgCcvU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fKBwsUAAADcAAAADwAAAAAAAAAA&#10;AAAAAAChAgAAZHJzL2Rvd25yZXYueG1sUEsFBgAAAAAEAAQA+QAAAJMDAAAAAA==&#10;" strokeweight=".5pt">
                        <v:stroke startarrow="open" startarrowwidth="narrow" startarrowlength="short" endarrow="open" endarrowwidth="narrow" endarrowlength="short"/>
                      </v:line>
                      <v:line id="Line 699" o:spid="_x0000_s1722" style="position:absolute;visibility:visible;mso-wrap-style:square" from="5691,6153" to="5691,6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G+gsIAAADcAAAADwAAAGRycy9kb3ducmV2LnhtbERPTWvCQBC9C/6HZQRvdZNapEY3wWqV&#10;Qk9NC70O2TGJyc6G7BrTf989CB4f73ubjaYVA/WutqwgXkQgiAuray4V/Hwfn15BOI+ssbVMCv7I&#10;QZZOJ1tMtL3xFw25L0UIYZeggsr7LpHSFRUZdAvbEQfubHuDPsC+lLrHWwg3rXyOopU0WHNoqLCj&#10;fUVFk1+Ngku5avxwWhfX/O09P3w28fL4Gys1n427DQhPo3+I7+4PreBlHeaHM+EIy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RG+gsIAAADcAAAADwAAAAAAAAAAAAAA&#10;AAChAgAAZHJzL2Rvd25yZXYueG1sUEsFBgAAAAAEAAQA+QAAAJADAAAAAA==&#10;" strokeweight=".5pt">
                        <v:stroke startarrow="open" startarrowwidth="narrow" startarrowlength="short" endarrow="open" endarrowwidth="narrow" endarrowlength="short"/>
                      </v:line>
                      <v:rect id="Rectangle 700" o:spid="_x0000_s1723" style="position:absolute;left:4720;top:5269;width:306;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zahMQA&#10;AADcAAAADwAAAGRycy9kb3ducmV2LnhtbESPQWvCQBSE74X+h+UVeqsbi0hNXUWUFi9SjF68PbKv&#10;2WDe25DdxPTfd4VCj8PMfMMs1yM3aqAu1F4MTCcZKJLS21oqA+fTx8sbqBBRLDZeyMAPBVivHh+W&#10;mFt/kyMNRaxUgkjI0YCLsc21DqUjxjDxLUnyvn3HGJPsKm07vCU4N/o1y+aasZa04LClraPyWvRs&#10;YD/yxrrPr9nh0pzDLhx53l/ZmOencfMOKtIY/8N/7b01MFtM4X4mHQG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M2oTEAAAA3AAAAA8AAAAAAAAAAAAAAAAAmAIAAGRycy9k&#10;b3ducmV2LnhtbFBLBQYAAAAABAAEAPUAAACJAwAAAAA=&#10;" filled="f" stroked="f" strokeweight=".5pt">
                        <v:textbox inset="1pt,1pt,1pt,1pt">
                          <w:txbxContent>
                            <w:p w:rsidR="004E000A" w:rsidRPr="00B11BA6" w:rsidRDefault="004E000A" w:rsidP="00750935">
                              <w:pPr>
                                <w:jc w:val="center"/>
                                <w:rPr>
                                  <w:rFonts w:cs="Arial"/>
                                </w:rPr>
                              </w:pPr>
                              <w:r w:rsidRPr="00B11BA6">
                                <w:rPr>
                                  <w:rFonts w:cs="Arial"/>
                                </w:rPr>
                                <w:sym w:font="Symbol" w:char="F066"/>
                              </w:r>
                            </w:p>
                          </w:txbxContent>
                        </v:textbox>
                      </v:rect>
                      <v:rect id="Rectangle 701" o:spid="_x0000_s1724" style="position:absolute;left:6488;top:6065;width:464;height:4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slMUA&#10;AADcAAAADwAAAGRycy9kb3ducmV2LnhtbESPQUsDMRSE74L/ITyhN5u1lFLXpkUWlwoexNaLt+fm&#10;uVm6eYmbtM3++0YQehxm5htmtUm2FycaQudYwcO0AEHcON1xq+BzX98vQYSIrLF3TApGCrBZ396s&#10;sNTuzB902sVWZAiHEhWYGH0pZWgMWQxT54mz9+MGizHLoZV6wHOG217OimIhLXacFwx6qgw1h93R&#10;Kqh8bX63vrIpvY/mZfx6O9TLb6Umd+n5CUSkFK/h//arVjB/nMHfmXwE5P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J2yUxQAAANwAAAAPAAAAAAAAAAAAAAAAAJgCAABkcnMv&#10;ZG93bnJldi54bWxQSwUGAAAAAAQABAD1AAAAigMAAAAA&#10;" filled="f" stroked="f" strokeweight=".5pt">
                        <v:textbox style="mso-fit-shape-to-text:t" inset="1pt,1pt,1pt,1pt">
                          <w:txbxContent>
                            <w:p w:rsidR="004E000A" w:rsidRPr="00B11BA6" w:rsidRDefault="004E000A" w:rsidP="00750935">
                              <w:pPr>
                                <w:jc w:val="center"/>
                                <w:rPr>
                                  <w:rFonts w:cs="Arial"/>
                                </w:rPr>
                              </w:pPr>
                              <w:r w:rsidRPr="00F61329">
                                <w:rPr>
                                  <w:rFonts w:cs="Arial"/>
                                  <w:position w:val="-24"/>
                                </w:rPr>
                                <w:object w:dxaOrig="480" w:dyaOrig="620">
                                  <v:shape id="_x0000_i1067" type="#_x0000_t75" style="width:21.2pt;height:20.1pt" o:ole="">
                                    <v:imagedata r:id="rId29" o:title=""/>
                                  </v:shape>
                                  <o:OLEObject Type="Embed" ProgID="Equation.2" ShapeID="_x0000_i1067" DrawAspect="Content" ObjectID="_1627208708" r:id="rId30"/>
                                </w:object>
                              </w:r>
                            </w:p>
                          </w:txbxContent>
                        </v:textbox>
                      </v:rect>
                      <v:rect id="Rectangle 702" o:spid="_x0000_s1725" style="position:absolute;left:5280;top:6950;width:259;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aksYA&#10;AADcAAAADwAAAGRycy9kb3ducmV2LnhtbESPQWvCQBSE74X+h+UVehGzsbWlRlexLYLSQjAVvD6y&#10;zySYfRuyq0Z/vSsIPQ4z8w0zmXWmFkdqXWVZwSCKQRDnVldcKNj8LfofIJxH1lhbJgVncjCbPj5M&#10;MNH2xGs6Zr4QAcIuQQWl900ipctLMugi2xAHb2dbgz7ItpC6xVOAm1q+xPG7NFhxWCixoa+S8n12&#10;MApcZha91SDdpmTeDvj5c9mlv99KPT918zEIT53/D9/bS61gOHqF25lwBOT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aksYAAADcAAAADwAAAAAAAAAAAAAAAACYAgAAZHJz&#10;L2Rvd25yZXYueG1sUEsFBgAAAAAEAAQA9QAAAIsDAAAAAA==&#10;" stroked="f" strokeweight=".5pt">
                        <v:textbox inset="1pt,1pt,1pt,1pt">
                          <w:txbxContent>
                            <w:p w:rsidR="004E000A" w:rsidRPr="00B11BA6" w:rsidRDefault="004E000A" w:rsidP="00750935">
                              <w:pPr>
                                <w:spacing w:line="240" w:lineRule="exact"/>
                                <w:jc w:val="center"/>
                                <w:rPr>
                                  <w:rFonts w:cs="Arial"/>
                                </w:rPr>
                              </w:pPr>
                              <w:r w:rsidRPr="00B11BA6">
                                <w:rPr>
                                  <w:rFonts w:cs="Arial"/>
                                </w:rPr>
                                <w:t>*D</w:t>
                              </w:r>
                            </w:p>
                          </w:txbxContent>
                        </v:textbox>
                      </v:rect>
                      <v:rect id="Rectangle 703" o:spid="_x0000_s1726" style="position:absolute;left:4741;top:6875;width:259;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ZC5sUA&#10;AADcAAAADwAAAGRycy9kb3ducmV2LnhtbESPQWvCQBSE70L/w/IKXopuFC2aukpVBIuFYBR6fWSf&#10;SWj2bciuGv31XaHgcZiZb5jZojWVuFDjSssKBv0IBHFmdcm5guNh05uAcB5ZY2WZFNzIwWL+0plh&#10;rO2V93RJfS4ChF2MCgrv61hKlxVk0PVtTRy8k20M+iCbXOoGrwFuKjmMondpsOSwUGBNq4Ky3/Rs&#10;FLjUbN6+BslPQmZ8xuXufkq+10p1X9vPDxCeWv8M/7e3WsFoOoLHmX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5kLmxQAAANwAAAAPAAAAAAAAAAAAAAAAAJgCAABkcnMv&#10;ZG93bnJldi54bWxQSwUGAAAAAAQABAD1AAAAigMAAAAA&#10;" stroked="f" strokeweight=".5pt">
                        <v:textbox inset="1pt,1pt,1pt,1pt">
                          <w:txbxContent>
                            <w:p w:rsidR="004E000A" w:rsidRPr="00B11BA6" w:rsidRDefault="004E000A" w:rsidP="00750935">
                              <w:pPr>
                                <w:spacing w:line="240" w:lineRule="exact"/>
                                <w:jc w:val="center"/>
                                <w:rPr>
                                  <w:rFonts w:cs="Arial"/>
                                </w:rPr>
                              </w:pPr>
                              <w:r w:rsidRPr="00B11BA6">
                                <w:rPr>
                                  <w:rFonts w:cs="Arial"/>
                                </w:rPr>
                                <w:t>D</w:t>
                              </w:r>
                            </w:p>
                          </w:txbxContent>
                        </v:textbox>
                      </v:rect>
                      <v:rect id="Rectangle 704" o:spid="_x0000_s1727" style="position:absolute;left:3966;top:7195;width:59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ch8QA&#10;AADcAAAADwAAAGRycy9kb3ducmV2LnhtbESPzWoCQRCE70LeYehAbjqrqOjqKGJI8BKCPxdvzU67&#10;s7jds+yMunn7jBDIsaiqr6jluuNa3akNlRcDw0EGiqTwtpLSwOn40Z+BChHFYu2FDPxQgPXqpbfE&#10;3PqH7Ol+iKVKEAk5GnAxNrnWoXDEGAa+IUnexbeMMcm21LbFR4JzrUdZNtWMlaQFhw1tHRXXw40N&#10;7DreWPf5Pf4616fwHvY8vV3ZmLfXbrMAFamL/+G/9s4aGM8n8DyTjoB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33IfEAAAA3AAAAA8AAAAAAAAAAAAAAAAAmAIAAGRycy9k&#10;b3ducmV2LnhtbFBLBQYAAAAABAAEAPUAAACJAwAAAAA=&#10;" filled="f" stroked="f" strokeweight=".5pt">
                        <v:textbox inset="1pt,1pt,1pt,1pt">
                          <w:txbxContent>
                            <w:p w:rsidR="004E000A" w:rsidRPr="00052DAB" w:rsidRDefault="004E000A" w:rsidP="00750935">
                              <w:pPr>
                                <w:spacing w:line="240" w:lineRule="exact"/>
                                <w:jc w:val="center"/>
                                <w:rPr>
                                  <w:rFonts w:cs="Arial"/>
                                  <w:sz w:val="20"/>
                                </w:rPr>
                              </w:pPr>
                              <w:r w:rsidRPr="00052DAB">
                                <w:rPr>
                                  <w:rFonts w:cs="Arial"/>
                                  <w:sz w:val="20"/>
                                </w:rPr>
                                <w:t>0,15D</w:t>
                              </w:r>
                            </w:p>
                          </w:txbxContent>
                        </v:textbox>
                      </v:rect>
                      <v:rect id="Rectangle 705" o:spid="_x0000_s1728" style="position:absolute;left:5502;top:6128;width:262;height: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VC8MMA&#10;AADcAAAADwAAAGRycy9kb3ducmV2LnhtbESPQWvCQBSE7wX/w/IEb3WjSGijq4iieClF68XbI/vM&#10;BvPehuyq6b/vFgo9DjPzDbNY9dyoB3Wh9mJgMs5AkZTe1lIZOH/tXt9AhYhisfFCBr4pwGo5eFlg&#10;Yf1TjvQ4xUoliIQCDbgY20LrUDpiDGPfkiTv6jvGmGRXadvhM8G50dMsyzVjLWnBYUsbR+XtdGcD&#10;h57X1u0/Zx+X5hy24cj5/cbGjIb9eg4qUh//w3/tgzUwe8/h90w6Anr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VC8MMAAADcAAAADwAAAAAAAAAAAAAAAACYAgAAZHJzL2Rv&#10;d25yZXYueG1sUEsFBgAAAAAEAAQA9QAAAIgDAAAAAA==&#10;" filled="f" stroked="f" strokeweight=".5pt">
                        <v:textbox inset="1pt,1pt,1pt,1pt">
                          <w:txbxContent>
                            <w:p w:rsidR="004E000A" w:rsidRPr="00B11BA6" w:rsidRDefault="004E000A" w:rsidP="00750935">
                              <w:pPr>
                                <w:spacing w:line="240" w:lineRule="exact"/>
                                <w:rPr>
                                  <w:rFonts w:cs="Arial"/>
                                </w:rPr>
                              </w:pPr>
                              <w:r w:rsidRPr="00B11BA6">
                                <w:rPr>
                                  <w:rFonts w:cs="Arial"/>
                                </w:rPr>
                                <w:t>t</w:t>
                              </w:r>
                              <w:r w:rsidRPr="00B11BA6">
                                <w:rPr>
                                  <w:rFonts w:cs="Arial"/>
                                  <w:vertAlign w:val="subscript"/>
                                </w:rPr>
                                <w:t>1</w:t>
                              </w:r>
                            </w:p>
                          </w:txbxContent>
                        </v:textbox>
                      </v:rect>
                      <v:rect id="Rectangle 706" o:spid="_x0000_s1729" style="position:absolute;left:5487;top:6522;width:262;height: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nna8QA&#10;AADcAAAADwAAAGRycy9kb3ducmV2LnhtbESPS2sCQRCE74L/YWghN51NEB8bR5GEBC9BfFxya3Y6&#10;O4vbPcvOqOu/dwKCx6KqvqIWq45rdaE2VF4MvI4yUCSFt5WUBo6Hr+EMVIgoFmsvZOBGAVbLfm+B&#10;ufVX2dFlH0uVIBJyNOBibHKtQ+GIMYx8Q5K8P98yxiTbUtsWrwnOtX7LsolmrCQtOGzow1Fx2p/Z&#10;wKbjtXXf2/HPb30Mn2HHk/OJjXkZdOt3UJG6+Aw/2htrYDyfwv+ZdAT0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p52vEAAAA3AAAAA8AAAAAAAAAAAAAAAAAmAIAAGRycy9k&#10;b3ducmV2LnhtbFBLBQYAAAAABAAEAPUAAACJAwAAAAA=&#10;" filled="f" stroked="f" strokeweight=".5pt">
                        <v:textbox inset="1pt,1pt,1pt,1pt">
                          <w:txbxContent>
                            <w:p w:rsidR="004E000A" w:rsidRPr="00052DAB" w:rsidRDefault="004E000A" w:rsidP="00750935">
                              <w:pPr>
                                <w:spacing w:line="240" w:lineRule="exact"/>
                                <w:rPr>
                                  <w:rFonts w:cs="Arial"/>
                                  <w:sz w:val="22"/>
                                </w:rPr>
                              </w:pPr>
                              <w:r w:rsidRPr="00052DAB">
                                <w:rPr>
                                  <w:rFonts w:cs="Arial"/>
                                  <w:sz w:val="22"/>
                                </w:rPr>
                                <w:t>T</w:t>
                              </w:r>
                              <w:r w:rsidRPr="00052DAB">
                                <w:rPr>
                                  <w:rFonts w:cs="Arial"/>
                                  <w:sz w:val="22"/>
                                  <w:vertAlign w:val="subscript"/>
                                </w:rPr>
                                <w:t>p</w:t>
                              </w:r>
                            </w:p>
                          </w:txbxContent>
                        </v:textbox>
                      </v:rect>
                      <v:line id="Line 707" o:spid="_x0000_s1730" style="position:absolute;flip:y;visibility:visible;mso-wrap-style:square" from="4278,6449" to="4278,7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xbnsMAAADcAAAADwAAAGRycy9kb3ducmV2LnhtbERPTWvCQBC9C/0Pywi96UYj0kbXkFoK&#10;0os2NgdvQ3aahGZnQ3abpP++eyh4fLzvfTqZVgzUu8aygtUyAkFcWt1wpeDz+rZ4AuE8ssbWMin4&#10;JQfp4WG2x0TbkT9oyH0lQgi7BBXU3neJlK6syaBb2o44cF+2N+gD7CupexxDuGnlOoq20mDDoaHG&#10;jo41ld/5j1EwvMTvr+fCbm+2a2SRXYvYXVqlHudTtgPhafJ38b/7pBVsnsPacCYcAX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8W57DAAAA3AAAAA8AAAAAAAAAAAAA&#10;AAAAoQIAAGRycy9kb3ducmV2LnhtbFBLBQYAAAAABAAEAPkAAACRAwAAAAA=&#10;" strokeweight=".5pt">
                        <v:stroke startarrowwidth="narrow" startarrowlength="short" endarrowwidth="narrow" endarrowlength="short"/>
                      </v:line>
                      <v:line id="Line 708" o:spid="_x0000_s1731" style="position:absolute;visibility:visible;mso-wrap-style:square" from="4074,7152" to="4272,7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4vA8YAAADcAAAADwAAAGRycy9kb3ducmV2LnhtbESPT2vCQBTE7wW/w/KEXopuWiSY6CZI&#10;/0DxUmr14O2ZfSbB7Nuwu9X47btCweMwM79hluVgOnEm51vLCp6nCQjiyuqWawXbn4/JHIQPyBo7&#10;y6TgSh7KYvSwxFzbC3/TeRNqESHsc1TQhNDnUvqqIYN+anvi6B2tMxiidLXUDi8Rbjr5kiSpNNhy&#10;XGiwp9eGqtPm1yh4/+J06+fZYX+VtEvf2nT25NZKPY6H1QJEoCHcw//tT61glmVwOxOPgC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eLwPGAAAA3AAAAA8AAAAAAAAA&#10;AAAAAAAAoQIAAGRycy9kb3ducmV2LnhtbFBLBQYAAAAABAAEAPkAAACUAwAAAAA=&#10;" strokeweight=".5pt">
                        <v:stroke startarrowwidth="narrow" startarrowlength="short" endarrow="open" endarrowwidth="narrow" endarrowlength="short"/>
                      </v:line>
                      <v:shape id="Freeform 709" o:spid="_x0000_s1732" style="position:absolute;left:3626;top:6216;width:156;height:22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KpGMIA&#10;AADcAAAADwAAAGRycy9kb3ducmV2LnhtbERPS2vCQBC+F/wPywje6saCUqKriGDbQ6U0vq5Ddkyi&#10;mdmQXTX+++6h4PHje88WHdfqRq2vnBgYDRNQJLmzlRQGdtv16zsoH1As1k7IwIM8LOa9lxmm1t3l&#10;l25ZKFQMEZ+igTKEJtXa5yUx+qFrSCJ3ci1jiLAttG3xHsO51m9JMtGMlcSGEhtalZRfsisb+Dl/&#10;Z5slr/jzsRsfa9ocPiZ7NmbQ75ZTUIG68BT/u7+sgXES58cz8Qjo+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gqkYwgAAANwAAAAPAAAAAAAAAAAAAAAAAJgCAABkcnMvZG93&#10;bnJldi54bWxQSwUGAAAAAAQABAD1AAAAhwMAAAAA&#10;" path="m19884,l,19910r19419,l19884,xe" fillcolor="#dfdfdf" stroked="f" strokeweight=".5pt">
                        <v:stroke startarrowwidth="narrow" startarrowlength="short" endarrowwidth="narrow" endarrowlength="short"/>
                        <v:path arrowok="t" o:connecttype="custom" o:connectlocs="155,0;0,220;151,220;155,0" o:connectangles="0,0,0,0"/>
                      </v:shape>
                      <v:shape id="Freeform 710" o:spid="_x0000_s1733" style="position:absolute;left:4529;top:7256;width:342;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UrqcYA&#10;AADcAAAADwAAAGRycy9kb3ducmV2LnhtbESPQWvCQBSE7wX/w/IK3uomgiLRVVQoehBitT14e2Rf&#10;k2D2bbq7auyv7woFj8PMfMPMFp1pxJWcry0rSAcJCOLC6ppLBZ/H97cJCB+QNTaWScGdPCzmvZcZ&#10;Ztre+IOuh1CKCGGfoYIqhDaT0hcVGfQD2xJH79s6gyFKV0rt8BbhppHDJBlLgzXHhQpbWldUnA8X&#10;o2DyO/zKW5/nP253Pu3S+3KzWu2V6r92yymIQF14hv/bW61glKTwOBOP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UrqcYAAADcAAAADwAAAAAAAAAAAAAAAACYAgAAZHJz&#10;L2Rvd25yZXYueG1sUEsFBgAAAAAEAAQA9QAAAIsDAAAAAA==&#10;" path="m,l849,5000,1963,9375r1220,3438l4562,15625r1857,2188l8170,19063r2016,625l11459,19688r1326,-938l14164,17188r1486,-2188l17082,11875,18249,8750,19257,4688,19947,625e">
                        <v:stroke startarrowwidth="narrow" endarrowwidth="narrow"/>
                        <v:path arrowok="t" o:connecttype="custom" o:connectlocs="0,0;15,16;34,30;54,41;78,50;110,57;140,61;174,63;196,63;219,60;242,55;268,48;292,38;312,28;329,15;341,2" o:connectangles="0,0,0,0,0,0,0,0,0,0,0,0,0,0,0,0"/>
                      </v:shape>
                      <v:shape id="Freeform 711" o:spid="_x0000_s1734" style="position:absolute;left:4529;top:7193;width:342;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e13scA&#10;AADcAAAADwAAAGRycy9kb3ducmV2LnhtbESPT2vCQBTE7wW/w/IKvdWNAYtEV1FB6kGIf9qDt0f2&#10;NQlm38bdrcZ++q4geBxm5jfMZNaZRlzI+dqygkE/AUFcWF1zqeDrsHofgfABWWNjmRTcyMNs2nuZ&#10;YKbtlXd02YdSRAj7DBVUIbSZlL6oyKDv25Y4ej/WGQxRulJqh9cIN41Mk+RDGqw5LlTY0rKi4rT/&#10;NQpGf+l33vo8P7vN6bgZ3Oafi8VWqbfXbj4GEagLz/CjvdYKhkkK9zPxCM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Xtd7HAAAA3AAAAA8AAAAAAAAAAAAAAAAAmAIAAGRy&#10;cy9kb3ducmV2LnhtbFBLBQYAAAAABAAEAPUAAACMAwAAAAA=&#10;" path="m,19688l849,14688,1963,10000,3183,6875,4562,4063,6419,1875,8170,625,10186,r1273,l12785,938r1379,1250l15650,4688r1432,3125l18249,10938r1008,4062l19947,19063e">
                        <v:stroke startarrowwidth="narrow" endarrowwidth="narrow"/>
                        <v:path arrowok="t" o:connecttype="custom" o:connectlocs="0,63;15,47;34,32;54,22;78,13;110,6;140,2;174,0;196,0;219,3;242,7;268,15;292,25;312,35;329,48;341,61" o:connectangles="0,0,0,0,0,0,0,0,0,0,0,0,0,0,0,0"/>
                      </v:shape>
                      <v:shape id="Freeform 712" o:spid="_x0000_s1735" style="position:absolute;left:4866;top:7252;width:342;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sQRcYA&#10;AADcAAAADwAAAGRycy9kb3ducmV2LnhtbESPQWsCMRSE74X+h/AEbzWr0iKrUbRQ7EFYtXrw9tg8&#10;dxc3L9sk6uqvN0Khx2FmvmEms9bU4kLOV5YV9HsJCOLc6ooLBbufr7cRCB+QNdaWScGNPMymry8T&#10;TLW98oYu21CICGGfooIyhCaV0uclGfQ92xBH72idwRClK6R2eI1wU8tBknxIgxXHhRIb+iwpP23P&#10;RsHoPthnjc+yX7c6HVb923y5WKyV6nba+RhEoDb8h//a31rBezKE55l4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sQRcYAAADcAAAADwAAAAAAAAAAAAAAAACYAgAAZHJz&#10;L2Rvd25yZXYueG1sUEsFBgAAAAAEAAQA9QAAAIsDAAAAAA==&#10;" path="m,l849,5000,1963,9375r1220,3438l4562,15625r1857,2188l8170,19063r2016,625l11459,19688r1326,-938l14164,17188r1486,-2188l17082,11875,18249,8750,19257,4688,19947,625e">
                        <v:stroke startarrowwidth="narrow" endarrowwidth="narrow"/>
                        <v:path arrowok="t" o:connecttype="custom" o:connectlocs="0,0;15,16;34,30;54,41;78,50;110,57;140,61;174,63;196,63;219,60;242,55;268,48;292,38;312,28;329,15;341,2" o:connectangles="0,0,0,0,0,0,0,0,0,0,0,0,0,0,0,0"/>
                      </v:shape>
                      <v:shape id="Freeform 713" o:spid="_x0000_s1736" style="position:absolute;left:5932;top:6186;width:169;height:26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mvG8UA&#10;AADcAAAADwAAAGRycy9kb3ducmV2LnhtbESPQWvCQBSE7wX/w/IEb3VjqSKpq4jQ1oNSTG29PrLP&#10;JDbvbciuGv99t1DwOMzMN8xs0XGtLtT6yomB0TABRZI7W0lhYP/5+jgF5QOKxdoJGbiRh8W89zDD&#10;1Lqr7OiShUJFiPgUDZQhNKnWPi+J0Q9dQxK9o2sZQ5RtoW2L1wjnWj8lyUQzVhIXSmxoVVL+k53Z&#10;wMdpk22XvOL32358qGn7/Tb5YmMG/W75AipQF+7h//baGhgnz/B3Jh4BP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ua8bxQAAANwAAAAPAAAAAAAAAAAAAAAAAJgCAABkcnMv&#10;ZG93bnJldi54bWxQSwUGAAAAAAQABAD1AAAAigMAAAAA&#10;" path="m,l19893,19923r-19465,l,xe" fillcolor="#dfdfdf" stroked="f" strokeweight=".5pt">
                        <v:stroke startarrowwidth="narrow" startarrowlength="short" endarrowwidth="narrow" endarrowlength="short"/>
                        <v:path arrowok="t" o:connecttype="custom" o:connectlocs="0,0;168,260;4,260;0,0" o:connectangles="0,0,0,0"/>
                      </v:shape>
                      <v:line id="Line 714" o:spid="_x0000_s1737" style="position:absolute;visibility:visible;mso-wrap-style:square" from="5938,6198" to="5939,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rzzMcAAADcAAAADwAAAGRycy9kb3ducmV2LnhtbESP3WrCQBSE7wXfYTlC7+pG8adEVxFt&#10;oRUVtC14ecwek5Ds2ZDdmvTtu0LBy2FmvmHmy9aU4ka1yy0rGPQjEMSJ1TmnCr4+355fQDiPrLG0&#10;TAp+ycFy0e3MMda24SPdTj4VAcIuRgWZ91UspUsyMuj6tiIO3tXWBn2QdSp1jU2Am1IOo2giDeYc&#10;FjKsaJ1RUpx+jILX/cd2PR1uzpvLqDlsd6Piu2wLpZ567WoGwlPrH+H/9rtWMI7GcD8Tjo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ivPMxwAAANwAAAAPAAAAAAAA&#10;AAAAAAAAAKECAABkcnMvZG93bnJldi54bWxQSwUGAAAAAAQABAD5AAAAlQMAAAAA&#10;">
                        <v:stroke startarrowwidth="narrow" endarrowwidth="narrow"/>
                      </v:line>
                      <v:line id="Line 715" o:spid="_x0000_s1738" style="position:absolute;visibility:visible;mso-wrap-style:square" from="3788,6198" to="3789,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htu8cAAADcAAAADwAAAGRycy9kb3ducmV2LnhtbESP3WrCQBSE7wt9h+UI3tWNolaiqxS1&#10;UMUK/oGXx+wxCcmeDdmtSd++Wyj0cpiZb5jZojWleFDtcssK+r0IBHFidc6pgvPp/WUCwnlkjaVl&#10;UvBNDhbz56cZxto2fKDH0aciQNjFqCDzvoqldElGBl3PVsTBu9vaoA+yTqWusQlwU8pBFI2lwZzD&#10;QoYVLTNKiuOXUbD+3GyXr4PVdXUbNvvtblhcyrZQqttp36YgPLX+P/zX/tAKRtEYfs+EIyD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WG27xwAAANwAAAAPAAAAAAAA&#10;AAAAAAAAAKECAABkcnMvZG93bnJldi54bWxQSwUGAAAAAAQABAD5AAAAlQMAAAAA&#10;">
                        <v:stroke startarrowwidth="narrow" endarrowwidth="narrow"/>
                      </v:line>
                      <v:line id="Line 716" o:spid="_x0000_s1739" style="position:absolute;visibility:visible;mso-wrap-style:square" from="5302,10689" to="5303,12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msUAAADcAAAADwAAAGRycy9kb3ducmV2LnhtbESPQWvCQBSE70L/w/KE3nRXoVpS1yCB&#10;2t6aGrU9PrKvSTD7NmS3Gv+9WxB6HGbmG2aVDrYVZ+p941jDbKpAEJfONFxp2Bevk2cQPiAbbB2T&#10;hit5SNcPoxUmxl34k867UIkIYZ+ghjqELpHSlzVZ9FPXEUfvx/UWQ5R9JU2Plwi3rZwrtZAWG44L&#10;NXaU1VSedr9Ww+H4lXVFvi3K7dui+v445kbNc60fx8PmBUSgIfyH7+13o+FJLeHvTDwCcn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NmsUAAADcAAAADwAAAAAAAAAA&#10;AAAAAAChAgAAZHJzL2Rvd25yZXYueG1sUEsFBgAAAAAEAAQA+QAAAJMDAAAAAA==&#10;" strokeweight=".5pt">
                        <v:stroke startarrowwidth="narrow" endarrowwidth="narrow"/>
                      </v:line>
                      <v:line id="Line 717" o:spid="_x0000_s1740" style="position:absolute;visibility:visible;mso-wrap-style:square" from="3909,11476" to="4604,11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tcUsQAAADcAAAADwAAAGRycy9kb3ducmV2LnhtbERPy2rCQBTdC/2H4Qrd1YliW4mOUrRC&#10;FSv4ApfXzDUJydwJmdGkf+8sCi4P5z2ZtaYUd6pdbllBvxeBIE6szjlVcDws30YgnEfWWFomBX/k&#10;YDZ96Uww1rbhHd33PhUhhF2MCjLvq1hKl2Rk0PVsRRy4q60N+gDrVOoamxBuSjmIog9pMOfQkGFF&#10;84ySYn8zCr5/V+v552BxXlyGzXa9GRansi2Ueu22X2MQnlr/FP+7f7SC9yisDWfCEZ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i1xSxAAAANwAAAAPAAAAAAAAAAAA&#10;AAAAAKECAABkcnMvZG93bnJldi54bWxQSwUGAAAAAAQABAD5AAAAkgMAAAAA&#10;">
                        <v:stroke startarrowwidth="narrow" endarrowwidth="narrow"/>
                      </v:line>
                      <v:line id="Line 718" o:spid="_x0000_s1741" style="position:absolute;visibility:visible;mso-wrap-style:square" from="3909,11941" to="4915,11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5yccAAADcAAAADwAAAGRycy9kb3ducmV2LnhtbESP3WrCQBSE7wt9h+UIvasbxVaNrlK0&#10;hVZU8A+8PGaPSUj2bMhuTfr2bqHQy2FmvmGm89aU4ka1yy0r6HUjEMSJ1TmnCo6Hj+cRCOeRNZaW&#10;ScEPOZjPHh+mGGvb8I5ue5+KAGEXo4LM+yqW0iUZGXRdWxEH72prgz7IOpW6xibATSn7UfQqDeYc&#10;FjKsaJFRUuy/jYL3zddqMewvz8vLoNmu1oPiVLaFUk+d9m0CwlPr/8N/7U+t4CUaw++ZcATk7A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x/nJxwAAANwAAAAPAAAAAAAA&#10;AAAAAAAAAKECAABkcnMvZG93bnJldi54bWxQSwUGAAAAAAQABAD5AAAAlQMAAAAA&#10;">
                        <v:stroke startarrowwidth="narrow" endarrowwidth="narrow"/>
                      </v:line>
                      <v:line id="Line 719" o:spid="_x0000_s1742" style="position:absolute;visibility:visible;mso-wrap-style:square" from="4878,11635" to="4879,11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TGicQAAADcAAAADwAAAGRycy9kb3ducmV2LnhtbERPy2rCQBTdF/oPwxW604mircRMpGgF&#10;K23BF3R5m7kmIZk7ITOa9O87C6HLw3kny97U4katKy0rGI8iEMSZ1SXnCk7HzXAOwnlkjbVlUvBL&#10;Dpbp40OCsbYd7+l28LkIIexiVFB438RSuqwgg25kG+LAXWxr0AfY5lK32IVwU8tJFD1LgyWHhgIb&#10;WhWUVYerUfD2+b5bvUzW3+ufafe1+5hW57qvlHoa9K8LEJ56/y++u7dawWwc5ocz4QjI9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JMaJxAAAANwAAAAPAAAAAAAAAAAA&#10;AAAAAKECAABkcnMvZG93bnJldi54bWxQSwUGAAAAAAQABAD5AAAAkgMAAAAA&#10;">
                        <v:stroke startarrowwidth="narrow" endarrowwidth="narrow"/>
                      </v:line>
                      <v:shape id="Freeform 720" o:spid="_x0000_s1743" style="position:absolute;left:3888;top:11476;width:46;height: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1sYMMA&#10;AADcAAAADwAAAGRycy9kb3ducmV2LnhtbESP3WoCMRSE7wu+QzhC72p2hdayGkUEoT8guPYBDpuT&#10;ZHFzsmyibt++KQheDjPzDbPajL4TVxpiG1hBOStAEDdBt2wV/Jz2L+8gYkLW2AUmBb8UYbOePK2w&#10;0uHGR7rWyYoM4VihApdSX0kZG0ce4yz0xNkzYfCYshys1APeMtx3cl4Ub9Jjy3nBYU87R825vngF&#10;ZivrI9vCXpz5+v40h7kpF16p5+m4XYJINKZH+N7+0ApeyxL+z+QjI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1sYMMAAADcAAAADwAAAAAAAAAAAAAAAACYAgAAZHJzL2Rv&#10;d25yZXYueG1sUEsFBgAAAAAEAAQA9QAAAIgDAAAAAA==&#10;" path="m,l,7843r6522,349l6522,8497r3043,348l13043,9150r,349l16087,9804r3478,654l19565,14728r-3478,653l16087,15686r-3044,l9565,16035r-6522,l3043,19956e" strokeweight=".5pt">
                        <v:stroke startarrowwidth="narrow" endarrowwidth="narrow"/>
                        <v:path arrowok="t" o:connecttype="custom" o:connectlocs="0,0;0,180;15,188;15,195;22,203;30,210;30,218;37,225;45,240;45,338;37,353;37,360;30,360;22,368;7,368;7,458" o:connectangles="0,0,0,0,0,0,0,0,0,0,0,0,0,0,0,0"/>
                      </v:shape>
                      <v:line id="Line 721" o:spid="_x0000_s1744" style="position:absolute;flip:x;visibility:visible;mso-wrap-style:square" from="5983,11476" to="6678,11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zqycUAAADcAAAADwAAAGRycy9kb3ducmV2LnhtbESP0WrCQBRE3wX/YblCX4puFBVNXaWU&#10;FqSIxOgHXLK32WD2bshuNfr1XaHg4zAzZ5jVprO1uFDrK8cKxqMEBHHhdMWlgtPxa7gA4QOyxtox&#10;KbiRh82631thqt2VD3TJQykihH2KCkwITSqlLwxZ9CPXEEfvx7UWQ5RtKXWL1wi3tZwkyVxarDgu&#10;GGzow1Bxzn+tgtfpNssWMrubffO9u+HynO8+E6VeBt37G4hAXXiG/9tbrWA2nsDjTDwCcv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6zqycUAAADcAAAADwAAAAAAAAAA&#10;AAAAAAChAgAAZHJzL2Rvd25yZXYueG1sUEsFBgAAAAAEAAQA+QAAAJMDAAAAAA==&#10;">
                        <v:stroke startarrowwidth="narrow" endarrowwidth="narrow"/>
                      </v:line>
                      <v:line id="Line 722" o:spid="_x0000_s1745" style="position:absolute;flip:x;visibility:visible;mso-wrap-style:square" from="5672,11941" to="6678,11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BPUsYAAADcAAAADwAAAGRycy9kb3ducmV2LnhtbESP0WrCQBRE3wv+w3KFvhTdWFvR1FVE&#10;KohIidEPuGRvs8Hs3ZDdauzXdwWhj8PMnGHmy87W4kKtrxwrGA0TEMSF0xWXCk7HzWAKwgdkjbVj&#10;UnAjD8tF72mOqXZXPtAlD6WIEPYpKjAhNKmUvjBk0Q9dQxy9b9daDFG2pdQtXiPc1vI1SSbSYsVx&#10;wWBDa0PFOf+xCl7etlk2ldmv+Wp2+xvOzvn+M1Hqud+tPkAE6sJ/+NHeagXvozHcz8Qj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TgT1LGAAAA3AAAAA8AAAAAAAAA&#10;AAAAAAAAoQIAAGRycy9kb3ducmV2LnhtbFBLBQYAAAAABAAEAPkAAACUAwAAAAA=&#10;">
                        <v:stroke startarrowwidth="narrow" endarrowwidth="narrow"/>
                      </v:line>
                      <v:line id="Line 723" o:spid="_x0000_s1746" style="position:absolute;visibility:visible;mso-wrap-style:square" from="5724,11628" to="5725,11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AiscAAADcAAAADwAAAGRycy9kb3ducmV2LnhtbESPQWvCQBSE74X+h+UVeqsbJVqJriJq&#10;wYotVFvw+Mw+k5Ds25BdTfrvXaHQ4zAz3zDTeWcqcaXGFZYV9HsRCOLU6oIzBd+Ht5cxCOeRNVaW&#10;ScEvOZjPHh+mmGjb8hdd9z4TAcIuQQW593UipUtzMuh6tiYO3tk2Bn2QTSZ1g22Am0oOomgkDRYc&#10;FnKsaZlTWu4vRsH64327fB2sjqtT3H5ud3H5U3WlUs9P3WICwlPn/8N/7Y1WMOzHcD8Tjo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H8CKxwAAANwAAAAPAAAAAAAA&#10;AAAAAAAAAKECAABkcnMvZG93bnJldi54bWxQSwUGAAAAAAQABAD5AAAAlQMAAAAA&#10;">
                        <v:stroke startarrowwidth="narrow" endarrowwidth="narrow"/>
                      </v:line>
                      <v:shape id="Freeform 724" o:spid="_x0000_s1747" style="position:absolute;left:6637;top:11475;width:46;height:4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ZqY8MA&#10;AADcAAAADwAAAGRycy9kb3ducmV2LnhtbESP0WoCMRRE3wv9h3CFvtXsCmrZGkUKhbaC4LYfcNnc&#10;JIubm2UTdf17UxB8HGbmDLPajL4TZxpiG1hBOS1AEDdBt2wV/P1+vr6BiAlZYxeYFFwpwmb9/LTC&#10;SocLH+hcJysyhGOFClxKfSVlbBx5jNPQE2fPhMFjynKwUg94yXDfyVlRLKTHlvOCw54+HDXH+uQV&#10;mK2sD2wLe3LmZ/dt9jNTLr1SL5Nx+w4i0Zge4Xv7SyuYl3P4P5OP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ZqY8MAAADcAAAADwAAAAAAAAAAAAAAAACYAgAAZHJzL2Rv&#10;d25yZXYueG1sUEsFBgAAAAAEAAQA9QAAAIgDAAAAAA==&#10;" path="m19565,r,7843l13043,8192r,305l10000,8845,6522,9150r,349l3478,9804,,10458r,4270l3478,15381r,305l6522,15686r3478,349l16522,16035r,3921e" strokeweight=".5pt">
                        <v:stroke startarrowwidth="narrow" endarrowwidth="narrow"/>
                        <v:path arrowok="t" o:connecttype="custom" o:connectlocs="45,0;45,180;30,188;30,195;23,203;15,210;15,218;8,225;0,240;0,338;8,353;8,360;15,360;23,368;38,368;38,458" o:connectangles="0,0,0,0,0,0,0,0,0,0,0,0,0,0,0,0"/>
                      </v:shape>
                      <v:line id="Line 725" o:spid="_x0000_s1748" style="position:absolute;visibility:visible;mso-wrap-style:square" from="5662,11055" to="6734,11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v/ssYAAADcAAAADwAAAGRycy9kb3ducmV2LnhtbESPQWvCQBSE7wX/w/KEXqTZWGiQ6Bok&#10;IAjtRW2x3h7Z12xo9m3MrjH9992C0OMwM98wq2K0rRio941jBfMkBUFcOd1wreD9uH1agPABWWPr&#10;mBT8kIdiPXlYYa7djfc0HEItIoR9jgpMCF0upa8MWfSJ64ij9+V6iyHKvpa6x1uE21Y+p2kmLTYc&#10;Fwx2VBqqvg9Xq6C6mtfLjGcf50ZmpzdZjmn5uVfqcTpuliACjeE/fG/vtIKXeQZ/Z+IR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CL/7LGAAAA3AAAAA8AAAAAAAAA&#10;AAAAAAAAoQIAAGRycy9kb3ducmV2LnhtbFBLBQYAAAAABAAEAPkAAACUAwAAAAA=&#10;" strokeweight=".5pt">
                        <v:stroke startarrowwidth="narrow" startarrowlength="short" endarrowwidth="narrow" endarrowlength="short"/>
                      </v:line>
                      <v:line id="Line 726" o:spid="_x0000_s1749" style="position:absolute;visibility:visible;mso-wrap-style:square" from="4198,11117" to="5242,11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daKcYAAADcAAAADwAAAGRycy9kb3ducmV2LnhtbESPW4vCMBSE3xf2P4Sz4ItoquCFapSl&#10;sCDoi5dl9e3QHJuyzUm3iVr/vRGEfRxm5htmvmxtJa7U+NKxgkE/AUGcO11yoeCw/+pNQfiArLFy&#10;TAru5GG5eH+bY6rdjbd03YVCRAj7FBWYEOpUSp8bsuj7riaO3tk1FkOUTSF1g7cIt5UcJslYWiw5&#10;LhisKTOU/+4uVkF+Meu/Lne/T6Uc/2xk1ibZcatU56P9nIEI1Ib/8Ku90gpGgwk8z8Qj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WinGAAAA3AAAAA8AAAAAAAAA&#10;AAAAAAAAoQIAAGRycy9kb3ducmV2LnhtbFBLBQYAAAAABAAEAPkAAACUAwAAAAA=&#10;" strokeweight=".5pt">
                        <v:stroke startarrowwidth="narrow" startarrowlength="short" endarrowwidth="narrow" endarrowlength="short"/>
                      </v:line>
                      <v:line id="Line 727" o:spid="_x0000_s1750" style="position:absolute;visibility:visible;mso-wrap-style:square" from="4213,11625" to="4915,11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jOW8EAAADcAAAADwAAAGRycy9kb3ducmV2LnhtbERPy4rCMBTdC/5DuIIb0VRhRKpRpCAM&#10;zGx8oe4uzbUpNje1idr5+8lCcHk478WqtZV4UuNLxwrGowQEce50yYWCw34znIHwAVlj5ZgU/JGH&#10;1bLbWWCq3Yu39NyFQsQQ9ikqMCHUqZQ+N2TRj1xNHLmrayyGCJtC6gZfMdxWcpIkU2mx5NhgsKbM&#10;UH7bPayC/GF+7gMeHC+lnJ5+ZdYm2XmrVL/XrucgArXhI367v7WCr3FcG8/EIyC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WM5bwQAAANwAAAAPAAAAAAAAAAAAAAAA&#10;AKECAABkcnMvZG93bnJldi54bWxQSwUGAAAAAAQABAD5AAAAjwMAAAAA&#10;" strokeweight=".5pt">
                        <v:stroke startarrowwidth="narrow" startarrowlength="short" endarrowwidth="narrow" endarrowlength="short"/>
                      </v:line>
                      <v:line id="Line 728" o:spid="_x0000_s1751" style="position:absolute;flip:y;visibility:visible;mso-wrap-style:square" from="4932,12175" to="5675,1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m1MMUAAADcAAAADwAAAGRycy9kb3ducmV2LnhtbESPT4vCMBTE7wt+h/AEb2uq4LpWo4iw&#10;yy6erP+uj+bZFpuXkkTt+umNIOxxmJnfMLNFa2pxJecrywoG/QQEcW51xYWC3fbr/ROED8gaa8uk&#10;4I88LOadtxmm2t54Q9csFCJC2KeooAyhSaX0eUkGfd82xNE7WWcwROkKqR3eItzUcpgkH9JgxXGh&#10;xIZWJeXn7GIUfA+z9X2798fJ+Lg//SZjt7kc1kr1uu1yCiJQG/7Dr/aPVjAaTOB5Jh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Jm1MMUAAADcAAAADwAAAAAAAAAA&#10;AAAAAAChAgAAZHJzL2Rvd25yZXYueG1sUEsFBgAAAAAEAAQA+QAAAJMDAAAAAA==&#10;" strokeweight=".5pt">
                        <v:stroke startarrow="open" startarrowwidth="narrow" startarrowlength="short" endarrow="open" endarrowwidth="narrow" endarrowlength="short"/>
                      </v:line>
                      <v:line id="Line 729" o:spid="_x0000_s1752" style="position:absolute;visibility:visible;mso-wrap-style:square" from="4318,11118" to="4320,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94+MIAAADcAAAADwAAAGRycy9kb3ducmV2LnhtbERPy2rCQBTdC/2H4RbcNZNEKhodQ1+W&#10;QleNgttL5jZJk7kTMmOMf+8sCi4P573NJ9OJkQbXWFaQRDEI4tLqhisFx8P+aQXCeWSNnWVScCUH&#10;+e5htsVM2wv/0Fj4SoQQdhkqqL3vMyldWZNBF9meOHC/djDoAxwqqQe8hHDTyTSOl9Jgw6Ghxp7e&#10;airb4mwU/FXL1o+f6/JcvH4U799tstifEqXmj9PLBoSnyd/F/+4vreA5DfPDmXAE5O4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E94+MIAAADcAAAADwAAAAAAAAAAAAAA&#10;AAChAgAAZHJzL2Rvd25yZXYueG1sUEsFBgAAAAAEAAQA+QAAAJADAAAAAA==&#10;" strokeweight=".5pt">
                        <v:stroke startarrow="open" startarrowwidth="narrow" startarrowlength="short" endarrow="open" endarrowwidth="narrow" endarrowlength="short"/>
                      </v:line>
                      <v:line id="Line 730" o:spid="_x0000_s1753" style="position:absolute;visibility:visible;mso-wrap-style:square" from="5197,10825" to="5198,11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blf8UAAADcAAAADwAAAGRycy9kb3ducmV2LnhtbESPQWsCMRSE74L/ITzBi9Ss0i66GkXU&#10;QulFau3B23Pz3F3cvCxJ1PXfN4WCx2FmvmHmy9bU4kbOV5YVjIYJCOLc6ooLBYfv95cJCB+QNdaW&#10;ScGDPCwX3c4cM23v/EW3fShEhLDPUEEZQpNJ6fOSDPqhbYijd7bOYIjSFVI7vEe4qeU4SVJpsOK4&#10;UGJD65Lyy/5qFGx3nB78ZHo6PiT9pJsqfR24T6X6vXY1AxGoDc/wf/tDK3gbj+DvTDw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rblf8UAAADcAAAADwAAAAAAAAAA&#10;AAAAAAChAgAAZHJzL2Rvd25yZXYueG1sUEsFBgAAAAAEAAQA+QAAAJMDAAAAAA==&#10;" strokeweight=".5pt">
                        <v:stroke startarrowwidth="narrow" startarrowlength="short" endarrow="open" endarrowwidth="narrow" endarrowlength="short"/>
                      </v:line>
                      <v:line id="Line 731" o:spid="_x0000_s1754" style="position:absolute;flip:x;visibility:visible;mso-wrap-style:square" from="6550,11060" to="6554,11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Ht/MUAAADcAAAADwAAAGRycy9kb3ducmV2LnhtbESPT2vCQBTE7wW/w/IEb3VjwFqjq4jQ&#10;0uLJ+O/6yD6TYPZt2F019dO7hUKPw8z8hpkvO9OIGzlfW1YwGiYgiAuray4V7Hcfr+8gfEDW2Fgm&#10;BT/kYbnovcwx0/bOW7rloRQRwj5DBVUIbSalLyoy6Ie2JY7e2TqDIUpXSu3wHuGmkWmSvEmDNceF&#10;CltaV1Rc8qtR8Jnmm8fu4E/Tyelw/k4mbns9bpQa9LvVDESgLvyH/9pfWsE4TeH3TD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FHt/MUAAADcAAAADwAAAAAAAAAA&#10;AAAAAAChAgAAZHJzL2Rvd25yZXYueG1sUEsFBgAAAAAEAAQA+QAAAJMDAAAAAA==&#10;" strokeweight=".5pt">
                        <v:stroke startarrow="open" startarrowwidth="narrow" startarrowlength="short" endarrow="open" endarrowwidth="narrow" endarrowlength="short"/>
                      </v:line>
                      <v:rect id="Rectangle 732" o:spid="_x0000_s1755" style="position:absolute;left:5753;top:11972;width:28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Ec6MUA&#10;AADcAAAADwAAAGRycy9kb3ducmV2LnhtbESPQWvCQBSE70L/w/IKXkQ3KhZJXaVVBEUhGAWvj+wz&#10;Cc2+DdlVo7++WxB6HGbmG2a2aE0lbtS40rKC4SACQZxZXXKu4HRc96cgnEfWWFkmBQ9ysJi/dWYY&#10;a3vnA91Sn4sAYRejgsL7OpbSZQUZdANbEwfvYhuDPsgml7rBe4CbSo6i6EMaLDksFFjTsqDsJ70a&#10;BS416952mJwTMpMrfu+el2S/Uqr73n59gvDU+v/wq73RCiajMfydC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URzoxQAAANwAAAAPAAAAAAAAAAAAAAAAAJgCAABkcnMv&#10;ZG93bnJldi54bWxQSwUGAAAAAAQABAD1AAAAigMAAAAA&#10;" stroked="f" strokeweight=".5pt">
                        <v:textbox inset="1pt,1pt,1pt,1pt">
                          <w:txbxContent>
                            <w:p w:rsidR="004E000A" w:rsidRPr="00B11BA6" w:rsidRDefault="004E000A" w:rsidP="00750935">
                              <w:pPr>
                                <w:spacing w:line="240" w:lineRule="exact"/>
                                <w:jc w:val="center"/>
                                <w:rPr>
                                  <w:rFonts w:cs="Arial"/>
                                </w:rPr>
                              </w:pPr>
                            </w:p>
                          </w:txbxContent>
                        </v:textbox>
                      </v:rect>
                      <v:rect id="Rectangle 733" o:spid="_x0000_s1756" style="position:absolute;left:4470;top:10512;width:548;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iEnMUA&#10;AADcAAAADwAAAGRycy9kb3ducmV2LnhtbESPQWvCQBSE70L/w/IKXkQ3ihZJXaVVBEUhGAWvj+wz&#10;Cc2+DdlVo7++WxB6HGbmG2a2aE0lbtS40rKC4SACQZxZXXKu4HRc96cgnEfWWFkmBQ9ysJi/dWYY&#10;a3vnA91Sn4sAYRejgsL7OpbSZQUZdANbEwfvYhuDPsgml7rBe4CbSo6i6EMaLDksFFjTsqDsJ70a&#10;BS416952mJwTMpMrfu+el2S/Uqr73n59gvDU+v/wq73RCiajMfydC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uIScxQAAANwAAAAPAAAAAAAAAAAAAAAAAJgCAABkcnMv&#10;ZG93bnJldi54bWxQSwUGAAAAAAQABAD1AAAAigMAAAAA&#10;" stroked="f" strokeweight=".5pt">
                        <v:textbox inset="1pt,1pt,1pt,1pt">
                          <w:txbxContent>
                            <w:p w:rsidR="004E000A" w:rsidRPr="00B11BA6" w:rsidRDefault="004E000A" w:rsidP="00750935">
                              <w:pPr>
                                <w:spacing w:line="240" w:lineRule="exact"/>
                                <w:jc w:val="center"/>
                                <w:rPr>
                                  <w:rFonts w:cs="Arial"/>
                                </w:rPr>
                              </w:pPr>
                              <w:r w:rsidRPr="00B11BA6">
                                <w:rPr>
                                  <w:rFonts w:cs="Arial"/>
                                </w:rPr>
                                <w:t>0,4D</w:t>
                              </w:r>
                            </w:p>
                          </w:txbxContent>
                        </v:textbox>
                      </v:rect>
                      <v:rect id="Rectangle 734" o:spid="_x0000_s1757" style="position:absolute;left:6322;top:11127;width:28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ka/cMA&#10;AADcAAAADwAAAGRycy9kb3ducmV2LnhtbESPQWvCQBSE74X+h+UVvNVNpYqkriIVixcpRi/eHtnX&#10;bDDvbciuGv+9Kwg9DjPzDTNb9NyoC3Wh9mLgY5iBIim9raUycNiv36egQkSx2HghAzcKsJi/vsww&#10;t/4qO7oUsVIJIiFHAy7GNtc6lI4Yw9C3JMn78x1jTLKrtO3wmuDc6FGWTTRjLWnBYUvfjspTcWYD&#10;m56X1v38fm6PzSGswo4n5xMbM3jrl1+gIvXxP/xsb6yB8WgMjzPpCO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ka/cMAAADcAAAADwAAAAAAAAAAAAAAAACYAgAAZHJzL2Rv&#10;d25yZXYueG1sUEsFBgAAAAAEAAQA9QAAAIgDAAAAAA==&#10;" filled="f" stroked="f" strokeweight=".5pt">
                        <v:textbox inset="1pt,1pt,1pt,1pt">
                          <w:txbxContent>
                            <w:p w:rsidR="004E000A" w:rsidRPr="00B11BA6" w:rsidRDefault="004E000A" w:rsidP="00750935">
                              <w:pPr>
                                <w:spacing w:line="240" w:lineRule="exact"/>
                                <w:jc w:val="center"/>
                                <w:rPr>
                                  <w:rFonts w:cs="Arial"/>
                                </w:rPr>
                              </w:pPr>
                              <w:proofErr w:type="gramStart"/>
                              <w:r w:rsidRPr="00B11BA6">
                                <w:rPr>
                                  <w:rFonts w:cs="Arial"/>
                                </w:rPr>
                                <w:t>h</w:t>
                              </w:r>
                              <w:proofErr w:type="gramEnd"/>
                            </w:p>
                          </w:txbxContent>
                        </v:textbox>
                      </v:rect>
                      <v:rect id="Rectangle 735" o:spid="_x0000_s1758" style="position:absolute;left:4976;top:10726;width:28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uEisMA&#10;AADcAAAADwAAAGRycy9kb3ducmV2LnhtbESPQWvCQBSE74L/YXmCN91UbCjRVURp8VJE68XbI/ua&#10;Dea9DdlV03/fLRQ8DjPzDbNc99yoO3Wh9mLgZZqBIim9raUycP56n7yBChHFYuOFDPxQgPVqOFhi&#10;Yf1DjnQ/xUoliIQCDbgY20LrUDpiDFPfkiTv23eMMcmu0rbDR4Jzo2dZlmvGWtKCw5a2jsrr6cYG&#10;9j1vrPs4zD8vzTnswpHz25WNGY/6zQJUpD4+w//tvTXwOsvh70w6An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uEisMAAADcAAAADwAAAAAAAAAAAAAAAACYAgAAZHJzL2Rv&#10;d25yZXYueG1sUEsFBgAAAAAEAAQA9QAAAIgDAAAAAA==&#10;" filled="f" stroked="f" strokeweight=".5pt">
                        <v:textbox inset="1pt,1pt,1pt,1pt">
                          <w:txbxContent>
                            <w:p w:rsidR="004E000A" w:rsidRPr="00B11BA6" w:rsidRDefault="004E000A" w:rsidP="00750935">
                              <w:pPr>
                                <w:spacing w:line="240" w:lineRule="exact"/>
                                <w:jc w:val="center"/>
                                <w:rPr>
                                  <w:rFonts w:cs="Arial"/>
                                </w:rPr>
                              </w:pPr>
                              <w:proofErr w:type="gramStart"/>
                              <w:r w:rsidRPr="00B11BA6">
                                <w:rPr>
                                  <w:rFonts w:cs="Arial"/>
                                </w:rPr>
                                <w:t>e</w:t>
                              </w:r>
                              <w:proofErr w:type="gramEnd"/>
                            </w:p>
                          </w:txbxContent>
                        </v:textbox>
                      </v:rect>
                      <v:rect id="Rectangle 736" o:spid="_x0000_s1759" style="position:absolute;left:5158;top:11897;width:28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a68YA&#10;AADcAAAADwAAAGRycy9kb3ducmV2LnhtbESP3WrCQBSE7wu+w3KE3hTdKFhLdCPaIrQohMZCbw/Z&#10;kx/Mng3ZjaZ9+q5Q8HKYmW+Y9WYwjbhQ52rLCmbTCARxbnXNpYKv037yAsJ5ZI2NZVLwQw42yehh&#10;jbG2V/6kS+ZLESDsYlRQed/GUrq8IoNualvi4BW2M+iD7EqpO7wGuGnkPIqepcGaw0KFLb1WlJ+z&#10;3ihwmdk/fczS75TMosfd4bdIj29KPY6H7QqEp8Hfw//td61gMV/C7Uw4Aj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oa68YAAADcAAAADwAAAAAAAAAAAAAAAACYAgAAZHJz&#10;L2Rvd25yZXYueG1sUEsFBgAAAAAEAAQA9QAAAIsDAAAAAA==&#10;" stroked="f" strokeweight=".5pt">
                        <v:textbox inset="1pt,1pt,1pt,1pt">
                          <w:txbxContent>
                            <w:p w:rsidR="004E000A" w:rsidRPr="00B11BA6" w:rsidRDefault="004E000A" w:rsidP="00750935">
                              <w:pPr>
                                <w:spacing w:line="240" w:lineRule="exact"/>
                                <w:jc w:val="center"/>
                                <w:rPr>
                                  <w:rFonts w:cs="Arial"/>
                                </w:rPr>
                              </w:pPr>
                              <w:r w:rsidRPr="00B11BA6">
                                <w:rPr>
                                  <w:rFonts w:cs="Arial"/>
                                </w:rPr>
                                <w:t>D</w:t>
                              </w:r>
                            </w:p>
                          </w:txbxContent>
                        </v:textbox>
                      </v:rect>
                      <v:rect id="Rectangle 737" o:spid="_x0000_s1760" style="position:absolute;left:4943;top:10796;width:213;height: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i1Y8AA&#10;AADcAAAADwAAAGRycy9kb3ducmV2LnhtbERPS4vCMBC+L/gfwgje1lRxRapRxGXFiyw+Lt6GZmyK&#10;nUlpotZ/bw4Le/z43otVx7V6UBsqLwZGwwwUSeFtJaWB8+nncwYqRBSLtRcy8KIAq2XvY4G59U85&#10;0OMYS5VCJORowMXY5FqHwhFjGPqGJHFX3zLGBNtS2xafKZxrPc6yqWasJDU4bGjjqLgd72xg1/Ha&#10;uu3vZH+pz+E7HHh6v7Exg363noOK1MV/8Z97Zw18jdPadCYdAb1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ai1Y8AAAADcAAAADwAAAAAAAAAAAAAAAACYAgAAZHJzL2Rvd25y&#10;ZXYueG1sUEsFBgAAAAAEAAQA9QAAAIUDAAAAAA==&#10;" filled="f" stroked="f" strokeweight=".5pt">
                        <v:textbox inset="1pt,1pt,1pt,1pt">
                          <w:txbxContent>
                            <w:p w:rsidR="004E000A" w:rsidRPr="00B11BA6" w:rsidRDefault="004E000A" w:rsidP="00750935">
                              <w:pPr>
                                <w:rPr>
                                  <w:rFonts w:cs="Arial"/>
                                </w:rPr>
                              </w:pPr>
                            </w:p>
                          </w:txbxContent>
                        </v:textbox>
                      </v:rect>
                      <v:line id="Line 738" o:spid="_x0000_s1761" style="position:absolute;flip:y;visibility:visible;mso-wrap-style:square" from="5197,11123" to="5198,11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i9MUAAADcAAAADwAAAGRycy9kb3ducmV2LnhtbESPQYvCMBSE78L+h/AWvIimCitrNcoi&#10;WhS82NWDt0fzbMs2L6WJtf77jSB4HGbmG2ax6kwlWmpcaVnBeBSBIM6sLjlXcPrdDr9BOI+ssbJM&#10;Ch7kYLX86C0w1vbOR2pTn4sAYRejgsL7OpbSZQUZdCNbEwfvahuDPsgml7rBe4CbSk6iaCoNlhwW&#10;CqxpXVD2l96MgnazO7b7im5JUh8uY73dJ+fBRan+Z/czB+Gp8+/wq73TCr4mM3ieC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2/i9MUAAADcAAAADwAAAAAAAAAA&#10;AAAAAAChAgAAZHJzL2Rvd25yZXYueG1sUEsFBgAAAAAEAAQA+QAAAJMDAAAAAA==&#10;" strokeweight=".5pt">
                        <v:stroke startarrowwidth="narrow" startarrowlength="short" endarrow="open" endarrowwidth="narrow" endarrowlength="short"/>
                      </v:line>
                      <v:shape id="Arc 739" o:spid="_x0000_s1762" style="position:absolute;left:5683;top:11478;width:309;height:15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N2nsIA&#10;AADcAAAADwAAAGRycy9kb3ducmV2LnhtbERPW2vCMBR+F/wP4Qz2NtM5OkY1SnUXxDedCL4dmrO2&#10;szkJSazdv18eBB8/vvt8OZhO9ORDa1nB8yQDQVxZ3XKt4PD9+fQGIkRkjZ1lUvBHAZaL8WiOhbZX&#10;3lG/j7VIIRwKVNDE6AopQ9WQwTCxjjhxP9YbjAn6WmqP1xRuOjnNsldpsOXU0KCjdUPVeX8xClZf&#10;W5m/ny7a/Q750W8/ynPvSqUeH4ZyBiLSEO/im3ujFeQvaX46k46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3aewgAAANwAAAAPAAAAAAAAAAAAAAAAAJgCAABkcnMvZG93&#10;bnJldi54bWxQSwUGAAAAAAQABAD1AAAAhwMAAAAA&#10;" path="m-1,nfc11929,,21600,9670,21600,21600em-1,nsc11929,,21600,9670,21600,21600l,21600,-1,xe" fillcolor="#dfdfdf">
                        <v:path arrowok="t" o:extrusionok="f" o:connecttype="custom" o:connectlocs="0,0;309,158;0,158" o:connectangles="0,0,0"/>
                      </v:shape>
                      <v:shape id="Freeform 740" o:spid="_x0000_s1763" style="position:absolute;left:5676;top:11117;width:323;height:36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nhFMcA&#10;AADcAAAADwAAAGRycy9kb3ducmV2LnhtbESPT2vCQBTE70K/w/IKvekmlopEV9FCaQ9C/NMevD2y&#10;r0kw+zbd3Wr007uC4HGYmd8w03lnGnEk52vLCtJBAoK4sLrmUsH37qM/BuEDssbGMik4k4f57Kk3&#10;xUzbE2/ouA2liBD2GSqoQmgzKX1RkUE/sC1x9H6tMxiidKXUDk8Rbho5TJKRNFhzXKiwpfeKisP2&#10;3ygYX4Y/eevz/M+tDvtVel58LpdrpV6eu8UERKAuPML39pdW8Paawu1MP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p4RTHAAAA3AAAAA8AAAAAAAAAAAAAAAAAmAIAAGRy&#10;cy9kb3ducmV2LnhtbFBLBQYAAAAABAAEAPUAAACMAwAAAAA=&#10;" path="m,l19938,19945e">
                        <v:stroke startarrowwidth="narrow" endarrowwidth="narrow"/>
                        <v:path arrowok="t" o:connecttype="custom" o:connectlocs="0,0;322,360" o:connectangles="0,0"/>
                      </v:shape>
                      <v:shape id="Freeform 741" o:spid="_x0000_s1764" style="position:absolute;left:5683;top:11138;width:294;height:37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kVV8UA&#10;AADcAAAADwAAAGRycy9kb3ducmV2LnhtbESPQWvCQBSE7wX/w/IEb3WjtSLRVcRQ8FaaiuDtkX0m&#10;wezbuLvR2F/vFgo9DjPzDbPa9KYRN3K+tqxgMk5AEBdW11wqOHx/vC5A+ICssbFMCh7kYbMevKww&#10;1fbOX3TLQykihH2KCqoQ2lRKX1Rk0I9tSxy9s3UGQ5SulNrhPcJNI6dJMpcGa44LFba0q6i45J1R&#10;wFnRXdvs55rPt6f95+GYzVyXKTUa9tsliEB9+A//tfdawfvbFH7PxCMg1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GRVXxQAAANwAAAAPAAAAAAAAAAAAAAAAAJgCAABkcnMv&#10;ZG93bnJldi54bWxQSwUGAAAAAAQABAD1AAAAigMAAAAA&#10;" path="m,l19932,18703r-5034,1243l272,19946e" fillcolor="#dfdfdf" stroked="f">
                        <v:stroke startarrowwidth="narrow" endarrowwidth="narrow"/>
                        <v:path arrowok="t" o:connecttype="custom" o:connectlocs="0,0;293,346;219,369;4,369" o:connectangles="0,0,0,0"/>
                      </v:shape>
                      <v:shape id="Arc 742" o:spid="_x0000_s1765" style="position:absolute;left:4603;top:11479;width:309;height:158;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cAqMUA&#10;AADcAAAADwAAAGRycy9kb3ducmV2LnhtbESPQWvCQBSE7wX/w/KE3urGhqpEV5GCpQgeGr14e2af&#10;STD7NmbXuP33XaHgcZiZb5jFKphG9NS52rKC8SgBQVxYXXOp4LDfvM1AOI+ssbFMCn7JwWo5eFlg&#10;pu2df6jPfSkihF2GCirv20xKV1Rk0I1sSxy9s+0M+ii7UuoO7xFuGvmeJBNpsOa4UGFLnxUVl/xm&#10;FBx5kpbbfJqcT+F62c2aa+i/tkq9DsN6DsJT8M/wf/tbK/hIU3ici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RwCoxQAAANwAAAAPAAAAAAAAAAAAAAAAAJgCAABkcnMv&#10;ZG93bnJldi54bWxQSwUGAAAAAAQABAD1AAAAigMAAAAA&#10;" path="m-1,nfc11929,,21600,9670,21600,21600em-1,nsc11929,,21600,9670,21600,21600l,21600,-1,xe" fillcolor="#dfdfdf">
                        <v:path arrowok="t" o:extrusionok="f" o:connecttype="custom" o:connectlocs="0,0;309,158;0,158" o:connectangles="0,0,0"/>
                      </v:shape>
                      <v:shape id="Freeform 743" o:spid="_x0000_s1766" style="position:absolute;left:4596;top:11118;width:323;height:36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5CjMcA&#10;AADcAAAADwAAAGRycy9kb3ducmV2LnhtbESPQWsCMRSE7wX/Q3gFb5pV2yKrUbRQ7EFYte3B22Pz&#10;uru4eVmTqKu/3hSEHoeZ+YaZzltTizM5X1lWMOgnIIhzqysuFHx/ffTGIHxA1lhbJgVX8jCfdZ6m&#10;mGp74S2dd6EQEcI+RQVlCE0qpc9LMuj7tiGO3q91BkOUrpDa4SXCTS2HSfImDVYcF0ps6L2k/LA7&#10;GQXj2/Ana3yWHd36sF8ProvVcrlRqvvcLiYgArXhP/xof2oFr6MX+DsTj4C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eQozHAAAA3AAAAA8AAAAAAAAAAAAAAAAAmAIAAGRy&#10;cy9kb3ducmV2LnhtbFBLBQYAAAAABAAEAPUAAACMAwAAAAA=&#10;" path="m19938,l,19945e">
                        <v:stroke startarrowwidth="narrow" endarrowwidth="narrow"/>
                        <v:path arrowok="t" o:connecttype="custom" o:connectlocs="322,0;0,360" o:connectangles="0,0"/>
                      </v:shape>
                      <v:shape id="Freeform 744" o:spid="_x0000_s1767" style="position:absolute;left:4618;top:11139;width:294;height:37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CNI8UA&#10;AADcAAAADwAAAGRycy9kb3ducmV2LnhtbESPQWvCQBSE7wX/w/IEb3VjrSLRVcRQ8FaaiuDtkX0m&#10;wezbuLvRtL++Kwg9DjPzDbPa9KYRN3K+tqxgMk5AEBdW11wqOHx/vC5A+ICssbFMCn7Iw2Y9eFlh&#10;qu2dv+iWh1JECPsUFVQhtKmUvqjIoB/bljh6Z+sMhihdKbXDe4SbRr4lyVwarDkuVNjSrqLikndG&#10;AWdFd22z32s+3572n4dj9u66TKnRsN8uQQTqw3/42d5rBbPpDB5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8I0jxQAAANwAAAAPAAAAAAAAAAAAAAAAAJgCAABkcnMv&#10;ZG93bnJldi54bWxQSwUGAAAAAAQABAD1AAAAigMAAAAA&#10;" path="m19932,l,18703r5034,1243l19660,19946e" fillcolor="#dfdfdf" stroked="f">
                        <v:stroke startarrowwidth="narrow" endarrowwidth="narrow"/>
                        <v:path arrowok="t" o:connecttype="custom" o:connectlocs="293,0;0,346;74,369;289,369" o:connectangles="0,0,0,0"/>
                      </v:shape>
                      <v:line id="Line 745" o:spid="_x0000_s1768" style="position:absolute;visibility:visible;mso-wrap-style:square" from="4595,10773" to="4596,11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6j0sUAAADcAAAADwAAAGRycy9kb3ducmV2LnhtbESPQWvCQBSE70L/w/IKXkQ3WgwSXaUE&#10;BEEv2pbq7ZF9ZkOzb2N21fTfdwuCx2FmvmEWq87W4katrxwrGI8SEMSF0xWXCj4/1sMZCB+QNdaO&#10;ScEveVgtX3oLzLS7855uh1CKCGGfoQITQpNJ6QtDFv3INcTRO7vWYoiyLaVu8R7htpaTJEmlxYrj&#10;gsGGckPFz+FqFRRXs70MePB1qmT6vZN5l+THvVL91+59DiJQF57hR3ujFUzfUvg/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6j0sUAAADcAAAADwAAAAAAAAAA&#10;AAAAAAChAgAAZHJzL2Rvd25yZXYueG1sUEsFBgAAAAAEAAQA+QAAAJMDAAAAAA==&#10;" strokeweight=".5pt">
                        <v:stroke startarrowwidth="narrow" startarrowlength="short" endarrowwidth="narrow" endarrowlength="short"/>
                      </v:line>
                      <v:line id="Line 746" o:spid="_x0000_s1769" style="position:absolute;visibility:visible;mso-wrap-style:square" from="4925,10758" to="4926,11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IGScYAAADcAAAADwAAAGRycy9kb3ducmV2LnhtbESPQWvCQBSE7wX/w/IKXkQ3rVRLdCMS&#10;KAh60Sptb4/sMxuafZtm15j+e7cg9DjMzDfMctXbWnTU+sqxgqdJAoK4cLriUsHx/W38CsIHZI21&#10;Y1LwSx5W2eBhial2V95TdwiliBD2KSowITSplL4wZNFPXEMcvbNrLYYo21LqFq8Rbmv5nCQzabHi&#10;uGCwodxQ8X24WAXFxWx/Rjw6fVVy9rGTeZ/kn3ulho/9egEiUB/+w/f2Rit4mc7h70w8Aj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yBknGAAAA3AAAAA8AAAAAAAAA&#10;AAAAAAAAoQIAAGRycy9kb3ducmV2LnhtbFBLBQYAAAAABAAEAPkAAACUAwAAAAA=&#10;" strokeweight=".5pt">
                        <v:stroke startarrowwidth="narrow" startarrowlength="short" endarrowwidth="narrow" endarrowlength="short"/>
                      </v:line>
                      <v:line id="Line 747" o:spid="_x0000_s1770" style="position:absolute;flip:x;visibility:visible;mso-wrap-style:square" from="4596,10862" to="4922,1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BMy8MAAADcAAAADwAAAGRycy9kb3ducmV2LnhtbERPz2vCMBS+D/wfwhN2m6mOqeuMIoJj&#10;4slW5/XRPNuy5qUkUTv/enMQPH58v2eLzjTiQs7XlhUMBwkI4sLqmksF+3z9NgXhA7LGxjIp+CcP&#10;i3nvZYaptlfe0SULpYgh7FNUUIXQplL6oiKDfmBb4sidrDMYInSl1A6vMdw0cpQkY2mw5thQYUur&#10;ioq/7GwUfI+y7S0/+OPn5Hg4bZKJ251/t0q99rvlF4hAXXiKH+4freDjPa6NZ+IR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xgTMvDAAAA3AAAAA8AAAAAAAAAAAAA&#10;AAAAoQIAAGRycy9kb3ducmV2LnhtbFBLBQYAAAAABAAEAPkAAACRAwAAAAA=&#10;" strokeweight=".5pt">
                        <v:stroke startarrow="open" startarrowwidth="narrow" startarrowlength="short" endarrow="open" endarrowwidth="narrow" endarrowlength="short"/>
                      </v:line>
                      <v:rect id="Rectangle 748" o:spid="_x0000_s1771" style="position:absolute;left:3762;top:11142;width:514;height: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2GJcQA&#10;AADcAAAADwAAAGRycy9kb3ducmV2LnhtbESPQWsCMRSE74L/ITzBm2arrbRbo4hi8VKK1ktvj83r&#10;ZnHfy7KJuv33jSB4HGbmG2a+7LhWF2pD5cXA0zgDRVJ4W0lp4Pi9Hb2CChHFYu2FDPxRgOWi35tj&#10;bv1V9nQ5xFIliIQcDbgYm1zrUDhiDGPfkCTv17eMMcm21LbFa4JzrSdZNtOMlaQFhw2tHRWnw5kN&#10;7DpeWffx9fz5Ux/DJux5dj6xMcNBt3oHFamLj/C9vbMGXqZvcDuTjoB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9hiXEAAAA3AAAAA8AAAAAAAAAAAAAAAAAmAIAAGRycy9k&#10;b3ducmV2LnhtbFBLBQYAAAAABAAEAPUAAACJAwAAAAA=&#10;" filled="f" stroked="f" strokeweight=".5pt">
                        <v:textbox inset="1pt,1pt,1pt,1pt">
                          <w:txbxContent>
                            <w:p w:rsidR="004E000A" w:rsidRPr="00052DAB" w:rsidRDefault="004E000A" w:rsidP="00750935">
                              <w:pPr>
                                <w:rPr>
                                  <w:rFonts w:cs="Arial"/>
                                  <w:sz w:val="22"/>
                                </w:rPr>
                              </w:pPr>
                              <w:r w:rsidRPr="00052DAB">
                                <w:rPr>
                                  <w:rFonts w:cs="Arial"/>
                                  <w:sz w:val="22"/>
                                </w:rPr>
                                <w:t>0,4D</w:t>
                              </w:r>
                            </w:p>
                          </w:txbxContent>
                        </v:textbox>
                      </v:rect>
                      <v:rect id="Rectangle 749" o:spid="_x0000_s1772" style="position:absolute;left:4923;top:11047;width:751;height:1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TJRsEA&#10;AADcAAAADwAAAGRycy9kb3ducmV2LnhtbERPW2vCMBR+F/YfwhnsTdOJDumMpRsKexK8wLa3Q3OW&#10;lDYnpYm2/nvzIOzx47uvi9G14kp9qD0reJ1lIIgrr2s2Cs6n3XQFIkRkja1nUnCjAMXmabLGXPuB&#10;D3Q9RiNSCIccFdgYu1zKUFlyGGa+I07cn+8dxgR7I3WPQwp3rZxn2Zt0WHNqsNjRp6WqOV6cgm33&#10;uy+XJsjyO9qfxn8MO7s3Sr08j+U7iEhj/Bc/3F9awXKR5qcz6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UyUbBAAAA3AAAAA8AAAAAAAAAAAAAAAAAmAIAAGRycy9kb3du&#10;cmV2LnhtbFBLBQYAAAAABAAEAPUAAACGAwAAAAA=&#10;" filled="f"/>
                      <v:shape id="Freeform 750" o:spid="_x0000_s1773" style="position:absolute;left:4932;top:12282;width:377;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SaccA&#10;AADcAAAADwAAAGRycy9kb3ducmV2LnhtbESPT2vCQBTE70K/w/IKvekm0opEV9FCaQ9C/NMevD2y&#10;r0kw+zbd3Wr007uC4HGYmd8w03lnGnEk52vLCtJBAoK4sLrmUsH37qM/BuEDssbGMik4k4f57Kk3&#10;xUzbE2/ouA2liBD2GSqoQmgzKX1RkUE/sC1x9H6tMxiidKXUDk8Rbho5TJKRNFhzXKiwpfeKisP2&#10;3ygYX4Y/eevz/M+tDvtVel58LpdrpV6eu8UERKAuPML39pdW8Paawu1MP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vkmnHAAAA3AAAAA8AAAAAAAAAAAAAAAAAmAIAAGRy&#10;cy9kb3ducmV2LnhtbFBLBQYAAAAABAAEAPUAAACMAwAAAAA=&#10;" path="m,l849,5000,1963,9375r1220,3438l4562,15625r1857,2188l8170,19063r2016,625l11459,19688r1326,-938l14164,17188r1486,-2188l17082,11875,18249,8750,19257,4688,19947,625e">
                        <v:stroke startarrowwidth="narrow" endarrowwidth="narrow"/>
                        <v:path arrowok="t" o:connecttype="custom" o:connectlocs="0,0;16,16;37,30;60,41;86,50;121,57;154,61;192,63;216,63;241,60;267,55;295,48;322,38;344,28;363,15;376,2" o:connectangles="0,0,0,0,0,0,0,0,0,0,0,0,0,0,0,0"/>
                      </v:shape>
                      <v:shape id="Freeform 751" o:spid="_x0000_s1774" style="position:absolute;left:4932;top:12219;width:377;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0MHscA&#10;AADcAAAADwAAAGRycy9kb3ducmV2LnhtbESPQWvCQBSE74L/YXmF3nRjaEWiq6hQ2oMQte3B2yP7&#10;mgSzb9PdrUZ/vSsIPQ4z8w0zW3SmESdyvrasYDRMQBAXVtdcKvj6fBtMQPiArLGxTAou5GEx7/dm&#10;mGl75h2d9qEUEcI+QwVVCG0mpS8qMuiHtiWO3o91BkOUrpTa4TnCTSPTJBlLgzXHhQpbWldUHPd/&#10;RsHkmn7nrc/zX7c5Hjajy/J9tdoq9fzULacgAnXhP/xof2gFry8p3M/EI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9DB7HAAAA3AAAAA8AAAAAAAAAAAAAAAAAmAIAAGRy&#10;cy9kb3ducmV2LnhtbFBLBQYAAAAABAAEAPUAAACMAwAAAAA=&#10;" path="m,19688l849,14688,1963,10000,3183,6875,4562,4063,6419,1875,8170,625,10186,r1273,l12785,938r1379,1250l15650,4688r1432,3125l18249,10938r1008,4062l19947,19063e">
                        <v:stroke startarrowwidth="narrow" endarrowwidth="narrow"/>
                        <v:path arrowok="t" o:connecttype="custom" o:connectlocs="0,63;16,47;37,32;60,22;86,13;121,6;154,2;192,0;216,0;241,3;267,7;295,15;322,25;344,35;363,48;376,61" o:connectangles="0,0,0,0,0,0,0,0,0,0,0,0,0,0,0,0"/>
                      </v:shape>
                      <v:shape id="Freeform 752" o:spid="_x0000_s1775" style="position:absolute;left:5304;top:12278;width:377;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GphccA&#10;AADcAAAADwAAAGRycy9kb3ducmV2LnhtbESPQWsCMRSE7wX/Q3gFb5pV2yKrUbRQ7EFYte3B22Pz&#10;uru4eVmTqKu/3hSEHoeZ+YaZzltTizM5X1lWMOgnIIhzqysuFHx/ffTGIHxA1lhbJgVX8jCfdZ6m&#10;mGp74S2dd6EQEcI+RQVlCE0qpc9LMuj7tiGO3q91BkOUrpDa4SXCTS2HSfImDVYcF0ps6L2k/LA7&#10;GQXj2/Ana3yWHd36sF8ProvVcrlRqvvcLiYgArXhP/xof2oFry8j+DsTj4C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xqYXHAAAA3AAAAA8AAAAAAAAAAAAAAAAAmAIAAGRy&#10;cy9kb3ducmV2LnhtbFBLBQYAAAAABAAEAPUAAACMAwAAAAA=&#10;" path="m,l849,5000,1963,9375r1220,3438l4562,15625r1857,2188l8170,19063r2016,625l11459,19688r1326,-938l14164,17188r1486,-2188l17082,11875,18249,8750,19257,4688,19947,625e">
                        <v:stroke startarrowwidth="narrow" endarrowwidth="narrow"/>
                        <v:path arrowok="t" o:connecttype="custom" o:connectlocs="0,0;16,16;37,30;60,41;86,50;121,57;154,61;192,63;216,63;241,60;267,55;295,48;322,38;344,28;363,15;376,2" o:connectangles="0,0,0,0,0,0,0,0,0,0,0,0,0,0,0,0"/>
                      </v:shape>
                      <v:line id="Line 753" o:spid="_x0000_s1776" style="position:absolute;visibility:visible;mso-wrap-style:square" from="5446,7870" to="5447,9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eqLcYAAADcAAAADwAAAGRycy9kb3ducmV2LnhtbESPQWvCQBSE74X+h+UVvNWNkopEVxGh&#10;tremibUeH9lnEsy+Ddk1Sf99t1DwOMzMN8x6O5pG9NS52rKC2TQCQVxYXXOp4Ji/Pi9BOI+ssbFM&#10;Cn7IwXbz+LDGRNuBP6nPfCkChF2CCirv20RKV1Rk0E1tSxy8i+0M+iC7UuoOhwA3jZxH0UIarDks&#10;VNjSvqLimt2Mgq/T977N00NeHN4W5fnjlOponio1eRp3KxCeRn8P/7fftYKXOIa/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nqi3GAAAA3AAAAA8AAAAAAAAA&#10;AAAAAAAAoQIAAGRycy9kb3ducmV2LnhtbFBLBQYAAAAABAAEAPkAAACUAwAAAAA=&#10;" strokeweight=".5pt">
                        <v:stroke startarrowwidth="narrow" endarrowwidth="narrow"/>
                      </v:line>
                      <v:line id="Line 754" o:spid="_x0000_s1777" style="position:absolute;visibility:visible;mso-wrap-style:square" from="4053,8391" to="4748,8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BKDMcAAADcAAAADwAAAGRycy9kb3ducmV2LnhtbESPQWvCQBSE7wX/w/IKvdVNJVqJriLa&#10;gootVFvw+Mw+k5Ds25DdmvjvXaHQ4zAz3zDTeWcqcaHGFZYVvPQjEMSp1QVnCr4P789jEM4ja6ws&#10;k4IrOZjPeg9TTLRt+Ysue5+JAGGXoILc+zqR0qU5GXR9WxMH72wbgz7IJpO6wTbATSUHUTSSBgsO&#10;CznWtMwpLfe/RsHbx2a7fB2sjqtT3H5ud3H5U3WlUk+P3WICwlPn/8N/7bVWMIyHcD8Tjo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4EoMxwAAANwAAAAPAAAAAAAA&#10;AAAAAAAAAKECAABkcnMvZG93bnJldi54bWxQSwUGAAAAAAQABAD5AAAAlQMAAAAA&#10;">
                        <v:stroke startarrowwidth="narrow" endarrowwidth="narrow"/>
                      </v:line>
                      <v:line id="Line 755" o:spid="_x0000_s1778" style="position:absolute;visibility:visible;mso-wrap-style:square" from="4053,9121" to="5059,9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LUe8cAAADcAAAADwAAAGRycy9kb3ducmV2LnhtbESPQWvCQBSE74L/YXmF3uqmkqpEVxGt&#10;0IoWqi14fGafSUj2bciuJv333ULB4zAz3zCzRWcqcaPGFZYVPA8iEMSp1QVnCr6Om6cJCOeRNVaW&#10;ScEPOVjM+70ZJtq2/Em3g89EgLBLUEHufZ1I6dKcDLqBrYmDd7GNQR9kk0ndYBvgppLDKBpJgwWH&#10;hRxrWuWUloerUfC6f9+uxsP1aX2O24/tLi6/q65U6vGhW05BeOr8PfzfftMKXuIR/J0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MtR7xwAAANwAAAAPAAAAAAAA&#10;AAAAAAAAAKECAABkcnMvZG93bnJldi54bWxQSwUGAAAAAAQABAD5AAAAlQMAAAAA&#10;">
                        <v:stroke startarrowwidth="narrow" endarrowwidth="narrow"/>
                      </v:line>
                      <v:line id="Line 756" o:spid="_x0000_s1779" style="position:absolute;visibility:visible;mso-wrap-style:square" from="5022,8910" to="5023,9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5x4McAAADcAAAADwAAAGRycy9kb3ducmV2LnhtbESP3WrCQBSE7wu+w3IKvdNNJf4QXUW0&#10;hSq2UG3By2P2mIRkz4bs1sS37wqFXg4z8w0zX3amEldqXGFZwfMgAkGcWl1wpuDr+NqfgnAeWWNl&#10;mRTcyMFy0XuYY6Jty590PfhMBAi7BBXk3teJlC7NyaAb2Jo4eBfbGPRBNpnUDbYBbio5jKKxNFhw&#10;WMixpnVOaXn4MQpe3re79WS4OW3Ocfux28fld9WVSj09dqsZCE+d/w//td+0glE8gfuZc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fnHgxwAAANwAAAAPAAAAAAAA&#10;AAAAAAAAAKECAABkcnMvZG93bnJldi54bWxQSwUGAAAAAAQABAD5AAAAlQMAAAAA&#10;">
                        <v:stroke startarrowwidth="narrow" endarrowwidth="narrow"/>
                      </v:line>
                      <v:line id="Line 757" o:spid="_x0000_s1780" style="position:absolute;flip:x;visibility:visible;mso-wrap-style:square" from="6062,8392" to="6822,8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fyPsIAAADcAAAADwAAAGRycy9kb3ducmV2LnhtbERP3WrCMBS+F/YO4Qy8kZk6dHTVKDIm&#10;iIh03R7g0BybYnNSmkyrT28uBC8/vv/FqreNOFPna8cKJuMEBHHpdM2Vgr/fzVsKwgdkjY1jUnAl&#10;D6vly2CBmXYX/qFzESoRQ9hnqMCE0GZS+tKQRT92LXHkjq6zGCLsKqk7vMRw28j3JPmQFmuODQZb&#10;+jJUnop/q2A03eZ5KvObObS7/RU/T8X+O1Fq+Nqv5yAC9eEpfri3WsFsGtfGM/EI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ffyPsIAAADcAAAADwAAAAAAAAAAAAAA&#10;AAChAgAAZHJzL2Rvd25yZXYueG1sUEsFBgAAAAAEAAQA+QAAAJADAAAAAA==&#10;">
                        <v:stroke startarrowwidth="narrow" endarrowwidth="narrow"/>
                      </v:line>
                      <v:line id="Line 758" o:spid="_x0000_s1781" style="position:absolute;flip:x;visibility:visible;mso-wrap-style:square" from="5816,9121" to="6822,9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tXpcUAAADcAAAADwAAAGRycy9kb3ducmV2LnhtbESP0WrCQBRE3wX/YbkFX0rdKFY0uopI&#10;BSkiMfUDLtnbbDB7N2S3Gv36bqHg4zAzZ5jlurO1uFLrK8cKRsMEBHHhdMWlgvPX7m0GwgdkjbVj&#10;UnAnD+tVv7fEVLsbn+iah1JECPsUFZgQmlRKXxiy6IeuIY7et2sthijbUuoWbxFuazlOkqm0WHFc&#10;MNjQ1lBxyX+sgtfJPstmMnuYY/N5uOP8kh8+EqUGL91mASJQF57h//ZeK3ifzOHvTD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tXpcUAAADcAAAADwAAAAAAAAAA&#10;AAAAAAChAgAAZHJzL2Rvd25yZXYueG1sUEsFBgAAAAAEAAQA+QAAAJMDAAAAAA==&#10;">
                        <v:stroke startarrowwidth="narrow" endarrowwidth="narrow"/>
                      </v:line>
                      <v:line id="Line 759" o:spid="_x0000_s1782" style="position:absolute;visibility:visible;mso-wrap-style:square" from="5860,8910" to="5861,9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5/ScQAAADcAAAADwAAAGRycy9kb3ducmV2LnhtbERPTWvCQBC9C/6HZYTedKNoLamrFG2h&#10;igpVCx7H7JiEZGdDdmvSf+8eBI+P9z1btKYUN6pdblnBcBCBIE6szjlVcDp+9d9AOI+ssbRMCv7J&#10;wWLe7cww1rbhH7odfCpCCLsYFWTeV7GULsnIoBvYijhwV1sb9AHWqdQ1NiHclHIURa/SYM6hIcOK&#10;lhklxeHPKPjcrTfL6Wh1Xl3GzX6zHRe/ZVso9dJrP95BeGr9U/xwf2sFk0mYH86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Tn9JxAAAANwAAAAPAAAAAAAAAAAA&#10;AAAAAKECAABkcnMvZG93bnJldi54bWxQSwUGAAAAAAQABAD5AAAAkgMAAAAA&#10;">
                        <v:stroke startarrowwidth="narrow" endarrowwidth="narrow"/>
                      </v:line>
                      <v:shape id="Freeform 760" o:spid="_x0000_s1783" style="position:absolute;left:6741;top:8394;width:106;height:71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VoMMA&#10;AADcAAAADwAAAGRycy9kb3ducmV2LnhtbESP0WoCMRRE3wv9h3CFvtXsCmrZGkUKhbaC4LYfcNnc&#10;JIubm2UTdf17UxB8HGbmDLPajL4TZxpiG1hBOS1AEDdBt2wV/P1+vr6BiAlZYxeYFFwpwmb9/LTC&#10;SocLH+hcJysyhGOFClxKfSVlbBx5jNPQE2fPhMFjynKwUg94yXDfyVlRLKTHlvOCw54+HDXH+uQV&#10;mK2sD2wLe3LmZ/dt9jNTLr1SL5Nx+w4i0Zge4Xv7SyuYz0v4P5OP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VoMMAAADcAAAADwAAAAAAAAAAAAAAAACYAgAAZHJzL2Rv&#10;d25yZXYueG1sUEsFBgAAAAAEAAQA9QAAAIgDAAAAAA==&#10;" path="m16038,r754,2726l16792,5424,14906,7316r-3585,890l11321,8512,9057,8846,6604,9152r,361l4528,9819r-2453,640l,12517r2075,2226l4528,15410r,306l6604,15716r2453,334l13774,16050r6037,1697l13774,19972e" strokeweight=".5pt">
                        <v:stroke startarrowwidth="narrow" endarrowwidth="narrow"/>
                        <v:path arrowok="t" o:connecttype="custom" o:connectlocs="85,0;89,98;89,195;79,263;60,295;60,306;48,318;35,329;35,342;24,353;11,376;0,450;11,530;24,554;24,565;35,565;48,577;73,577;105,638;73,718" o:connectangles="0,0,0,0,0,0,0,0,0,0,0,0,0,0,0,0,0,0,0,0"/>
                      </v:shape>
                      <v:line id="Line 761" o:spid="_x0000_s1784" style="position:absolute;visibility:visible;mso-wrap-style:square" from="4091,10127" to="4554,10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BEpccAAADcAAAADwAAAGRycy9kb3ducmV2LnhtbESP3WrCQBSE7wXfYTlC7+rG4B+pq4hW&#10;aEUL1RZ6eZo9TUKyZ0N2Nenbd4WCl8PMfMMsVp2pxJUaV1hWMBpGIIhTqwvOFHycd49zEM4ja6ws&#10;k4JfcrBa9nsLTLRt+Z2uJ5+JAGGXoILc+zqR0qU5GXRDWxMH78c2Bn2QTSZ1g22Am0rGUTSVBgsO&#10;CznWtMkpLU8Xo+D5+LrfzOLt1/Z73L7tD+Pys+pKpR4G3foJhKfO38P/7RetYDKJ4XYmHA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0ESlxwAAANwAAAAPAAAAAAAA&#10;AAAAAAAAAKECAABkcnMvZG93bnJldi54bWxQSwUGAAAAAAQABAD5AAAAlQMAAAAA&#10;">
                        <v:stroke startarrowwidth="narrow" endarrowwidth="narrow"/>
                      </v:line>
                      <v:shape id="Arc 762" o:spid="_x0000_s1785" style="position:absolute;left:4226;top:9475;width:203;height:436;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KiEcUA&#10;AADcAAAADwAAAGRycy9kb3ducmV2LnhtbESPQWvCQBSE70L/w/IKvdVNFdsQXUUqFRHENtb7I/ua&#10;hGbfht01if/eLRQ8DjPzDbNYDaYRHTlfW1bwMk5AEBdW11wq+D59PKcgfEDW2FgmBVfysFo+jBaY&#10;advzF3V5KEWEsM9QQRVCm0npi4oM+rFtiaP3Y53BEKUrpXbYR7hp5CRJXqXBmuNChS29V1T85hej&#10;4PN0OEyve380nnZvjduWm/S8VurpcVjPQQQawj38395pBbPZFP7Ox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AqIRxQAAANwAAAAPAAAAAAAAAAAAAAAAAJgCAABkcnMv&#10;ZG93bnJldi54bWxQSwUGAAAAAAQABAD1AAAAigMAAAAA&#10;" path="m-1,nfc11929,,21600,9670,21600,21600em-1,nsc11929,,21600,9670,21600,21600l,21600,-1,xe">
                        <v:path arrowok="t" o:extrusionok="f" o:connecttype="custom" o:connectlocs="0,0;203,436;0,436" o:connectangles="0,0,0"/>
                      </v:shape>
                      <v:line id="Line 763" o:spid="_x0000_s1786" style="position:absolute;visibility:visible;mso-wrap-style:square" from="4517,9916" to="4518,10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V5SscAAADcAAAADwAAAGRycy9kb3ducmV2LnhtbESPQWvCQBSE7wX/w/IKvdVNJVqJriLa&#10;gootVFvw+Mw+k5Ds25DdmvjvXaHQ4zAz3zDTeWcqcaHGFZYVvPQjEMSp1QVnCr4P789jEM4ja6ws&#10;k4IrOZjPeg9TTLRt+Ysue5+JAGGXoILc+zqR0qU5GXR9WxMH72wbgz7IJpO6wTbATSUHUTSSBgsO&#10;CznWtMwpLfe/RsHbx2a7fB2sjqtT3H5ud3H5U3WlUk+P3WICwlPn/8N/7bVWMBzGcD8Tjo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dXlKxwAAANwAAAAPAAAAAAAA&#10;AAAAAAAAAKECAABkcnMvZG93bnJldi54bWxQSwUGAAAAAAQABAD5AAAAlQMAAAAA&#10;">
                        <v:stroke startarrowwidth="narrow" endarrowwidth="narrow"/>
                      </v:line>
                      <v:line id="Line 764" o:spid="_x0000_s1787" style="position:absolute;flip:x;visibility:visible;mso-wrap-style:square" from="4560,9310" to="4564,10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AqJsUAAADcAAAADwAAAGRycy9kb3ducmV2LnhtbESPQWuDQBSE74H+h+UVeotrLKbFuAmh&#10;UAg9lGgKzfHhvqrUfSvuNuq/7wYCOQ4z8w2T7ybTiQsNrrWsYBXFIIgrq1uuFXyd3pevIJxH1thZ&#10;JgUzOdhtHxY5ZtqOXNCl9LUIEHYZKmi87zMpXdWQQRfZnjh4P3Yw6IMcaqkHHAPcdDKJ47U02HJY&#10;aLCnt4aq3/LPKNDJp/xYu5f991wkz/NqOuOxOij19DjtNyA8Tf4evrUPWkGapnA9E46A3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AqJsUAAADcAAAADwAAAAAAAAAA&#10;AAAAAAChAgAAZHJzL2Rvd25yZXYueG1sUEsFBgAAAAAEAAQA+QAAAJMDAAAAAA==&#10;" strokeweight=".5pt">
                        <v:stroke startarrowwidth="narrow" endarrowwidth="narrow"/>
                      </v:line>
                      <v:line id="Line 765" o:spid="_x0000_s1788" style="position:absolute;visibility:visible;mso-wrap-style:square" from="4428,9909" to="4564,9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tCpsgAAADcAAAADwAAAGRycy9kb3ducmV2LnhtbESP3WrCQBSE7wt9h+UUemc2FbWSukrR&#10;FlS04E+hl6fZ0yQkezZkVxPf3hWEXg4z8w0zmXWmEmdqXGFZwUsUgyBOrS44U3A8fPbGIJxH1lhZ&#10;JgUXcjCbPj5MMNG25R2d9z4TAcIuQQW593UipUtzMugiWxMH7882Bn2QTSZ1g22Am0r243gkDRYc&#10;FnKsaZ5TWu5PRsHHdrWev/YXP4vfQfu13gzK76orlXp+6t7fQHjq/H/43l5qBcPhCG5nwhGQ0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OtCpsgAAADcAAAADwAAAAAA&#10;AAAAAAAAAAChAgAAZHJzL2Rvd25yZXYueG1sUEsFBgAAAAAEAAQA+QAAAJYDAAAAAA==&#10;">
                        <v:stroke startarrowwidth="narrow" endarrowwidth="narrow"/>
                      </v:line>
                      <v:line id="Line 766" o:spid="_x0000_s1789" style="position:absolute;flip:y;visibility:visible;mso-wrap-style:square" from="4398,9318" to="4399,9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4RysUAAADcAAAADwAAAGRycy9kb3ducmV2LnhtbESPQWuDQBSE74H8h+UFeourFpNiXUMo&#10;FEIPIUkL7fHhvqrUfSvuNuq/zwYKPQ4z8w1T7CbTiSsNrrWsIIliEMSV1S3XCj7eX9dPIJxH1thZ&#10;JgUzOdiVy0WBubYjn+l68bUIEHY5Kmi873MpXdWQQRfZnjh433Yw6IMcaqkHHAPcdDKN44002HJY&#10;aLCnl4aqn8uvUaDTo3zbuO3+cz6nj3MyfeGpOij1sJr2zyA8Tf4//Nc+aAVZtoX7mXAEZH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34RysUAAADcAAAADwAAAAAAAAAA&#10;AAAAAAChAgAAZHJzL2Rvd25yZXYueG1sUEsFBgAAAAAEAAQA+QAAAJMDAAAAAA==&#10;" strokeweight=".5pt">
                        <v:stroke startarrowwidth="narrow" endarrowwidth="narrow"/>
                      </v:line>
                      <v:line id="Line 767" o:spid="_x0000_s1790" style="position:absolute;flip:x;visibility:visible;mso-wrap-style:square" from="4173,9370" to="4399,9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nhr8QAAADcAAAADwAAAGRycy9kb3ducmV2LnhtbERPz2vCMBS+C/4P4Qm7zbQDxXbGosLG&#10;mCLM7bLbo3lrq81LSTJt99ebw8Djx/d7WfSmFRdyvrGsIJ0mIIhLqxuuFHx9vjwuQPiArLG1TAoG&#10;8lCsxqMl5tpe+YMux1CJGMI+RwV1CF0upS9rMuintiOO3I91BkOErpLa4TWGm1Y+JclcGmw4NtTY&#10;0bam8nz8NQr22fZwykxa+j+3+X7dDcM8ex+Uepj062cQgfpwF/+737SC2SyujWfiEZCr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SeGvxAAAANwAAAAPAAAAAAAAAAAA&#10;AAAAAKECAABkcnMvZG93bnJldi54bWxQSwUGAAAAAAQABAD5AAAAkgMAAAAA&#10;" strokeweight=".5pt">
                        <v:stroke startarrow="open" startarrowwidth="narrow" startarrowlength="short" endarrowwidth="narrow" endarrowlength="short"/>
                      </v:line>
                      <v:line id="Line 768" o:spid="_x0000_s1791" style="position:absolute;visibility:visible;mso-wrap-style:square" from="4570,9370" to="4796,9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dXJMQAAADcAAAADwAAAGRycy9kb3ducmV2LnhtbESP0WoCMRRE3wv+Q7iCbzVrwaJbo4il&#10;tSB9UPsBt5vb7OrmZkmiu/v3RhD6OMzMGWax6mwtruRD5VjBZJyBIC6crtgo+Dl+PM9AhIissXZM&#10;CnoKsFoOnhaYa9fynq6HaESCcMhRQRljk0sZipIshrFriJP357zFmKQ3UntsE9zW8iXLXqXFitNC&#10;iQ1tSirOh4tV8O0/Z/3E6d0vX3j9vj2Z/tQapUbDbv0GIlIX/8OP9pdWMJ3O4X4mHQG5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R1ckxAAAANwAAAAPAAAAAAAAAAAA&#10;AAAAAKECAABkcnMvZG93bnJldi54bWxQSwUGAAAAAAQABAD5AAAAkgMAAAAA&#10;" strokeweight=".5pt">
                        <v:stroke startarrow="open" startarrowwidth="narrow" startarrowlength="short" endarrowwidth="narrow" endarrowlength="short"/>
                      </v:line>
                      <v:rect id="Rectangle 769" o:spid="_x0000_s1792" style="position:absolute;left:4350;top:9103;width:267;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ApcAA&#10;AADcAAAADwAAAGRycy9kb3ducmV2LnhtbERPTWvCQBC9F/wPywi91Y1FQ4muIkrFSxGtF29DdswG&#10;M7Mhu2r677sHwePjfc+XPTfqTl2ovRgYjzJQJKW3tVQGTr/fH1+gQkSx2HghA38UYLkYvM2xsP4h&#10;B7ofY6VSiIQCDbgY20LrUDpiDCPfkiTu4jvGmGBXadvhI4Vzoz+zLNeMtaQGhy2tHZXX440N7Hpe&#10;WbfdT37OzSlswoHz25WNeR/2qxmoSH18iZ/unTUwzdP8dCYdAb3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QApcAAAADcAAAADwAAAAAAAAAAAAAAAACYAgAAZHJzL2Rvd25y&#10;ZXYueG1sUEsFBgAAAAAEAAQA9QAAAIUDAAAAAA==&#10;" filled="f" stroked="f" strokeweight=".5pt">
                        <v:textbox inset="1pt,1pt,1pt,1pt">
                          <w:txbxContent>
                            <w:p w:rsidR="004E000A" w:rsidRPr="00B11BA6" w:rsidRDefault="004E000A" w:rsidP="00750935">
                              <w:pPr>
                                <w:jc w:val="center"/>
                                <w:rPr>
                                  <w:rFonts w:cs="Arial"/>
                                </w:rPr>
                              </w:pPr>
                              <w:r w:rsidRPr="00B11BA6">
                                <w:rPr>
                                  <w:rFonts w:cs="Arial"/>
                                </w:rPr>
                                <w:t>3</w:t>
                              </w:r>
                            </w:p>
                          </w:txbxContent>
                        </v:textbox>
                      </v:rect>
                      <v:rect id="Rectangle 770" o:spid="_x0000_s1793" style="position:absolute;left:4215;top:9510;width:267;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ilPsMA&#10;AADcAAAADwAAAGRycy9kb3ducmV2LnhtbESPQWvCQBSE7wX/w/IK3urGYkOJriIWxUsRrRdvj+xr&#10;Npj3NmRXTf99VxA8DjPzDTNb9NyoK3Wh9mJgPMpAkZTe1lIZOP6s3z5BhYhisfFCBv4owGI+eJlh&#10;Yf1N9nQ9xEoliIQCDbgY20LrUDpiDCPfkiTv13eMMcmu0rbDW4Jzo9+zLNeMtaQFhy2tHJXnw4UN&#10;bHteWrfZTb5PzTF8hT3nlzMbM3ztl1NQkfr4DD/aW2vgIx/D/Uw6Anr+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ilPsMAAADcAAAADwAAAAAAAAAAAAAAAACYAgAAZHJzL2Rv&#10;d25yZXYueG1sUEsFBgAAAAAEAAQA9QAAAIgDAAAAAA==&#10;" filled="f" stroked="f" strokeweight=".5pt">
                        <v:textbox inset="1pt,1pt,1pt,1pt">
                          <w:txbxContent>
                            <w:p w:rsidR="004E000A" w:rsidRPr="00B11BA6" w:rsidRDefault="004E000A" w:rsidP="00750935">
                              <w:pPr>
                                <w:jc w:val="center"/>
                                <w:rPr>
                                  <w:rFonts w:cs="Arial"/>
                                </w:rPr>
                              </w:pPr>
                              <w:proofErr w:type="gramStart"/>
                              <w:r w:rsidRPr="00B11BA6">
                                <w:rPr>
                                  <w:rFonts w:cs="Arial"/>
                                </w:rPr>
                                <w:t>r</w:t>
                              </w:r>
                              <w:proofErr w:type="gramEnd"/>
                            </w:p>
                          </w:txbxContent>
                        </v:textbox>
                      </v:rect>
                      <v:line id="Line 771" o:spid="_x0000_s1794" style="position:absolute;flip:y;visibility:visible;mso-wrap-style:square" from="4300,9663" to="4527,9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0c+MYAAADcAAAADwAAAGRycy9kb3ducmV2LnhtbESPQWvCQBSE70L/w/IEb7pRMDTRVazQ&#10;IrYU1F56e2SfSdrs27C7auKv7xYKPQ4z8w2zXHemEVdyvrasYDpJQBAXVtdcKvg4PY8fQfiArLGx&#10;TAp68rBePQyWmGt74wNdj6EUEcI+RwVVCG0upS8qMugntiWO3tk6gyFKV0rt8BbhppGzJEmlwZrj&#10;QoUtbSsqvo8Xo+At275/ZWZa+Lt7+nx57fs02/dKjYbdZgEiUBf+w3/tnVYwT2fweyYeAbn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nNHPjGAAAA3AAAAA8AAAAAAAAA&#10;AAAAAAAAoQIAAGRycy9kb3ducmV2LnhtbFBLBQYAAAAABAAEAPkAAACUAwAAAAA=&#10;" strokeweight=".5pt">
                        <v:stroke startarrow="open" startarrowwidth="narrow" startarrowlength="short" endarrowwidth="narrow" endarrowlength="short"/>
                      </v:line>
                      <v:line id="Line 772" o:spid="_x0000_s1795" style="position:absolute;visibility:visible;mso-wrap-style:square" from="4527,8297" to="5362,8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ovV8UAAADcAAAADwAAAGRycy9kb3ducmV2LnhtbESPQWvCQBSE70L/w/IKXkQ3WgwSXaUE&#10;BEEv2pbq7ZF9ZkOzb2N21fTfdwuCx2FmvmEWq87W4katrxwrGI8SEMSF0xWXCj4/1sMZCB+QNdaO&#10;ScEveVgtX3oLzLS7855uh1CKCGGfoQITQpNJ6QtDFv3INcTRO7vWYoiyLaVu8R7htpaTJEmlxYrj&#10;gsGGckPFz+FqFRRXs70MePB1qmT6vZN5l+THvVL91+59DiJQF57hR3ujFUzTN/g/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ovV8UAAADcAAAADwAAAAAAAAAA&#10;AAAAAAChAgAAZHJzL2Rvd25yZXYueG1sUEsFBgAAAAAEAAQA+QAAAJMDAAAAAA==&#10;" strokeweight=".5pt">
                        <v:stroke startarrowwidth="narrow" startarrowlength="short" endarrowwidth="narrow" endarrowlength="short"/>
                      </v:line>
                      <v:line id="Line 773" o:spid="_x0000_s1796" style="position:absolute;visibility:visible;mso-wrap-style:square" from="5066,8904" to="5377,8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O3I8UAAADcAAAADwAAAGRycy9kb3ducmV2LnhtbESPQWvCQBSE70L/w/IKXkQ3Sg0SXaUE&#10;BEEv2pbq7ZF9ZkOzb2N21fTfdwuCx2FmvmEWq87W4katrxwrGI8SEMSF0xWXCj4/1sMZCB+QNdaO&#10;ScEveVgtX3oLzLS7855uh1CKCGGfoQITQpNJ6QtDFv3INcTRO7vWYoiyLaVu8R7htpaTJEmlxYrj&#10;gsGGckPFz+FqFRRXs70MePB1qmT6vZN5l+THvVL91+59DiJQF57hR3ujFUzTN/g/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O3I8UAAADcAAAADwAAAAAAAAAA&#10;AAAAAAChAgAAZHJzL2Rvd25yZXYueG1sUEsFBgAAAAAEAAQA+QAAAJMDAAAAAA==&#10;" strokeweight=".5pt">
                        <v:stroke startarrowwidth="narrow" startarrowlength="short" endarrowwidth="narrow" endarrowlength="short"/>
                      </v:line>
                      <v:line id="Line 774" o:spid="_x0000_s1797" style="position:absolute;flip:y;visibility:visible;mso-wrap-style:square" from="5076,9355" to="5819,9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LMSMUAAADcAAAADwAAAGRycy9kb3ducmV2LnhtbESPT4vCMBTE7wt+h/CEva3pCupajbIs&#10;KCuerP+uj+bZlm1eShK1+umNIOxxmJnfMNN5a2pxIecrywo+ewkI4tzqigsFu+3i4wuED8gaa8uk&#10;4EYe5rPO2xRTba+8oUsWChEh7FNUUIbQpFL6vCSDvmcb4uidrDMYonSF1A6vEW5q2U+SoTRYcVwo&#10;saGfkvK/7GwULPvZ+r7d++N4dNyfVsnIbc6HtVLv3fZ7AiJQG/7Dr/avVjAYDuB5Jh4B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LMSMUAAADcAAAADwAAAAAAAAAA&#10;AAAAAAChAgAAZHJzL2Rvd25yZXYueG1sUEsFBgAAAAAEAAQA+QAAAJMDAAAAAA==&#10;" strokeweight=".5pt">
                        <v:stroke startarrow="open" startarrowwidth="narrow" startarrowlength="short" endarrow="open" endarrowwidth="narrow" endarrowlength="short"/>
                      </v:line>
                      <v:line id="Line 775" o:spid="_x0000_s1798" style="position:absolute;visibility:visible;mso-wrap-style:square" from="5182,8299" to="5184,8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D818UAAADcAAAADwAAAGRycy9kb3ducmV2LnhtbESPQWvCQBSE70L/w/IK3swmFUObukpb&#10;tQieTAu9PrKvSZrs25BdY/z3XUHwOMzMN8xyPZpWDNS72rKCJIpBEBdW11wq+P7azZ5BOI+ssbVM&#10;Ci7kYL16mCwx0/bMRxpyX4oAYZehgsr7LpPSFRUZdJHtiIP3a3uDPsi+lLrHc4CbVj7FcSoN1hwW&#10;Kuzoo6KiyU9GwV+ZNn74fClO+fs23xyaZL77SZSaPo5vryA8jf4evrX3WsEiTeF6JhwBuf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D818UAAADcAAAADwAAAAAAAAAA&#10;AAAAAAChAgAAZHJzL2Rvd25yZXYueG1sUEsFBgAAAAAEAAQA+QAAAJMDAAAAAA==&#10;" strokeweight=".5pt">
                        <v:stroke startarrow="open" startarrowwidth="narrow" startarrowlength="short" endarrow="open" endarrowwidth="narrow" endarrowlength="short"/>
                      </v:line>
                      <v:line id="Line 776" o:spid="_x0000_s1799" style="position:absolute;visibility:visible;mso-wrap-style:square" from="5181,8005" to="5182,8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lhUMYAAADcAAAADwAAAGRycy9kb3ducmV2LnhtbESPT2sCMRTE74V+h/AKvRTNtrRRV6OU&#10;toJ4Kf47eHtunrtLNy9Lkur67Y1Q6HGYmd8wk1lnG3EiH2rHGp77GQjiwpmaSw3bzbw3BBEissHG&#10;MWm4UIDZ9P5ugrlxZ17RaR1LkSAcctRQxdjmUoaiIouh71ri5B2dtxiT9KU0Hs8Jbhv5kmVKWqw5&#10;LVTY0kdFxc/612r4+ma1DcPRYX+RtFOftXp98kutHx+69zGISF38D/+1F0bDmxrA7Uw6AnJ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R5YVDGAAAA3AAAAA8AAAAAAAAA&#10;AAAAAAAAoQIAAGRycy9kb3ducmV2LnhtbFBLBQYAAAAABAAEAPkAAACUAwAAAAA=&#10;" strokeweight=".5pt">
                        <v:stroke startarrowwidth="narrow" startarrowlength="short" endarrow="open" endarrowwidth="narrow" endarrowlength="short"/>
                      </v:line>
                      <v:line id="Line 777" o:spid="_x0000_s1800" style="position:absolute;visibility:visible;mso-wrap-style:square" from="4634,8087" to="4635,83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b1IsIAAADcAAAADwAAAGRycy9kb3ducmV2LnhtbERPy2oCMRTdF/oP4QpuimYqNejUKEUt&#10;FDfia+HudnKdGTq5GZKo4983i0KXh/OeLTrbiBv5UDvW8DrMQBAXztRcajgePgcTECEiG2wck4YH&#10;BVjMn59mmBt35x3d9rEUKYRDjhqqGNtcylBUZDEMXUucuIvzFmOCvpTG4z2F20aOskxJizWnhgpb&#10;WlZU/OyvVsN6y+oYJtPv80PSSa1q9fbiN1r3e93HO4hIXfwX/7m/jIaxSmvTmXQE5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eb1IsIAAADcAAAADwAAAAAAAAAAAAAA&#10;AAChAgAAZHJzL2Rvd25yZXYueG1sUEsFBgAAAAAEAAQA+QAAAJADAAAAAA==&#10;" strokeweight=".5pt">
                        <v:stroke startarrowwidth="narrow" startarrowlength="short" endarrow="open" endarrowwidth="narrow" endarrowlength="short"/>
                      </v:line>
                      <v:line id="Line 778" o:spid="_x0000_s1801" style="position:absolute;flip:y;visibility:visible;mso-wrap-style:square" from="4634,8401" to="4635,8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VbNMUAAADcAAAADwAAAGRycy9kb3ducmV2LnhtbESPQYvCMBSE7wv7H8Jb8LJoqqCs1SiL&#10;aFHwYlcP3h7Nsy3bvJQm1vrvjSB4HGbmG2a+7EwlWmpcaVnBcBCBIM6sLjlXcPzb9H9AOI+ssbJM&#10;Cu7kYLn4/JhjrO2ND9SmPhcBwi5GBYX3dSylywoy6Aa2Jg7exTYGfZBNLnWDtwA3lRxF0UQaLDks&#10;FFjTqqDsP70aBe16e2h3FV2TpN6fh3qzS07fZ6V6X93vDISnzr/Dr/ZWKxhPpvA8E46AX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QVbNMUAAADcAAAADwAAAAAAAAAA&#10;AAAAAAChAgAAZHJzL2Rvd25yZXYueG1sUEsFBgAAAAAEAAQA+QAAAJMDAAAAAA==&#10;" strokeweight=".5pt">
                        <v:stroke startarrowwidth="narrow" startarrowlength="short" endarrow="open" endarrowwidth="narrow" endarrowlength="short"/>
                      </v:line>
                      <v:rect id="Rectangle 779" o:spid="_x0000_s1802" style="position:absolute;left:5897;top:9152;width:28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CtgsMA&#10;AADcAAAADwAAAGRycy9kb3ducmV2LnhtbERPy2rCQBTdF/yH4QrdFJ0oWCXNKD4ItFQIpoVuL5mb&#10;B2buhMxo0n59Z1Ho8nDeyW40rbhT7xrLChbzCARxYXXDlYLPj3S2AeE8ssbWMin4Jge77eQhwVjb&#10;gS90z30lQgi7GBXU3nexlK6oyaCb2444cKXtDfoA+0rqHocQblq5jKJnabDh0FBjR8eaimt+Mwpc&#10;btKnt0X2lZFZ3fDw/lNm55NSj9Nx/wLC0+j/xX/uV61gtQ7zw5lw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CtgsMAAADcAAAADwAAAAAAAAAAAAAAAACYAgAAZHJzL2Rv&#10;d25yZXYueG1sUEsFBgAAAAAEAAQA9QAAAIgDAAAAAA==&#10;" stroked="f" strokeweight=".5pt">
                        <v:textbox inset="1pt,1pt,1pt,1pt">
                          <w:txbxContent>
                            <w:p w:rsidR="004E000A" w:rsidRPr="001C37CB" w:rsidRDefault="004E000A" w:rsidP="00750935"/>
                          </w:txbxContent>
                        </v:textbox>
                      </v:rect>
                      <v:rect id="Rectangle 780" o:spid="_x0000_s1803" style="position:absolute;left:5302;top:9077;width:28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wIGcUA&#10;AADcAAAADwAAAGRycy9kb3ducmV2LnhtbESPQWvCQBSE74X+h+UVvBTdRNBKdJW2IigVQqPg9ZF9&#10;JqHZtyG7avTXuwXB4zAz3zCzRWdqcabWVZYVxIMIBHFudcWFgv1u1Z+AcB5ZY22ZFFzJwWL++jLD&#10;RNsL/9I584UIEHYJKii9bxIpXV6SQTewDXHwjrY16INsC6lbvAS4qeUwisbSYMVhocSGvkvK/7KT&#10;UeAys3rfxOkhJTM64dfP7Zhul0r13rrPKQhPnX+GH+21VjD6iOH/TDg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fAgZxQAAANwAAAAPAAAAAAAAAAAAAAAAAJgCAABkcnMv&#10;ZG93bnJldi54bWxQSwUGAAAAAAQABAD1AAAAigMAAAAA&#10;" stroked="f" strokeweight=".5pt">
                        <v:textbox inset="1pt,1pt,1pt,1pt">
                          <w:txbxContent>
                            <w:p w:rsidR="004E000A" w:rsidRPr="00B11BA6" w:rsidRDefault="004E000A" w:rsidP="00750935">
                              <w:pPr>
                                <w:spacing w:line="240" w:lineRule="exact"/>
                                <w:jc w:val="center"/>
                                <w:rPr>
                                  <w:rFonts w:cs="Arial"/>
                                </w:rPr>
                              </w:pPr>
                              <w:r w:rsidRPr="00B11BA6">
                                <w:rPr>
                                  <w:rFonts w:cs="Arial"/>
                                </w:rPr>
                                <w:t>D</w:t>
                              </w:r>
                            </w:p>
                          </w:txbxContent>
                        </v:textbox>
                      </v:rect>
                      <v:shape id="Arc 781" o:spid="_x0000_s1804" style="position:absolute;left:5835;top:8754;width:223;height:15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f0ssUA&#10;AADcAAAADwAAAGRycy9kb3ducmV2LnhtbESPT2sCMRTE7wW/Q3hCbzWrsK2sRln7D/GmloK3x+Z1&#10;d+vmJSRx3X57Uyj0OMzMb5jlejCd6MmH1rKC6SQDQVxZ3XKt4OP49jAHESKyxs4yKfihAOvV6G6J&#10;hbZX3lN/iLVIEA4FKmhidIWUoWrIYJhYR5y8L+sNxiR9LbXHa4KbTs6y7FEabDktNOjouaHqfLgY&#10;BZv3ncxfThftvof80+9ey3PvSqXux0O5ABFpiP/hv/ZWK8ifZvB7Jh0B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x/SyxQAAANwAAAAPAAAAAAAAAAAAAAAAAJgCAABkcnMv&#10;ZG93bnJldi54bWxQSwUGAAAAAAQABAD1AAAAigMAAAAA&#10;" path="m-1,nfc11929,,21600,9670,21600,21600em-1,nsc11929,,21600,9670,21600,21600l,21600,-1,xe" fillcolor="#dfdfdf">
                        <v:path arrowok="t" o:extrusionok="f" o:connecttype="custom" o:connectlocs="0,0;223,158;0,158" o:connectangles="0,0,0"/>
                      </v:shape>
                      <v:shape id="Freeform 782" o:spid="_x0000_s1805" style="position:absolute;left:5831;top:8295;width:324;height:4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1jOMcA&#10;AADcAAAADwAAAGRycy9kb3ducmV2LnhtbESPQWsCMRSE7wX/Q3gFb5pVaSurUbRQ7EFYte3B22Pz&#10;uru4eVmTqKu/3hSEHoeZ+YaZzltTizM5X1lWMOgnIIhzqysuFHx/ffTGIHxA1lhbJgVX8jCfdZ6m&#10;mGp74S2dd6EQEcI+RQVlCE0qpc9LMuj7tiGO3q91BkOUrpDa4SXCTS2HSfIqDVYcF0ps6L2k/LA7&#10;GQXj2/Ana3yWHd36sF8ProvVcrlRqvvcLiYgArXhP/xof2oFL28j+DsTj4C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dYzjHAAAA3AAAAA8AAAAAAAAAAAAAAAAAmAIAAGRy&#10;cy9kb3ducmV2LnhtbFBLBQYAAAAABAAEAPUAAACMAwAAAAA=&#10;" path="m,l19938,3629,13889,19960e">
                        <v:stroke startarrowwidth="narrow" endarrowwidth="narrow"/>
                        <v:path arrowok="t" o:connecttype="custom" o:connectlocs="0,0;323,90;225,495" o:connectangles="0,0,0"/>
                      </v:shape>
                      <v:shape id="Freeform 783" o:spid="_x0000_s1806" style="position:absolute;left:5832;top:8304;width:304;height:47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aReMUA&#10;AADcAAAADwAAAGRycy9kb3ducmV2LnhtbESPQWvCQBSE7wX/w/IEb3VjUSvRVcRQ8FaaiuDtkX0m&#10;wezbuLvR2F/vFgo9DjPzDbPa9KYRN3K+tqxgMk5AEBdW11wqOHx/vC5A+ICssbFMCh7kYbMevKww&#10;1fbOX3TLQykihH2KCqoQ2lRKX1Rk0I9tSxy9s3UGQ5SulNrhPcJNI9+SZC4N1hwXKmxpV1FxyTuj&#10;gLOiu7bZzzWfb0/7z8Mxm7ouU2o07LdLEIH68B/+a++1gtn7FH7PxCMg1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1pF4xQAAANwAAAAPAAAAAAAAAAAAAAAAAJgCAABkcnMv&#10;ZG93bnJldi54bWxQSwUGAAAAAAQABAD1AAAAigMAAAAA&#10;" path="m197,l19934,3713,13750,19958,,19620e" fillcolor="#dfdfdf" stroked="f">
                        <v:stroke startarrowwidth="narrow" endarrowwidth="narrow"/>
                        <v:path arrowok="t" o:connecttype="custom" o:connectlocs="3,0;303,88;209,473;0,465" o:connectangles="0,0,0,0"/>
                      </v:shape>
                      <v:shape id="Arc 784" o:spid="_x0000_s1807" style="position:absolute;left:4831;top:8755;width:223;height:158;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iEh8YA&#10;AADcAAAADwAAAGRycy9kb3ducmV2LnhtbESPzWsCMRTE7wX/h/CE3mrWih+sG0UKShF66NaLt+fm&#10;7QduXtZNXNP/vikUehxm5jdMtg2mFQP1rrGsYDpJQBAXVjdcKTh97V9WIJxH1thaJgXf5GC7GT1l&#10;mGr74E8acl+JCGGXooLa+y6V0hU1GXQT2xFHr7S9QR9lX0nd4yPCTStfk2QhDTYcF2rs6K2m4prf&#10;jYIzL2bVMV8m5SXcrh+r9haGw1Gp53HYrUF4Cv4//Nd+1wrmyzn8nolH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iEh8YAAADcAAAADwAAAAAAAAAAAAAAAACYAgAAZHJz&#10;L2Rvd25yZXYueG1sUEsFBgAAAAAEAAQA9QAAAIsDAAAAAA==&#10;" path="m-1,nfc11929,,21600,9670,21600,21600em-1,nsc11929,,21600,9670,21600,21600l,21600,-1,xe" fillcolor="#dfdfdf">
                        <v:path arrowok="t" o:extrusionok="f" o:connecttype="custom" o:connectlocs="0,0;223,158;0,158" o:connectangles="0,0,0"/>
                      </v:shape>
                      <v:shape id="Freeform 785" o:spid="_x0000_s1808" style="position:absolute;left:4734;top:8296;width:324;height:4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rAoMcA&#10;AADcAAAADwAAAGRycy9kb3ducmV2LnhtbESPzWsCMRTE74X+D+EVvNWsgh9sjaKF0h6E9fPg7bF5&#10;3V3cvGyTVFf/eiMIHoeZ+Q0zmbWmFidyvrKsoNdNQBDnVldcKNhtv97HIHxA1lhbJgUX8jCbvr5M&#10;MNX2zGs6bUIhIoR9igrKEJpUSp+XZNB3bUMcvV/rDIYoXSG1w3OEm1r2k2QoDVYcF0ps6LOk/Lj5&#10;NwrG1/4+a3yW/bnl8bDsXebfi8VKqc5bO/8AEagNz/Cj/aMVDEZDuJ+JR0B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qwKDHAAAA3AAAAA8AAAAAAAAAAAAAAAAAmAIAAGRy&#10;cy9kb3ducmV2LnhtbFBLBQYAAAAABAAEAPUAAACMAwAAAAA=&#10;" path="m19938,l,3629,6049,19960e">
                        <v:stroke startarrowwidth="narrow" endarrowwidth="narrow"/>
                        <v:path arrowok="t" o:connecttype="custom" o:connectlocs="323,0;0,90;98,495" o:connectangles="0,0,0"/>
                      </v:shape>
                      <v:shape id="Freeform 786" o:spid="_x0000_s1809" style="position:absolute;left:4753;top:8305;width:304;height:47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QPD8UA&#10;AADcAAAADwAAAGRycy9kb3ducmV2LnhtbESPQWvCQBSE7wX/w/IEb3VjsSrRVcRQ8FaaiuDtkX0m&#10;wezbuLvRtL++Kwg9DjPzDbPa9KYRN3K+tqxgMk5AEBdW11wqOHx/vC5A+ICssbFMCn7Iw2Y9eFlh&#10;qu2dv+iWh1JECPsUFVQhtKmUvqjIoB/bljh6Z+sMhihdKbXDe4SbRr4lyUwarDkuVNjSrqLikndG&#10;AWdFd22z32s+2572n4djNnVdptRo2G+XIAL14T/8bO+1gvf5HB5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BA8PxQAAANwAAAAPAAAAAAAAAAAAAAAAAJgCAABkcnMv&#10;ZG93bnJldi54bWxQSwUGAAAAAAQABAD1AAAAigMAAAAA&#10;" path="m19737,l,3713,6184,19958r13750,-338e" fillcolor="#dfdfdf" stroked="f">
                        <v:stroke startarrowwidth="narrow" endarrowwidth="narrow"/>
                        <v:path arrowok="t" o:connecttype="custom" o:connectlocs="300,0;0,88;94,473;303,465" o:connectangles="0,0,0,0"/>
                      </v:shape>
                      <v:shape id="Freeform 787" o:spid="_x0000_s1810" style="position:absolute;left:3959;top:8394;width:106;height:71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ggXcAA&#10;AADcAAAADwAAAGRycy9kb3ducmV2LnhtbERP3WrCMBS+H+wdwhnsbqYKm9IZSxGEzYFg9QEOzUlS&#10;1pyUJmr39suF4OXH97+uJt+LK42xC6xgPitAELdBd2wVnE+7txWImJA19oFJwR9FqDbPT2ssdbjx&#10;ka5NsiKHcCxRgUtpKKWMrSOPcRYG4syZMHpMGY5W6hFvOdz3clEUH9Jjx7nB4UBbR+1vc/EKTC2b&#10;I9vCXpzZ/3ybw8LMl16p15ep/gSRaEoP8d39pRW8L/PafCYfAbn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mggXcAAAADcAAAADwAAAAAAAAAAAAAAAACYAgAAZHJzL2Rvd25y&#10;ZXYueG1sUEsFBgAAAAAEAAQA9QAAAIUDAAAAAA==&#10;" path="m16038,r754,2726l16792,5424,14906,7316r-3585,890l11321,8512,9057,8846,6604,9152r,361l4528,9819r-2453,640l,12517r2075,2226l4528,15410r,306l6604,15716r2453,334l13774,16050r6037,1697l13774,19972e" strokeweight=".5pt">
                        <v:stroke startarrowwidth="narrow" endarrowwidth="narrow"/>
                        <v:path arrowok="t" o:connecttype="custom" o:connectlocs="85,0;89,98;89,195;79,263;60,295;60,306;48,318;35,329;35,342;24,353;11,376;0,450;11,530;24,554;24,565;35,565;48,577;73,577;105,638;73,718" o:connectangles="0,0,0,0,0,0,0,0,0,0,0,0,0,0,0,0,0,0,0,0"/>
                      </v:shape>
                      <v:line id="Line 788" o:spid="_x0000_s1811" style="position:absolute;flip:y;visibility:visible;mso-wrap-style:square" from="4635,8889" to="4936,9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zN6cUAAADcAAAADwAAAGRycy9kb3ducmV2LnhtbESPQYvCMBSE74L/ITxhL6KpwrpajbIs&#10;WhS86OrB26N5tsXmpTSxdv/9RhA8DjPzDbNYtaYUDdWusKxgNIxAEKdWF5wpOP1uBlMQziNrLC2T&#10;gj9ysFp2OwuMtX3wgZqjz0SAsItRQe59FUvp0pwMuqGtiIN3tbVBH2SdSV3jI8BNKcdRNJEGCw4L&#10;OVb0k1N6O96Ngma9PTS7ku5JUu0vI73ZJef+RamPXvs9B+Gp9e/wq73VCj6/ZvA8E46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zN6cUAAADcAAAADwAAAAAAAAAA&#10;AAAAAAChAgAAZHJzL2Rvd25yZXYueG1sUEsFBgAAAAAEAAQA+QAAAJMDAAAAAA==&#10;" strokeweight=".5pt">
                        <v:stroke startarrowwidth="narrow" startarrowlength="short" endarrow="open" endarrowwidth="narrow" endarrowlength="short"/>
                      </v:line>
                      <v:rect id="Rectangle 789" o:spid="_x0000_s1812" style="position:absolute;left:5067;top:8227;width:751;height:1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1z3MAA&#10;AADcAAAADwAAAGRycy9kb3ducmV2LnhtbERPTYvCMBC9C/6HMMLeNFVQpBqlisKehFVh19vQjEmx&#10;mZQma7v/fnMQPD7e93rbu1o8qQ2VZwXTSQaCuPS6YqPgejmOlyBCRNZYeyYFfxRguxkO1phr3/EX&#10;Pc/RiBTCIUcFNsYmlzKUlhyGiW+IE3f3rcOYYGukbrFL4a6WsyxbSIcVpwaLDe0tlY/zr1NwaG6n&#10;Ym6CLL6j/Xn4XXe0J6PUx6gvViAi9fEtfrk/tYL5Ms1PZ9IRkJ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K1z3MAAAADcAAAADwAAAAAAAAAAAAAAAACYAgAAZHJzL2Rvd25y&#10;ZXYueG1sUEsFBgAAAAAEAAQA9QAAAIUDAAAAAA==&#10;" filled="f"/>
                      <v:shape id="Freeform 790" o:spid="_x0000_s1813" style="position:absolute;left:5448;top:9455;width:369;height:13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Yo88cA&#10;AADcAAAADwAAAGRycy9kb3ducmV2LnhtbESPQWvCQBSE7wX/w/IK3uomghJSV1Gh6EFIte2ht0f2&#10;NQlm36a7a4z99d2C0OMwM98wi9VgWtGT841lBekkAUFcWt1wpeD97eUpA+EDssbWMim4kYfVcvSw&#10;wFzbKx+pP4VKRAj7HBXUIXS5lL6syaCf2I44el/WGQxRukpqh9cIN62cJslcGmw4LtTY0bam8ny6&#10;GAXZz/Sj6HxRfLvD+fOQ3ta7zeZVqfHjsH4GEWgI/+F7e68VzLIU/s7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WKPPHAAAA3AAAAA8AAAAAAAAAAAAAAAAAmAIAAGRy&#10;cy9kb3ducmV2LnhtbFBLBQYAAAAABAAEAPUAAACMAwAAAAA=&#10;" path="m,l867,5077,1951,9692r1247,3231l4553,15846r1843,2154l8184,19077r2006,769l11436,19846r1355,-923l14146,17231r1518,-2000l17073,12000,18266,8923r975,-4154l19946,769e">
                        <v:stroke startarrowwidth="narrow" endarrowwidth="narrow"/>
                        <v:path arrowok="t" o:connecttype="custom" o:connectlocs="0,0;16,33;36,63;59,84;84,103;118,117;151,124;188,129;211,129;236,123;261,112;289,99;315,78;337,58;355,31;368,5" o:connectangles="0,0,0,0,0,0,0,0,0,0,0,0,0,0,0,0"/>
                      </v:shape>
                      <v:shape id="Freeform 791" o:spid="_x0000_s1814" style="position:absolute;left:5076;top:9472;width:377;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S2hMYA&#10;AADcAAAADwAAAGRycy9kb3ducmV2LnhtbESPQWvCQBSE7wX/w/IEb3VjQAnRVVQoehDS2vbg7ZF9&#10;JsHs23R31dhf3y0Uehxm5htmsepNK27kfGNZwWScgCAurW64UvDx/vKcgfABWWNrmRQ8yMNqOXha&#10;YK7tnd/odgyViBD2OSqoQ+hyKX1Zk0E/th1x9M7WGQxRukpqh/cIN61Mk2QmDTYcF2rsaFtTeTle&#10;jYLsO/0sOl8UX+5wOR0mj/Vus3lVajTs13MQgfrwH/5r77WCaZbC75l4BO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S2hMYAAADcAAAADwAAAAAAAAAAAAAAAACYAgAAZHJz&#10;L2Rvd25yZXYueG1sUEsFBgAAAAAEAAQA9QAAAIsDAAAAAA==&#10;" path="m,l849,5000,1963,9375r1220,3438l4562,15625r1857,2188l8170,19063r2016,625l11459,19688r1326,-938l14164,17188r1486,-2188l17082,11875,18249,8750,19257,4688,19947,625e">
                        <v:stroke startarrowwidth="narrow" endarrowwidth="narrow"/>
                        <v:path arrowok="t" o:connecttype="custom" o:connectlocs="0,0;16,16;37,30;60,41;86,50;121,57;154,61;192,63;216,63;241,60;267,55;295,48;322,38;344,28;363,15;376,2" o:connectangles="0,0,0,0,0,0,0,0,0,0,0,0,0,0,0,0"/>
                      </v:shape>
                      <v:shape id="Freeform 792" o:spid="_x0000_s1815" style="position:absolute;left:5076;top:9409;width:377;height:6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gTH8cA&#10;AADcAAAADwAAAGRycy9kb3ducmV2LnhtbESPQWvCQBSE74L/YXmF3nSjpSVEV1FB2oMQte3B2yP7&#10;mgSzb+PuVqO/3hUKPQ4z8w0znXemEWdyvrasYDRMQBAXVtdcKvj6XA9SED4ga2wsk4IreZjP+r0p&#10;ZtpeeEfnfShFhLDPUEEVQptJ6YuKDPqhbYmj92OdwRClK6V2eIlw08hxkrxJgzXHhQpbWlVUHPe/&#10;RkF6G3/nrc/zk9scD5vRdfG+XG6Ven7qFhMQgbrwH/5rf2gFr+kLPM7EI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IEx/HAAAA3AAAAA8AAAAAAAAAAAAAAAAAmAIAAGRy&#10;cy9kb3ducmV2LnhtbFBLBQYAAAAABAAEAPUAAACMAwAAAAA=&#10;" path="m,19688l849,14688,1963,10000,3183,6875,4562,4063,6419,1875,8170,625,10186,r1273,l12785,938r1379,1250l15650,4688r1432,3125l18249,10938r1008,4062l19947,19063e">
                        <v:stroke startarrowwidth="narrow" endarrowwidth="narrow"/>
                        <v:path arrowok="t" o:connecttype="custom" o:connectlocs="0,63;16,47;37,32;60,22;86,13;121,6;154,2;192,0;216,0;241,3;267,7;295,15;322,25;344,35;363,48;376,61" o:connectangles="0,0,0,0,0,0,0,0,0,0,0,0,0,0,0,0"/>
                      </v:shape>
                      <v:line id="Line 793" o:spid="_x0000_s1816" style="position:absolute;visibility:visible;mso-wrap-style:square" from="3933,13678" to="4403,13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VVDccAAADcAAAADwAAAGRycy9kb3ducmV2LnhtbESPQWvCQBSE7wX/w/IKvdVNJVqJriLa&#10;QhVbUFvw+Mw+k5Ds25Ddmvjvu4LQ4zAz3zDTeWcqcaHGFZYVvPQjEMSp1QVnCr4P789jEM4ja6ws&#10;k4IrOZjPeg9TTLRteUeXvc9EgLBLUEHufZ1I6dKcDLq+rYmDd7aNQR9kk0ndYBvgppKDKBpJgwWH&#10;hRxrWuaUlvtfo+Dtc71Zvg5Wx9Upbr8227j8qbpSqafHbjEB4anz/+F7+0MrGI5juJ0JR0DO/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FVUNxwAAANwAAAAPAAAAAAAA&#10;AAAAAAAAAKECAABkcnMvZG93bnJldi54bWxQSwUGAAAAAAQABAD5AAAAlQMAAAAA&#10;">
                        <v:stroke startarrowwidth="narrow" endarrowwidth="narrow"/>
                      </v:line>
                      <v:line id="Line 794" o:spid="_x0000_s1817" style="position:absolute;visibility:visible;mso-wrap-style:square" from="3924,14373" to="4737,14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nwlscAAADcAAAADwAAAGRycy9kb3ducmV2LnhtbESPQWvCQBSE74L/YXlCb7pRtIbUVUQt&#10;qGihtoUeX7PPJCT7NmS3Jv333ULB4zAz3zCLVWcqcaPGFZYVjEcRCOLU6oIzBe9vz8MYhPPIGivL&#10;pOCHHKyW/d4CE21bfqXbxWciQNglqCD3vk6kdGlOBt3I1sTBu9rGoA+yyaRusA1wU8lJFD1KgwWH&#10;hRxr2uSUlpdvo2B3Phw388n2c/s1bV+Op2n5UXWlUg+Dbv0EwlPn7+H/9l4rmMUz+DsTjoBc/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WfCWxwAAANwAAAAPAAAAAAAA&#10;AAAAAAAAAKECAABkcnMvZG93bnJldi54bWxQSwUGAAAAAAQABAD5AAAAlQMAAAAA&#10;">
                        <v:stroke startarrowwidth="narrow" endarrowwidth="narrow"/>
                      </v:line>
                      <v:line id="Line 795" o:spid="_x0000_s1818" style="position:absolute;flip:x;visibility:visible;mso-wrap-style:square" from="6213,13679" to="6687,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15TcYAAADcAAAADwAAAGRycy9kb3ducmV2LnhtbESP0WrCQBRE3wv9h+UW+lLMxlIlTV2l&#10;SAtSRGL0Ay7Z22wwezdktxr9ercg+DjMzBlmthhsK47U+8axgnGSgiCunG64VrDffY8yED4ga2wd&#10;k4IzeVjMHx9mmGt34i0dy1CLCGGfowITQpdL6StDFn3iOuLo/breYoiyr6Xu8RThtpWvaTqVFhuO&#10;CwY7WhqqDuWfVfDytiqKTBYXs+l+1md8P5Trr1Sp56fh8wNEoCHcw7f2SiuYZFP4PxOP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ydeU3GAAAA3AAAAA8AAAAAAAAA&#10;AAAAAAAAoQIAAGRycy9kb3ducmV2LnhtbFBLBQYAAAAABAAEAPkAAACUAwAAAAA=&#10;">
                        <v:stroke startarrowwidth="narrow" endarrowwidth="narrow"/>
                      </v:line>
                      <v:shape id="Freeform 796" o:spid="_x0000_s1819" style="position:absolute;left:6604;top:13681;width:106;height:68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LECMMA&#10;AADcAAAADwAAAGRycy9kb3ducmV2LnhtbESPUWvCMBSF34X9h3AHe9NUYVO6piIDwTkYWPcDLs1N&#10;UtbclCZq9+/NYLDHwznnO5xqO/leXGmMXWAFy0UBgrgNumOr4Ou8n29AxISssQ9MCn4owrZ+mFVY&#10;6nDjE12bZEWGcCxRgUtpKKWMrSOPcREG4uyZMHpMWY5W6hFvGe57uSqKF+mx47zgcKA3R+13c/EK&#10;zE42J7aFvThz/Hg3nyuzXHulnh6n3SuIRFP6D/+1D1rB82YNv2fyEZD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iLECMMAAADcAAAADwAAAAAAAAAAAAAAAACYAgAAZHJzL2Rv&#10;d25yZXYueG1sUEsFBgAAAAAEAAQA9QAAAIgDAAAAAA==&#10;" path="m16038,r754,2733l16792,5436,14906,7326r-3585,872l11321,8517,9057,8837,6604,9157r,349l4528,9826r-2453,639l,12529r2075,2209l4528,15407r,320l6604,15727r2453,320l13774,16047r6037,1686l13774,19971e" strokeweight=".5pt">
                        <v:stroke startarrowwidth="narrow" endarrowwidth="narrow"/>
                        <v:path arrowok="t" o:connecttype="custom" o:connectlocs="85,0;89,94;89,187;79,252;60,282;60,293;48,304;35,315;35,327;24,338;11,360;0,431;11,507;24,530;24,541;35,541;48,552;73,552;105,610;73,687" o:connectangles="0,0,0,0,0,0,0,0,0,0,0,0,0,0,0,0,0,0,0,0"/>
                      </v:shape>
                      <v:line id="Line 797" o:spid="_x0000_s1820" style="position:absolute;visibility:visible;mso-wrap-style:square" from="4102,13584" to="5202,13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Jb3MIAAADcAAAADwAAAGRycy9kb3ducmV2LnhtbERPy4rCMBTdC/5DuAOzEU0dUEo1ylAQ&#10;BsaNj2F0d2muTbG5qU3U+vdmIbg8nPd82dla3Kj1lWMF41ECgrhwuuJSwX63GqYgfEDWWDsmBQ/y&#10;sFz0e3PMtLvzhm7bUIoYwj5DBSaEJpPSF4Ys+pFriCN3cq3FEGFbSt3iPYbbWn4lyVRarDg2GGwo&#10;N1Sct1eroLia38uAB3/HSk7/1zLvkvywUerzo/uegQjUhbf45f7RCiZpXBvPxCM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lJb3MIAAADcAAAADwAAAAAAAAAAAAAA&#10;AAChAgAAZHJzL2Rvd25yZXYueG1sUEsFBgAAAAAEAAQA+QAAAJADAAAAAA==&#10;" strokeweight=".5pt">
                        <v:stroke startarrowwidth="narrow" startarrowlength="short" endarrowwidth="narrow" endarrowlength="short"/>
                      </v:line>
                      <v:line id="Line 798" o:spid="_x0000_s1821" style="position:absolute;visibility:visible;mso-wrap-style:square" from="4736,14199" to="5216,14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7+R8UAAADcAAAADwAAAGRycy9kb3ducmV2LnhtbESPT2vCQBTE74V+h+UVehHdVKjE6Col&#10;IAjtxX+ot0f2NRuafRuzq8Zv7wpCj8PM/IaZzjtbiwu1vnKs4GOQgCAunK64VLDdLPopCB+QNdaO&#10;ScGNPMxnry9TzLS78oou61CKCGGfoQITQpNJ6QtDFv3ANcTR+3WtxRBlW0rd4jXCbS2HSTKSFiuO&#10;CwYbyg0Vf+uzVVCczfepx73dsZKj/Y/MuyQ/rJR6f+u+JiACdeE//GwvtYLPdAyP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R7+R8UAAADcAAAADwAAAAAAAAAA&#10;AAAAAAChAgAAZHJzL2Rvd25yZXYueG1sUEsFBgAAAAAEAAQA+QAAAJMDAAAAAA==&#10;" strokeweight=".5pt">
                        <v:stroke startarrowwidth="narrow" startarrowlength="short" endarrowwidth="narrow" endarrowlength="short"/>
                      </v:line>
                      <v:line id="Line 799" o:spid="_x0000_s1822" style="position:absolute;visibility:visible;mso-wrap-style:square" from="5045,13585" to="5047,14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xH8IAAADcAAAADwAAAGRycy9kb3ducmV2LnhtbERPTWvCQBC9C/6HZQRvdZNKpUY3wWqV&#10;Qk9NC70O2TGJyc6G7BrTf989CB4f73ubjaYVA/WutqwgXkQgiAuray4V/Hwfn15BOI+ssbVMCv7I&#10;QZZOJ1tMtL3xFw25L0UIYZeggsr7LpHSFRUZdAvbEQfubHuDPsC+lLrHWwg3rXyOopU0WHNoqLCj&#10;fUVFk1+Ngku5avxwWhfX/O09P3w28fL4Gys1n427DQhPo3+I7+4PreBlHeaHM+EIy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xH8IAAADcAAAADwAAAAAAAAAAAAAA&#10;AAChAgAAZHJzL2Rvd25yZXYueG1sUEsFBgAAAAAEAAQA+QAAAJADAAAAAA==&#10;" strokeweight=".5pt">
                        <v:stroke startarrow="open" startarrowwidth="narrow" startarrowlength="short" endarrow="open" endarrowwidth="narrow" endarrowlength="short"/>
                      </v:line>
                      <v:line id="Line 800" o:spid="_x0000_s1823" style="position:absolute;visibility:visible;mso-wrap-style:square" from="5044,13291" to="5045,13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ksmMYAAADcAAAADwAAAGRycy9kb3ducmV2LnhtbESPQWvCQBSE7wX/w/IEL6XZKBo0ZhVp&#10;K5ReSq09eHtmn0kw+zbsbjX++25B6HGYmW+YYt2bVlzI+caygnGSgiAurW64UrD/2j7NQfiArLG1&#10;TApu5GG9GjwUmGt75U+67EIlIoR9jgrqELpcSl/WZNAntiOO3sk6gyFKV0nt8BrhppWTNM2kwYbj&#10;Qo0dPddUnnc/RsHrB2d7P18cDzdJ39lLk00f3btSo2G/WYII1If/8L39phXMFmP4OxOP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JLJjGAAAA3AAAAA8AAAAAAAAA&#10;AAAAAAAAoQIAAGRycy9kb3ducmV2LnhtbFBLBQYAAAAABAAEAPkAAACUAwAAAAA=&#10;" strokeweight=".5pt">
                        <v:stroke startarrowwidth="narrow" startarrowlength="short" endarrow="open" endarrowwidth="narrow" endarrowlength="short"/>
                      </v:line>
                      <v:line id="Line 801" o:spid="_x0000_s1824" style="position:absolute;visibility:visible;mso-wrap-style:square" from="4209,13358" to="4210,13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uy78YAAADcAAAADwAAAGRycy9kb3ducmV2LnhtbESPQWvCQBSE74L/YXlCL9JslDZozCrF&#10;WiheSq09eHtmn0lo9m3YXTX++65Q6HGYmW+YYtWbVlzI+caygkmSgiAurW64UrD/enucgfABWWNr&#10;mRTcyMNqORwUmGt75U+67EIlIoR9jgrqELpcSl/WZNAntiOO3sk6gyFKV0nt8BrhppXTNM2kwYbj&#10;Qo0drWsqf3Zno2Dzwdnez+bHw03Sd/baZE9jt1XqYdS/LEAE6sN/+K/9rhU8z6dwPxOP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bsu/GAAAA3AAAAA8AAAAAAAAA&#10;AAAAAAAAoQIAAGRycy9kb3ducmV2LnhtbFBLBQYAAAAABAAEAPkAAACUAwAAAAA=&#10;" strokeweight=".5pt">
                        <v:stroke startarrowwidth="narrow" startarrowlength="short" endarrow="open" endarrowwidth="narrow" endarrowlength="short"/>
                      </v:line>
                      <v:line id="Line 802" o:spid="_x0000_s1825" style="position:absolute;flip:y;visibility:visible;mso-wrap-style:square" from="4209,13687" to="4210,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gc+cUAAADcAAAADwAAAGRycy9kb3ducmV2LnhtbESPQYvCMBSE74L/ITxhL6KpLi5ajbIs&#10;WhS86OrB26N5tsXmpTSxdv/9RhA8DjPzDbNYtaYUDdWusKxgNIxAEKdWF5wpOP1uBlMQziNrLC2T&#10;gj9ysFp2OwuMtX3wgZqjz0SAsItRQe59FUvp0pwMuqGtiIN3tbVBH2SdSV3jI8BNKcdR9CUNFhwW&#10;cqzoJ6f0drwbBc16e2h2Jd2TpNpfRnqzS879i1IfvfZ7DsJT69/hV3urFUxmn/A8E46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gc+cUAAADcAAAADwAAAAAAAAAA&#10;AAAAAAChAgAAZHJzL2Rvd25yZXYueG1sUEsFBgAAAAAEAAQA+QAAAJMDAAAAAA==&#10;" strokeweight=".5pt">
                        <v:stroke startarrowwidth="narrow" startarrowlength="short" endarrow="open" endarrowwidth="narrow" endarrowlength="short"/>
                      </v:line>
                      <v:rect id="Rectangle 803" o:spid="_x0000_s1826" style="position:absolute;left:4404;top:14344;width:28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p2gcQA&#10;AADcAAAADwAAAGRycy9kb3ducmV2LnhtbESPzWoCQRCE70LeYehAbjqrqOjqKGJI8BKCPxdvzU67&#10;s7jds+yMunn7jBDIsaiqr6jluuNa3akNlRcDw0EGiqTwtpLSwOn40Z+BChHFYu2FDPxQgPXqpbfE&#10;3PqH7Ol+iKVKEAk5GnAxNrnWoXDEGAa+IUnexbeMMcm21LbFR4JzrUdZNtWMlaQFhw1tHRXXw40N&#10;7DreWPf5Pf4616fwHvY8vV3ZmLfXbrMAFamL/+G/9s4amMzH8DyTjoB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adoHEAAAA3AAAAA8AAAAAAAAAAAAAAAAAmAIAAGRycy9k&#10;b3ducmV2LnhtbFBLBQYAAAAABAAEAPUAAACJAwAAAAA=&#10;" filled="f" stroked="f" strokeweight=".5pt">
                        <v:textbox inset="1pt,1pt,1pt,1pt">
                          <w:txbxContent>
                            <w:p w:rsidR="004E000A" w:rsidRPr="00B11BA6" w:rsidRDefault="004E000A" w:rsidP="00750935">
                              <w:pPr>
                                <w:spacing w:line="240" w:lineRule="exact"/>
                                <w:jc w:val="center"/>
                                <w:rPr>
                                  <w:rFonts w:cs="Arial"/>
                                </w:rPr>
                              </w:pPr>
                              <w:r w:rsidRPr="00B11BA6">
                                <w:rPr>
                                  <w:rFonts w:cs="Arial"/>
                                </w:rPr>
                                <w:t>T</w:t>
                              </w:r>
                              <w:r w:rsidRPr="00B11BA6">
                                <w:rPr>
                                  <w:rFonts w:cs="Arial"/>
                                  <w:vertAlign w:val="subscript"/>
                                </w:rPr>
                                <w:t>k</w:t>
                              </w:r>
                            </w:p>
                          </w:txbxContent>
                        </v:textbox>
                      </v:rect>
                      <v:shape id="Arc 804" o:spid="_x0000_s1827" style="position:absolute;left:5890;top:14040;width:227;height:15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KKPMUA&#10;AADcAAAADwAAAGRycy9kb3ducmV2LnhtbESPQWsCMRSE7wX/Q3hCbzVbYUvdGmXVKuJNWwq9PTav&#10;u1s3LyGJ6/bfm0Khx2FmvmHmy8F0oicfWssKHicZCOLK6pZrBe9v24dnECEia+wsk4IfCrBcjO7m&#10;WGh75SP1p1iLBOFQoIImRldIGaqGDIaJdcTJ+7LeYEzS11J7vCa46eQ0y56kwZbTQoOO1g1V59PF&#10;KFjtDjLffF60+x7yD394Lc+9K5W6Hw/lC4hIQ/wP/7X3WkE+y+H3TDoC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Ioo8xQAAANwAAAAPAAAAAAAAAAAAAAAAAJgCAABkcnMv&#10;ZG93bnJldi54bWxQSwUGAAAAAAQABAD1AAAAigMAAAAA&#10;" path="m-1,nfc11929,,21600,9670,21600,21600em-1,nsc11929,,21600,9670,21600,21600l,21600,-1,xe" fillcolor="#dfdfdf">
                        <v:path arrowok="t" o:extrusionok="f" o:connecttype="custom" o:connectlocs="0,0;227,158;0,158" o:connectangles="0,0,0"/>
                      </v:shape>
                      <v:shape id="Freeform 805" o:spid="_x0000_s1828" style="position:absolute;left:5886;top:13581;width:330;height:4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YmWscA&#10;AADcAAAADwAAAGRycy9kb3ducmV2LnhtbESPT2vCQBTE74LfYXmF3nSjUNHUNahQ2oOQ+u/Q2yP7&#10;moRk36a7W4399N1CweMwM79hlllvWnEh52vLCibjBARxYXXNpYLT8WU0B+EDssbWMim4kYdsNRws&#10;MdX2ynu6HEIpIoR9igqqELpUSl9UZNCPbUccvU/rDIYoXSm1w2uEm1ZOk2QmDdYcFyrsaFtR0Ry+&#10;jYL5z/Scdz7Pv9yu+dhNbuvXzeZdqceHfv0MIlAf7uH/9ptW8LSYwd+ZeAT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mJlrHAAAA3AAAAA8AAAAAAAAAAAAAAAAAmAIAAGRy&#10;cy9kb3ducmV2LnhtbFBLBQYAAAAABAAEAPUAAACMAwAAAAA=&#10;" path="m,l19939,3629,13879,19960e">
                        <v:stroke startarrowwidth="narrow" endarrowwidth="narrow"/>
                        <v:path arrowok="t" o:connecttype="custom" o:connectlocs="0,0;329,90;229,495" o:connectangles="0,0,0"/>
                      </v:shape>
                      <v:shape id="Freeform 806" o:spid="_x0000_s1829" style="position:absolute;left:5887;top:13590;width:310;height:47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jp9cYA&#10;AADcAAAADwAAAGRycy9kb3ducmV2LnhtbESPT2vCQBTE7wW/w/IKvdVNxfondRUxFLyVRhG8PbLP&#10;JDT7Nu5uNPXTu4WCx2FmfsMsVr1pxIWcry0reBsmIIgLq2suFex3n68zED4ga2wsk4Jf8rBaDp4W&#10;mGp75W+65KEUEcI+RQVVCG0qpS8qMuiHtiWO3sk6gyFKV0rt8BrhppGjJJlIgzXHhQpb2lRU/OSd&#10;UcBZ0Z3b7HbOJ+vj9mt/yMauy5R6ee7XHyAC9eER/m9vtYL3+RT+zsQj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Ajp9cYAAADcAAAADwAAAAAAAAAAAAAAAACYAgAAZHJz&#10;L2Rvd25yZXYueG1sUEsFBgAAAAAEAAQA9QAAAIsDAAAAAA==&#10;" path="m194,l19935,3713,13742,19958,,19620e" fillcolor="#dfdfdf" stroked="f">
                        <v:stroke startarrowwidth="narrow" endarrowwidth="narrow"/>
                        <v:path arrowok="t" o:connecttype="custom" o:connectlocs="3,0;309,88;213,473;0,465" o:connectangles="0,0,0,0"/>
                      </v:shape>
                      <v:shape id="Arc 807" o:spid="_x0000_s1830" style="position:absolute;left:4505;top:14041;width:223;height:158;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N48MA&#10;AADcAAAADwAAAGRycy9kb3ducmV2LnhtbERPy2rCQBTdC/2H4Ra600lbfMWMUgotRXBhdOPumrkm&#10;IZk7MTON4993FgWXh/PONsG0YqDe1ZYVvE4SEMSF1TWXCo6Hr/EChPPIGlvLpOBODjbrp1GGqbY3&#10;3tOQ+1LEEHYpKqi871IpXVGRQTexHXHkLrY36CPsS6l7vMVw08q3JJlJgzXHhgo7+qyoaPJfo+DE&#10;s/dym8+Tyzlcm92ivYbhe6vUy3P4WIHwFPxD/O/+0Qqmy7g2no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XN48MAAADcAAAADwAAAAAAAAAAAAAAAACYAgAAZHJzL2Rv&#10;d25yZXYueG1sUEsFBgAAAAAEAAQA9QAAAIgDAAAAAA==&#10;" path="m-1,nfc11929,,21600,9670,21600,21600em-1,nsc11929,,21600,9670,21600,21600l,21600,-1,xe" fillcolor="#dfdfdf">
                        <v:path arrowok="t" o:extrusionok="f" o:connecttype="custom" o:connectlocs="0,0;223,158;0,158" o:connectangles="0,0,0"/>
                      </v:shape>
                      <v:shape id="Freeform 808" o:spid="_x0000_s1831" style="position:absolute;left:4408;top:13582;width:324;height:49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myKMYA&#10;AADcAAAADwAAAGRycy9kb3ducmV2LnhtbESPT2sCMRTE70K/Q3iF3jSr0KKrUVQo7UFY/x68PTbP&#10;3cXNy5qkuvbTNwXB4zAzv2Ems9bU4krOV5YV9HsJCOLc6ooLBfvdZ3cIwgdkjbVlUnAnD7PpS2eC&#10;qbY33tB1GwoRIexTVFCG0KRS+rwkg75nG+LonawzGKJ0hdQObxFuajlIkg9psOK4UGJDy5Ly8/bH&#10;KBj+Dg5Z47Ps4lbn46p/n38tFmul3l7b+RhEoDY8w4/2t1bwPhrB/5l4BO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fmyKMYAAADcAAAADwAAAAAAAAAAAAAAAACYAgAAZHJz&#10;L2Rvd25yZXYueG1sUEsFBgAAAAAEAAQA9QAAAIsDAAAAAA==&#10;" path="m19938,l,3629,6049,19960e">
                        <v:stroke startarrowwidth="narrow" endarrowwidth="narrow"/>
                        <v:path arrowok="t" o:connecttype="custom" o:connectlocs="323,0;0,90;98,495" o:connectangles="0,0,0"/>
                      </v:shape>
                      <v:shape id="Freeform 809" o:spid="_x0000_s1832" style="position:absolute;left:4427;top:13591;width:304;height:47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6FesIA&#10;AADcAAAADwAAAGRycy9kb3ducmV2LnhtbERPyWrDMBC9B/oPYgq9JXJLMcGNEkJNwbdSxxR6G6yp&#10;bWqNHElekq+vDoEcH2/fHRbTi4mc7ywreN4kIIhrqztuFFSnj/UWhA/IGnvLpOBCHg77h9UOM21n&#10;/qKpDI2IIewzVNCGMGRS+rolg35jB+LI/VpnMEToGqkdzjHc9PIlSVJpsOPY0OJA7y3Vf+VoFHBe&#10;j+chv57L9PhTfFbf+asbc6WeHpfjG4hAS7iLb+5CK0iTOD+eiUdA7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zoV6wgAAANwAAAAPAAAAAAAAAAAAAAAAAJgCAABkcnMvZG93&#10;bnJldi54bWxQSwUGAAAAAAQABAD1AAAAhwMAAAAA&#10;" path="m19737,l,3713,6184,19958r13750,-338e" fillcolor="#dfdfdf" stroked="f">
                        <v:stroke startarrowwidth="narrow" endarrowwidth="narrow"/>
                        <v:path arrowok="t" o:connecttype="custom" o:connectlocs="300,0;0,88;94,473;303,465" o:connectangles="0,0,0,0"/>
                      </v:shape>
                      <v:shape id="Freeform 810" o:spid="_x0000_s1833" style="position:absolute;left:3846;top:13681;width:106;height:68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GbwcMA&#10;AADcAAAADwAAAGRycy9kb3ducmV2LnhtbESP0WoCMRRE34X+Q7gF3zRZH2zZGkWEQmuh4NoPuGxu&#10;ksXNzbKJuv37plDo4zAzZ5jNbgq9uNGYusgaqqUCQdxG07HT8HV+XTyDSBnZYB+ZNHxTgt32YbbB&#10;2sQ7n+jWZCcKhFONGnzOQy1laj0FTMs4EBfPxjFgLnJ00ox4L/DQy5VSaxmw47LgcaCDp/bSXIMG&#10;u5fNiZ1yV2+PH+/2c2Wrp6D1/HHav4DINOX/8F/7zWhYqwp+z5Qj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GbwcMAAADcAAAADwAAAAAAAAAAAAAAAACYAgAAZHJzL2Rv&#10;d25yZXYueG1sUEsFBgAAAAAEAAQA9QAAAIgDAAAAAA==&#10;" path="m16038,r754,2733l16792,5436,14906,7326r-3585,872l11321,8517,9057,8837,6604,9157r,349l4528,9826r-2453,639l,12529r2075,2209l4528,15407r,320l6604,15727r2453,320l13774,16047r6037,1686l13774,19971e" strokeweight=".5pt">
                        <v:stroke startarrowwidth="narrow" endarrowwidth="narrow"/>
                        <v:path arrowok="t" o:connecttype="custom" o:connectlocs="85,0;89,94;89,187;79,252;60,282;60,293;48,304;35,315;35,327;24,338;11,360;0,431;11,507;24,530;24,541;35,541;48,552;73,552;105,610;73,687" o:connectangles="0,0,0,0,0,0,0,0,0,0,0,0,0,0,0,0,0,0,0,0"/>
                      </v:shape>
                      <v:line id="Line 811" o:spid="_x0000_s1834" style="position:absolute;visibility:visible;mso-wrap-style:square" from="4908,13513" to="4909,14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k88UAAADcAAAADwAAAGRycy9kb3ducmV2LnhtbESPQWuDQBSE74H+h+UVektWPUhjXSUU&#10;hB5yiQk0vT3cV7Vx36q7Sey/7xYKPQ4z8w2Tl4sZxI1m11tWEG8iEMSN1T23Ck7Hav0MwnlkjYNl&#10;UvBNDsriYZVjpu2dD3SrfSsChF2GCjrvx0xK13Rk0G3sSBy8Tzsb9EHOrdQz3gPcDDKJolQa7Dks&#10;dDjSa0fNpb6aQDml22r7PvXXr3iqzx/jdD7uUamnx2X3AsLT4v/Df+03rSCNEvg9E46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u+k88UAAADcAAAADwAAAAAAAAAA&#10;AAAAAAChAgAAZHJzL2Rvd25yZXYueG1sUEsFBgAAAAAEAAQA+QAAAJMDAAAAAA==&#10;">
                        <v:stroke startarrowwidth="narrow" startarrowlength="short" endarrowwidth="narrow" endarrowlength="short"/>
                      </v:line>
                      <v:line id="Line 812" o:spid="_x0000_s1835" style="position:absolute;visibility:visible;mso-wrap-style:square" from="5725,13513" to="5726,14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MBaMUAAADcAAAADwAAAGRycy9kb3ducmV2LnhtbESPQWuDQBSE74X+h+UVemvWpCDRZhNK&#10;IZBDL1Uhye3hvqqJ+1bdjdp/3y0Uchxm5htms5tNK0YaXGNZwXIRgSAurW64UlDk+5c1COeRNbaW&#10;ScEPOdhtHx82mGo78ReNma9EgLBLUUHtfZdK6cqaDLqF7YiD920Hgz7IoZJ6wCnATStXURRLgw2H&#10;hRo7+qipvGY3EyhFnOyTY9/cLss+O527/pR/olLPT/P7GwhPs7+H/9sHrSCOXuHvTDg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MBaMUAAADcAAAADwAAAAAAAAAA&#10;AAAAAAChAgAAZHJzL2Rvd25yZXYueG1sUEsFBgAAAAAEAAQA+QAAAJMDAAAAAA==&#10;">
                        <v:stroke startarrowwidth="narrow" startarrowlength="short" endarrowwidth="narrow" endarrowlength="short"/>
                      </v:line>
                      <v:line id="Line 813" o:spid="_x0000_s1836" style="position:absolute;visibility:visible;mso-wrap-style:square" from="5309,13299" to="5310,1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ykcUAAADcAAAADwAAAGRycy9kb3ducmV2LnhtbESPQWvCQBSE70L/w/KE3nRXKUFS11AC&#10;tb01NWo9PrLPJDT7NmS3mv77bkHwOMzMN8w6G20nLjT41rGGxVyBIK6cabnWsC9fZysQPiAb7ByT&#10;hl/ykG0eJmtMjbvyJ112oRYRwj5FDU0IfSqlrxqy6OeuJ47e2Q0WQ5RDLc2A1wi3nVwqlUiLLceF&#10;BnvKG6q+dz9Ww+H4lfdlsS2r7VtSnz6OhVHLQuvH6fjyDCLQGO7hW/vdaEjUE/yfiUdAb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ykcUAAADcAAAADwAAAAAAAAAA&#10;AAAAAAChAgAAZHJzL2Rvd25yZXYueG1sUEsFBgAAAAAEAAQA+QAAAJMDAAAAAA==&#10;" strokeweight=".5pt">
                        <v:stroke startarrowwidth="narrow" endarrowwidth="narrow"/>
                      </v:line>
                      <v:line id="Line 814" o:spid="_x0000_s1837" style="position:absolute;visibility:visible;mso-wrap-style:square" from="5874,14373" to="6687,14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SsMcAAADcAAAADwAAAGRycy9kb3ducmV2LnhtbESP3WrCQBSE7wt9h+UI3tWNolaiqxS1&#10;UMUK/oGXx+wxCcmeDdmtSd++Wyj0cpiZb5jZojWleFDtcssK+r0IBHFidc6pgvPp/WUCwnlkjaVl&#10;UvBNDhbz56cZxto2fKDH0aciQNjFqCDzvoqldElGBl3PVsTBu9vaoA+yTqWusQlwU8pBFI2lwZzD&#10;QoYVLTNKiuOXUbD+3GyXr4PVdXUbNvvtblhcyrZQqttp36YgPLX+P/zX/tAKxtEIfs+EIyD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r5KwxwAAANwAAAAPAAAAAAAA&#10;AAAAAAAAAKECAABkcnMvZG93bnJldi54bWxQSwUGAAAAAAQABAD5AAAAlQMAAAAA&#10;">
                        <v:stroke startarrowwidth="narrow" endarrowwidth="narrow"/>
                      </v:line>
                      <v:line id="Line 815" o:spid="_x0000_s1838" style="position:absolute;visibility:visible;mso-wrap-style:square" from="4508,14641" to="4727,14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9AF8UAAADcAAAADwAAAGRycy9kb3ducmV2LnhtbESPzWsCMRTE74X+D+EVvJSaVSTYrVHE&#10;D5BexI8eenvdvO4u3bwsSdT1vzcFweMwM79hJrPONuJMPtSONQz6GQjiwpmaSw3Hw/ptDCJEZION&#10;Y9JwpQCz6fPTBHPjLryj8z6WIkE45KihirHNpQxFRRZD37XEyft13mJM0pfSeLwkuG3kMMuUtFhz&#10;WqiwpUVFxd/+ZDWstqyOYfz+832V9KWWtRq9+k+tey/d/ANEpC4+wvf2xmhQmYL/M+kIyO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9AF8UAAADcAAAADwAAAAAAAAAA&#10;AAAAAAChAgAAZHJzL2Rvd25yZXYueG1sUEsFBgAAAAAEAAQA+QAAAJMDAAAAAA==&#10;" strokeweight=".5pt">
                        <v:stroke startarrowwidth="narrow" startarrowlength="short" endarrow="open" endarrowwidth="narrow" endarrowlength="short"/>
                      </v:line>
                      <v:line id="Line 816" o:spid="_x0000_s1839" style="position:absolute;flip:x;visibility:visible;mso-wrap-style:square" from="4913,14642" to="5132,14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zuAcQAAADcAAAADwAAAGRycy9kb3ducmV2LnhtbESPzarCMBSE94LvEI7gRjTVhUo1iogW&#10;hbvxb+Hu0BzbYnNSmljr299cuOBymJlvmOW6NaVoqHaFZQXjUQSCOLW64EzB9bIfzkE4j6yxtEwK&#10;PuRgvep2lhhr++YTNWefiQBhF6OC3PsqltKlORl0I1sRB+9ha4M+yDqTusZ3gJtSTqJoKg0WHBZy&#10;rGibU/o8v4yCZnc4NceSXklS/dzHen9MboO7Uv1eu1mA8NT6b/i/fdAKptEM/s6E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LO4BxAAAANwAAAAPAAAAAAAAAAAA&#10;AAAAAKECAABkcnMvZG93bnJldi54bWxQSwUGAAAAAAQABAD5AAAAkgMAAAAA&#10;" strokeweight=".5pt">
                        <v:stroke startarrowwidth="narrow" startarrowlength="short" endarrow="open" endarrowwidth="narrow" endarrowlength="short"/>
                      </v:line>
                      <v:line id="Line 817" o:spid="_x0000_s1840" style="position:absolute;visibility:visible;mso-wrap-style:square" from="4410,13069" to="4411,13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Q5+sIAAADcAAAADwAAAGRycy9kb3ducmV2LnhtbERPTWvCMBi+C/sP4R14kZnooUjXKKMw&#10;EPTiF9tuL827pqx50zVR6783B8Hjw/NdrAbXigv1ofGsYTZVIIgrbxquNRwPn28LECEiG2w9k4Yb&#10;BVgtX0YF5sZfeUeXfaxFCuGQowYbY5dLGSpLDsPUd8SJ+/W9w5hgX0vT4zWFu1bOlcqkw4ZTg8WO&#10;SkvV3/7sNFRnu/mf8OT008jsayvLQZXfO63Hr8PHO4hIQ3yKH+610ZCptDadSUdAL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KQ5+sIAAADcAAAADwAAAAAAAAAAAAAA&#10;AAChAgAAZHJzL2Rvd25yZXYueG1sUEsFBgAAAAAEAAQA+QAAAJADAAAAAA==&#10;" strokeweight=".5pt">
                        <v:stroke startarrowwidth="narrow" startarrowlength="short" endarrowwidth="narrow" endarrowlength="short"/>
                      </v:line>
                      <v:line id="Line 818" o:spid="_x0000_s1841" style="position:absolute;visibility:visible;mso-wrap-style:square" from="4740,13055" to="4741,13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YcUAAADcAAAADwAAAGRycy9kb3ducmV2LnhtbESPQWsCMRSE70L/Q3iFXkST9rC0q1HK&#10;glBoL1qLentsnpulm5d1E3X990YQPA4z8w0znfeuESfqQu1Zw+tYgSAuvam50rD+XYzeQYSIbLDx&#10;TBouFGA+expMMTf+zEs6rWIlEoRDjhpsjG0uZSgtOQxj3xInb+87hzHJrpKmw3OCu0a+KZVJhzWn&#10;BYstFZbK/9XRaSiP9vsw5OHfrpbZ5kcWvSq2S61fnvvPCYhIfXyE7+0voyFTH3A7k46An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cYcUAAADcAAAADwAAAAAAAAAA&#10;AAAAAAChAgAAZHJzL2Rvd25yZXYueG1sUEsFBgAAAAAEAAQA+QAAAJMDAAAAAA==&#10;" strokeweight=".5pt">
                        <v:stroke startarrowwidth="narrow" startarrowlength="short" endarrowwidth="narrow" endarrowlength="short"/>
                      </v:line>
                      <v:rect id="Rectangle 819" o:spid="_x0000_s1842" style="position:absolute;left:4439;top:12956;width:28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cSpMAA&#10;AADcAAAADwAAAGRycy9kb3ducmV2LnhtbERPS4vCMBC+C/6HMMLeNFWWslSjiOLiZREfF29DMzbF&#10;zqQ0Ubv/fnMQ9vjxvRernhv1pC7UXgxMJxkoktLbWioDl/Nu/AUqRBSLjRcy8EsBVsvhYIGF9S85&#10;0vMUK5VCJBRowMXYFlqH0hFjmPiWJHE33zHGBLtK2w5fKZwbPcuyXDPWkhoctrRxVN5PDzaw73lt&#10;3ffh8+faXMI2HDl/3NmYj1G/noOK1Md/8du9twbyaZqfzqQjo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pcSpMAAAADcAAAADwAAAAAAAAAAAAAAAACYAgAAZHJzL2Rvd25y&#10;ZXYueG1sUEsFBgAAAAAEAAQA9QAAAIUDAAAAAA==&#10;" filled="f" stroked="f" strokeweight=".5pt">
                        <v:textbox inset="1pt,1pt,1pt,1pt">
                          <w:txbxContent>
                            <w:p w:rsidR="004E000A" w:rsidRPr="00B11BA6" w:rsidRDefault="004E000A" w:rsidP="00750935">
                              <w:pPr>
                                <w:spacing w:line="240" w:lineRule="exact"/>
                                <w:jc w:val="center"/>
                                <w:rPr>
                                  <w:rFonts w:cs="Arial"/>
                                </w:rPr>
                              </w:pPr>
                              <w:proofErr w:type="gramStart"/>
                              <w:r w:rsidRPr="00B11BA6">
                                <w:rPr>
                                  <w:rFonts w:cs="Arial"/>
                                </w:rPr>
                                <w:t>t</w:t>
                              </w:r>
                              <w:proofErr w:type="gramEnd"/>
                            </w:p>
                          </w:txbxContent>
                        </v:textbox>
                      </v:rect>
                      <v:line id="Line 820" o:spid="_x0000_s1843" style="position:absolute;visibility:visible;mso-wrap-style:square" from="4199,13156" to="4418,13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OvsYAAADcAAAADwAAAGRycy9kb3ducmV2LnhtbESPT2sCMRTE74V+h/AKXopmV0rQ1Sil&#10;VZBepP459Pa6ee4u3bwsSdT12zcFocdhZn7DzJe9bcWFfGgca8hHGQji0pmGKw2H/Xo4AREissHW&#10;MWm4UYDl4vFhjoVxV/6kyy5WIkE4FKihjrErpAxlTRbDyHXEyTs5bzEm6StpPF4T3LZynGVKWmw4&#10;LdTY0VtN5c/ubDWstqwOYTL9/rpJOqr3Rr08+w+tB0/96wxEpD7+h+/tjdGg8hz+zqQj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Tr7GAAAA3AAAAA8AAAAAAAAA&#10;AAAAAAAAoQIAAGRycy9kb3ducmV2LnhtbFBLBQYAAAAABAAEAPkAAACUAwAAAAA=&#10;" strokeweight=".5pt">
                        <v:stroke startarrowwidth="narrow" startarrowlength="short" endarrow="open" endarrowwidth="narrow" endarrowlength="short"/>
                      </v:line>
                      <v:line id="Line 821" o:spid="_x0000_s1844" style="position:absolute;flip:x;visibility:visible;mso-wrap-style:square" from="4748,13156" to="4967,13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LbRMQAAADcAAAADwAAAGRycy9kb3ducmV2LnhtbESPzarCMBSE9xd8h3CEu7loWhci1Sgi&#10;WhTc+Ldwd2iObbE5KU2svW9vBMHlMDPfMLNFZyrRUuNKywriYQSCOLO65FzB+bQZTEA4j6yxskwK&#10;/snBYt77mWGi7ZMP1B59LgKEXYIKCu/rREqXFWTQDW1NHLybbQz6IJtc6gafAW4qOYqisTRYclgo&#10;sKZVQdn9+DAK2vX20O4qeqRpvb/GerNLL39XpX773XIKwlPnv+FPe6sVjOMRvM+EIyD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gttExAAAANwAAAAPAAAAAAAAAAAA&#10;AAAAAKECAABkcnMvZG93bnJldi54bWxQSwUGAAAAAAQABAD5AAAAkgMAAAAA&#10;" strokeweight=".5pt">
                        <v:stroke startarrowwidth="narrow" startarrowlength="short" endarrow="open" endarrowwidth="narrow" endarrowlength="short"/>
                      </v:line>
                      <v:rect id="Rectangle 822" o:spid="_x0000_s1845" style="position:absolute;left:4741;top:13514;width:1134;height:1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AZUMMA&#10;AADcAAAADwAAAGRycy9kb3ducmV2LnhtbESPQWsCMRSE7wX/Q3iCt5q1UpHVKGtR6EmoCurtsXkm&#10;i5uXZRPd7b9vCoUeh5n5hlmue1eLJ7Wh8qxgMs5AEJdeV2wUnI671zmIEJE11p5JwTcFWK8GL0vM&#10;te/4i56HaESCcMhRgY2xyaUMpSWHYewb4uTdfOswJtkaqVvsEtzV8i3LZtJhxWnBYkMflsr74eEU&#10;bJvrvng3QRbnaC93v+l2dm+UGg37YgEiUh//w3/tT61gNpnC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AZUMMAAADcAAAADwAAAAAAAAAAAAAAAACYAgAAZHJzL2Rv&#10;d25yZXYueG1sUEsFBgAAAAAEAAQA9QAAAIgDAAAAAA==&#10;" filled="f"/>
                      <v:shape id="Freeform 823" o:spid="_x0000_s1846" style="position:absolute;left:4743;top:14699;width:1134;height:13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eCuL8A&#10;AADcAAAADwAAAGRycy9kb3ducmV2LnhtbESPzQrCMBCE74LvEFbwpqkiItUoIgj+Xaw+wNqsbbHZ&#10;lCbW+vZGEDwOM/MNs1i1phQN1a6wrGA0jEAQp1YXnCm4XraDGQjnkTWWlknBmxyslt3OAmNtX3ym&#10;JvGZCBB2MSrIva9iKV2ak0E3tBVx8O62NuiDrDOpa3wFuCnlOIqm0mDBYSHHijY5pY/kaRTcszfb&#10;S1Otb0l7s3u3S4+H5KRUv9eu5yA8tf4f/rV3WsF0NIHvmXAE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x4K4vwAAANwAAAAPAAAAAAAAAAAAAAAAAJgCAABkcnMvZG93bnJl&#10;di54bWxQSwUGAAAAAAQABAD1AAAAhAMAAAAA&#10;" path="m,l,5441,141,6618r,1029l406,7647,529,8824,670,9853r124,l1058,11029r265,1030l5697,12059r123,1176l6085,13235r141,1030l6349,14265r265,1176l6878,15441r265,2206l10582,17647r1058,2206l14956,19853r123,-1177l15344,18676r141,-1029l15608,17647r,-1176l15873,16471r,-1030l18924,15441r,-2206l19048,13235r,-1176l19189,12059r123,-1030l19453,11029r,-1176l19577,9853r,-1029l19841,8824r,-3383l19982,5441e" strokeweight=".5pt">
                        <v:stroke startarrowwidth="narrow" startarrowlength="short" endarrowwidth="narrow" endarrowlength="short"/>
                        <v:path arrowok="t" o:connecttype="custom" o:connectlocs="0,0;0,37;8,45;8,52;23,52;30,60;38,67;45,67;60,75;75,82;323,82;330,90;345,90;353,97;360,97;375,105;390,105;405,120;600,120;660,135;848,135;855,127;870,127;878,120;885,120;885,112;900,112;900,105;1073,105;1073,90;1080,90;1080,82;1088,82;1095,75;1103,75;1103,67;1110,67;1110,60;1125,60;1125,37;1133,37" o:connectangles="0,0,0,0,0,0,0,0,0,0,0,0,0,0,0,0,0,0,0,0,0,0,0,0,0,0,0,0,0,0,0,0,0,0,0,0,0,0,0,0,0"/>
                      </v:shape>
                      <v:rect id="Rectangle 824" o:spid="_x0000_s1847" style="position:absolute;left:3959;top:2745;width:24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OvSMYA&#10;AADcAAAADwAAAGRycy9kb3ducmV2LnhtbESP3WrCQBSE7wu+w3IEb0qzUfCn0VVELFhsKRrx+pA9&#10;JsHs2bC71fTtuwWhl8PMfMMsVp1pxI2cry0rGCYpCOLC6ppLBaf87WUGwgdkjY1lUvBDHlbL3tMC&#10;M23vfKDbMZQiQthnqKAKoc2k9EVFBn1iW+LoXawzGKJ0pdQO7xFuGjlK04k0WHNcqLClTUXF9fht&#10;FOyL6br9Os8+/avNP+h9uj08u6tSg363noMI1IX/8KO90womwzH8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OvSMYAAADcAAAADwAAAAAAAAAAAAAAAACYAgAAZHJz&#10;L2Rvd25yZXYueG1sUEsFBgAAAAAEAAQA9QAAAIsDAAAAAA==&#10;" filled="f" stroked="f" strokeweight=".5pt">
                        <v:textbox style="layout-flow:vertical;mso-layout-flow-alt:bottom-to-top" inset="0,0,0,0">
                          <w:txbxContent>
                            <w:p w:rsidR="004E000A" w:rsidRPr="001C37CB" w:rsidRDefault="004E000A" w:rsidP="00750935">
                              <w:pPr>
                                <w:jc w:val="center"/>
                                <w:rPr>
                                  <w:rFonts w:cs="Arial"/>
                                  <w:sz w:val="16"/>
                                  <w:szCs w:val="16"/>
                                </w:rPr>
                              </w:pPr>
                              <w:r w:rsidRPr="001C37CB">
                                <w:rPr>
                                  <w:rFonts w:cs="Arial"/>
                                  <w:sz w:val="16"/>
                                  <w:szCs w:val="16"/>
                                </w:rPr>
                                <w:t>6</w:t>
                              </w:r>
                            </w:p>
                          </w:txbxContent>
                        </v:textbox>
                      </v:rect>
                      <v:rect id="Rectangle 825" o:spid="_x0000_s1848" style="position:absolute;left:4534;top:2641;width:24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ExP8YA&#10;AADcAAAADwAAAGRycy9kb3ducmV2LnhtbESPQWvCQBSE7wX/w/KEXkrdpIcYU1cJ0kLFiqil50f2&#10;mQSzb8PuVuO/dwuFHoeZ+YaZLwfTiQs531pWkE4SEMSV1S3XCr6O7885CB+QNXaWScGNPCwXo4c5&#10;FtpeeU+XQ6hFhLAvUEETQl9I6auGDPqJ7Ymjd7LOYIjS1VI7vEa46eRLkmTSYMtxocGeVg1V58OP&#10;UbCppmW/+863fmaPn7Sevu2f3Fmpx/FQvoIINIT/8F/7QyvI0gx+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kExP8YAAADcAAAADwAAAAAAAAAAAAAAAACYAgAAZHJz&#10;L2Rvd25yZXYueG1sUEsFBgAAAAAEAAQA9QAAAIsDAAAAAA==&#10;" filled="f" stroked="f" strokeweight=".5pt">
                        <v:textbox style="layout-flow:vertical;mso-layout-flow-alt:bottom-to-top" inset="0,0,0,0">
                          <w:txbxContent>
                            <w:p w:rsidR="004E000A" w:rsidRPr="001C37CB" w:rsidRDefault="004E000A" w:rsidP="00750935">
                              <w:pPr>
                                <w:jc w:val="center"/>
                                <w:rPr>
                                  <w:rFonts w:cs="Arial"/>
                                  <w:sz w:val="16"/>
                                  <w:szCs w:val="16"/>
                                </w:rPr>
                              </w:pPr>
                              <w:proofErr w:type="gramStart"/>
                              <w:r w:rsidRPr="001C37CB">
                                <w:rPr>
                                  <w:rFonts w:cs="Arial"/>
                                  <w:sz w:val="16"/>
                                  <w:szCs w:val="16"/>
                                </w:rPr>
                                <w:t>e</w:t>
                              </w:r>
                              <w:proofErr w:type="gramEnd"/>
                            </w:p>
                          </w:txbxContent>
                        </v:textbox>
                      </v:rect>
                      <v:rect id="Rectangle 826" o:spid="_x0000_s1849" style="position:absolute;left:4725;top:3087;width:240;height:3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2UpMUA&#10;AADcAAAADwAAAGRycy9kb3ducmV2LnhtbESPT4vCMBTE7wt+h/AEL4umerBajSKyCy6uiH/w/Gie&#10;bbF5KUnU7rc3Cwt7HGbmN8x82ZpaPMj5yrKC4SABQZxbXXGh4Hz67E9A+ICssbZMCn7Iw3LReZtj&#10;pu2TD/Q4hkJECPsMFZQhNJmUPi/JoB/Yhjh6V+sMhihdIbXDZ4SbWo6SZCwNVhwXSmxoXVJ+O96N&#10;gm2erpr9ZbLzU3v6pq/04/Dubkr1uu1qBiJQG/7Df+2NVjAepvB7Jh4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DZSkxQAAANwAAAAPAAAAAAAAAAAAAAAAAJgCAABkcnMv&#10;ZG93bnJldi54bWxQSwUGAAAAAAQABAD1AAAAigMAAAAA&#10;" filled="f" stroked="f" strokeweight=".5pt">
                        <v:textbox style="layout-flow:vertical;mso-layout-flow-alt:bottom-to-top" inset="0,0,0,0">
                          <w:txbxContent>
                            <w:p w:rsidR="004E000A" w:rsidRPr="001C37CB" w:rsidRDefault="004E000A" w:rsidP="00750935">
                              <w:pPr>
                                <w:jc w:val="center"/>
                                <w:rPr>
                                  <w:rFonts w:cs="Arial"/>
                                  <w:sz w:val="16"/>
                                  <w:szCs w:val="16"/>
                                </w:rPr>
                              </w:pPr>
                              <w:r w:rsidRPr="001C37CB">
                                <w:rPr>
                                  <w:rFonts w:cs="Arial"/>
                                  <w:sz w:val="16"/>
                                  <w:szCs w:val="16"/>
                                </w:rPr>
                                <w:t>0,4D</w:t>
                              </w:r>
                            </w:p>
                          </w:txbxContent>
                        </v:textbox>
                      </v:rect>
                      <v:rect id="Rectangle 827" o:spid="_x0000_s1850" style="position:absolute;left:3949;top:5921;width:24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A1sIA&#10;AADcAAAADwAAAGRycy9kb3ducmV2LnhtbERPy4rCMBTdC/5DuMJsRFNdaK1GkWGEGUYRH7i+NNe2&#10;2NyUJKP1781iwOXhvBer1tTiTs5XlhWMhgkI4tzqigsF59NmkILwAVljbZkUPMnDatntLDDT9sEH&#10;uh9DIWII+wwVlCE0mZQ+L8mgH9qGOHJX6wyGCF0htcNHDDe1HCfJRBqsODaU2NBnSfnt+GcU/ObT&#10;dbO/pDs/s6ct/Uy/Dn13U+qj167nIAK14S3+d39rBZNRXBvPxCM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kgDWwgAAANwAAAAPAAAAAAAAAAAAAAAAAJgCAABkcnMvZG93&#10;bnJldi54bWxQSwUGAAAAAAQABAD1AAAAhwMAAAAA&#10;" filled="f" stroked="f" strokeweight=".5pt">
                        <v:textbox style="layout-flow:vertical;mso-layout-flow-alt:bottom-to-top" inset="0,0,0,0">
                          <w:txbxContent>
                            <w:p w:rsidR="004E000A" w:rsidRPr="001C37CB" w:rsidRDefault="004E000A" w:rsidP="00750935">
                              <w:pPr>
                                <w:jc w:val="center"/>
                                <w:rPr>
                                  <w:rFonts w:cs="Arial"/>
                                  <w:sz w:val="16"/>
                                  <w:szCs w:val="16"/>
                                </w:rPr>
                              </w:pPr>
                              <w:r w:rsidRPr="001C37CB">
                                <w:rPr>
                                  <w:rFonts w:cs="Arial"/>
                                  <w:sz w:val="16"/>
                                  <w:szCs w:val="16"/>
                                </w:rPr>
                                <w:t>6</w:t>
                              </w:r>
                            </w:p>
                          </w:txbxContent>
                        </v:textbox>
                      </v:rect>
                      <v:rect id="Rectangle 828" o:spid="_x0000_s1851" style="position:absolute;left:4461;top:5817;width:24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6lTcUA&#10;AADcAAAADwAAAGRycy9kb3ducmV2LnhtbESPS4sCMRCE7wv+h9CCF9GMHnyMRhHZBRdXxAeem0k7&#10;MzjpDEnU2X9vFoQ9FlX1FTVfNqYSD3K+tKxg0E9AEGdWl5wrOJ++ehMQPiBrrCyTgl/ysFy0PuaY&#10;avvkAz2OIRcRwj5FBUUIdSqlzwoy6Pu2Jo7e1TqDIUqXS+3wGeGmksMkGUmDJceFAmtaF5Tdjnej&#10;YJuNV/X+Mtn5qT390Pf489B1N6U67WY1AxGoCf/hd3ujFYwGU/g7E4+AX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3qVNxQAAANwAAAAPAAAAAAAAAAAAAAAAAJgCAABkcnMv&#10;ZG93bnJldi54bWxQSwUGAAAAAAQABAD1AAAAigMAAAAA&#10;" filled="f" stroked="f" strokeweight=".5pt">
                        <v:textbox style="layout-flow:vertical;mso-layout-flow-alt:bottom-to-top" inset="0,0,0,0">
                          <w:txbxContent>
                            <w:p w:rsidR="004E000A" w:rsidRPr="001C37CB" w:rsidRDefault="004E000A" w:rsidP="00750935">
                              <w:pPr>
                                <w:jc w:val="center"/>
                                <w:rPr>
                                  <w:rFonts w:cs="Arial"/>
                                  <w:sz w:val="16"/>
                                  <w:szCs w:val="16"/>
                                </w:rPr>
                              </w:pPr>
                              <w:proofErr w:type="gramStart"/>
                              <w:r w:rsidRPr="001C37CB">
                                <w:rPr>
                                  <w:rFonts w:cs="Arial"/>
                                  <w:sz w:val="16"/>
                                  <w:szCs w:val="16"/>
                                </w:rPr>
                                <w:t>e</w:t>
                              </w:r>
                              <w:proofErr w:type="gramEnd"/>
                            </w:p>
                          </w:txbxContent>
                        </v:textbox>
                      </v:rect>
                      <v:rect id="Rectangle 829" o:spid="_x0000_s1852" style="position:absolute;left:4651;top:6102;width:240;height:3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jGbcIA&#10;AADcAAAADwAAAGRycy9kb3ducmV2LnhtbERPy4rCMBTdC/5DuIIb0XRcaK1GkWEGZhhFfOD60lzb&#10;YnNTkqj1781iwOXhvBer1tTiTs5XlhV8jBIQxLnVFRcKTsfvYQrCB2SNtWVS8CQPq2W3s8BM2wfv&#10;6X4IhYgh7DNUUIbQZFL6vCSDfmQb4shdrDMYInSF1A4fMdzUcpwkE2mw4thQYkOfJeXXw80o+Mun&#10;62Z3Trd+Zo8b+p1+7QfuqlS/167nIAK14S3+d/9oBZNxnB/PxCM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iMZtwgAAANwAAAAPAAAAAAAAAAAAAAAAAJgCAABkcnMvZG93&#10;bnJldi54bWxQSwUGAAAAAAQABAD1AAAAhwMAAAAA&#10;" filled="f" stroked="f" strokeweight=".5pt">
                        <v:textbox style="layout-flow:vertical;mso-layout-flow-alt:bottom-to-top" inset="0,0,0,0">
                          <w:txbxContent>
                            <w:p w:rsidR="004E000A" w:rsidRPr="001C37CB" w:rsidRDefault="004E000A" w:rsidP="00750935">
                              <w:pPr>
                                <w:jc w:val="center"/>
                                <w:rPr>
                                  <w:rFonts w:cs="Arial"/>
                                  <w:sz w:val="16"/>
                                  <w:szCs w:val="16"/>
                                </w:rPr>
                              </w:pPr>
                              <w:r w:rsidRPr="001C37CB">
                                <w:rPr>
                                  <w:rFonts w:cs="Arial"/>
                                  <w:sz w:val="16"/>
                                  <w:szCs w:val="16"/>
                                </w:rPr>
                                <w:t>0,4D</w:t>
                              </w:r>
                            </w:p>
                          </w:txbxContent>
                        </v:textbox>
                      </v:rect>
                      <v:shapetype id="_x0000_t202" coordsize="21600,21600" o:spt="202" path="m,l,21600r21600,l21600,xe">
                        <v:stroke joinstyle="miter"/>
                        <v:path gradientshapeok="t" o:connecttype="rect"/>
                      </v:shapetype>
                      <v:shape id="Text Box 830" o:spid="_x0000_s1853" type="#_x0000_t202" style="position:absolute;left:5177;top:8464;width:180;height:3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MOh8IA&#10;AADcAAAADwAAAGRycy9kb3ducmV2LnhtbESPQWsCMRSE7wX/Q3gFbzXrImq3RtGKUI9d9f7YvE2W&#10;bl6WTarrvzcFocdhZr5hVpvBteJKfWg8K5hOMhDEldcNGwXn0+FtCSJEZI2tZ1JwpwCb9ehlhYX2&#10;N/6maxmNSBAOBSqwMXaFlKGy5DBMfEecvNr3DmOSvZG6x1uCu1bmWTaXDhtOCxY7+rRU/ZS/TsEs&#10;1vtlV5tjXtpLqN7NbrEwO6XGr8P2A0SkIf6Hn+0vrWCeT+HvTDoC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Aw6HwgAAANwAAAAPAAAAAAAAAAAAAAAAAJgCAABkcnMvZG93&#10;bnJldi54bWxQSwUGAAAAAAQABAD1AAAAhwMAAAAA&#10;" filled="f" stroked="f">
                        <v:textbox style="layout-flow:vertical;mso-layout-flow-alt:bottom-to-top" inset="0,0,0,0">
                          <w:txbxContent>
                            <w:p w:rsidR="004E000A" w:rsidRPr="001C37CB" w:rsidRDefault="004E000A" w:rsidP="00750935">
                              <w:pPr>
                                <w:rPr>
                                  <w:rFonts w:cs="Arial"/>
                                  <w:sz w:val="16"/>
                                  <w:szCs w:val="16"/>
                                </w:rPr>
                              </w:pPr>
                              <w:r w:rsidRPr="001C37CB">
                                <w:rPr>
                                  <w:rFonts w:cs="Arial"/>
                                  <w:sz w:val="16"/>
                                  <w:szCs w:val="16"/>
                                </w:rPr>
                                <w:t>0,4D</w:t>
                              </w:r>
                            </w:p>
                          </w:txbxContent>
                        </v:textbox>
                      </v:shape>
                      <v:shape id="Text Box 831" o:spid="_x0000_s1854" type="#_x0000_t202" style="position:absolute;left:5008;top:7905;width:18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GQ8MIA&#10;AADcAAAADwAAAGRycy9kb3ducmV2LnhtbESPQWsCMRSE7wX/Q3gFbzXbRdSuRtGK0B5d7f2xeZss&#10;bl6WTarrvzeFgsdhZr5hVpvBteJKfWg8K3ifZCCIK68bNgrOp8PbAkSIyBpbz6TgTgE269HLCgvt&#10;b3ykaxmNSBAOBSqwMXaFlKGy5DBMfEecvNr3DmOSvZG6x1uCu1bmWTaTDhtOCxY7+rRUXcpfp2Aa&#10;6/2iq813XtqfUH2Y3XxudkqNX4ftEkSkIT7D/+0vrWCW5/B3Jh0B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0ZDwwgAAANwAAAAPAAAAAAAAAAAAAAAAAJgCAABkcnMvZG93&#10;bnJldi54bWxQSwUGAAAAAAQABAD1AAAAhwMAAAAA&#10;" filled="f" stroked="f">
                        <v:textbox style="layout-flow:vertical;mso-layout-flow-alt:bottom-to-top" inset="0,0,0,0">
                          <w:txbxContent>
                            <w:p w:rsidR="004E000A" w:rsidRPr="001C37CB" w:rsidRDefault="004E000A" w:rsidP="00750935">
                              <w:pPr>
                                <w:rPr>
                                  <w:rFonts w:cs="Arial"/>
                                  <w:sz w:val="16"/>
                                  <w:szCs w:val="16"/>
                                </w:rPr>
                              </w:pPr>
                              <w:proofErr w:type="gramStart"/>
                              <w:r>
                                <w:rPr>
                                  <w:rFonts w:cs="Arial"/>
                                  <w:sz w:val="16"/>
                                  <w:szCs w:val="16"/>
                                </w:rPr>
                                <w:t>e</w:t>
                              </w:r>
                              <w:proofErr w:type="gramEnd"/>
                            </w:p>
                          </w:txbxContent>
                        </v:textbox>
                      </v:shape>
                      <v:shape id="Text Box 832" o:spid="_x0000_s1855" type="#_x0000_t202" style="position:absolute;left:4452;top:8041;width:18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01a8MA&#10;AADcAAAADwAAAGRycy9kb3ducmV2LnhtbESPzW7CMBCE70i8g7WVegOnacVPwCBoVakcCXBfxRs7&#10;Il5HsQvp29eVKnEczcw3mvV2cK24UR8azwpephkI4srrho2C8+lzsgARIrLG1jMp+KEA2814tMZC&#10;+zsf6VZGIxKEQ4EKbIxdIWWoLDkMU98RJ6/2vcOYZG+k7vGe4K6VeZbNpMOG04LFjt4tVdfy2yl4&#10;i/XHoqvNIS/tJVRLs5/PzV6p56dhtwIRaYiP8H/7SyuY5a/wdyYd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01a8MAAADcAAAADwAAAAAAAAAAAAAAAACYAgAAZHJzL2Rv&#10;d25yZXYueG1sUEsFBgAAAAAEAAQA9QAAAIgDAAAAAA==&#10;" filled="f" stroked="f">
                        <v:textbox style="layout-flow:vertical;mso-layout-flow-alt:bottom-to-top" inset="0,0,0,0">
                          <w:txbxContent>
                            <w:p w:rsidR="004E000A" w:rsidRPr="001C37CB" w:rsidRDefault="004E000A" w:rsidP="00750935">
                              <w:pPr>
                                <w:rPr>
                                  <w:rFonts w:cs="Arial"/>
                                  <w:sz w:val="16"/>
                                  <w:szCs w:val="16"/>
                                </w:rPr>
                              </w:pPr>
                              <w:r>
                                <w:rPr>
                                  <w:rFonts w:cs="Arial"/>
                                  <w:sz w:val="16"/>
                                  <w:szCs w:val="16"/>
                                </w:rPr>
                                <w:t>6</w:t>
                              </w:r>
                            </w:p>
                          </w:txbxContent>
                        </v:textbox>
                      </v:shape>
                      <v:shape id="Text Box 833" o:spid="_x0000_s1856" type="#_x0000_t202" style="position:absolute;left:5064;top:13842;width:360;height:10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StH8MA&#10;AADcAAAADwAAAGRycy9kb3ducmV2LnhtbESPT2sCMRTE74V+h/AK3mrWRfyzGqUqBXvsqvfH5m2y&#10;uHlZNqmu374RCj0OM/MbZr0dXCtu1IfGs4LJOANBXHndsFFwPn2+L0CEiKyx9UwKHhRgu3l9WWOh&#10;/Z2/6VZGIxKEQ4EKbIxdIWWoLDkMY98RJ6/2vcOYZG+k7vGe4K6VeZbNpMOG04LFjvaWqmv54xRM&#10;Y31YdLX5ykt7CdXS7OZzs1Nq9DZ8rEBEGuJ/+K991Apm+RSeZ9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StH8MAAADcAAAADwAAAAAAAAAAAAAAAACYAgAAZHJzL2Rv&#10;d25yZXYueG1sUEsFBgAAAAAEAAQA9QAAAIgDAAAAAA==&#10;" filled="f" stroked="f">
                        <v:textbox style="layout-flow:vertical;mso-layout-flow-alt:bottom-to-top" inset="0,0,0,0">
                          <w:txbxContent>
                            <w:p w:rsidR="004E000A" w:rsidRPr="00A03A49" w:rsidRDefault="004E000A" w:rsidP="00750935">
                              <w:pPr>
                                <w:rPr>
                                  <w:rFonts w:cs="Arial"/>
                                  <w:sz w:val="16"/>
                                  <w:szCs w:val="16"/>
                                </w:rPr>
                              </w:pPr>
                              <w:r>
                                <w:rPr>
                                  <w:rFonts w:cs="Arial"/>
                                  <w:sz w:val="16"/>
                                  <w:szCs w:val="16"/>
                                </w:rPr>
                                <w:t>S</w:t>
                              </w:r>
                            </w:p>
                          </w:txbxContent>
                        </v:textbox>
                      </v:shape>
                      <v:shape id="Text Box 834" o:spid="_x0000_s1857" type="#_x0000_t202" style="position:absolute;left:4025;top:13330;width:36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gIhMMA&#10;AADcAAAADwAAAGRycy9kb3ducmV2LnhtbESPzW7CMBCE70i8g7WVegOnUctPwCBoVakcCXBfxRs7&#10;Il5HsQvp29eVKnEczcw3mvV2cK24UR8azwpephkI4srrho2C8+lzsgARIrLG1jMp+KEA2814tMZC&#10;+zsf6VZGIxKEQ4EKbIxdIWWoLDkMU98RJ6/2vcOYZG+k7vGe4K6VeZbNpMOG04LFjt4tVdfy2yl4&#10;jfXHoqvNIS/tJVRLs5/PzV6p56dhtwIRaYiP8H/7SyuY5W/wdyYd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jgIhMMAAADcAAAADwAAAAAAAAAAAAAAAACYAgAAZHJzL2Rv&#10;d25yZXYueG1sUEsFBgAAAAAEAAQA9QAAAIgDAAAAAA==&#10;" filled="f" stroked="f">
                        <v:textbox style="layout-flow:vertical;mso-layout-flow-alt:bottom-to-top" inset="0,0,0,0">
                          <w:txbxContent>
                            <w:p w:rsidR="004E000A" w:rsidRPr="00A03A49" w:rsidRDefault="004E000A" w:rsidP="00750935">
                              <w:pPr>
                                <w:rPr>
                                  <w:rFonts w:cs="Arial"/>
                                  <w:sz w:val="16"/>
                                  <w:szCs w:val="16"/>
                                </w:rPr>
                              </w:pPr>
                              <w:r>
                                <w:rPr>
                                  <w:rFonts w:cs="Arial"/>
                                  <w:sz w:val="16"/>
                                  <w:szCs w:val="16"/>
                                </w:rPr>
                                <w:t>3</w:t>
                              </w:r>
                            </w:p>
                          </w:txbxContent>
                        </v:textbox>
                      </v:shape>
                      <v:shape id="Text Box 835" o:spid="_x0000_s1858" type="#_x0000_t202" style="position:absolute;left:4827;top:13308;width:360;height: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qW88IA&#10;AADcAAAADwAAAGRycy9kb3ducmV2LnhtbESPQWvCQBSE7wX/w/IEb3VjkGhTV9GK0B4b7f2RfdkN&#10;zb4N2a3Gf+8WCj0OM/MNs9mNrhNXGkLrWcFinoEgrr1u2Si4nE/PaxAhImvsPJOCOwXYbSdPGyy1&#10;v/EnXatoRIJwKFGBjbEvpQy1JYdh7nvi5DV+cBiTHIzUA94S3HUyz7JCOmw5LVjs6c1S/V39OAXL&#10;2BzXfWM+8sp+hfrFHFYrc1BqNh33ryAijfE//Nd+1wqKvIDfM+kI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6pbzwgAAANwAAAAPAAAAAAAAAAAAAAAAAJgCAABkcnMvZG93&#10;bnJldi54bWxQSwUGAAAAAAQABAD1AAAAhwMAAAAA&#10;" filled="f" stroked="f">
                        <v:textbox style="layout-flow:vertical;mso-layout-flow-alt:bottom-to-top" inset="0,0,0,0">
                          <w:txbxContent>
                            <w:p w:rsidR="004E000A" w:rsidRPr="00A03A49" w:rsidRDefault="004E000A" w:rsidP="00750935">
                              <w:pPr>
                                <w:rPr>
                                  <w:rFonts w:cs="Arial"/>
                                  <w:sz w:val="16"/>
                                  <w:szCs w:val="16"/>
                                </w:rPr>
                              </w:pPr>
                              <w:proofErr w:type="gramStart"/>
                              <w:r>
                                <w:rPr>
                                  <w:rFonts w:cs="Arial"/>
                                  <w:sz w:val="16"/>
                                  <w:szCs w:val="16"/>
                                </w:rPr>
                                <w:t>e</w:t>
                              </w:r>
                              <w:proofErr w:type="gramEnd"/>
                            </w:p>
                          </w:txbxContent>
                        </v:textbox>
                      </v:shape>
                    </v:group>
                  </w:pict>
                </mc:Fallback>
              </mc:AlternateContent>
            </w:r>
            <w:r w:rsidR="00750935" w:rsidRPr="00052DAB">
              <w:rPr>
                <w:rFonts w:cs="Arial"/>
                <w:sz w:val="22"/>
                <w:szCs w:val="22"/>
              </w:rPr>
              <w:t>Cách thức hàn</w:t>
            </w:r>
          </w:p>
        </w:tc>
        <w:tc>
          <w:tcPr>
            <w:tcW w:w="3564" w:type="dxa"/>
          </w:tcPr>
          <w:p w:rsidR="00750935" w:rsidRPr="00052DAB" w:rsidRDefault="00750935" w:rsidP="002C5B3D">
            <w:pPr>
              <w:widowControl w:val="0"/>
              <w:spacing w:before="60" w:after="60"/>
              <w:jc w:val="both"/>
              <w:rPr>
                <w:rFonts w:cs="Arial"/>
                <w:sz w:val="22"/>
                <w:szCs w:val="22"/>
              </w:rPr>
            </w:pPr>
            <w:r w:rsidRPr="00052DAB">
              <w:rPr>
                <w:rFonts w:cs="Arial"/>
                <w:sz w:val="22"/>
                <w:szCs w:val="22"/>
              </w:rPr>
              <w:t>Ghi chú</w:t>
            </w:r>
          </w:p>
        </w:tc>
      </w:tr>
      <w:tr w:rsidR="00750935" w:rsidRPr="00052DAB" w:rsidTr="00AA471B">
        <w:trPr>
          <w:jc w:val="center"/>
        </w:trPr>
        <w:tc>
          <w:tcPr>
            <w:tcW w:w="1326" w:type="dxa"/>
            <w:vMerge w:val="restart"/>
            <w:vAlign w:val="center"/>
          </w:tcPr>
          <w:p w:rsidR="00750935" w:rsidRPr="00052DAB" w:rsidRDefault="00750935" w:rsidP="002C5B3D">
            <w:pPr>
              <w:widowControl w:val="0"/>
              <w:ind w:left="142" w:hanging="142"/>
              <w:jc w:val="both"/>
              <w:rPr>
                <w:rFonts w:cs="Arial"/>
                <w:sz w:val="22"/>
                <w:szCs w:val="22"/>
              </w:rPr>
            </w:pPr>
            <w:r w:rsidRPr="00052DAB">
              <w:rPr>
                <w:rFonts w:cs="Arial"/>
                <w:sz w:val="22"/>
                <w:szCs w:val="22"/>
              </w:rPr>
              <w:t>(</w:t>
            </w:r>
            <w:r>
              <w:rPr>
                <w:rFonts w:cs="Arial"/>
                <w:sz w:val="22"/>
                <w:szCs w:val="22"/>
              </w:rPr>
              <w:t>8</w:t>
            </w:r>
            <w:r w:rsidRPr="00052DAB">
              <w:rPr>
                <w:rFonts w:cs="Arial"/>
                <w:sz w:val="22"/>
                <w:szCs w:val="22"/>
              </w:rPr>
              <w:t>)</w:t>
            </w:r>
            <w:r w:rsidRPr="00052DAB">
              <w:rPr>
                <w:rFonts w:cs="Arial"/>
                <w:sz w:val="22"/>
                <w:szCs w:val="22"/>
              </w:rPr>
              <w:tab/>
              <w:t>Mối hàn giữa thanh chằng và mặt sàng hoặc tấm đáy</w:t>
            </w:r>
          </w:p>
        </w:tc>
        <w:tc>
          <w:tcPr>
            <w:tcW w:w="1038"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r w:rsidRPr="00052DAB">
              <w:rPr>
                <w:rFonts w:cs="Arial"/>
                <w:sz w:val="22"/>
                <w:szCs w:val="22"/>
              </w:rPr>
              <w:t>A</w:t>
            </w:r>
          </w:p>
        </w:tc>
        <w:tc>
          <w:tcPr>
            <w:tcW w:w="3903"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tc>
        <w:tc>
          <w:tcPr>
            <w:tcW w:w="3564" w:type="dxa"/>
          </w:tcPr>
          <w:p w:rsidR="00750935" w:rsidRPr="00052DAB" w:rsidRDefault="00750935" w:rsidP="00BF0E06">
            <w:pPr>
              <w:widowControl w:val="0"/>
              <w:numPr>
                <w:ilvl w:val="0"/>
                <w:numId w:val="91"/>
              </w:numPr>
              <w:tabs>
                <w:tab w:val="left" w:pos="340"/>
              </w:tabs>
              <w:spacing w:before="60"/>
              <w:jc w:val="both"/>
              <w:rPr>
                <w:rFonts w:cs="Arial"/>
                <w:sz w:val="22"/>
                <w:szCs w:val="22"/>
              </w:rPr>
            </w:pPr>
            <w:r w:rsidRPr="00052DAB">
              <w:rPr>
                <w:rFonts w:cs="Arial"/>
                <w:position w:val="-24"/>
                <w:sz w:val="22"/>
                <w:szCs w:val="22"/>
              </w:rPr>
              <w:object w:dxaOrig="760" w:dyaOrig="620">
                <v:shape id="_x0000_i1034" type="#_x0000_t75" style="width:32pt;height:25pt" o:ole="" fillcolor="window">
                  <v:imagedata r:id="rId31" o:title=""/>
                </v:shape>
                <o:OLEObject Type="Embed" ProgID="Equation.3" ShapeID="_x0000_i1034" DrawAspect="Content" ObjectID="_1510997020" r:id="rId32"/>
              </w:object>
            </w:r>
            <w:r w:rsidRPr="00052DAB">
              <w:rPr>
                <w:rFonts w:cs="Arial"/>
                <w:sz w:val="22"/>
                <w:szCs w:val="22"/>
              </w:rPr>
              <w:t xml:space="preserve"> (</w:t>
            </w:r>
            <w:proofErr w:type="gramStart"/>
            <w:r w:rsidRPr="00052DAB">
              <w:rPr>
                <w:rFonts w:cs="Arial"/>
                <w:sz w:val="22"/>
                <w:szCs w:val="22"/>
              </w:rPr>
              <w:t>p</w:t>
            </w:r>
            <w:proofErr w:type="gramEnd"/>
            <w:r w:rsidRPr="00052DAB">
              <w:rPr>
                <w:rFonts w:cs="Arial"/>
                <w:sz w:val="22"/>
                <w:szCs w:val="22"/>
              </w:rPr>
              <w:t xml:space="preserve"> là b</w:t>
            </w:r>
            <w:r w:rsidRPr="00052DAB">
              <w:rPr>
                <w:rFonts w:cs="Arial" w:hint="eastAsia"/>
                <w:sz w:val="22"/>
                <w:szCs w:val="22"/>
              </w:rPr>
              <w:t>ư</w:t>
            </w:r>
            <w:r w:rsidRPr="00052DAB">
              <w:rPr>
                <w:rFonts w:cs="Arial"/>
                <w:sz w:val="22"/>
                <w:szCs w:val="22"/>
              </w:rPr>
              <w:t>ớc của các thanh chằng, dưới đây cũng quy định như thế)</w:t>
            </w:r>
          </w:p>
          <w:p w:rsidR="00750935" w:rsidRPr="00052DAB" w:rsidRDefault="00750935" w:rsidP="00BF0E06">
            <w:pPr>
              <w:widowControl w:val="0"/>
              <w:numPr>
                <w:ilvl w:val="0"/>
                <w:numId w:val="91"/>
              </w:numPr>
              <w:tabs>
                <w:tab w:val="left" w:pos="340"/>
              </w:tabs>
              <w:jc w:val="both"/>
              <w:rPr>
                <w:rFonts w:cs="Arial"/>
                <w:sz w:val="22"/>
                <w:szCs w:val="22"/>
              </w:rPr>
            </w:pPr>
            <w:r w:rsidRPr="00052DAB">
              <w:rPr>
                <w:rFonts w:cs="Arial"/>
                <w:position w:val="-24"/>
                <w:sz w:val="22"/>
                <w:szCs w:val="22"/>
              </w:rPr>
              <w:object w:dxaOrig="900" w:dyaOrig="620">
                <v:shape id="_x0000_i1035" type="#_x0000_t75" style="width:34pt;height:23pt" o:ole="" fillcolor="window">
                  <v:imagedata r:id="rId33" o:title=""/>
                </v:shape>
                <o:OLEObject Type="Embed" ProgID="Equation.3" ShapeID="_x0000_i1035" DrawAspect="Content" ObjectID="_1510997021" r:id="rId34"/>
              </w:object>
            </w:r>
          </w:p>
          <w:p w:rsidR="00750935" w:rsidRPr="00052DAB" w:rsidRDefault="00750935" w:rsidP="00BF0E06">
            <w:pPr>
              <w:widowControl w:val="0"/>
              <w:numPr>
                <w:ilvl w:val="0"/>
                <w:numId w:val="91"/>
              </w:numPr>
              <w:tabs>
                <w:tab w:val="left" w:pos="340"/>
              </w:tabs>
              <w:jc w:val="both"/>
              <w:rPr>
                <w:rFonts w:cs="Arial"/>
                <w:sz w:val="22"/>
                <w:szCs w:val="22"/>
              </w:rPr>
            </w:pPr>
            <w:r w:rsidRPr="00052DAB">
              <w:rPr>
                <w:rFonts w:cs="Arial"/>
                <w:sz w:val="22"/>
                <w:szCs w:val="22"/>
              </w:rPr>
              <w:t>Phần được đánh dấu * phải áp dụng hàn hơi lõm góc (chiều dày chân từ 4 đến 6 mm) hoặc hàn bít từ cạnh tấm cho đầy khe</w:t>
            </w:r>
          </w:p>
          <w:p w:rsidR="00750935" w:rsidRPr="00052DAB" w:rsidRDefault="00750935" w:rsidP="002C5B3D">
            <w:pPr>
              <w:widowControl w:val="0"/>
              <w:jc w:val="both"/>
              <w:rPr>
                <w:rFonts w:cs="Arial"/>
                <w:sz w:val="22"/>
                <w:szCs w:val="22"/>
              </w:rPr>
            </w:pPr>
            <w:r w:rsidRPr="00052DAB">
              <w:rPr>
                <w:rFonts w:cs="Arial"/>
                <w:sz w:val="22"/>
                <w:szCs w:val="22"/>
              </w:rPr>
              <w:t xml:space="preserve">(4) Trên phía lửa: e </w:t>
            </w:r>
            <w:r w:rsidRPr="00052DAB">
              <w:rPr>
                <w:sz w:val="22"/>
                <w:szCs w:val="22"/>
              </w:rPr>
              <w:t>≤</w:t>
            </w:r>
            <w:r w:rsidRPr="00052DAB">
              <w:rPr>
                <w:rFonts w:cs="Arial"/>
                <w:sz w:val="22"/>
                <w:szCs w:val="22"/>
              </w:rPr>
              <w:t xml:space="preserve"> 1,5</w:t>
            </w:r>
          </w:p>
        </w:tc>
      </w:tr>
      <w:tr w:rsidR="00750935" w:rsidRPr="00052DAB" w:rsidTr="00AA471B">
        <w:trPr>
          <w:jc w:val="center"/>
        </w:trPr>
        <w:tc>
          <w:tcPr>
            <w:tcW w:w="1326" w:type="dxa"/>
            <w:vMerge/>
            <w:vAlign w:val="center"/>
          </w:tcPr>
          <w:p w:rsidR="00750935" w:rsidRPr="00052DAB" w:rsidRDefault="00750935" w:rsidP="002C5B3D">
            <w:pPr>
              <w:widowControl w:val="0"/>
              <w:jc w:val="both"/>
              <w:rPr>
                <w:rFonts w:cs="Arial"/>
                <w:sz w:val="22"/>
                <w:szCs w:val="22"/>
              </w:rPr>
            </w:pPr>
          </w:p>
        </w:tc>
        <w:tc>
          <w:tcPr>
            <w:tcW w:w="1038"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r w:rsidRPr="00052DAB">
              <w:rPr>
                <w:rFonts w:cs="Arial"/>
                <w:sz w:val="22"/>
                <w:szCs w:val="22"/>
              </w:rPr>
              <w:t>B</w:t>
            </w:r>
          </w:p>
        </w:tc>
        <w:tc>
          <w:tcPr>
            <w:tcW w:w="3903"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tc>
        <w:tc>
          <w:tcPr>
            <w:tcW w:w="3564" w:type="dxa"/>
          </w:tcPr>
          <w:p w:rsidR="00750935" w:rsidRPr="00052DAB" w:rsidRDefault="00750935" w:rsidP="00BF0E06">
            <w:pPr>
              <w:widowControl w:val="0"/>
              <w:numPr>
                <w:ilvl w:val="0"/>
                <w:numId w:val="92"/>
              </w:numPr>
              <w:tabs>
                <w:tab w:val="left" w:pos="340"/>
              </w:tabs>
              <w:spacing w:before="120"/>
              <w:jc w:val="both"/>
              <w:rPr>
                <w:rFonts w:cs="Arial"/>
                <w:sz w:val="22"/>
                <w:szCs w:val="22"/>
              </w:rPr>
            </w:pPr>
            <w:r w:rsidRPr="00052DAB">
              <w:rPr>
                <w:rFonts w:cs="Arial"/>
                <w:position w:val="-24"/>
                <w:sz w:val="22"/>
                <w:szCs w:val="22"/>
              </w:rPr>
              <w:object w:dxaOrig="1500" w:dyaOrig="620">
                <v:shape id="_x0000_i1036" type="#_x0000_t75" style="width:66pt;height:28pt" o:ole="" fillcolor="window">
                  <v:imagedata r:id="rId35" o:title=""/>
                </v:shape>
                <o:OLEObject Type="Embed" ProgID="Equation.3" ShapeID="_x0000_i1036" DrawAspect="Content" ObjectID="_1510997022" r:id="rId36"/>
              </w:object>
            </w:r>
          </w:p>
          <w:p w:rsidR="00750935" w:rsidRPr="00052DAB" w:rsidRDefault="00750935" w:rsidP="00BF0E06">
            <w:pPr>
              <w:widowControl w:val="0"/>
              <w:numPr>
                <w:ilvl w:val="0"/>
                <w:numId w:val="92"/>
              </w:numPr>
              <w:tabs>
                <w:tab w:val="left" w:pos="340"/>
              </w:tabs>
              <w:jc w:val="both"/>
              <w:rPr>
                <w:rFonts w:cs="Arial"/>
                <w:sz w:val="22"/>
                <w:szCs w:val="22"/>
              </w:rPr>
            </w:pPr>
            <w:r w:rsidRPr="00052DAB">
              <w:rPr>
                <w:rFonts w:cs="Arial"/>
                <w:position w:val="-24"/>
                <w:sz w:val="22"/>
                <w:szCs w:val="22"/>
              </w:rPr>
              <w:object w:dxaOrig="900" w:dyaOrig="620">
                <v:shape id="_x0000_i1037" type="#_x0000_t75" style="width:38pt;height:26pt" o:ole="" fillcolor="window">
                  <v:imagedata r:id="rId37" o:title=""/>
                </v:shape>
                <o:OLEObject Type="Embed" ProgID="Equation.3" ShapeID="_x0000_i1037" DrawAspect="Content" ObjectID="_1510997023" r:id="rId38"/>
              </w:object>
            </w:r>
          </w:p>
          <w:p w:rsidR="00750935" w:rsidRPr="00052DAB" w:rsidRDefault="00750935" w:rsidP="00BF0E06">
            <w:pPr>
              <w:widowControl w:val="0"/>
              <w:numPr>
                <w:ilvl w:val="0"/>
                <w:numId w:val="92"/>
              </w:numPr>
              <w:tabs>
                <w:tab w:val="left" w:pos="340"/>
              </w:tabs>
              <w:jc w:val="both"/>
              <w:rPr>
                <w:rFonts w:cs="Arial"/>
                <w:sz w:val="22"/>
                <w:szCs w:val="22"/>
              </w:rPr>
            </w:pPr>
            <w:r w:rsidRPr="00052DAB">
              <w:rPr>
                <w:rFonts w:cs="Arial"/>
                <w:sz w:val="22"/>
                <w:szCs w:val="22"/>
              </w:rPr>
              <w:t>Phần được đánh dấu * cũng phải như được nói ở trên</w:t>
            </w:r>
          </w:p>
          <w:p w:rsidR="00750935" w:rsidRPr="00052DAB" w:rsidRDefault="00750935" w:rsidP="00BF0E06">
            <w:pPr>
              <w:widowControl w:val="0"/>
              <w:numPr>
                <w:ilvl w:val="0"/>
                <w:numId w:val="92"/>
              </w:numPr>
              <w:tabs>
                <w:tab w:val="left" w:pos="340"/>
              </w:tabs>
              <w:jc w:val="both"/>
              <w:rPr>
                <w:rFonts w:cs="Arial"/>
                <w:sz w:val="22"/>
                <w:szCs w:val="22"/>
              </w:rPr>
            </w:pPr>
            <w:r w:rsidRPr="00052DAB">
              <w:rPr>
                <w:rFonts w:cs="Arial"/>
                <w:sz w:val="22"/>
                <w:szCs w:val="22"/>
              </w:rPr>
              <w:t xml:space="preserve">Trên phía lửa: e </w:t>
            </w:r>
            <w:r w:rsidRPr="00052DAB">
              <w:rPr>
                <w:sz w:val="22"/>
                <w:szCs w:val="22"/>
              </w:rPr>
              <w:t>≤</w:t>
            </w:r>
            <w:r w:rsidRPr="00052DAB">
              <w:rPr>
                <w:rFonts w:cs="Arial"/>
                <w:sz w:val="22"/>
                <w:szCs w:val="22"/>
              </w:rPr>
              <w:t xml:space="preserve"> 1,5</w:t>
            </w:r>
          </w:p>
        </w:tc>
      </w:tr>
      <w:tr w:rsidR="00750935" w:rsidRPr="00052DAB" w:rsidTr="00AA471B">
        <w:trPr>
          <w:trHeight w:val="2454"/>
          <w:jc w:val="center"/>
        </w:trPr>
        <w:tc>
          <w:tcPr>
            <w:tcW w:w="1326" w:type="dxa"/>
            <w:vMerge/>
            <w:vAlign w:val="center"/>
          </w:tcPr>
          <w:p w:rsidR="00750935" w:rsidRPr="00052DAB" w:rsidRDefault="00750935" w:rsidP="002C5B3D">
            <w:pPr>
              <w:widowControl w:val="0"/>
              <w:jc w:val="both"/>
              <w:rPr>
                <w:rFonts w:cs="Arial"/>
                <w:sz w:val="22"/>
                <w:szCs w:val="22"/>
              </w:rPr>
            </w:pPr>
          </w:p>
        </w:tc>
        <w:tc>
          <w:tcPr>
            <w:tcW w:w="1038"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r w:rsidRPr="00052DAB">
              <w:rPr>
                <w:rFonts w:cs="Arial"/>
                <w:sz w:val="22"/>
                <w:szCs w:val="22"/>
              </w:rPr>
              <w:t>C</w:t>
            </w:r>
          </w:p>
        </w:tc>
        <w:tc>
          <w:tcPr>
            <w:tcW w:w="3903"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tc>
        <w:tc>
          <w:tcPr>
            <w:tcW w:w="3564" w:type="dxa"/>
            <w:vAlign w:val="center"/>
          </w:tcPr>
          <w:p w:rsidR="00750935" w:rsidRPr="00052DAB" w:rsidRDefault="00750935" w:rsidP="002C5B3D">
            <w:pPr>
              <w:widowControl w:val="0"/>
              <w:spacing w:before="120"/>
              <w:jc w:val="both"/>
              <w:rPr>
                <w:rFonts w:cs="Arial"/>
                <w:sz w:val="22"/>
                <w:szCs w:val="22"/>
              </w:rPr>
            </w:pPr>
            <w:r w:rsidRPr="00052DAB">
              <w:rPr>
                <w:rFonts w:cs="Arial"/>
                <w:sz w:val="22"/>
                <w:szCs w:val="22"/>
              </w:rPr>
              <w:t>Ở phía tiếp xúc với lửa</w:t>
            </w:r>
          </w:p>
          <w:p w:rsidR="00750935" w:rsidRPr="00052DAB" w:rsidRDefault="00750935" w:rsidP="002C5B3D">
            <w:pPr>
              <w:widowControl w:val="0"/>
              <w:jc w:val="both"/>
              <w:rPr>
                <w:rFonts w:cs="Arial"/>
                <w:sz w:val="22"/>
                <w:szCs w:val="22"/>
              </w:rPr>
            </w:pPr>
            <w:r w:rsidRPr="00052DAB">
              <w:rPr>
                <w:rFonts w:cs="Arial"/>
                <w:sz w:val="22"/>
                <w:szCs w:val="22"/>
              </w:rPr>
              <w:t xml:space="preserve">e </w:t>
            </w:r>
            <w:r w:rsidRPr="00052DAB">
              <w:rPr>
                <w:rFonts w:cs="Arial"/>
                <w:sz w:val="22"/>
                <w:szCs w:val="22"/>
              </w:rPr>
              <w:sym w:font="Symbol" w:char="F0A3"/>
            </w:r>
            <w:r w:rsidRPr="00052DAB">
              <w:rPr>
                <w:rFonts w:cs="Arial"/>
                <w:sz w:val="22"/>
                <w:szCs w:val="22"/>
              </w:rPr>
              <w:t xml:space="preserve"> 1,5</w:t>
            </w:r>
          </w:p>
        </w:tc>
      </w:tr>
      <w:tr w:rsidR="00750935" w:rsidRPr="00052DAB" w:rsidTr="00AA471B">
        <w:trPr>
          <w:trHeight w:val="1999"/>
          <w:jc w:val="center"/>
        </w:trPr>
        <w:tc>
          <w:tcPr>
            <w:tcW w:w="1326" w:type="dxa"/>
            <w:vMerge/>
            <w:vAlign w:val="center"/>
          </w:tcPr>
          <w:p w:rsidR="00750935" w:rsidRPr="00052DAB" w:rsidRDefault="00750935" w:rsidP="002C5B3D">
            <w:pPr>
              <w:widowControl w:val="0"/>
              <w:jc w:val="both"/>
              <w:rPr>
                <w:rFonts w:cs="Arial"/>
                <w:noProof/>
                <w:sz w:val="22"/>
                <w:szCs w:val="22"/>
              </w:rPr>
            </w:pPr>
          </w:p>
        </w:tc>
        <w:tc>
          <w:tcPr>
            <w:tcW w:w="1038"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r w:rsidRPr="00052DAB">
              <w:rPr>
                <w:rFonts w:cs="Arial"/>
                <w:sz w:val="22"/>
                <w:szCs w:val="22"/>
              </w:rPr>
              <w:t>D</w:t>
            </w:r>
          </w:p>
        </w:tc>
        <w:tc>
          <w:tcPr>
            <w:tcW w:w="3903"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tc>
        <w:tc>
          <w:tcPr>
            <w:tcW w:w="3564" w:type="dxa"/>
            <w:vAlign w:val="center"/>
          </w:tcPr>
          <w:p w:rsidR="00750935" w:rsidRPr="00052DAB" w:rsidRDefault="00750935" w:rsidP="002C5B3D">
            <w:pPr>
              <w:widowControl w:val="0"/>
              <w:spacing w:before="120"/>
              <w:jc w:val="both"/>
              <w:rPr>
                <w:rFonts w:cs="Arial"/>
                <w:sz w:val="22"/>
                <w:szCs w:val="22"/>
              </w:rPr>
            </w:pPr>
            <w:r w:rsidRPr="00052DAB">
              <w:rPr>
                <w:rFonts w:cs="Arial"/>
                <w:sz w:val="22"/>
                <w:szCs w:val="22"/>
              </w:rPr>
              <w:t>Ở phía tiếp xúc với lửa</w:t>
            </w:r>
          </w:p>
          <w:p w:rsidR="00750935" w:rsidRPr="00052DAB" w:rsidRDefault="00750935" w:rsidP="002C5B3D">
            <w:pPr>
              <w:widowControl w:val="0"/>
              <w:jc w:val="both"/>
              <w:rPr>
                <w:rFonts w:cs="Arial"/>
                <w:sz w:val="22"/>
                <w:szCs w:val="22"/>
              </w:rPr>
            </w:pPr>
            <w:r w:rsidRPr="00052DAB">
              <w:rPr>
                <w:rFonts w:cs="Arial"/>
                <w:sz w:val="22"/>
                <w:szCs w:val="22"/>
              </w:rPr>
              <w:t xml:space="preserve">h </w:t>
            </w:r>
            <w:r w:rsidRPr="00052DAB">
              <w:rPr>
                <w:rFonts w:cs="Arial"/>
                <w:sz w:val="22"/>
                <w:szCs w:val="22"/>
              </w:rPr>
              <w:sym w:font="Symbol" w:char="F0A3"/>
            </w:r>
            <w:r w:rsidRPr="00052DAB">
              <w:rPr>
                <w:rFonts w:cs="Arial"/>
                <w:sz w:val="22"/>
                <w:szCs w:val="22"/>
              </w:rPr>
              <w:t xml:space="preserve"> 10 và e </w:t>
            </w:r>
            <w:r w:rsidRPr="00052DAB">
              <w:rPr>
                <w:rFonts w:cs="Arial"/>
                <w:sz w:val="22"/>
                <w:szCs w:val="22"/>
              </w:rPr>
              <w:sym w:font="Symbol" w:char="F0A3"/>
            </w:r>
            <w:r w:rsidRPr="00052DAB">
              <w:rPr>
                <w:rFonts w:cs="Arial"/>
                <w:sz w:val="22"/>
                <w:szCs w:val="22"/>
              </w:rPr>
              <w:t xml:space="preserve"> 1,5</w:t>
            </w:r>
          </w:p>
        </w:tc>
      </w:tr>
      <w:tr w:rsidR="00750935" w:rsidRPr="00052DAB" w:rsidTr="00AA471B">
        <w:trPr>
          <w:trHeight w:val="2418"/>
          <w:jc w:val="center"/>
        </w:trPr>
        <w:tc>
          <w:tcPr>
            <w:tcW w:w="1326" w:type="dxa"/>
            <w:vAlign w:val="center"/>
          </w:tcPr>
          <w:p w:rsidR="00750935" w:rsidRPr="00052DAB" w:rsidRDefault="00750935" w:rsidP="002C5B3D">
            <w:pPr>
              <w:widowControl w:val="0"/>
              <w:spacing w:before="60"/>
              <w:ind w:left="142" w:hanging="142"/>
              <w:jc w:val="both"/>
              <w:rPr>
                <w:rFonts w:cs="Arial"/>
                <w:noProof/>
                <w:sz w:val="22"/>
                <w:szCs w:val="22"/>
              </w:rPr>
            </w:pPr>
            <w:r w:rsidRPr="00052DAB">
              <w:rPr>
                <w:rFonts w:cs="Arial"/>
                <w:noProof/>
                <w:sz w:val="22"/>
                <w:szCs w:val="22"/>
              </w:rPr>
              <w:t>(</w:t>
            </w:r>
            <w:r>
              <w:rPr>
                <w:rFonts w:cs="Arial"/>
                <w:noProof/>
                <w:sz w:val="22"/>
                <w:szCs w:val="22"/>
              </w:rPr>
              <w:t>9</w:t>
            </w:r>
            <w:r w:rsidRPr="00052DAB">
              <w:rPr>
                <w:rFonts w:cs="Arial"/>
                <w:noProof/>
                <w:sz w:val="22"/>
                <w:szCs w:val="22"/>
              </w:rPr>
              <w:t>)</w:t>
            </w:r>
            <w:r w:rsidRPr="00052DAB">
              <w:rPr>
                <w:rFonts w:cs="Arial"/>
                <w:noProof/>
                <w:sz w:val="22"/>
                <w:szCs w:val="22"/>
              </w:rPr>
              <w:tab/>
              <w:t>Mối hàn giữa ống chằng hoặc ống và mặt sàng hoặc tấm đáy</w:t>
            </w:r>
          </w:p>
        </w:tc>
        <w:tc>
          <w:tcPr>
            <w:tcW w:w="1038"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r w:rsidRPr="00052DAB">
              <w:rPr>
                <w:rFonts w:cs="Arial"/>
                <w:sz w:val="22"/>
                <w:szCs w:val="22"/>
              </w:rPr>
              <w:t>A</w:t>
            </w:r>
          </w:p>
          <w:p w:rsidR="00750935" w:rsidRPr="00052DAB" w:rsidRDefault="00750935" w:rsidP="002C5B3D">
            <w:pPr>
              <w:widowControl w:val="0"/>
              <w:jc w:val="both"/>
              <w:rPr>
                <w:rFonts w:cs="Arial"/>
                <w:sz w:val="22"/>
                <w:szCs w:val="22"/>
              </w:rPr>
            </w:pPr>
          </w:p>
        </w:tc>
        <w:tc>
          <w:tcPr>
            <w:tcW w:w="3903" w:type="dxa"/>
          </w:tcPr>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p w:rsidR="00750935" w:rsidRPr="00052DAB" w:rsidRDefault="00750935" w:rsidP="002C5B3D">
            <w:pPr>
              <w:widowControl w:val="0"/>
              <w:jc w:val="both"/>
              <w:rPr>
                <w:rFonts w:cs="Arial"/>
                <w:sz w:val="22"/>
                <w:szCs w:val="22"/>
              </w:rPr>
            </w:pPr>
          </w:p>
        </w:tc>
        <w:tc>
          <w:tcPr>
            <w:tcW w:w="3564" w:type="dxa"/>
            <w:vAlign w:val="center"/>
          </w:tcPr>
          <w:p w:rsidR="00750935" w:rsidRPr="00052DAB" w:rsidRDefault="00750935" w:rsidP="00BF0E06">
            <w:pPr>
              <w:widowControl w:val="0"/>
              <w:numPr>
                <w:ilvl w:val="0"/>
                <w:numId w:val="93"/>
              </w:numPr>
              <w:tabs>
                <w:tab w:val="left" w:pos="340"/>
              </w:tabs>
              <w:spacing w:before="60"/>
              <w:jc w:val="both"/>
              <w:rPr>
                <w:rFonts w:cs="Arial"/>
                <w:sz w:val="22"/>
                <w:szCs w:val="22"/>
              </w:rPr>
            </w:pPr>
            <w:r w:rsidRPr="00052DAB">
              <w:rPr>
                <w:rFonts w:cs="Arial"/>
                <w:sz w:val="22"/>
                <w:szCs w:val="22"/>
              </w:rPr>
              <w:t xml:space="preserve">t </w:t>
            </w:r>
            <w:r w:rsidRPr="00052DAB">
              <w:rPr>
                <w:rFonts w:cs="Arial"/>
                <w:sz w:val="22"/>
                <w:szCs w:val="22"/>
              </w:rPr>
              <w:sym w:font="Symbol" w:char="F0B3"/>
            </w:r>
            <w:r w:rsidRPr="00052DAB">
              <w:rPr>
                <w:rFonts w:cs="Arial"/>
                <w:sz w:val="22"/>
                <w:szCs w:val="22"/>
              </w:rPr>
              <w:t xml:space="preserve"> T</w:t>
            </w:r>
            <w:r w:rsidRPr="00052DAB">
              <w:rPr>
                <w:rFonts w:cs="Arial"/>
                <w:sz w:val="22"/>
                <w:szCs w:val="22"/>
                <w:vertAlign w:val="subscript"/>
              </w:rPr>
              <w:t>k</w:t>
            </w:r>
          </w:p>
          <w:p w:rsidR="00750935" w:rsidRPr="00052DAB" w:rsidRDefault="00750935" w:rsidP="00BF0E06">
            <w:pPr>
              <w:widowControl w:val="0"/>
              <w:numPr>
                <w:ilvl w:val="0"/>
                <w:numId w:val="93"/>
              </w:numPr>
              <w:tabs>
                <w:tab w:val="left" w:pos="340"/>
              </w:tabs>
              <w:jc w:val="both"/>
              <w:rPr>
                <w:rFonts w:cs="Arial"/>
                <w:sz w:val="22"/>
                <w:szCs w:val="22"/>
              </w:rPr>
            </w:pPr>
            <w:r w:rsidRPr="00052DAB">
              <w:rPr>
                <w:rFonts w:cs="Arial"/>
                <w:sz w:val="22"/>
                <w:szCs w:val="22"/>
              </w:rPr>
              <w:t xml:space="preserve">S </w:t>
            </w:r>
            <w:r w:rsidRPr="00052DAB">
              <w:rPr>
                <w:rFonts w:cs="Arial"/>
                <w:sz w:val="22"/>
                <w:szCs w:val="22"/>
              </w:rPr>
              <w:sym w:font="Symbol" w:char="F0B3"/>
            </w:r>
            <w:r w:rsidRPr="00052DAB">
              <w:rPr>
                <w:rFonts w:cs="Arial"/>
                <w:sz w:val="22"/>
                <w:szCs w:val="22"/>
              </w:rPr>
              <w:t xml:space="preserve"> 2t</w:t>
            </w:r>
          </w:p>
          <w:p w:rsidR="00750935" w:rsidRPr="00052DAB" w:rsidRDefault="00750935" w:rsidP="00BF0E06">
            <w:pPr>
              <w:widowControl w:val="0"/>
              <w:numPr>
                <w:ilvl w:val="0"/>
                <w:numId w:val="93"/>
              </w:numPr>
              <w:tabs>
                <w:tab w:val="left" w:pos="340"/>
              </w:tabs>
              <w:jc w:val="both"/>
              <w:rPr>
                <w:rFonts w:cs="Arial"/>
                <w:sz w:val="22"/>
                <w:szCs w:val="22"/>
              </w:rPr>
            </w:pPr>
            <w:r w:rsidRPr="00052DAB">
              <w:rPr>
                <w:rFonts w:cs="Arial"/>
                <w:sz w:val="22"/>
                <w:szCs w:val="22"/>
              </w:rPr>
              <w:t>Ở phía tiếp xúc với lửa</w:t>
            </w:r>
          </w:p>
          <w:p w:rsidR="00750935" w:rsidRPr="00052DAB" w:rsidRDefault="00750935" w:rsidP="002C5B3D">
            <w:pPr>
              <w:widowControl w:val="0"/>
              <w:jc w:val="both"/>
              <w:rPr>
                <w:rFonts w:cs="Arial"/>
                <w:sz w:val="22"/>
                <w:szCs w:val="22"/>
              </w:rPr>
            </w:pPr>
            <w:r w:rsidRPr="00052DAB">
              <w:rPr>
                <w:rFonts w:cs="Arial"/>
                <w:sz w:val="22"/>
                <w:szCs w:val="22"/>
              </w:rPr>
              <w:t xml:space="preserve">      e </w:t>
            </w:r>
            <w:r w:rsidRPr="00052DAB">
              <w:rPr>
                <w:rFonts w:cs="Arial"/>
                <w:sz w:val="22"/>
                <w:szCs w:val="22"/>
              </w:rPr>
              <w:sym w:font="Symbol" w:char="F0A3"/>
            </w:r>
            <w:r w:rsidRPr="00052DAB">
              <w:rPr>
                <w:rFonts w:cs="Arial"/>
                <w:sz w:val="22"/>
                <w:szCs w:val="22"/>
              </w:rPr>
              <w:t xml:space="preserve"> 1,5</w:t>
            </w:r>
          </w:p>
        </w:tc>
      </w:tr>
    </w:tbl>
    <w:p w:rsidR="00750935" w:rsidRDefault="00750935" w:rsidP="00CA37F6">
      <w:pPr>
        <w:jc w:val="center"/>
        <w:rPr>
          <w:b/>
          <w:bCs/>
        </w:rPr>
      </w:pPr>
      <w:r w:rsidRPr="00750935">
        <w:rPr>
          <w:b/>
          <w:bCs/>
        </w:rPr>
        <w:t>Hình 2 - Cách nối đáy với thân hình trụ cho từng trường hợp (tiếp theo)</w:t>
      </w:r>
    </w:p>
    <w:p w:rsidR="00750935" w:rsidRDefault="00750935" w:rsidP="002C5B3D">
      <w:pPr>
        <w:jc w:val="both"/>
        <w:rPr>
          <w:b/>
          <w:bCs/>
        </w:rPr>
      </w:pPr>
    </w:p>
    <w:tbl>
      <w:tblPr>
        <w:tblW w:w="9887" w:type="dxa"/>
        <w:jc w:val="center"/>
        <w:tblInd w:w="12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00"/>
        <w:gridCol w:w="948"/>
        <w:gridCol w:w="3665"/>
        <w:gridCol w:w="3874"/>
      </w:tblGrid>
      <w:tr w:rsidR="00750935" w:rsidRPr="008228ED" w:rsidTr="00AA471B">
        <w:trPr>
          <w:jc w:val="center"/>
        </w:trPr>
        <w:tc>
          <w:tcPr>
            <w:tcW w:w="1400" w:type="dxa"/>
          </w:tcPr>
          <w:p w:rsidR="00750935" w:rsidRPr="008228ED" w:rsidRDefault="00750935" w:rsidP="002C5B3D">
            <w:pPr>
              <w:widowControl w:val="0"/>
              <w:spacing w:before="60" w:after="60" w:line="276" w:lineRule="auto"/>
              <w:jc w:val="both"/>
              <w:rPr>
                <w:rFonts w:cs="Arial"/>
                <w:sz w:val="22"/>
                <w:szCs w:val="22"/>
              </w:rPr>
            </w:pPr>
            <w:r w:rsidRPr="008228ED">
              <w:rPr>
                <w:rFonts w:cs="Arial"/>
                <w:b/>
                <w:sz w:val="22"/>
                <w:szCs w:val="22"/>
              </w:rPr>
              <w:lastRenderedPageBreak/>
              <w:br w:type="page"/>
            </w:r>
            <w:r w:rsidRPr="008228ED">
              <w:rPr>
                <w:rFonts w:cs="Arial"/>
                <w:b/>
                <w:sz w:val="22"/>
                <w:szCs w:val="22"/>
              </w:rPr>
              <w:br w:type="page"/>
            </w:r>
            <w:r w:rsidRPr="008228ED">
              <w:rPr>
                <w:rFonts w:cs="Arial"/>
                <w:sz w:val="22"/>
                <w:szCs w:val="22"/>
              </w:rPr>
              <w:t>Phần hàn</w:t>
            </w:r>
          </w:p>
        </w:tc>
        <w:tc>
          <w:tcPr>
            <w:tcW w:w="948" w:type="dxa"/>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t>Ký hiệu</w:t>
            </w:r>
          </w:p>
        </w:tc>
        <w:tc>
          <w:tcPr>
            <w:tcW w:w="3665" w:type="dxa"/>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t>Cách thức hàn</w:t>
            </w:r>
          </w:p>
        </w:tc>
        <w:tc>
          <w:tcPr>
            <w:tcW w:w="3874" w:type="dxa"/>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t>Ghi chú</w:t>
            </w:r>
          </w:p>
        </w:tc>
      </w:tr>
      <w:tr w:rsidR="00750935" w:rsidRPr="008228ED" w:rsidTr="00AA471B">
        <w:trPr>
          <w:trHeight w:val="2468"/>
          <w:jc w:val="center"/>
        </w:trPr>
        <w:tc>
          <w:tcPr>
            <w:tcW w:w="1400" w:type="dxa"/>
            <w:vMerge w:val="restart"/>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ind w:left="142" w:hanging="142"/>
              <w:jc w:val="both"/>
              <w:rPr>
                <w:rFonts w:cs="Arial"/>
                <w:sz w:val="22"/>
                <w:szCs w:val="22"/>
              </w:rPr>
            </w:pPr>
            <w:r w:rsidRPr="008228ED">
              <w:rPr>
                <w:rFonts w:cs="Arial"/>
                <w:sz w:val="22"/>
                <w:szCs w:val="22"/>
              </w:rPr>
              <w:t>(</w:t>
            </w:r>
            <w:r>
              <w:rPr>
                <w:rFonts w:cs="Arial"/>
                <w:sz w:val="22"/>
                <w:szCs w:val="22"/>
              </w:rPr>
              <w:t>10</w:t>
            </w:r>
            <w:r w:rsidRPr="008228ED">
              <w:rPr>
                <w:rFonts w:cs="Arial"/>
                <w:sz w:val="22"/>
                <w:szCs w:val="22"/>
              </w:rPr>
              <w:t>)</w:t>
            </w:r>
            <w:r w:rsidRPr="008228ED">
              <w:rPr>
                <w:rFonts w:cs="Arial"/>
                <w:sz w:val="22"/>
                <w:szCs w:val="22"/>
              </w:rPr>
              <w:tab/>
              <w:t>Mối hàn giữa ống chằng hoặc ống và mặt sàng hoặc tấm đáy</w:t>
            </w:r>
          </w:p>
          <w:p w:rsidR="00750935" w:rsidRPr="008228ED" w:rsidRDefault="00750935" w:rsidP="002C5B3D">
            <w:pPr>
              <w:widowControl w:val="0"/>
              <w:spacing w:after="60" w:line="276" w:lineRule="auto"/>
              <w:jc w:val="both"/>
              <w:rPr>
                <w:rFonts w:cs="Arial"/>
                <w:sz w:val="22"/>
                <w:szCs w:val="22"/>
              </w:rPr>
            </w:pPr>
          </w:p>
        </w:tc>
        <w:tc>
          <w:tcPr>
            <w:tcW w:w="948" w:type="dxa"/>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B</w:t>
            </w:r>
          </w:p>
        </w:tc>
        <w:tc>
          <w:tcPr>
            <w:tcW w:w="3665"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6432" behindDoc="0" locked="0" layoutInCell="1" allowOverlap="1">
                      <wp:simplePos x="0" y="0"/>
                      <wp:positionH relativeFrom="column">
                        <wp:posOffset>159385</wp:posOffset>
                      </wp:positionH>
                      <wp:positionV relativeFrom="paragraph">
                        <wp:posOffset>88265</wp:posOffset>
                      </wp:positionV>
                      <wp:extent cx="1826260" cy="1339850"/>
                      <wp:effectExtent l="16510" t="2540" r="14605" b="10160"/>
                      <wp:wrapNone/>
                      <wp:docPr id="349" name="Group 10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6260" cy="1339850"/>
                                <a:chOff x="2" y="0"/>
                                <a:chExt cx="19998" cy="20000"/>
                              </a:xfrm>
                            </wpg:grpSpPr>
                            <wpg:grpSp>
                              <wpg:cNvPr id="350" name="Group 1018"/>
                              <wpg:cNvGrpSpPr>
                                <a:grpSpLocks/>
                              </wpg:cNvGrpSpPr>
                              <wpg:grpSpPr bwMode="auto">
                                <a:xfrm>
                                  <a:off x="14270" y="7299"/>
                                  <a:ext cx="2385" cy="4066"/>
                                  <a:chOff x="0" y="0"/>
                                  <a:chExt cx="20000" cy="20000"/>
                                </a:xfrm>
                              </wpg:grpSpPr>
                              <wps:wsp>
                                <wps:cNvPr id="351" name="Arc 1019"/>
                                <wps:cNvSpPr>
                                  <a:spLocks/>
                                </wps:cNvSpPr>
                                <wps:spPr bwMode="auto">
                                  <a:xfrm flipV="1">
                                    <a:off x="235" y="8903"/>
                                    <a:ext cx="19765" cy="1109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2" name="Freeform 1020"/>
                                <wps:cNvSpPr>
                                  <a:spLocks/>
                                </wps:cNvSpPr>
                                <wps:spPr bwMode="auto">
                                  <a:xfrm>
                                    <a:off x="0" y="0"/>
                                    <a:ext cx="19128" cy="8623"/>
                                  </a:xfrm>
                                  <a:custGeom>
                                    <a:avLst/>
                                    <a:gdLst>
                                      <a:gd name="T0" fmla="*/ 0 w 20000"/>
                                      <a:gd name="T1" fmla="*/ 0 h 20000"/>
                                      <a:gd name="T2" fmla="*/ 19939 w 20000"/>
                                      <a:gd name="T3" fmla="*/ 19892 h 20000"/>
                                    </a:gdLst>
                                    <a:ahLst/>
                                    <a:cxnLst>
                                      <a:cxn ang="0">
                                        <a:pos x="T0" y="T1"/>
                                      </a:cxn>
                                      <a:cxn ang="0">
                                        <a:pos x="T2" y="T3"/>
                                      </a:cxn>
                                    </a:cxnLst>
                                    <a:rect l="0" t="0" r="r" b="b"/>
                                    <a:pathLst>
                                      <a:path w="20000" h="20000">
                                        <a:moveTo>
                                          <a:pt x="0" y="0"/>
                                        </a:moveTo>
                                        <a:lnTo>
                                          <a:pt x="19939" y="19892"/>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3" name="Freeform 1021"/>
                                <wps:cNvSpPr>
                                  <a:spLocks/>
                                </wps:cNvSpPr>
                                <wps:spPr bwMode="auto">
                                  <a:xfrm>
                                    <a:off x="59" y="325"/>
                                    <a:ext cx="18658" cy="17668"/>
                                  </a:xfrm>
                                  <a:custGeom>
                                    <a:avLst/>
                                    <a:gdLst>
                                      <a:gd name="T0" fmla="*/ 188 w 20000"/>
                                      <a:gd name="T1" fmla="*/ 0 h 20000"/>
                                      <a:gd name="T2" fmla="*/ 19938 w 20000"/>
                                      <a:gd name="T3" fmla="*/ 9340 h 20000"/>
                                      <a:gd name="T4" fmla="*/ 0 w 20000"/>
                                      <a:gd name="T5" fmla="*/ 19947 h 20000"/>
                                    </a:gdLst>
                                    <a:ahLst/>
                                    <a:cxnLst>
                                      <a:cxn ang="0">
                                        <a:pos x="T0" y="T1"/>
                                      </a:cxn>
                                      <a:cxn ang="0">
                                        <a:pos x="T2" y="T3"/>
                                      </a:cxn>
                                      <a:cxn ang="0">
                                        <a:pos x="T4" y="T5"/>
                                      </a:cxn>
                                    </a:cxnLst>
                                    <a:rect l="0" t="0" r="r" b="b"/>
                                    <a:pathLst>
                                      <a:path w="20000" h="20000">
                                        <a:moveTo>
                                          <a:pt x="188" y="0"/>
                                        </a:moveTo>
                                        <a:lnTo>
                                          <a:pt x="19938" y="9340"/>
                                        </a:lnTo>
                                        <a:lnTo>
                                          <a:pt x="0" y="19947"/>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354" name="Rectangle 1022"/>
                              <wps:cNvSpPr>
                                <a:spLocks noChangeArrowheads="1"/>
                              </wps:cNvSpPr>
                              <wps:spPr bwMode="auto">
                                <a:xfrm>
                                  <a:off x="6357" y="6645"/>
                                  <a:ext cx="7885" cy="1165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5" name="Line 1023"/>
                              <wps:cNvCnPr/>
                              <wps:spPr bwMode="auto">
                                <a:xfrm>
                                  <a:off x="676" y="14787"/>
                                  <a:ext cx="5653" cy="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6" name="Line 1024"/>
                              <wps:cNvCnPr/>
                              <wps:spPr bwMode="auto">
                                <a:xfrm flipH="1">
                                  <a:off x="16648" y="9119"/>
                                  <a:ext cx="3296" cy="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7" name="Line 1025"/>
                              <wps:cNvCnPr/>
                              <wps:spPr bwMode="auto">
                                <a:xfrm>
                                  <a:off x="1914" y="7308"/>
                                  <a:ext cx="7649" cy="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8" name="Line 1026"/>
                              <wps:cNvCnPr/>
                              <wps:spPr bwMode="auto">
                                <a:xfrm>
                                  <a:off x="1879" y="11394"/>
                                  <a:ext cx="4443" cy="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9" name="Line 1027"/>
                              <wps:cNvCnPr/>
                              <wps:spPr bwMode="auto">
                                <a:xfrm>
                                  <a:off x="2609" y="7375"/>
                                  <a:ext cx="7" cy="3990"/>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0" name="Line 1028"/>
                              <wps:cNvCnPr/>
                              <wps:spPr bwMode="auto">
                                <a:xfrm>
                                  <a:off x="8464" y="4531"/>
                                  <a:ext cx="7" cy="207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1" name="Line 1029"/>
                              <wps:cNvCnPr/>
                              <wps:spPr bwMode="auto">
                                <a:xfrm>
                                  <a:off x="17677" y="4635"/>
                                  <a:ext cx="7" cy="207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2" name="Line 1030"/>
                              <wps:cNvCnPr/>
                              <wps:spPr bwMode="auto">
                                <a:xfrm flipV="1">
                                  <a:off x="17733" y="9119"/>
                                  <a:ext cx="7" cy="207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3" name="Rectangle 1031"/>
                              <wps:cNvSpPr>
                                <a:spLocks noChangeArrowheads="1"/>
                              </wps:cNvSpPr>
                              <wps:spPr bwMode="auto">
                                <a:xfrm>
                                  <a:off x="4014" y="14512"/>
                                  <a:ext cx="1988" cy="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k</w:t>
                                    </w:r>
                                  </w:p>
                                </w:txbxContent>
                              </wps:txbx>
                              <wps:bodyPr rot="0" vert="horz" wrap="square" lIns="12700" tIns="12700" rIns="12700" bIns="12700" anchor="t" anchorCtr="0" upright="1">
                                <a:noAutofit/>
                              </wps:bodyPr>
                            </wps:wsp>
                            <wps:wsp>
                              <wps:cNvPr id="364" name="Freeform 1032"/>
                              <wps:cNvSpPr>
                                <a:spLocks/>
                              </wps:cNvSpPr>
                              <wps:spPr bwMode="auto">
                                <a:xfrm>
                                  <a:off x="2" y="9166"/>
                                  <a:ext cx="750" cy="5592"/>
                                </a:xfrm>
                                <a:custGeom>
                                  <a:avLst/>
                                  <a:gdLst>
                                    <a:gd name="T0" fmla="*/ 16296 w 20000"/>
                                    <a:gd name="T1" fmla="*/ 0 h 20000"/>
                                    <a:gd name="T2" fmla="*/ 17037 w 20000"/>
                                    <a:gd name="T3" fmla="*/ 2712 h 20000"/>
                                    <a:gd name="T4" fmla="*/ 17037 w 20000"/>
                                    <a:gd name="T5" fmla="*/ 5424 h 20000"/>
                                    <a:gd name="T6" fmla="*/ 15000 w 20000"/>
                                    <a:gd name="T7" fmla="*/ 7356 h 20000"/>
                                    <a:gd name="T8" fmla="*/ 11481 w 20000"/>
                                    <a:gd name="T9" fmla="*/ 8169 h 20000"/>
                                    <a:gd name="T10" fmla="*/ 11481 w 20000"/>
                                    <a:gd name="T11" fmla="*/ 8508 h 20000"/>
                                    <a:gd name="T12" fmla="*/ 9074 w 20000"/>
                                    <a:gd name="T13" fmla="*/ 8847 h 20000"/>
                                    <a:gd name="T14" fmla="*/ 6667 w 20000"/>
                                    <a:gd name="T15" fmla="*/ 9186 h 20000"/>
                                    <a:gd name="T16" fmla="*/ 6667 w 20000"/>
                                    <a:gd name="T17" fmla="*/ 9492 h 20000"/>
                                    <a:gd name="T18" fmla="*/ 4444 w 20000"/>
                                    <a:gd name="T19" fmla="*/ 9831 h 20000"/>
                                    <a:gd name="T20" fmla="*/ 2037 w 20000"/>
                                    <a:gd name="T21" fmla="*/ 10475 h 20000"/>
                                    <a:gd name="T22" fmla="*/ 0 w 20000"/>
                                    <a:gd name="T23" fmla="*/ 12508 h 20000"/>
                                    <a:gd name="T24" fmla="*/ 2037 w 20000"/>
                                    <a:gd name="T25" fmla="*/ 14746 h 20000"/>
                                    <a:gd name="T26" fmla="*/ 4444 w 20000"/>
                                    <a:gd name="T27" fmla="*/ 15424 h 20000"/>
                                    <a:gd name="T28" fmla="*/ 4444 w 20000"/>
                                    <a:gd name="T29" fmla="*/ 15729 h 20000"/>
                                    <a:gd name="T30" fmla="*/ 6667 w 20000"/>
                                    <a:gd name="T31" fmla="*/ 15729 h 20000"/>
                                    <a:gd name="T32" fmla="*/ 9074 w 20000"/>
                                    <a:gd name="T33" fmla="*/ 16034 h 20000"/>
                                    <a:gd name="T34" fmla="*/ 13889 w 20000"/>
                                    <a:gd name="T35" fmla="*/ 16034 h 20000"/>
                                    <a:gd name="T36" fmla="*/ 19815 w 20000"/>
                                    <a:gd name="T37" fmla="*/ 17729 h 20000"/>
                                    <a:gd name="T38" fmla="*/ 13889 w 20000"/>
                                    <a:gd name="T39" fmla="*/ 1996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296" y="0"/>
                                      </a:moveTo>
                                      <a:lnTo>
                                        <a:pt x="17037" y="2712"/>
                                      </a:lnTo>
                                      <a:lnTo>
                                        <a:pt x="17037" y="5424"/>
                                      </a:lnTo>
                                      <a:lnTo>
                                        <a:pt x="15000" y="7356"/>
                                      </a:lnTo>
                                      <a:lnTo>
                                        <a:pt x="11481" y="8169"/>
                                      </a:lnTo>
                                      <a:lnTo>
                                        <a:pt x="11481" y="8508"/>
                                      </a:lnTo>
                                      <a:lnTo>
                                        <a:pt x="9074" y="8847"/>
                                      </a:lnTo>
                                      <a:lnTo>
                                        <a:pt x="6667" y="9186"/>
                                      </a:lnTo>
                                      <a:lnTo>
                                        <a:pt x="6667" y="9492"/>
                                      </a:lnTo>
                                      <a:lnTo>
                                        <a:pt x="4444" y="9831"/>
                                      </a:lnTo>
                                      <a:lnTo>
                                        <a:pt x="2037" y="10475"/>
                                      </a:lnTo>
                                      <a:lnTo>
                                        <a:pt x="0" y="12508"/>
                                      </a:lnTo>
                                      <a:lnTo>
                                        <a:pt x="2037" y="14746"/>
                                      </a:lnTo>
                                      <a:lnTo>
                                        <a:pt x="4444" y="15424"/>
                                      </a:lnTo>
                                      <a:lnTo>
                                        <a:pt x="4444" y="15729"/>
                                      </a:lnTo>
                                      <a:lnTo>
                                        <a:pt x="6667" y="15729"/>
                                      </a:lnTo>
                                      <a:lnTo>
                                        <a:pt x="9074" y="16034"/>
                                      </a:lnTo>
                                      <a:lnTo>
                                        <a:pt x="13889" y="16034"/>
                                      </a:lnTo>
                                      <a:lnTo>
                                        <a:pt x="19815" y="17729"/>
                                      </a:lnTo>
                                      <a:lnTo>
                                        <a:pt x="13889" y="19966"/>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5" name="Freeform 1033"/>
                              <wps:cNvSpPr>
                                <a:spLocks/>
                              </wps:cNvSpPr>
                              <wps:spPr bwMode="auto">
                                <a:xfrm>
                                  <a:off x="6371" y="17876"/>
                                  <a:ext cx="7885" cy="1290"/>
                                </a:xfrm>
                                <a:custGeom>
                                  <a:avLst/>
                                  <a:gdLst>
                                    <a:gd name="T0" fmla="*/ 0 w 20000"/>
                                    <a:gd name="T1" fmla="*/ 0 h 20000"/>
                                    <a:gd name="T2" fmla="*/ 0 w 20000"/>
                                    <a:gd name="T3" fmla="*/ 5441 h 20000"/>
                                    <a:gd name="T4" fmla="*/ 141 w 20000"/>
                                    <a:gd name="T5" fmla="*/ 6618 h 20000"/>
                                    <a:gd name="T6" fmla="*/ 141 w 20000"/>
                                    <a:gd name="T7" fmla="*/ 7647 h 20000"/>
                                    <a:gd name="T8" fmla="*/ 406 w 20000"/>
                                    <a:gd name="T9" fmla="*/ 7647 h 20000"/>
                                    <a:gd name="T10" fmla="*/ 529 w 20000"/>
                                    <a:gd name="T11" fmla="*/ 8824 h 20000"/>
                                    <a:gd name="T12" fmla="*/ 670 w 20000"/>
                                    <a:gd name="T13" fmla="*/ 9853 h 20000"/>
                                    <a:gd name="T14" fmla="*/ 794 w 20000"/>
                                    <a:gd name="T15" fmla="*/ 9853 h 20000"/>
                                    <a:gd name="T16" fmla="*/ 1058 w 20000"/>
                                    <a:gd name="T17" fmla="*/ 11029 h 20000"/>
                                    <a:gd name="T18" fmla="*/ 1323 w 20000"/>
                                    <a:gd name="T19" fmla="*/ 12059 h 20000"/>
                                    <a:gd name="T20" fmla="*/ 5697 w 20000"/>
                                    <a:gd name="T21" fmla="*/ 12059 h 20000"/>
                                    <a:gd name="T22" fmla="*/ 5820 w 20000"/>
                                    <a:gd name="T23" fmla="*/ 13235 h 20000"/>
                                    <a:gd name="T24" fmla="*/ 6085 w 20000"/>
                                    <a:gd name="T25" fmla="*/ 13235 h 20000"/>
                                    <a:gd name="T26" fmla="*/ 6226 w 20000"/>
                                    <a:gd name="T27" fmla="*/ 14265 h 20000"/>
                                    <a:gd name="T28" fmla="*/ 6349 w 20000"/>
                                    <a:gd name="T29" fmla="*/ 14265 h 20000"/>
                                    <a:gd name="T30" fmla="*/ 6614 w 20000"/>
                                    <a:gd name="T31" fmla="*/ 15441 h 20000"/>
                                    <a:gd name="T32" fmla="*/ 6878 w 20000"/>
                                    <a:gd name="T33" fmla="*/ 15441 h 20000"/>
                                    <a:gd name="T34" fmla="*/ 7143 w 20000"/>
                                    <a:gd name="T35" fmla="*/ 17647 h 20000"/>
                                    <a:gd name="T36" fmla="*/ 10582 w 20000"/>
                                    <a:gd name="T37" fmla="*/ 17647 h 20000"/>
                                    <a:gd name="T38" fmla="*/ 11640 w 20000"/>
                                    <a:gd name="T39" fmla="*/ 19853 h 20000"/>
                                    <a:gd name="T40" fmla="*/ 14956 w 20000"/>
                                    <a:gd name="T41" fmla="*/ 19853 h 20000"/>
                                    <a:gd name="T42" fmla="*/ 15079 w 20000"/>
                                    <a:gd name="T43" fmla="*/ 18676 h 20000"/>
                                    <a:gd name="T44" fmla="*/ 15344 w 20000"/>
                                    <a:gd name="T45" fmla="*/ 18676 h 20000"/>
                                    <a:gd name="T46" fmla="*/ 15485 w 20000"/>
                                    <a:gd name="T47" fmla="*/ 17647 h 20000"/>
                                    <a:gd name="T48" fmla="*/ 15608 w 20000"/>
                                    <a:gd name="T49" fmla="*/ 17647 h 20000"/>
                                    <a:gd name="T50" fmla="*/ 15608 w 20000"/>
                                    <a:gd name="T51" fmla="*/ 16471 h 20000"/>
                                    <a:gd name="T52" fmla="*/ 15873 w 20000"/>
                                    <a:gd name="T53" fmla="*/ 16471 h 20000"/>
                                    <a:gd name="T54" fmla="*/ 15873 w 20000"/>
                                    <a:gd name="T55" fmla="*/ 15441 h 20000"/>
                                    <a:gd name="T56" fmla="*/ 18924 w 20000"/>
                                    <a:gd name="T57" fmla="*/ 15441 h 20000"/>
                                    <a:gd name="T58" fmla="*/ 18924 w 20000"/>
                                    <a:gd name="T59" fmla="*/ 13235 h 20000"/>
                                    <a:gd name="T60" fmla="*/ 19048 w 20000"/>
                                    <a:gd name="T61" fmla="*/ 13235 h 20000"/>
                                    <a:gd name="T62" fmla="*/ 19048 w 20000"/>
                                    <a:gd name="T63" fmla="*/ 12059 h 20000"/>
                                    <a:gd name="T64" fmla="*/ 19189 w 20000"/>
                                    <a:gd name="T65" fmla="*/ 12059 h 20000"/>
                                    <a:gd name="T66" fmla="*/ 19312 w 20000"/>
                                    <a:gd name="T67" fmla="*/ 11029 h 20000"/>
                                    <a:gd name="T68" fmla="*/ 19453 w 20000"/>
                                    <a:gd name="T69" fmla="*/ 11029 h 20000"/>
                                    <a:gd name="T70" fmla="*/ 19453 w 20000"/>
                                    <a:gd name="T71" fmla="*/ 9853 h 20000"/>
                                    <a:gd name="T72" fmla="*/ 19577 w 20000"/>
                                    <a:gd name="T73" fmla="*/ 9853 h 20000"/>
                                    <a:gd name="T74" fmla="*/ 19577 w 20000"/>
                                    <a:gd name="T75" fmla="*/ 8824 h 20000"/>
                                    <a:gd name="T76" fmla="*/ 19841 w 20000"/>
                                    <a:gd name="T77" fmla="*/ 8824 h 20000"/>
                                    <a:gd name="T78" fmla="*/ 19841 w 20000"/>
                                    <a:gd name="T79" fmla="*/ 5441 h 20000"/>
                                    <a:gd name="T80" fmla="*/ 19982 w 20000"/>
                                    <a:gd name="T81" fmla="*/ 544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0000" h="20000">
                                      <a:moveTo>
                                        <a:pt x="0" y="0"/>
                                      </a:moveTo>
                                      <a:lnTo>
                                        <a:pt x="0" y="5441"/>
                                      </a:lnTo>
                                      <a:lnTo>
                                        <a:pt x="141" y="6618"/>
                                      </a:lnTo>
                                      <a:lnTo>
                                        <a:pt x="141" y="7647"/>
                                      </a:lnTo>
                                      <a:lnTo>
                                        <a:pt x="406" y="7647"/>
                                      </a:lnTo>
                                      <a:lnTo>
                                        <a:pt x="529" y="8824"/>
                                      </a:lnTo>
                                      <a:lnTo>
                                        <a:pt x="670" y="9853"/>
                                      </a:lnTo>
                                      <a:lnTo>
                                        <a:pt x="794" y="9853"/>
                                      </a:lnTo>
                                      <a:lnTo>
                                        <a:pt x="1058" y="11029"/>
                                      </a:lnTo>
                                      <a:lnTo>
                                        <a:pt x="1323" y="12059"/>
                                      </a:lnTo>
                                      <a:lnTo>
                                        <a:pt x="5697" y="12059"/>
                                      </a:lnTo>
                                      <a:lnTo>
                                        <a:pt x="5820" y="13235"/>
                                      </a:lnTo>
                                      <a:lnTo>
                                        <a:pt x="6085" y="13235"/>
                                      </a:lnTo>
                                      <a:lnTo>
                                        <a:pt x="6226" y="14265"/>
                                      </a:lnTo>
                                      <a:lnTo>
                                        <a:pt x="6349" y="14265"/>
                                      </a:lnTo>
                                      <a:lnTo>
                                        <a:pt x="6614" y="15441"/>
                                      </a:lnTo>
                                      <a:lnTo>
                                        <a:pt x="6878" y="15441"/>
                                      </a:lnTo>
                                      <a:lnTo>
                                        <a:pt x="7143" y="17647"/>
                                      </a:lnTo>
                                      <a:lnTo>
                                        <a:pt x="10582" y="17647"/>
                                      </a:lnTo>
                                      <a:lnTo>
                                        <a:pt x="11640" y="19853"/>
                                      </a:lnTo>
                                      <a:lnTo>
                                        <a:pt x="14956" y="19853"/>
                                      </a:lnTo>
                                      <a:lnTo>
                                        <a:pt x="15079" y="18676"/>
                                      </a:lnTo>
                                      <a:lnTo>
                                        <a:pt x="15344" y="18676"/>
                                      </a:lnTo>
                                      <a:lnTo>
                                        <a:pt x="15485" y="17647"/>
                                      </a:lnTo>
                                      <a:lnTo>
                                        <a:pt x="15608" y="17647"/>
                                      </a:lnTo>
                                      <a:lnTo>
                                        <a:pt x="15608" y="16471"/>
                                      </a:lnTo>
                                      <a:lnTo>
                                        <a:pt x="15873" y="16471"/>
                                      </a:lnTo>
                                      <a:lnTo>
                                        <a:pt x="15873" y="15441"/>
                                      </a:lnTo>
                                      <a:lnTo>
                                        <a:pt x="18924" y="15441"/>
                                      </a:lnTo>
                                      <a:lnTo>
                                        <a:pt x="18924" y="13235"/>
                                      </a:lnTo>
                                      <a:lnTo>
                                        <a:pt x="19048" y="13235"/>
                                      </a:lnTo>
                                      <a:lnTo>
                                        <a:pt x="19048" y="12059"/>
                                      </a:lnTo>
                                      <a:lnTo>
                                        <a:pt x="19189" y="12059"/>
                                      </a:lnTo>
                                      <a:lnTo>
                                        <a:pt x="19312" y="11029"/>
                                      </a:lnTo>
                                      <a:lnTo>
                                        <a:pt x="19453" y="11029"/>
                                      </a:lnTo>
                                      <a:lnTo>
                                        <a:pt x="19453" y="9853"/>
                                      </a:lnTo>
                                      <a:lnTo>
                                        <a:pt x="19577" y="9853"/>
                                      </a:lnTo>
                                      <a:lnTo>
                                        <a:pt x="19577" y="8824"/>
                                      </a:lnTo>
                                      <a:lnTo>
                                        <a:pt x="19841" y="8824"/>
                                      </a:lnTo>
                                      <a:lnTo>
                                        <a:pt x="19841" y="5441"/>
                                      </a:lnTo>
                                      <a:lnTo>
                                        <a:pt x="19982" y="5441"/>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6" name="Line 1034"/>
                              <wps:cNvCnPr/>
                              <wps:spPr bwMode="auto">
                                <a:xfrm>
                                  <a:off x="7518" y="6635"/>
                                  <a:ext cx="7" cy="1201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7" name="Line 1035"/>
                              <wps:cNvCnPr/>
                              <wps:spPr bwMode="auto">
                                <a:xfrm>
                                  <a:off x="13199" y="6635"/>
                                  <a:ext cx="7" cy="1223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8" name="Line 1036"/>
                              <wps:cNvCnPr/>
                              <wps:spPr bwMode="auto">
                                <a:xfrm>
                                  <a:off x="10307" y="4607"/>
                                  <a:ext cx="7" cy="15393"/>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 name="Line 1037"/>
                              <wps:cNvCnPr/>
                              <wps:spPr bwMode="auto">
                                <a:xfrm>
                                  <a:off x="14235" y="14787"/>
                                  <a:ext cx="5653" cy="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 name="Line 1038"/>
                              <wps:cNvCnPr/>
                              <wps:spPr bwMode="auto">
                                <a:xfrm>
                                  <a:off x="4737" y="17327"/>
                                  <a:ext cx="1523"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 name="Line 1039"/>
                              <wps:cNvCnPr/>
                              <wps:spPr bwMode="auto">
                                <a:xfrm flipH="1">
                                  <a:off x="7553" y="17337"/>
                                  <a:ext cx="1523" cy="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 name="Line 1040"/>
                              <wps:cNvCnPr/>
                              <wps:spPr bwMode="auto">
                                <a:xfrm>
                                  <a:off x="3833" y="2341"/>
                                  <a:ext cx="7" cy="708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 name="Line 1041"/>
                              <wps:cNvCnPr/>
                              <wps:spPr bwMode="auto">
                                <a:xfrm>
                                  <a:off x="6350" y="2294"/>
                                  <a:ext cx="7" cy="455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 name="Rectangle 1042"/>
                              <wps:cNvSpPr>
                                <a:spLocks noChangeArrowheads="1"/>
                              </wps:cNvSpPr>
                              <wps:spPr bwMode="auto">
                                <a:xfrm>
                                  <a:off x="3701" y="0"/>
                                  <a:ext cx="2726" cy="29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F45F14" w:rsidRDefault="004E000A" w:rsidP="00750935">
                                    <w:pPr>
                                      <w:spacing w:line="240" w:lineRule="exact"/>
                                      <w:jc w:val="center"/>
                                      <w:rPr>
                                        <w:rFonts w:cs="Arial"/>
                                        <w:spacing w:val="-6"/>
                                        <w:sz w:val="22"/>
                                      </w:rPr>
                                    </w:pPr>
                                    <w:r w:rsidRPr="00F45F14">
                                      <w:rPr>
                                        <w:rFonts w:cs="Arial"/>
                                        <w:spacing w:val="-6"/>
                                        <w:sz w:val="22"/>
                                      </w:rPr>
                                      <w:t>1,5t</w:t>
                                    </w:r>
                                  </w:p>
                                </w:txbxContent>
                              </wps:txbx>
                              <wps:bodyPr rot="0" vert="horz" wrap="square" lIns="12700" tIns="12700" rIns="12700" bIns="12700" anchor="t" anchorCtr="0" upright="1">
                                <a:noAutofit/>
                              </wps:bodyPr>
                            </wps:wsp>
                            <wps:wsp>
                              <wps:cNvPr id="375" name="Line 1043"/>
                              <wps:cNvCnPr/>
                              <wps:spPr bwMode="auto">
                                <a:xfrm>
                                  <a:off x="2310" y="3251"/>
                                  <a:ext cx="1523"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6" name="Line 1044"/>
                              <wps:cNvCnPr/>
                              <wps:spPr bwMode="auto">
                                <a:xfrm flipH="1">
                                  <a:off x="6406" y="3251"/>
                                  <a:ext cx="1523"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7" name="Freeform 1045"/>
                              <wps:cNvSpPr>
                                <a:spLocks/>
                              </wps:cNvSpPr>
                              <wps:spPr bwMode="auto">
                                <a:xfrm>
                                  <a:off x="19297" y="9014"/>
                                  <a:ext cx="703" cy="5735"/>
                                </a:xfrm>
                                <a:custGeom>
                                  <a:avLst/>
                                  <a:gdLst>
                                    <a:gd name="T0" fmla="*/ 16436 w 20000"/>
                                    <a:gd name="T1" fmla="*/ 0 h 20000"/>
                                    <a:gd name="T2" fmla="*/ 17030 w 20000"/>
                                    <a:gd name="T3" fmla="*/ 2711 h 20000"/>
                                    <a:gd name="T4" fmla="*/ 17030 w 20000"/>
                                    <a:gd name="T5" fmla="*/ 5421 h 20000"/>
                                    <a:gd name="T6" fmla="*/ 15050 w 20000"/>
                                    <a:gd name="T7" fmla="*/ 7339 h 20000"/>
                                    <a:gd name="T8" fmla="*/ 11485 w 20000"/>
                                    <a:gd name="T9" fmla="*/ 8198 h 20000"/>
                                    <a:gd name="T10" fmla="*/ 11485 w 20000"/>
                                    <a:gd name="T11" fmla="*/ 8529 h 20000"/>
                                    <a:gd name="T12" fmla="*/ 9109 w 20000"/>
                                    <a:gd name="T13" fmla="*/ 8860 h 20000"/>
                                    <a:gd name="T14" fmla="*/ 6535 w 20000"/>
                                    <a:gd name="T15" fmla="*/ 9190 h 20000"/>
                                    <a:gd name="T16" fmla="*/ 6535 w 20000"/>
                                    <a:gd name="T17" fmla="*/ 9521 h 20000"/>
                                    <a:gd name="T18" fmla="*/ 4554 w 20000"/>
                                    <a:gd name="T19" fmla="*/ 9851 h 20000"/>
                                    <a:gd name="T20" fmla="*/ 2178 w 20000"/>
                                    <a:gd name="T21" fmla="*/ 10446 h 20000"/>
                                    <a:gd name="T22" fmla="*/ 0 w 20000"/>
                                    <a:gd name="T23" fmla="*/ 12529 h 20000"/>
                                    <a:gd name="T24" fmla="*/ 2178 w 20000"/>
                                    <a:gd name="T25" fmla="*/ 14744 h 20000"/>
                                    <a:gd name="T26" fmla="*/ 4554 w 20000"/>
                                    <a:gd name="T27" fmla="*/ 15405 h 20000"/>
                                    <a:gd name="T28" fmla="*/ 4554 w 20000"/>
                                    <a:gd name="T29" fmla="*/ 15736 h 20000"/>
                                    <a:gd name="T30" fmla="*/ 6535 w 20000"/>
                                    <a:gd name="T31" fmla="*/ 15736 h 20000"/>
                                    <a:gd name="T32" fmla="*/ 9109 w 20000"/>
                                    <a:gd name="T33" fmla="*/ 16033 h 20000"/>
                                    <a:gd name="T34" fmla="*/ 13861 w 20000"/>
                                    <a:gd name="T35" fmla="*/ 16033 h 20000"/>
                                    <a:gd name="T36" fmla="*/ 19802 w 20000"/>
                                    <a:gd name="T37" fmla="*/ 17719 h 20000"/>
                                    <a:gd name="T38" fmla="*/ 13861 w 20000"/>
                                    <a:gd name="T39" fmla="*/ 19967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436" y="0"/>
                                      </a:moveTo>
                                      <a:lnTo>
                                        <a:pt x="17030" y="2711"/>
                                      </a:lnTo>
                                      <a:lnTo>
                                        <a:pt x="17030" y="5421"/>
                                      </a:lnTo>
                                      <a:lnTo>
                                        <a:pt x="15050" y="7339"/>
                                      </a:lnTo>
                                      <a:lnTo>
                                        <a:pt x="11485" y="8198"/>
                                      </a:lnTo>
                                      <a:lnTo>
                                        <a:pt x="11485" y="8529"/>
                                      </a:lnTo>
                                      <a:lnTo>
                                        <a:pt x="9109" y="8860"/>
                                      </a:lnTo>
                                      <a:lnTo>
                                        <a:pt x="6535" y="9190"/>
                                      </a:lnTo>
                                      <a:lnTo>
                                        <a:pt x="6535" y="9521"/>
                                      </a:lnTo>
                                      <a:lnTo>
                                        <a:pt x="4554" y="9851"/>
                                      </a:lnTo>
                                      <a:lnTo>
                                        <a:pt x="2178" y="10446"/>
                                      </a:lnTo>
                                      <a:lnTo>
                                        <a:pt x="0" y="12529"/>
                                      </a:lnTo>
                                      <a:lnTo>
                                        <a:pt x="2178" y="14744"/>
                                      </a:lnTo>
                                      <a:lnTo>
                                        <a:pt x="4554" y="15405"/>
                                      </a:lnTo>
                                      <a:lnTo>
                                        <a:pt x="4554" y="15736"/>
                                      </a:lnTo>
                                      <a:lnTo>
                                        <a:pt x="6535" y="15736"/>
                                      </a:lnTo>
                                      <a:lnTo>
                                        <a:pt x="9109" y="16033"/>
                                      </a:lnTo>
                                      <a:lnTo>
                                        <a:pt x="13861" y="16033"/>
                                      </a:lnTo>
                                      <a:lnTo>
                                        <a:pt x="19802" y="17719"/>
                                      </a:lnTo>
                                      <a:lnTo>
                                        <a:pt x="13861" y="19967"/>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8" name="Line 1046"/>
                              <wps:cNvCnPr/>
                              <wps:spPr bwMode="auto">
                                <a:xfrm>
                                  <a:off x="14277" y="6673"/>
                                  <a:ext cx="4506" cy="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79" name="Group 1047"/>
                              <wpg:cNvGrpSpPr>
                                <a:grpSpLocks/>
                              </wpg:cNvGrpSpPr>
                              <wpg:grpSpPr bwMode="auto">
                                <a:xfrm>
                                  <a:off x="3833" y="7299"/>
                                  <a:ext cx="2434" cy="4066"/>
                                  <a:chOff x="0" y="0"/>
                                  <a:chExt cx="20000" cy="20000"/>
                                </a:xfrm>
                              </wpg:grpSpPr>
                              <wps:wsp>
                                <wps:cNvPr id="380" name="Arc 1048"/>
                                <wps:cNvSpPr>
                                  <a:spLocks/>
                                </wps:cNvSpPr>
                                <wps:spPr bwMode="auto">
                                  <a:xfrm flipH="1" flipV="1">
                                    <a:off x="0" y="8903"/>
                                    <a:ext cx="19770" cy="1109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1" name="Freeform 1049"/>
                                <wps:cNvSpPr>
                                  <a:spLocks/>
                                </wps:cNvSpPr>
                                <wps:spPr bwMode="auto">
                                  <a:xfrm>
                                    <a:off x="863" y="0"/>
                                    <a:ext cx="19137" cy="8623"/>
                                  </a:xfrm>
                                  <a:custGeom>
                                    <a:avLst/>
                                    <a:gdLst>
                                      <a:gd name="T0" fmla="*/ 19940 w 20000"/>
                                      <a:gd name="T1" fmla="*/ 0 h 20000"/>
                                      <a:gd name="T2" fmla="*/ 0 w 20000"/>
                                      <a:gd name="T3" fmla="*/ 19892 h 20000"/>
                                    </a:gdLst>
                                    <a:ahLst/>
                                    <a:cxnLst>
                                      <a:cxn ang="0">
                                        <a:pos x="T0" y="T1"/>
                                      </a:cxn>
                                      <a:cxn ang="0">
                                        <a:pos x="T2" y="T3"/>
                                      </a:cxn>
                                    </a:cxnLst>
                                    <a:rect l="0" t="0" r="r" b="b"/>
                                    <a:pathLst>
                                      <a:path w="20000" h="20000">
                                        <a:moveTo>
                                          <a:pt x="19940" y="0"/>
                                        </a:moveTo>
                                        <a:lnTo>
                                          <a:pt x="0" y="19892"/>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2" name="Freeform 1050"/>
                                <wps:cNvSpPr>
                                  <a:spLocks/>
                                </wps:cNvSpPr>
                                <wps:spPr bwMode="auto">
                                  <a:xfrm>
                                    <a:off x="1257" y="325"/>
                                    <a:ext cx="18685" cy="17624"/>
                                  </a:xfrm>
                                  <a:custGeom>
                                    <a:avLst/>
                                    <a:gdLst>
                                      <a:gd name="T0" fmla="*/ 19755 w 20000"/>
                                      <a:gd name="T1" fmla="*/ 0 h 20000"/>
                                      <a:gd name="T2" fmla="*/ 0 w 20000"/>
                                      <a:gd name="T3" fmla="*/ 9312 h 20000"/>
                                      <a:gd name="T4" fmla="*/ 19939 w 20000"/>
                                      <a:gd name="T5" fmla="*/ 19947 h 20000"/>
                                    </a:gdLst>
                                    <a:ahLst/>
                                    <a:cxnLst>
                                      <a:cxn ang="0">
                                        <a:pos x="T0" y="T1"/>
                                      </a:cxn>
                                      <a:cxn ang="0">
                                        <a:pos x="T2" y="T3"/>
                                      </a:cxn>
                                      <a:cxn ang="0">
                                        <a:pos x="T4" y="T5"/>
                                      </a:cxn>
                                    </a:cxnLst>
                                    <a:rect l="0" t="0" r="r" b="b"/>
                                    <a:pathLst>
                                      <a:path w="20000" h="20000">
                                        <a:moveTo>
                                          <a:pt x="19755" y="0"/>
                                        </a:moveTo>
                                        <a:lnTo>
                                          <a:pt x="0" y="9312"/>
                                        </a:lnTo>
                                        <a:lnTo>
                                          <a:pt x="19939" y="19947"/>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383" name="Line 1051"/>
                              <wps:cNvCnPr/>
                              <wps:spPr bwMode="auto">
                                <a:xfrm flipH="1">
                                  <a:off x="572" y="9128"/>
                                  <a:ext cx="3101" cy="9"/>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Rectangle 1052"/>
                              <wps:cNvSpPr>
                                <a:spLocks noChangeArrowheads="1"/>
                              </wps:cNvSpPr>
                              <wps:spPr bwMode="auto">
                                <a:xfrm>
                                  <a:off x="7533" y="3773"/>
                                  <a:ext cx="1592" cy="32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proofErr w:type="gramStart"/>
                                    <w:r w:rsidRPr="006E09CF">
                                      <w:rPr>
                                        <w:rFonts w:cs="Arial"/>
                                      </w:rPr>
                                      <w:t>e</w:t>
                                    </w:r>
                                    <w:proofErr w:type="gramEnd"/>
                                  </w:p>
                                </w:txbxContent>
                              </wps:txbx>
                              <wps:bodyPr rot="0" vert="horz" wrap="square" lIns="12700" tIns="12700" rIns="12700" bIns="12700" anchor="t" anchorCtr="0" upright="1">
                                <a:noAutofit/>
                              </wps:bodyPr>
                            </wps:wsp>
                            <wps:wsp>
                              <wps:cNvPr id="385" name="Rectangle 1053"/>
                              <wps:cNvSpPr>
                                <a:spLocks noChangeArrowheads="1"/>
                              </wps:cNvSpPr>
                              <wps:spPr bwMode="auto">
                                <a:xfrm>
                                  <a:off x="18130" y="6332"/>
                                  <a:ext cx="1592" cy="32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proofErr w:type="gramStart"/>
                                    <w:r w:rsidRPr="006E09CF">
                                      <w:rPr>
                                        <w:rFonts w:cs="Arial"/>
                                      </w:rPr>
                                      <w:t>h</w:t>
                                    </w:r>
                                    <w:proofErr w:type="gramEnd"/>
                                  </w:p>
                                </w:txbxContent>
                              </wps:txbx>
                              <wps:bodyPr rot="0" vert="horz" wrap="square" lIns="12700" tIns="12700" rIns="12700" bIns="12700" anchor="t" anchorCtr="0" upright="1">
                                <a:noAutofit/>
                              </wps:bodyPr>
                            </wps:wsp>
                            <wps:wsp>
                              <wps:cNvPr id="386" name="Rectangle 1054"/>
                              <wps:cNvSpPr>
                                <a:spLocks noChangeArrowheads="1"/>
                              </wps:cNvSpPr>
                              <wps:spPr bwMode="auto">
                                <a:xfrm>
                                  <a:off x="1087" y="6626"/>
                                  <a:ext cx="1592" cy="32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r w:rsidRPr="006E09CF">
                                      <w:rPr>
                                        <w:rFonts w:cs="Arial"/>
                                      </w:rPr>
                                      <w:t>S</w:t>
                                    </w:r>
                                  </w:p>
                                </w:txbxContent>
                              </wps:txbx>
                              <wps:bodyPr rot="0" vert="horz" wrap="square" lIns="12700" tIns="12700" rIns="12700" bIns="12700" anchor="t" anchorCtr="0" upright="1">
                                <a:noAutofit/>
                              </wps:bodyPr>
                            </wps:wsp>
                            <wps:wsp>
                              <wps:cNvPr id="387" name="Line 1055"/>
                              <wps:cNvCnPr/>
                              <wps:spPr bwMode="auto">
                                <a:xfrm flipV="1">
                                  <a:off x="8513" y="7204"/>
                                  <a:ext cx="7" cy="207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017" o:spid="_x0000_s1859" style="position:absolute;left:0;text-align:left;margin-left:12.55pt;margin-top:6.95pt;width:143.8pt;height:105.5pt;z-index:251666432" coordorigin="2" coordsize="1999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">
                      <v:group id="Group 1018" o:spid="_x0000_s1860" style="position:absolute;left:14270;top:7299;width:2385;height:4066"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bPboMMAAADcAAAADwAAAGRycy9kb3ducmV2LnhtbERPTWvCQBC9F/wPywi9&#10;1U0qKSW6BhErPQShWhBvQ3ZMQrKzIbsm8d93DwWPj/e9zibTioF6V1tWEC8iEMSF1TWXCn7PX2+f&#10;IJxH1thaJgUPcpBtZi9rTLUd+YeGky9FCGGXooLK+y6V0hUVGXQL2xEH7mZ7gz7AvpS6xzGEm1a+&#10;R9GHNFhzaKiwo11FRXO6GwWHEcftMt4PeXPbPa7n5HjJY1LqdT5tVyA8Tf4p/nd/awXLJM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s9ugwwAAANwAAAAP&#10;AAAAAAAAAAAAAAAAAKoCAABkcnMvZG93bnJldi54bWxQSwUGAAAAAAQABAD6AAAAmgMAAAAA&#10;">
                        <v:shape id="Arc 1019" o:spid="_x0000_s1861" style="position:absolute;left:235;top:8903;width:19765;height:1109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v0XcUA&#10;AADcAAAADwAAAGRycy9kb3ducmV2LnhtbESPzWrDMBCE74G+g9hCb42cFofiRAnuLyG3uKWQ22Jt&#10;bTfWSkiK4759FCjkOMzMN8xyPZpeDORDZ1nBbJqBIK6t7rhR8PX5fv8EIkRkjb1lUvBHAdarm8kS&#10;C21PvKOhio1IEA4FKmhjdIWUoW7JYJhaR5y8H+sNxiR9I7XHU4KbXj5k2Vwa7DgttOjopaX6UB2N&#10;guePrcxf90ftfsf822/fysPgSqXubsdyASLSGK/h//ZGK3jMZ3A5k46AXJ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6/RdxQAAANwAAAAPAAAAAAAAAAAAAAAAAJgCAABkcnMv&#10;ZG93bnJldi54bWxQSwUGAAAAAAQABAD1AAAAigMAAAAA&#10;" path="m-1,nfc11929,,21600,9670,21600,21600em-1,nsc11929,,21600,9670,21600,21600l,21600,-1,xe" fillcolor="#dfdfdf">
                          <v:path arrowok="t" o:extrusionok="f" o:connecttype="custom" o:connectlocs="0,0;19765,11097;0,11097" o:connectangles="0,0,0"/>
                        </v:shape>
                        <v:shape id="Freeform 1020" o:spid="_x0000_s1862" style="position:absolute;width:19128;height:862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9YO8cA&#10;AADcAAAADwAAAGRycy9kb3ducmV2LnhtbESPQWvCQBSE74L/YXmF3nRjSkWiq6hQ2oMQte3B2yP7&#10;mgSzb9PdrUZ/vSsIPQ4z8w0zW3SmESdyvrasYDRMQBAXVtdcKvj6fBtMQPiArLGxTAou5GEx7/dm&#10;mGl75h2d9qEUEcI+QwVVCG0mpS8qMuiHtiWO3o91BkOUrpTa4TnCTSPTJBlLgzXHhQpbWldUHPd/&#10;RsHkmn7nrc/zX7c5Hjajy/J9tdoq9fzULacgAnXhP/xof2gFL68p3M/EI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vWDvHAAAA3AAAAA8AAAAAAAAAAAAAAAAAmAIAAGRy&#10;cy9kb3ducmV2LnhtbFBLBQYAAAAABAAEAPUAAACMAwAAAAA=&#10;" path="m,l19939,19892e">
                          <v:stroke startarrowwidth="narrow" endarrowwidth="narrow"/>
                          <v:path arrowok="t" o:connecttype="custom" o:connectlocs="0,0;19070,8576" o:connectangles="0,0"/>
                        </v:shape>
                        <v:shape id="Freeform 1021" o:spid="_x0000_s1863" style="position:absolute;left:59;top:325;width:18658;height:1766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GXlMUA&#10;AADcAAAADwAAAGRycy9kb3ducmV2LnhtbESPQWvCQBSE7wX/w/IEb3VjtSLRVcRQ8FaaiuDtkX0m&#10;wezbuLvR2F/vFgo9DjPzDbPa9KYRN3K+tqxgMk5AEBdW11wqOHx/vC5A+ICssbFMCh7kYbMevKww&#10;1fbOX3TLQykihH2KCqoQ2lRKX1Rk0I9tSxy9s3UGQ5SulNrhPcJNI9+SZC4N1hwXKmxpV1FxyTuj&#10;gLOiu7bZzzWfb0/7z8Mxm7kuU2o07LdLEIH68B/+a++1gun7FH7PxCMg1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ZeUxQAAANwAAAAPAAAAAAAAAAAAAAAAAJgCAABkcnMv&#10;ZG93bnJldi54bWxQSwUGAAAAAAQABAD1AAAAigMAAAAA&#10;" path="m188,l19938,9340,,19947e" fillcolor="#dfdfdf" stroked="f">
                          <v:stroke startarrowwidth="narrow" endarrowwidth="narrow"/>
                          <v:path arrowok="t" o:connecttype="custom" o:connectlocs="175,0;18600,8251;0,17621" o:connectangles="0,0,0"/>
                        </v:shape>
                      </v:group>
                      <v:rect id="Rectangle 1022" o:spid="_x0000_s1864" style="position:absolute;left:6357;top:6645;width:7885;height:11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2bYMQA&#10;AADcAAAADwAAAGRycy9kb3ducmV2LnhtbESPQWsCMRSE74L/ITyhN81Wq8jWKKso9CRUC7W3x+Y1&#10;Wdy8LJvobv99Uyh4HGbmG2a16V0t7tSGyrOC50kGgrj0umKj4ON8GC9BhIissfZMCn4owGY9HKww&#10;177jd7qfohEJwiFHBTbGJpcylJYcholviJP37VuHMcnWSN1il+CultMsW0iHFacFiw3tLJXX080p&#10;2Ddfx2Jugiw+o71c/bY72KNR6mnUF68gIvXxEf5vv2kFs/kL/J1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9m2DEAAAA3AAAAA8AAAAAAAAAAAAAAAAAmAIAAGRycy9k&#10;b3ducmV2LnhtbFBLBQYAAAAABAAEAPUAAACJAwAAAAA=&#10;" filled="f"/>
                      <v:line id="Line 1023" o:spid="_x0000_s1865" style="position:absolute;visibility:visible;mso-wrap-style:square" from="676,14787" to="6329,14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IeKcgAAADcAAAADwAAAGRycy9kb3ducmV2LnhtbESPW2vCQBSE3wv+h+UIvtWNt7ZEVxEv&#10;UMUWalvo4zF7TEKyZ0N2a+K/d4VCH4eZ+YaZLVpTigvVLresYNCPQBAnVuecKvj63D6+gHAeWWNp&#10;mRRcycFi3nmYYaxtwx90OfpUBAi7GBVk3lexlC7JyKDr24o4eGdbG/RB1qnUNTYBbko5jKInaTDn&#10;sJBhRauMkuL4axRs3nb71fNw/bM+jZv3/WFcfJdtoVSv2y6nIDy1/j/8137VCkaTCdzPhCMg5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nIeKcgAAADcAAAADwAAAAAA&#10;AAAAAAAAAAChAgAAZHJzL2Rvd25yZXYueG1sUEsFBgAAAAAEAAQA+QAAAJYDAAAAAA==&#10;">
                        <v:stroke startarrowwidth="narrow" endarrowwidth="narrow"/>
                      </v:line>
                      <v:line id="Line 1024" o:spid="_x0000_s1866" style="position:absolute;flip:x;visibility:visible;mso-wrap-style:square" from="16648,9119" to="19944,9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aX8sYAAADcAAAADwAAAGRycy9kb3ducmV2LnhtbESP0WrCQBRE3wv+w3KFvohurFY0ukop&#10;FaRIidEPuGSv2WD2bshuNfbruwWhj8PMnGFWm87W4kqtrxwrGI8SEMSF0xWXCk7H7XAOwgdkjbVj&#10;UnAnD5t172mFqXY3PtA1D6WIEPYpKjAhNKmUvjBk0Y9cQxy9s2sthijbUuoWbxFua/mSJDNpseK4&#10;YLChd0PFJf+2CgbTXZbNZfZjvprP/R0Xl3z/kSj13O/eliACdeE//GjvtILJ6wz+zsQj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S2l/LGAAAA3AAAAA8AAAAAAAAA&#10;AAAAAAAAoQIAAGRycy9kb3ducmV2LnhtbFBLBQYAAAAABAAEAPkAAACUAwAAAAA=&#10;">
                        <v:stroke startarrowwidth="narrow" endarrowwidth="narrow"/>
                      </v:line>
                      <v:line id="Line 1025" o:spid="_x0000_s1867" style="position:absolute;visibility:visible;mso-wrap-style:square" from="1914,7308" to="9563,7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hEcYAAADcAAAADwAAAGRycy9kb3ducmV2LnhtbESPQWvCQBSE7wX/w/IKXkQ3rVRLdCMS&#10;KAh60Sptb4/sMxuafZtm15j+e7cg9DjMzDfMctXbWnTU+sqxgqdJAoK4cLriUsHx/W38CsIHZI21&#10;Y1LwSx5W2eBhial2V95TdwiliBD2KSowITSplL4wZNFPXEMcvbNrLYYo21LqFq8Rbmv5nCQzabHi&#10;uGCwodxQ8X24WAXFxWx/Rjw6fVVy9rGTeZ/kn3ulho/9egEiUB/+w/f2RiuYvszh70w8Aj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mIRHGAAAA3AAAAA8AAAAAAAAA&#10;AAAAAAAAoQIAAGRycy9kb3ducmV2LnhtbFBLBQYAAAAABAAEAPkAAACUAwAAAAA=&#10;" strokeweight=".5pt">
                        <v:stroke startarrowwidth="narrow" startarrowlength="short" endarrowwidth="narrow" endarrowlength="short"/>
                      </v:line>
                      <v:line id="Line 1026" o:spid="_x0000_s1868" style="position:absolute;visibility:visible;mso-wrap-style:square" from="1879,11394" to="6322,11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m1Y8IAAADcAAAADwAAAGRycy9kb3ducmV2LnhtbERPTYvCMBC9C/6HMIIX0dQVRbpGkYKw&#10;oBd1F93b0Mw2ZZtJbaLWf28OgsfH+16sWluJGzW+dKxgPEpAEOdOl1wo+D5uhnMQPiBrrByTggd5&#10;WC27nQWm2t15T7dDKEQMYZ+iAhNCnUrpc0MW/cjVxJH7c43FEGFTSN3gPYbbSn4kyUxaLDk2GKwp&#10;M5T/H65WQX4128uABz+/pZyddjJrk+y8V6rfa9efIAK14S1+ub+0gsk0ro1n4hGQy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nm1Y8IAAADcAAAADwAAAAAAAAAAAAAA&#10;AAChAgAAZHJzL2Rvd25yZXYueG1sUEsFBgAAAAAEAAQA+QAAAJADAAAAAA==&#10;" strokeweight=".5pt">
                        <v:stroke startarrowwidth="narrow" startarrowlength="short" endarrowwidth="narrow" endarrowlength="short"/>
                      </v:line>
                      <v:line id="Line 1027" o:spid="_x0000_s1869" style="position:absolute;visibility:visible;mso-wrap-style:square" from="2609,7375" to="2616,1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hg4MUAAADcAAAADwAAAGRycy9kb3ducmV2LnhtbESPQWvCQBSE70L/w/IKvekmSqVGV6lt&#10;FcGTqeD1kX0mabJvQ3aN6b93BcHjMDPfMItVb2rRUetKywriUQSCOLO65FzB8Xcz/ADhPLLG2jIp&#10;+CcHq+XLYIGJtlc+UJf6XAQIuwQVFN43iZQuK8igG9mGOHhn2xr0Qba51C1eA9zUchxFU2mw5LBQ&#10;YENfBWVVejEK/vJp5bvtLLuk65/0e1/Fk80pVurttf+cg/DU+2f40d5pBZP3GdzPh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zhg4MUAAADcAAAADwAAAAAAAAAA&#10;AAAAAAChAgAAZHJzL2Rvd25yZXYueG1sUEsFBgAAAAAEAAQA+QAAAJMDAAAAAA==&#10;" strokeweight=".5pt">
                        <v:stroke startarrow="open" startarrowwidth="narrow" startarrowlength="short" endarrow="open" endarrowwidth="narrow" endarrowlength="short"/>
                      </v:line>
                      <v:line id="Line 1028" o:spid="_x0000_s1870" style="position:absolute;visibility:visible;mso-wrap-style:square" from="8464,4531" to="8471,6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s73MIAAADcAAAADwAAAGRycy9kb3ducmV2LnhtbERPy2oCMRTdF/oP4QpuimZqJejUKEUt&#10;FDfia+HudnKdGTq5GZKo4983i0KXh/OeLTrbiBv5UDvW8DrMQBAXztRcajgePgcTECEiG2wck4YH&#10;BVjMn59mmBt35x3d9rEUKYRDjhqqGNtcylBUZDEMXUucuIvzFmOCvpTG4z2F20aOskxJizWnhgpb&#10;WlZU/OyvVsN6y+oYJtPv80PSSa1qNX7xG637ve7jHUSkLv6L/9xfRsObSvPTmXQE5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ds73MIAAADcAAAADwAAAAAAAAAAAAAA&#10;AAChAgAAZHJzL2Rvd25yZXYueG1sUEsFBgAAAAAEAAQA+QAAAJADAAAAAA==&#10;" strokeweight=".5pt">
                        <v:stroke startarrowwidth="narrow" startarrowlength="short" endarrow="open" endarrowwidth="narrow" endarrowlength="short"/>
                      </v:line>
                      <v:line id="Line 1029" o:spid="_x0000_s1871" style="position:absolute;visibility:visible;mso-wrap-style:square" from="17677,4635" to="17684,6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eeR8YAAADcAAAADwAAAGRycy9kb3ducmV2LnhtbESPzWsCMRTE70L/h/AKXkSz2hJ0NUrp&#10;B0gvUj8O3p6b5+7SzcuSpLr+96ZQ6HGYmd8wi1VnG3EhH2rHGsajDARx4UzNpYb97mM4BREissHG&#10;MWm4UYDV8qG3wNy4K3/RZRtLkSAcctRQxdjmUoaiIoth5Fri5J2dtxiT9KU0Hq8Jbhs5yTIlLdac&#10;Fips6bWi4nv7YzW8b1jtw3R2Ot4kHdRbrZ4H/lPr/mP3MgcRqYv/4b/22mh4Um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XnkfGAAAA3AAAAA8AAAAAAAAA&#10;AAAAAAAAoQIAAGRycy9kb3ducmV2LnhtbFBLBQYAAAAABAAEAPkAAACUAwAAAAA=&#10;" strokeweight=".5pt">
                        <v:stroke startarrowwidth="narrow" startarrowlength="short" endarrow="open" endarrowwidth="narrow" endarrowlength="short"/>
                      </v:line>
                      <v:line id="Line 1030" o:spid="_x0000_s1872" style="position:absolute;flip:y;visibility:visible;mso-wrap-style:square" from="17733,9119" to="17740,11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oLvcQAAADcAAAADwAAAGRycy9kb3ducmV2LnhtbESPzarCMBSE94LvEI5wN6KpCiLVKCJa&#10;FO7Gv4W7Q3Nsi81JaWLtfXtzQXA5zMw3zGLVmlI0VLvCsoLRMAJBnFpdcKbgct4NZiCcR9ZYWiYF&#10;f+Rgtex2Fhhr++IjNSefiQBhF6OC3PsqltKlORl0Q1sRB+9ua4M+yDqTusZXgJtSjqNoKg0WHBZy&#10;rGiTU/o4PY2CZrs/NoeSnklS/d5GendIrv2bUj+9dj0H4an13/CnvdcKJtMx/J8JR0Au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6gu9xAAAANwAAAAPAAAAAAAAAAAA&#10;AAAAAKECAABkcnMvZG93bnJldi54bWxQSwUGAAAAAAQABAD5AAAAkgMAAAAA&#10;" strokeweight=".5pt">
                        <v:stroke startarrowwidth="narrow" startarrowlength="short" endarrow="open" endarrowwidth="narrow" endarrowlength="short"/>
                      </v:line>
                      <v:rect id="Rectangle 1031" o:spid="_x0000_s1873" style="position:absolute;left:4014;top:14512;width:1988;height:2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1cKsMA&#10;AADcAAAADwAAAGRycy9kb3ducmV2LnhtbESPQWvCQBSE7wX/w/IEb3VTLaGkriKK4qWI1ktvj+xr&#10;Npj3NmRXTf99VxA8DjPzDTNb9NyoK3Wh9mLgbZyBIim9raUycPrevH6AChHFYuOFDPxRgMV88DLD&#10;wvqbHOh6jJVKEAkFGnAxtoXWoXTEGMa+JUner+8YY5JdpW2HtwTnRk+yLNeMtaQFhy2tHJXn44UN&#10;7HpeWrfdv3/9NKewDgfOL2c2ZjTsl5+gIvXxGX60d9bANJ/C/Uw6Anr+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y1cKsMAAADcAAAADwAAAAAAAAAAAAAAAACYAgAAZHJzL2Rv&#10;d25yZXYueG1sUEsFBgAAAAAEAAQA9QAAAIgDA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k</w:t>
                              </w:r>
                            </w:p>
                          </w:txbxContent>
                        </v:textbox>
                      </v:rect>
                      <v:shape id="Freeform 1032" o:spid="_x0000_s1874" style="position:absolute;left:2;top:9166;width:750;height:559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d+fcQA&#10;AADcAAAADwAAAGRycy9kb3ducmV2LnhtbESP0WoCMRRE3wv9h3ALfatZbdGyNYoUBLUg7LYfcNnc&#10;JEs3N8sm6vr3plDwcZiZM8xyPfpOnGmIbWAF00kBgrgJumWr4Od7+/IOIiZkjV1gUnClCOvV48MS&#10;Sx0uXNG5TlZkCMcSFbiU+lLK2DjyGCehJ86eCYPHlOVgpR7wkuG+k7OimEuPLecFhz19Omp+65NX&#10;YDayrtgW9uTM4WtvjjMzXXilnp/GzQeIRGO6h//bO63gdf4Gf2fyEZ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3fn3EAAAA3AAAAA8AAAAAAAAAAAAAAAAAmAIAAGRycy9k&#10;b3ducmV2LnhtbFBLBQYAAAAABAAEAPUAAACJAwAAAAA=&#10;" path="m16296,r741,2712l17037,5424,15000,7356r-3519,813l11481,8508,9074,8847,6667,9186r,306l4444,9831r-2407,644l,12508r2037,2238l4444,15424r,305l6667,15729r2407,305l13889,16034r5926,1695l13889,19966e" strokeweight=".5pt">
                        <v:stroke startarrowwidth="narrow" endarrowwidth="narrow"/>
                        <v:path arrowok="t" o:connecttype="custom" o:connectlocs="611,0;639,758;639,1517;563,2057;431,2284;431,2379;340,2474;250,2568;250,2654;167,2749;76,2929;0,3497;76,4123;167,4313;167,4398;250,4398;340,4483;521,4483;743,4957;521,5582" o:connectangles="0,0,0,0,0,0,0,0,0,0,0,0,0,0,0,0,0,0,0,0"/>
                      </v:shape>
                      <v:shape id="Freeform 1033" o:spid="_x0000_s1875" style="position:absolute;left:6371;top:17876;width:7885;height:129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32sQA&#10;AADcAAAADwAAAGRycy9kb3ducmV2LnhtbESP3WrCQBSE7wXfYTlC73RjS0VSVwmCkLbemPQBjtlj&#10;EsyeDdltft6+WxC8HGbmG2Z3GE0jeupcbVnBehWBIC6srrlU8JOfllsQziNrbCyTgokcHPbz2Q5j&#10;bQe+UJ/5UgQIuxgVVN63sZSuqMigW9mWOHg32xn0QXal1B0OAW4a+RpFG2mw5rBQYUvHiop79msU&#10;3MqJbd63yTUbr/bTpcX3V3ZW6mUxJh8gPI3+GX60U63gbfMO/2fCEZD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j99rEAAAA3AAAAA8AAAAAAAAAAAAAAAAAmAIAAGRycy9k&#10;b3ducmV2LnhtbFBLBQYAAAAABAAEAPUAAACJAwAAAAA=&#10;" path="m,l,5441,141,6618r,1029l406,7647,529,8824,670,9853r124,l1058,11029r265,1030l5697,12059r123,1176l6085,13235r141,1030l6349,14265r265,1176l6878,15441r265,2206l10582,17647r1058,2206l14956,19853r123,-1177l15344,18676r141,-1029l15608,17647r,-1176l15873,16471r,-1030l18924,15441r,-2206l19048,13235r,-1176l19189,12059r123,-1030l19453,11029r,-1176l19577,9853r,-1029l19841,8824r,-3383l19982,5441e" strokeweight=".5pt">
                        <v:stroke startarrowwidth="narrow" startarrowlength="short" endarrowwidth="narrow" endarrowlength="short"/>
                        <v:path arrowok="t" o:connecttype="custom" o:connectlocs="0,0;0,351;56,427;56,493;160,493;209,569;264,636;313,636;417,711;522,778;2246,778;2295,854;2399,854;2455,920;2503,920;2608,996;2712,996;2816,1138;4172,1138;4589,1281;5896,1281;5945,1205;6049,1205;6105,1138;6153,1138;6153,1062;6258,1062;6258,996;7461,996;7461,854;7510,854;7510,778;7565,778;7614,711;7669,711;7669,636;7718,636;7718,569;7822,569;7822,351;7878,351" o:connectangles="0,0,0,0,0,0,0,0,0,0,0,0,0,0,0,0,0,0,0,0,0,0,0,0,0,0,0,0,0,0,0,0,0,0,0,0,0,0,0,0,0"/>
                      </v:shape>
                      <v:line id="Line 1034" o:spid="_x0000_s1876" style="position:absolute;visibility:visible;mso-wrap-style:square" from="7518,6635" to="7525,18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Xk1MUAAADcAAAADwAAAGRycy9kb3ducmV2LnhtbESPQWvCQBSE70L/w/IEb7qxhVCjq0hB&#10;6KEXk0Dt7ZF9JtHs2yS7Jum/7xYKPQ4z8w2zO0ymEQP1rrasYL2KQBAXVtdcKsiz0/IVhPPIGhvL&#10;pOCbHBz2T7MdJtqOfKYh9aUIEHYJKqi8bxMpXVGRQbeyLXHwrrY36IPsS6l7HAPcNPI5imJpsOaw&#10;UGFLbxUV9/RhAiWPN6fNZ1c/busuvXy13SX7QKUW8+m4BeFp8v/hv/a7VvASx/B7JhwBu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WXk1MUAAADcAAAADwAAAAAAAAAA&#10;AAAAAAChAgAAZHJzL2Rvd25yZXYueG1sUEsFBgAAAAAEAAQA+QAAAJMDAAAAAA==&#10;">
                        <v:stroke startarrowwidth="narrow" startarrowlength="short" endarrowwidth="narrow" endarrowlength="short"/>
                      </v:line>
                      <v:line id="Line 1035" o:spid="_x0000_s1877" style="position:absolute;visibility:visible;mso-wrap-style:square" from="13199,6635" to="13206,18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lBT8QAAADcAAAADwAAAGRycy9kb3ducmV2LnhtbESPQYvCMBSE74L/ITzBm6YqdLVrFBEE&#10;D162Crq3R/O27dq8tE3U7r83woLHYWa+YZbrzlTiTq0rLSuYjCMQxJnVJecKTsfdaA7CeWSNlWVS&#10;8EcO1qt+b4mJtg/+onvqcxEg7BJUUHhfJ1K6rCCDbmxr4uD92NagD7LNpW7xEeCmktMoiqXBksNC&#10;gTVtC8qu6c0Eyile7Bbnprz9Tpr08l03l+MBlRoOus0nCE+df4f/23utYBZ/wOtMOAJy9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UFPxAAAANwAAAAPAAAAAAAAAAAA&#10;AAAAAKECAABkcnMvZG93bnJldi54bWxQSwUGAAAAAAQABAD5AAAAkgMAAAAA&#10;">
                        <v:stroke startarrowwidth="narrow" startarrowlength="short" endarrowwidth="narrow" endarrowlength="short"/>
                      </v:line>
                      <v:line id="Line 1036" o:spid="_x0000_s1878" style="position:absolute;visibility:visible;mso-wrap-style:square" from="10307,4607" to="10314,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Q+sMAAAADcAAAADwAAAGRycy9kb3ducmV2LnhtbERPy4rCMBTdC/5DuII7TVUoQzWKCDru&#10;rNbX8tJc22JzU5qMdv5+shBmeTjvxaoztXhR6yrLCibjCARxbnXFhYJzth19gXAeWWNtmRT8koPV&#10;st9bYKLtm4/0OvlChBB2CSoovW8SKV1ekkE3tg1x4B62NegDbAupW3yHcFPLaRTF0mDFoaHEhjYl&#10;5c/Tj1Fwud42TZbusnz3HRf3wzXV0TRVajjo1nMQnjr/L/6491rBLA5rw5lwBO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YUPrDAAAAA3AAAAA8AAAAAAAAAAAAAAAAA&#10;oQIAAGRycy9kb3ducmV2LnhtbFBLBQYAAAAABAAEAPkAAACOAwAAAAA=&#10;" strokeweight=".5pt">
                        <v:stroke startarrowwidth="narrow" endarrowwidth="narrow"/>
                      </v:line>
                      <v:line id="Line 1037" o:spid="_x0000_s1879" style="position:absolute;visibility:visible;mso-wrap-style:square" from="14235,14787" to="19888,14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PekcgAAADcAAAADwAAAGRycy9kb3ducmV2LnhtbESPW2vCQBSE3wv+h+UIvtWNF2wbXUW8&#10;QBVbqG2hj8fsMQnJng3ZrYn/3hUKfRxm5htmtmhNKS5Uu9yygkE/AkGcWJ1zquDrc/v4DMJ5ZI2l&#10;ZVJwJQeLeedhhrG2DX/Q5ehTESDsYlSQeV/FUrokI4Oubyvi4J1tbdAHWadS19gEuCnlMIom0mDO&#10;YSHDilYZJcXx1yjYvO32q6fh+md9Gjfv+8O4+C7bQqlet11OQXhq/X/4r/2qFYwmL3A/E46An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VPekcgAAADcAAAADwAAAAAA&#10;AAAAAAAAAAChAgAAZHJzL2Rvd25yZXYueG1sUEsFBgAAAAAEAAQA+QAAAJYDAAAAAA==&#10;">
                        <v:stroke startarrowwidth="narrow" endarrowwidth="narrow"/>
                      </v:line>
                      <v:line id="Line 1038" o:spid="_x0000_s1880" style="position:absolute;visibility:visible;mso-wrap-style:square" from="4737,17327" to="6260,17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KtAcMAAADcAAAADwAAAGRycy9kb3ducmV2LnhtbERPy2oCMRTdF/yHcAtuimasMupoFKkV&#10;Sjfia+HuOrmdGZzcDEmq4983C6HLw3nPl62pxY2crywrGPQTEMS51RUXCo6HTW8CwgdkjbVlUvAg&#10;D8tF52WOmbZ33tFtHwoRQ9hnqKAMocmk9HlJBn3fNsSR+7HOYIjQFVI7vMdwU8v3JEmlwYpjQ4kN&#10;fZSUX/e/RsHnltOjn0wv54ekU7qu0tGb+1aq+9quZiACteFf/HR/aQXDcZwfz8QjIB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CrQHDAAAA3AAAAA8AAAAAAAAAAAAA&#10;AAAAoQIAAGRycy9kb3ducmV2LnhtbFBLBQYAAAAABAAEAPkAAACRAwAAAAA=&#10;" strokeweight=".5pt">
                        <v:stroke startarrowwidth="narrow" startarrowlength="short" endarrow="open" endarrowwidth="narrow" endarrowlength="short"/>
                      </v:line>
                      <v:line id="Line 1039" o:spid="_x0000_s1881" style="position:absolute;flip:x;visibility:visible;mso-wrap-style:square" from="7553,17337" to="9076,17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EDF8UAAADcAAAADwAAAGRycy9kb3ducmV2LnhtbESPQYvCMBSE78L+h/AWvIimVVDpGkVE&#10;i4IX3d2Dt0fzti3bvJQm1vrvjSB4HGbmG2ax6kwlWmpcaVlBPIpAEGdWl5wr+PneDecgnEfWWFkm&#10;BXdysFp+9BaYaHvjE7Vnn4sAYZeggsL7OpHSZQUZdCNbEwfvzzYGfZBNLnWDtwA3lRxH0VQaLDks&#10;FFjTpqDs/3w1Ctrt/tQeKrqmaX28xHp3SH8HF6X6n936C4Snzr/Dr/ZeK5jMYnieCUd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OEDF8UAAADcAAAADwAAAAAAAAAA&#10;AAAAAAChAgAAZHJzL2Rvd25yZXYueG1sUEsFBgAAAAAEAAQA+QAAAJMDAAAAAA==&#10;" strokeweight=".5pt">
                        <v:stroke startarrowwidth="narrow" startarrowlength="short" endarrow="open" endarrowwidth="narrow" endarrowlength="short"/>
                      </v:line>
                      <v:line id="Line 1040" o:spid="_x0000_s1882" style="position:absolute;visibility:visible;mso-wrap-style:square" from="3833,2341" to="3840,9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Te6cUAAADcAAAADwAAAGRycy9kb3ducmV2LnhtbESPT4vCMBTE7wv7HcJb8CKaroJKNcpS&#10;EAS9+GdZvT2aZ1O2eek2Ueu3N4Kwx2FmfsPMFq2txJUaXzpW8NlPQBDnTpdcKDjsl70JCB+QNVaO&#10;ScGdPCzm728zTLW78Zauu1CICGGfogITQp1K6XNDFn3f1cTRO7vGYoiyKaRu8BbhtpKDJBlJiyXH&#10;BYM1ZYby393FKsgvZv3X5e73qZSjn43M2iQ7bpXqfLRfUxCB2vAffrVXWsFwPIDnmXgE5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Te6cUAAADcAAAADwAAAAAAAAAA&#10;AAAAAAChAgAAZHJzL2Rvd25yZXYueG1sUEsFBgAAAAAEAAQA+QAAAJMDAAAAAA==&#10;" strokeweight=".5pt">
                        <v:stroke startarrowwidth="narrow" startarrowlength="short" endarrowwidth="narrow" endarrowlength="short"/>
                      </v:line>
                      <v:line id="Line 1041" o:spid="_x0000_s1883" style="position:absolute;visibility:visible;mso-wrap-style:square" from="6350,2294" to="6357,6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h7csYAAADcAAAADwAAAGRycy9kb3ducmV2LnhtbESPT2vCQBTE70K/w/IKvQSzaQWV6Col&#10;UCi0F/+U6u2RfWZDs2/T7Brjt3cLBY/DzPyGWa4H24ieOl87VvCcZiCIS6drrhTsd2/jOQgfkDU2&#10;jknBlTysVw+jJebaXXhD/TZUIkLY56jAhNDmUvrSkEWfupY4eifXWQxRdpXUHV4i3DbyJcum0mLN&#10;ccFgS4Wh8md7tgrKs/n4TTj5OtZy+v0piyErDhulnh6H1wWIQEO4h//b71rBZDaBvzPxCMjV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toe3LGAAAA3AAAAA8AAAAAAAAA&#10;AAAAAAAAoQIAAGRycy9kb3ducmV2LnhtbFBLBQYAAAAABAAEAPkAAACUAwAAAAA=&#10;" strokeweight=".5pt">
                        <v:stroke startarrowwidth="narrow" startarrowlength="short" endarrowwidth="narrow" endarrowlength="short"/>
                      </v:line>
                      <v:rect id="Rectangle 1042" o:spid="_x0000_s1884" style="position:absolute;left:3701;width:2726;height:2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1Sg8QA&#10;AADcAAAADwAAAGRycy9kb3ducmV2LnhtbESPzWoCQRCE7wHfYWghtzhrIiqro0hE8RKCPxdvzU67&#10;s7jds+yMur59JhDIsaiqr6j5suNa3akNlRcDw0EGiqTwtpLSwOm4eZuCChHFYu2FDDwpwHLRe5lj&#10;bv1D9nQ/xFIliIQcDbgYm1zrUDhiDAPfkCTv4lvGmGRbatviI8G51u9ZNtaMlaQFhw19Oiquhxsb&#10;2HW8sm77Pfo616ewDnse365szGu/W81ARerif/ivvbMGPiYj+D2TjoB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dUoPEAAAA3AAAAA8AAAAAAAAAAAAAAAAAmAIAAGRycy9k&#10;b3ducmV2LnhtbFBLBQYAAAAABAAEAPUAAACJAwAAAAA=&#10;" filled="f" stroked="f" strokeweight=".5pt">
                        <v:textbox inset="1pt,1pt,1pt,1pt">
                          <w:txbxContent>
                            <w:p w:rsidR="004E000A" w:rsidRPr="00F45F14" w:rsidRDefault="004E000A" w:rsidP="00750935">
                              <w:pPr>
                                <w:spacing w:line="240" w:lineRule="exact"/>
                                <w:jc w:val="center"/>
                                <w:rPr>
                                  <w:rFonts w:cs="Arial"/>
                                  <w:spacing w:val="-6"/>
                                  <w:sz w:val="22"/>
                                </w:rPr>
                              </w:pPr>
                              <w:r w:rsidRPr="00F45F14">
                                <w:rPr>
                                  <w:rFonts w:cs="Arial"/>
                                  <w:spacing w:val="-6"/>
                                  <w:sz w:val="22"/>
                                </w:rPr>
                                <w:t>1,5t</w:t>
                              </w:r>
                            </w:p>
                          </w:txbxContent>
                        </v:textbox>
                      </v:rect>
                      <v:line id="Line 1043" o:spid="_x0000_s1885" style="position:absolute;visibility:visible;mso-wrap-style:square" from="2310,3251" to="3833,3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UOmcYAAADcAAAADwAAAGRycy9kb3ducmV2LnhtbESPQWsCMRSE70L/Q3iFXqRmq3a1W6NI&#10;VRAvpWoPvb1uXneXbl6WJOr6740geBxm5htmMmtNLY7kfGVZwUsvAUGcW11xoWC/Wz2PQfiArLG2&#10;TArO5GE2fehMMNP2xF903IZCRAj7DBWUITSZlD4vyaDv2YY4en/WGQxRukJqh6cIN7XsJ0kqDVYc&#10;F0ps6KOk/H97MAqWn5zu/fjt9+cs6TtdVOmw6zZKPT2283cQgdpwD9/aa61gMHqF65l4BOT0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1DpnGAAAA3AAAAA8AAAAAAAAA&#10;AAAAAAAAoQIAAGRycy9kb3ducmV2LnhtbFBLBQYAAAAABAAEAPkAAACUAwAAAAA=&#10;" strokeweight=".5pt">
                        <v:stroke startarrowwidth="narrow" startarrowlength="short" endarrow="open" endarrowwidth="narrow" endarrowlength="short"/>
                      </v:line>
                      <v:line id="Line 1044" o:spid="_x0000_s1886" style="position:absolute;flip:x;visibility:visible;mso-wrap-style:square" from="6406,3251" to="7929,3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ibY8UAAADcAAAADwAAAGRycy9kb3ducmV2LnhtbESPQYvCMBSE7wv7H8Jb8LJoqoIr1SiL&#10;aFHwYlcP3h7Nsy3bvJQm1vrvjSB4HGbmG2a+7EwlWmpcaVnBcBCBIM6sLjlXcPzb9KcgnEfWWFkm&#10;BXdysFx8fswx1vbGB2pTn4sAYRejgsL7OpbSZQUZdANbEwfvYhuDPsgml7rBW4CbSo6iaCINlhwW&#10;CqxpVVD2n16Ngna9PbS7iq5JUu/PQ73ZJafvs1K9r+53BsJT59/hV3urFYx/JvA8E46AX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ibY8UAAADcAAAADwAAAAAAAAAA&#10;AAAAAAChAgAAZHJzL2Rvd25yZXYueG1sUEsFBgAAAAAEAAQA+QAAAJMDAAAAAA==&#10;" strokeweight=".5pt">
                        <v:stroke startarrowwidth="narrow" startarrowlength="short" endarrow="open" endarrowwidth="narrow" endarrowlength="short"/>
                      </v:line>
                      <v:shape id="Freeform 1045" o:spid="_x0000_s1887" style="position:absolute;left:19297;top:9014;width:703;height:573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x218MA&#10;AADcAAAADwAAAGRycy9kb3ducmV2LnhtbESP0WoCMRRE34X+Q7gF3zSrha5sjSKFQqtQcO0HXDY3&#10;ydLNzbKJuv69EQp9HGbmDLPejr4TFxpiG1jBYl6AIG6Cbtkq+Dl9zFYgYkLW2AUmBTeKsN08TdZY&#10;6XDlI13qZEWGcKxQgUupr6SMjSOPcR564uyZMHhMWQ5W6gGvGe47uSyKV+mx5bzgsKd3R81vffYK&#10;zE7WR7aFPTuzP3yZ76VZlF6p6fO4ewORaEz/4b/2p1bwUpbwOJOP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x218MAAADcAAAADwAAAAAAAAAAAAAAAACYAgAAZHJzL2Rv&#10;d25yZXYueG1sUEsFBgAAAAAEAAQA9QAAAIgDAAAAAA==&#10;" path="m16436,r594,2711l17030,5421,15050,7339r-3565,859l11485,8529,9109,8860,6535,9190r,331l4554,9851r-2376,595l,12529r2178,2215l4554,15405r,331l6535,15736r2574,297l13861,16033r5941,1686l13861,19967e" strokeweight=".5pt">
                        <v:stroke startarrowwidth="narrow" endarrowwidth="narrow"/>
                        <v:path arrowok="t" o:connecttype="custom" o:connectlocs="578,0;599,777;599,1554;529,2104;404,2351;404,2446;320,2541;230,2635;230,2730;160,2825;77,2995;0,3593;77,4228;160,4417;160,4512;230,4512;320,4597;487,4597;696,5081;487,5726" o:connectangles="0,0,0,0,0,0,0,0,0,0,0,0,0,0,0,0,0,0,0,0"/>
                      </v:shape>
                      <v:line id="Line 1046" o:spid="_x0000_s1888" style="position:absolute;visibility:visible;mso-wrap-style:square" from="14277,6673" to="18783,6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pA8MAAADcAAAADwAAAGRycy9kb3ducmV2LnhtbERPz2vCMBS+D/wfwhN2EZs6wUltFCkM&#10;BtuldWPb7dE8m2LzUpuo9b9fDoMdP77f+W60nbjS4FvHChZJCoK4drrlRsHH4WW+BuEDssbOMSm4&#10;k4fddvKQY6bdjUu6VqERMYR9hgpMCH0mpa8NWfSJ64kjd3SDxRDh0Eg94C2G204+pelKWmw5Nhjs&#10;qTBUn6qLVVBfzNt5xrPPn1auvt5lMabFd6nU43Tcb0AEGsO/+M/9qhUsn+PaeCYe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M6QPDAAAA3AAAAA8AAAAAAAAAAAAA&#10;AAAAoQIAAGRycy9kb3ducmV2LnhtbFBLBQYAAAAABAAEAPkAAACRAwAAAAA=&#10;" strokeweight=".5pt">
                        <v:stroke startarrowwidth="narrow" startarrowlength="short" endarrowwidth="narrow" endarrowlength="short"/>
                      </v:line>
                      <v:group id="Group 1047" o:spid="_x0000_s1889" style="position:absolute;left:3833;top:7299;width:2434;height:4066"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wuXcUAAADcAAAADwAAAGRycy9kb3ducmV2LnhtbESPQWvCQBSE7wX/w/IE&#10;b7qJYrXRVURUPEihWii9PbLPJJh9G7JrEv+9WxB6HGbmG2a57kwpGqpdYVlBPIpAEKdWF5wp+L7s&#10;h3MQziNrLC2Tggc5WK96b0tMtG35i5qzz0SAsEtQQe59lUjp0pwMupGtiIN3tbVBH2SdSV1jG+Cm&#10;lOMoepcGCw4LOVa0zSm9ne9GwaHFdjOJd83pdt0+fi/Tz59TTEoN+t1mAcJT5//Dr/ZRK5jM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88Ll3FAAAA3AAA&#10;AA8AAAAAAAAAAAAAAAAAqgIAAGRycy9kb3ducmV2LnhtbFBLBQYAAAAABAAEAPoAAACcAwAAAAA=&#10;">
                        <v:shape id="Arc 1048" o:spid="_x0000_s1890" style="position:absolute;top:8903;width:19770;height:11097;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GVwMEA&#10;AADcAAAADwAAAGRycy9kb3ducmV2LnhtbERPTYvCMBC9C/sfwix401QFLdUosrAiwh6se9nb2Ixt&#10;sZnUJtb47zcHwePjfa82wTSip87VlhVMxgkI4sLqmksFv6fvUQrCeWSNjWVS8CQHm/XHYIWZtg8+&#10;Up/7UsQQdhkqqLxvMyldUZFBN7YtceQutjPoI+xKqTt8xHDTyGmSzKXBmmNDhS19VVRc87tR8Mfz&#10;WXnIF8nlHG7Xn7S5hX53UGr4GbZLEJ6Cf4tf7r1WMEvj/HgmHg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5hlcDBAAAA3AAAAA8AAAAAAAAAAAAAAAAAmAIAAGRycy9kb3du&#10;cmV2LnhtbFBLBQYAAAAABAAEAPUAAACGAwAAAAA=&#10;" path="m-1,nfc11929,,21600,9670,21600,21600em-1,nsc11929,,21600,9670,21600,21600l,21600,-1,xe" fillcolor="#dfdfdf">
                          <v:path arrowok="t" o:extrusionok="f" o:connecttype="custom" o:connectlocs="0,0;19770,11097;0,11097" o:connectangles="0,0,0"/>
                        </v:shape>
                        <v:shape id="Freeform 1049" o:spid="_x0000_s1891" style="position:absolute;left:863;width:19137;height:862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3qC8cA&#10;AADcAAAADwAAAGRycy9kb3ducmV2LnhtbESPQWvCQBSE7wX/w/IK3uomChJSV1Gh6EFIte2ht0f2&#10;NQlm36a7a4z99d2C0OMwM98wi9VgWtGT841lBekkAUFcWt1wpeD97eUpA+EDssbWMim4kYfVcvSw&#10;wFzbKx+pP4VKRAj7HBXUIXS5lL6syaCf2I44el/WGQxRukpqh9cIN62cJslcGmw4LtTY0bam8ny6&#10;GAXZz/Sj6HxRfLvD+fOQ3ta7zeZVqfHjsH4GEWgI/+F7e68VzLIU/s7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d6gvHAAAA3AAAAA8AAAAAAAAAAAAAAAAAmAIAAGRy&#10;cy9kb3ducmV2LnhtbFBLBQYAAAAABAAEAPUAAACMAwAAAAA=&#10;" path="m19940,l,19892e">
                          <v:stroke startarrowwidth="narrow" endarrowwidth="narrow"/>
                          <v:path arrowok="t" o:connecttype="custom" o:connectlocs="19080,0;0,8576" o:connectangles="0,0"/>
                        </v:shape>
                        <v:shape id="Freeform 1050" o:spid="_x0000_s1892" style="position:absolute;left:1257;top:325;width:18685;height:1762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SMQA&#10;AADcAAAADwAAAGRycy9kb3ducmV2LnhtbESPQWvCQBSE7wX/w/IEb3WjFpHoKmIQvElTEbw9ss8k&#10;mH0bdzca++u7hUKPw8x8w6w2vWnEg5yvLSuYjBMQxIXVNZcKTl/79wUIH5A1NpZJwYs8bNaDtxWm&#10;2j75kx55KEWEsE9RQRVCm0rpi4oM+rFtiaN3tc5giNKVUjt8Rrhp5DRJ5tJgzXGhwpZ2FRW3vDMK&#10;OCu6e5t93/P59nI4ns7Zh+sypUbDfrsEEagP/+G/9kErmC2m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tHkjEAAAA3AAAAA8AAAAAAAAAAAAAAAAAmAIAAGRycy9k&#10;b3ducmV2LnhtbFBLBQYAAAAABAAEAPUAAACJAwAAAAA=&#10;" path="m19755,l,9312,19939,19947e" fillcolor="#dfdfdf" stroked="f">
                          <v:stroke startarrowwidth="narrow" endarrowwidth="narrow"/>
                          <v:path arrowok="t" o:connecttype="custom" o:connectlocs="18456,0;0,8206;18628,17577" o:connectangles="0,0,0"/>
                        </v:shape>
                      </v:group>
                      <v:line id="Line 1051" o:spid="_x0000_s1893" style="position:absolute;flip:x;visibility:visible;mso-wrap-style:square" from="572,9128" to="3673,9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EYLcYAAADcAAAADwAAAGRycy9kb3ducmV2LnhtbESP0WrCQBRE3wv+w3KFvohuWkuJ0VWk&#10;WJAiJUY/4JK9ZoPZuyG7auzXdwtCH4eZOcMsVr1txJU6XztW8DJJQBCXTtdcKTgePscpCB+QNTaO&#10;ScGdPKyWg6cFZtrdeE/XIlQiQthnqMCE0GZS+tKQRT9xLXH0Tq6zGKLsKqk7vEW4beRrkrxLizXH&#10;BYMtfRgqz8XFKhi9bfM8lfmP+W6/dnecnYvdJlHqediv5yAC9eE//GhvtYJpOoW/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hGC3GAAAA3AAAAA8AAAAAAAAA&#10;AAAAAAAAoQIAAGRycy9kb3ducmV2LnhtbFBLBQYAAAAABAAEAPkAAACUAwAAAAA=&#10;">
                        <v:stroke startarrowwidth="narrow" endarrowwidth="narrow"/>
                      </v:line>
                      <v:rect id="Rectangle 1052" o:spid="_x0000_s1894" style="position:absolute;left:7533;top:3773;width:1592;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gipMMA&#10;AADcAAAADwAAAGRycy9kb3ducmV2LnhtbESPQWvCQBSE7wX/w/IEb3VjKyKpq0hLixcRo5feHtln&#10;Npj3NmRXjf/eLRQ8DjPzDbNY9dyoK3Wh9mJgMs5AkZTe1lIZOB6+X+egQkSx2HghA3cKsFoOXhaY&#10;W3+TPV2LWKkEkZCjARdjm2sdSkeMYexbkuSdfMcYk+wqbTu8JTg3+i3LZpqxlrTgsKVPR+W5uLCB&#10;Tc9r63520+1vcwxfYc+zy5mNGQ379QeoSH18hv/bG2vgfT6FvzPpCO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gipMMAAADcAAAADwAAAAAAAAAAAAAAAACYAgAAZHJzL2Rv&#10;d25yZXYueG1sUEsFBgAAAAAEAAQA9QAAAIgDAAAAAA==&#10;" filled="f" stroked="f" strokeweight=".5pt">
                        <v:textbox inset="1pt,1pt,1pt,1pt">
                          <w:txbxContent>
                            <w:p w:rsidR="004E000A" w:rsidRPr="006E09CF" w:rsidRDefault="004E000A" w:rsidP="00750935">
                              <w:pPr>
                                <w:rPr>
                                  <w:rFonts w:cs="Arial"/>
                                </w:rPr>
                              </w:pPr>
                              <w:proofErr w:type="gramStart"/>
                              <w:r w:rsidRPr="006E09CF">
                                <w:rPr>
                                  <w:rFonts w:cs="Arial"/>
                                </w:rPr>
                                <w:t>e</w:t>
                              </w:r>
                              <w:proofErr w:type="gramEnd"/>
                            </w:p>
                          </w:txbxContent>
                        </v:textbox>
                      </v:rect>
                      <v:rect id="Rectangle 1053" o:spid="_x0000_s1895" style="position:absolute;left:18130;top:6332;width:1592;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SHP8QA&#10;AADcAAAADwAAAGRycy9kb3ducmV2LnhtbESPQWvCQBSE70L/w/IKvZlNbRWJriKWFi9F1Fy8PbKv&#10;2WDe25BdNf333UKhx2FmvmGW64FbdaM+NF4MPGc5KJLK20ZqA+XpfTwHFSKKxdYLGfimAOvVw2iJ&#10;hfV3OdDtGGuVIBIKNOBi7AqtQ+WIMWS+I0nel+8ZY5J9rW2P9wTnVk/yfKYZG0kLDjvaOqouxysb&#10;2A28se5j//p5bsvwFg48u17YmKfHYbMAFWmI/+G/9s4aeJlP4fdMOgJ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hz/EAAAA3AAAAA8AAAAAAAAAAAAAAAAAmAIAAGRycy9k&#10;b3ducmV2LnhtbFBLBQYAAAAABAAEAPUAAACJAwAAAAA=&#10;" filled="f" stroked="f" strokeweight=".5pt">
                        <v:textbox inset="1pt,1pt,1pt,1pt">
                          <w:txbxContent>
                            <w:p w:rsidR="004E000A" w:rsidRPr="006E09CF" w:rsidRDefault="004E000A" w:rsidP="00750935">
                              <w:pPr>
                                <w:rPr>
                                  <w:rFonts w:cs="Arial"/>
                                </w:rPr>
                              </w:pPr>
                              <w:proofErr w:type="gramStart"/>
                              <w:r w:rsidRPr="006E09CF">
                                <w:rPr>
                                  <w:rFonts w:cs="Arial"/>
                                </w:rPr>
                                <w:t>h</w:t>
                              </w:r>
                              <w:proofErr w:type="gramEnd"/>
                            </w:p>
                          </w:txbxContent>
                        </v:textbox>
                      </v:rect>
                      <v:rect id="Rectangle 1054" o:spid="_x0000_s1896" style="position:absolute;left:1087;top:6626;width:1592;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YZSMMA&#10;AADcAAAADwAAAGRycy9kb3ducmV2LnhtbESPQWvCQBSE7wX/w/IEb3VjLUGiq4hF8VKK1ktvj+wz&#10;G8x7G7Krxn/vFgo9DjPzDbNY9dyoG3Wh9mJgMs5AkZTe1lIZOH1vX2egQkSx2HghAw8KsFoOXhZY&#10;WH+XA92OsVIJIqFAAy7GttA6lI4Yw9i3JMk7+44xJtlV2nZ4T3Bu9FuW5ZqxlrTgsKWNo/JyvLKB&#10;fc9r63Zf758/zSl8hAPn1wsbMxr26zmoSH38D/+199bAdJbD75l0BP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1YZSMMAAADcAAAADwAAAAAAAAAAAAAAAACYAgAAZHJzL2Rv&#10;d25yZXYueG1sUEsFBgAAAAAEAAQA9QAAAIgDAAAAAA==&#10;" filled="f" stroked="f" strokeweight=".5pt">
                        <v:textbox inset="1pt,1pt,1pt,1pt">
                          <w:txbxContent>
                            <w:p w:rsidR="004E000A" w:rsidRPr="006E09CF" w:rsidRDefault="004E000A" w:rsidP="00750935">
                              <w:pPr>
                                <w:rPr>
                                  <w:rFonts w:cs="Arial"/>
                                </w:rPr>
                              </w:pPr>
                              <w:r w:rsidRPr="006E09CF">
                                <w:rPr>
                                  <w:rFonts w:cs="Arial"/>
                                </w:rPr>
                                <w:t>S</w:t>
                              </w:r>
                            </w:p>
                          </w:txbxContent>
                        </v:textbox>
                      </v:rect>
                      <v:line id="Line 1055" o:spid="_x0000_s1897" style="position:absolute;flip:y;visibility:visible;mso-wrap-style:square" from="8513,7204" to="8520,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FO38UAAADcAAAADwAAAGRycy9kb3ducmV2LnhtbESPT4vCMBTE7wt+h/AEL4umurBKNYqI&#10;FoW9+O/g7dE822LzUppY67ffCILHYWZ+w8wWrSlFQ7UrLCsYDiIQxKnVBWcKTsdNfwLCeWSNpWVS&#10;8CQHi3nna4axtg/eU3PwmQgQdjEqyL2vYildmpNBN7AVcfCutjbog6wzqWt8BLgp5SiKfqXBgsNC&#10;jhWtckpvh7tR0Ky3+2ZX0j1Jqr/LUG92yfn7olSv2y6nIDy1/hN+t7dawc9kDK8z4Qj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FO38UAAADcAAAADwAAAAAAAAAA&#10;AAAAAAChAgAAZHJzL2Rvd25yZXYueG1sUEsFBgAAAAAEAAQA+QAAAJMDAAAAAA==&#10;" strokeweight=".5pt">
                        <v:stroke startarrowwidth="narrow" startarrowlength="short" endarrow="open" endarrowwidth="narrow" endarrowlength="short"/>
                      </v:line>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874" w:type="dxa"/>
          </w:tcPr>
          <w:p w:rsidR="00750935" w:rsidRPr="008228ED" w:rsidRDefault="00750935" w:rsidP="00BF0E06">
            <w:pPr>
              <w:widowControl w:val="0"/>
              <w:numPr>
                <w:ilvl w:val="0"/>
                <w:numId w:val="94"/>
              </w:numPr>
              <w:tabs>
                <w:tab w:val="left" w:pos="340"/>
              </w:tabs>
              <w:spacing w:before="60" w:after="60" w:line="276" w:lineRule="auto"/>
              <w:jc w:val="both"/>
              <w:rPr>
                <w:rFonts w:cs="Arial"/>
                <w:sz w:val="22"/>
                <w:szCs w:val="22"/>
              </w:rPr>
            </w:pPr>
            <w:r w:rsidRPr="008228ED">
              <w:rPr>
                <w:rFonts w:cs="Arial"/>
                <w:sz w:val="22"/>
                <w:szCs w:val="22"/>
              </w:rPr>
              <w:t xml:space="preserve">t </w:t>
            </w:r>
            <w:r w:rsidRPr="008228ED">
              <w:rPr>
                <w:rFonts w:cs="Arial"/>
                <w:sz w:val="22"/>
                <w:szCs w:val="22"/>
              </w:rPr>
              <w:sym w:font="Symbol" w:char="F0B3"/>
            </w:r>
            <w:r w:rsidRPr="008228ED">
              <w:rPr>
                <w:rFonts w:cs="Arial"/>
                <w:sz w:val="22"/>
                <w:szCs w:val="22"/>
              </w:rPr>
              <w:t xml:space="preserve"> T</w:t>
            </w:r>
            <w:r w:rsidRPr="008228ED">
              <w:rPr>
                <w:rFonts w:cs="Arial"/>
                <w:sz w:val="22"/>
                <w:szCs w:val="22"/>
                <w:vertAlign w:val="subscript"/>
              </w:rPr>
              <w:t>k</w:t>
            </w:r>
          </w:p>
          <w:p w:rsidR="00750935" w:rsidRPr="008228ED" w:rsidRDefault="00750935" w:rsidP="00BF0E06">
            <w:pPr>
              <w:widowControl w:val="0"/>
              <w:numPr>
                <w:ilvl w:val="0"/>
                <w:numId w:val="94"/>
              </w:numPr>
              <w:tabs>
                <w:tab w:val="left" w:pos="340"/>
              </w:tabs>
              <w:spacing w:after="60" w:line="276" w:lineRule="auto"/>
              <w:jc w:val="both"/>
              <w:rPr>
                <w:rFonts w:cs="Arial"/>
                <w:sz w:val="22"/>
                <w:szCs w:val="22"/>
              </w:rPr>
            </w:pPr>
            <w:r w:rsidRPr="008228ED">
              <w:rPr>
                <w:rFonts w:cs="Arial"/>
                <w:sz w:val="22"/>
                <w:szCs w:val="22"/>
              </w:rPr>
              <w:t xml:space="preserve">S </w:t>
            </w:r>
            <w:r w:rsidRPr="008228ED">
              <w:rPr>
                <w:rFonts w:cs="Arial"/>
                <w:sz w:val="22"/>
                <w:szCs w:val="22"/>
              </w:rPr>
              <w:sym w:font="Symbol" w:char="F0B3"/>
            </w:r>
            <w:r w:rsidRPr="008228ED">
              <w:rPr>
                <w:rFonts w:cs="Arial"/>
                <w:sz w:val="22"/>
                <w:szCs w:val="22"/>
              </w:rPr>
              <w:t xml:space="preserve"> 1,5t hoặc t + 3</w:t>
            </w:r>
          </w:p>
          <w:p w:rsidR="00750935" w:rsidRPr="008228ED" w:rsidRDefault="00750935" w:rsidP="00BF0E06">
            <w:pPr>
              <w:widowControl w:val="0"/>
              <w:numPr>
                <w:ilvl w:val="0"/>
                <w:numId w:val="94"/>
              </w:numPr>
              <w:tabs>
                <w:tab w:val="left" w:pos="340"/>
              </w:tabs>
              <w:spacing w:after="60" w:line="276" w:lineRule="auto"/>
              <w:jc w:val="both"/>
              <w:rPr>
                <w:rFonts w:cs="Arial"/>
                <w:sz w:val="22"/>
                <w:szCs w:val="22"/>
              </w:rPr>
            </w:pPr>
            <w:r w:rsidRPr="008228ED">
              <w:rPr>
                <w:rFonts w:cs="Arial"/>
                <w:sz w:val="22"/>
                <w:szCs w:val="22"/>
              </w:rPr>
              <w:t>Ở phía tiếp xúc với lửa</w:t>
            </w:r>
          </w:p>
          <w:p w:rsidR="00750935" w:rsidRPr="008228ED" w:rsidRDefault="00750935" w:rsidP="002C5B3D">
            <w:pPr>
              <w:widowControl w:val="0"/>
              <w:spacing w:after="60" w:line="276" w:lineRule="auto"/>
              <w:jc w:val="both"/>
              <w:rPr>
                <w:rFonts w:cs="Arial"/>
                <w:sz w:val="22"/>
                <w:szCs w:val="22"/>
              </w:rPr>
            </w:pPr>
            <w:r w:rsidRPr="008228ED">
              <w:rPr>
                <w:rFonts w:cs="Arial"/>
                <w:sz w:val="22"/>
                <w:szCs w:val="22"/>
                <w:lang w:val="vi-VN"/>
              </w:rPr>
              <w:t xml:space="preserve">     </w:t>
            </w:r>
            <w:r w:rsidRPr="008228ED">
              <w:rPr>
                <w:rFonts w:cs="Arial"/>
                <w:sz w:val="22"/>
                <w:szCs w:val="22"/>
              </w:rPr>
              <w:t xml:space="preserve">h </w:t>
            </w:r>
            <w:r w:rsidRPr="008228ED">
              <w:rPr>
                <w:rFonts w:cs="Arial"/>
                <w:sz w:val="22"/>
                <w:szCs w:val="22"/>
              </w:rPr>
              <w:sym w:font="Symbol" w:char="F0A3"/>
            </w:r>
            <w:r w:rsidRPr="008228ED">
              <w:rPr>
                <w:rFonts w:cs="Arial"/>
                <w:sz w:val="22"/>
                <w:szCs w:val="22"/>
              </w:rPr>
              <w:t xml:space="preserve"> 10 và e </w:t>
            </w:r>
            <w:r w:rsidRPr="008228ED">
              <w:rPr>
                <w:rFonts w:cs="Arial"/>
                <w:sz w:val="22"/>
                <w:szCs w:val="22"/>
              </w:rPr>
              <w:sym w:font="Symbol" w:char="F0A3"/>
            </w:r>
            <w:r w:rsidRPr="008228ED">
              <w:rPr>
                <w:rFonts w:cs="Arial"/>
                <w:sz w:val="22"/>
                <w:szCs w:val="22"/>
              </w:rPr>
              <w:t xml:space="preserve"> 1,5</w:t>
            </w:r>
          </w:p>
        </w:tc>
      </w:tr>
      <w:tr w:rsidR="00750935" w:rsidRPr="008228ED" w:rsidTr="00AA471B">
        <w:trPr>
          <w:jc w:val="center"/>
        </w:trPr>
        <w:tc>
          <w:tcPr>
            <w:tcW w:w="1400" w:type="dxa"/>
            <w:vMerge/>
          </w:tcPr>
          <w:p w:rsidR="00750935" w:rsidRPr="008228ED" w:rsidRDefault="00750935" w:rsidP="002C5B3D">
            <w:pPr>
              <w:widowControl w:val="0"/>
              <w:spacing w:after="60" w:line="276" w:lineRule="auto"/>
              <w:jc w:val="both"/>
              <w:rPr>
                <w:rFonts w:cs="Arial"/>
                <w:sz w:val="22"/>
                <w:szCs w:val="22"/>
              </w:rPr>
            </w:pPr>
          </w:p>
        </w:tc>
        <w:tc>
          <w:tcPr>
            <w:tcW w:w="948" w:type="dxa"/>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C</w:t>
            </w:r>
          </w:p>
        </w:tc>
        <w:tc>
          <w:tcPr>
            <w:tcW w:w="3665"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4384" behindDoc="0" locked="0" layoutInCell="1" allowOverlap="1">
                      <wp:simplePos x="0" y="0"/>
                      <wp:positionH relativeFrom="column">
                        <wp:posOffset>178435</wp:posOffset>
                      </wp:positionH>
                      <wp:positionV relativeFrom="paragraph">
                        <wp:posOffset>93980</wp:posOffset>
                      </wp:positionV>
                      <wp:extent cx="1783080" cy="1243330"/>
                      <wp:effectExtent l="16510" t="0" r="10160" b="5715"/>
                      <wp:wrapNone/>
                      <wp:docPr id="319"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080" cy="1243330"/>
                                <a:chOff x="-3" y="0"/>
                                <a:chExt cx="20004" cy="20001"/>
                              </a:xfrm>
                            </wpg:grpSpPr>
                            <wps:wsp>
                              <wps:cNvPr id="320" name="Freeform 949"/>
                              <wps:cNvSpPr>
                                <a:spLocks/>
                              </wps:cNvSpPr>
                              <wps:spPr bwMode="auto">
                                <a:xfrm>
                                  <a:off x="14266" y="6364"/>
                                  <a:ext cx="2472" cy="3187"/>
                                </a:xfrm>
                                <a:custGeom>
                                  <a:avLst/>
                                  <a:gdLst>
                                    <a:gd name="T0" fmla="*/ 231 w 20000"/>
                                    <a:gd name="T1" fmla="*/ 0 h 20000"/>
                                    <a:gd name="T2" fmla="*/ 19942 w 20000"/>
                                    <a:gd name="T3" fmla="*/ 19936 h 20000"/>
                                    <a:gd name="T4" fmla="*/ 0 w 20000"/>
                                    <a:gd name="T5" fmla="*/ 19423 h 20000"/>
                                  </a:gdLst>
                                  <a:ahLst/>
                                  <a:cxnLst>
                                    <a:cxn ang="0">
                                      <a:pos x="T0" y="T1"/>
                                    </a:cxn>
                                    <a:cxn ang="0">
                                      <a:pos x="T2" y="T3"/>
                                    </a:cxn>
                                    <a:cxn ang="0">
                                      <a:pos x="T4" y="T5"/>
                                    </a:cxn>
                                  </a:cxnLst>
                                  <a:rect l="0" t="0" r="r" b="b"/>
                                  <a:pathLst>
                                    <a:path w="20000" h="20000">
                                      <a:moveTo>
                                        <a:pt x="231" y="0"/>
                                      </a:moveTo>
                                      <a:lnTo>
                                        <a:pt x="19942" y="19936"/>
                                      </a:lnTo>
                                      <a:lnTo>
                                        <a:pt x="0" y="19423"/>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1" name="Rectangle 950"/>
                              <wps:cNvSpPr>
                                <a:spLocks noChangeArrowheads="1"/>
                              </wps:cNvSpPr>
                              <wps:spPr bwMode="auto">
                                <a:xfrm>
                                  <a:off x="6138" y="5608"/>
                                  <a:ext cx="8078" cy="1256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2" name="Line 951"/>
                              <wps:cNvCnPr/>
                              <wps:spPr bwMode="auto">
                                <a:xfrm>
                                  <a:off x="318" y="14382"/>
                                  <a:ext cx="5792" cy="1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3" name="Line 952"/>
                              <wps:cNvCnPr/>
                              <wps:spPr bwMode="auto">
                                <a:xfrm>
                                  <a:off x="1586" y="6323"/>
                                  <a:ext cx="7836" cy="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4" name="Line 953"/>
                              <wps:cNvCnPr/>
                              <wps:spPr bwMode="auto">
                                <a:xfrm>
                                  <a:off x="2298" y="6384"/>
                                  <a:ext cx="7" cy="3085"/>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5" name="Line 954"/>
                              <wps:cNvCnPr/>
                              <wps:spPr bwMode="auto">
                                <a:xfrm>
                                  <a:off x="8296" y="3330"/>
                                  <a:ext cx="8" cy="223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6" name="Rectangle 955"/>
                              <wps:cNvSpPr>
                                <a:spLocks noChangeArrowheads="1"/>
                              </wps:cNvSpPr>
                              <wps:spPr bwMode="auto">
                                <a:xfrm>
                                  <a:off x="3737" y="14086"/>
                                  <a:ext cx="2038" cy="31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k</w:t>
                                    </w:r>
                                  </w:p>
                                </w:txbxContent>
                              </wps:txbx>
                              <wps:bodyPr rot="0" vert="horz" wrap="square" lIns="12700" tIns="12700" rIns="12700" bIns="12700" anchor="t" anchorCtr="0" upright="1">
                                <a:noAutofit/>
                              </wps:bodyPr>
                            </wps:wsp>
                            <wps:wsp>
                              <wps:cNvPr id="327" name="Freeform 956"/>
                              <wps:cNvSpPr>
                                <a:spLocks/>
                              </wps:cNvSpPr>
                              <wps:spPr bwMode="auto">
                                <a:xfrm>
                                  <a:off x="-3" y="9469"/>
                                  <a:ext cx="399" cy="4883"/>
                                </a:xfrm>
                                <a:custGeom>
                                  <a:avLst/>
                                  <a:gdLst>
                                    <a:gd name="T0" fmla="*/ 16429 w 20000"/>
                                    <a:gd name="T1" fmla="*/ 0 h 20000"/>
                                    <a:gd name="T2" fmla="*/ 17143 w 20000"/>
                                    <a:gd name="T3" fmla="*/ 2720 h 20000"/>
                                    <a:gd name="T4" fmla="*/ 17143 w 20000"/>
                                    <a:gd name="T5" fmla="*/ 5439 h 20000"/>
                                    <a:gd name="T6" fmla="*/ 15000 w 20000"/>
                                    <a:gd name="T7" fmla="*/ 7364 h 20000"/>
                                    <a:gd name="T8" fmla="*/ 11429 w 20000"/>
                                    <a:gd name="T9" fmla="*/ 8159 h 20000"/>
                                    <a:gd name="T10" fmla="*/ 11429 w 20000"/>
                                    <a:gd name="T11" fmla="*/ 8494 h 20000"/>
                                    <a:gd name="T12" fmla="*/ 8929 w 20000"/>
                                    <a:gd name="T13" fmla="*/ 8828 h 20000"/>
                                    <a:gd name="T14" fmla="*/ 6786 w 20000"/>
                                    <a:gd name="T15" fmla="*/ 9205 h 20000"/>
                                    <a:gd name="T16" fmla="*/ 6786 w 20000"/>
                                    <a:gd name="T17" fmla="*/ 9498 h 20000"/>
                                    <a:gd name="T18" fmla="*/ 4643 w 20000"/>
                                    <a:gd name="T19" fmla="*/ 9833 h 20000"/>
                                    <a:gd name="T20" fmla="*/ 1786 w 20000"/>
                                    <a:gd name="T21" fmla="*/ 10460 h 20000"/>
                                    <a:gd name="T22" fmla="*/ 0 w 20000"/>
                                    <a:gd name="T23" fmla="*/ 12510 h 20000"/>
                                    <a:gd name="T24" fmla="*/ 1786 w 20000"/>
                                    <a:gd name="T25" fmla="*/ 14728 h 20000"/>
                                    <a:gd name="T26" fmla="*/ 4643 w 20000"/>
                                    <a:gd name="T27" fmla="*/ 15439 h 20000"/>
                                    <a:gd name="T28" fmla="*/ 4643 w 20000"/>
                                    <a:gd name="T29" fmla="*/ 15732 h 20000"/>
                                    <a:gd name="T30" fmla="*/ 6786 w 20000"/>
                                    <a:gd name="T31" fmla="*/ 15732 h 20000"/>
                                    <a:gd name="T32" fmla="*/ 8929 w 20000"/>
                                    <a:gd name="T33" fmla="*/ 16025 h 20000"/>
                                    <a:gd name="T34" fmla="*/ 13929 w 20000"/>
                                    <a:gd name="T35" fmla="*/ 16025 h 20000"/>
                                    <a:gd name="T36" fmla="*/ 19643 w 20000"/>
                                    <a:gd name="T37" fmla="*/ 17741 h 20000"/>
                                    <a:gd name="T38" fmla="*/ 13929 w 20000"/>
                                    <a:gd name="T39" fmla="*/ 1995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429" y="0"/>
                                      </a:moveTo>
                                      <a:lnTo>
                                        <a:pt x="17143" y="2720"/>
                                      </a:lnTo>
                                      <a:lnTo>
                                        <a:pt x="17143" y="5439"/>
                                      </a:lnTo>
                                      <a:lnTo>
                                        <a:pt x="15000" y="7364"/>
                                      </a:lnTo>
                                      <a:lnTo>
                                        <a:pt x="11429" y="8159"/>
                                      </a:lnTo>
                                      <a:lnTo>
                                        <a:pt x="11429" y="8494"/>
                                      </a:lnTo>
                                      <a:lnTo>
                                        <a:pt x="8929" y="8828"/>
                                      </a:lnTo>
                                      <a:lnTo>
                                        <a:pt x="6786" y="9205"/>
                                      </a:lnTo>
                                      <a:lnTo>
                                        <a:pt x="6786" y="9498"/>
                                      </a:lnTo>
                                      <a:lnTo>
                                        <a:pt x="4643" y="9833"/>
                                      </a:lnTo>
                                      <a:lnTo>
                                        <a:pt x="1786" y="10460"/>
                                      </a:lnTo>
                                      <a:lnTo>
                                        <a:pt x="0" y="12510"/>
                                      </a:lnTo>
                                      <a:lnTo>
                                        <a:pt x="1786" y="14728"/>
                                      </a:lnTo>
                                      <a:lnTo>
                                        <a:pt x="4643" y="15439"/>
                                      </a:lnTo>
                                      <a:lnTo>
                                        <a:pt x="4643" y="15732"/>
                                      </a:lnTo>
                                      <a:lnTo>
                                        <a:pt x="6786" y="15732"/>
                                      </a:lnTo>
                                      <a:lnTo>
                                        <a:pt x="8929" y="16025"/>
                                      </a:lnTo>
                                      <a:lnTo>
                                        <a:pt x="13929" y="16025"/>
                                      </a:lnTo>
                                      <a:lnTo>
                                        <a:pt x="19643" y="17741"/>
                                      </a:lnTo>
                                      <a:lnTo>
                                        <a:pt x="13929" y="19958"/>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8" name="Freeform 957"/>
                              <wps:cNvSpPr>
                                <a:spLocks/>
                              </wps:cNvSpPr>
                              <wps:spPr bwMode="auto">
                                <a:xfrm>
                                  <a:off x="6152" y="17712"/>
                                  <a:ext cx="8078" cy="1390"/>
                                </a:xfrm>
                                <a:custGeom>
                                  <a:avLst/>
                                  <a:gdLst>
                                    <a:gd name="T0" fmla="*/ 0 w 20000"/>
                                    <a:gd name="T1" fmla="*/ 0 h 20000"/>
                                    <a:gd name="T2" fmla="*/ 0 w 20000"/>
                                    <a:gd name="T3" fmla="*/ 5441 h 20000"/>
                                    <a:gd name="T4" fmla="*/ 141 w 20000"/>
                                    <a:gd name="T5" fmla="*/ 6618 h 20000"/>
                                    <a:gd name="T6" fmla="*/ 141 w 20000"/>
                                    <a:gd name="T7" fmla="*/ 7647 h 20000"/>
                                    <a:gd name="T8" fmla="*/ 406 w 20000"/>
                                    <a:gd name="T9" fmla="*/ 7647 h 20000"/>
                                    <a:gd name="T10" fmla="*/ 529 w 20000"/>
                                    <a:gd name="T11" fmla="*/ 8824 h 20000"/>
                                    <a:gd name="T12" fmla="*/ 670 w 20000"/>
                                    <a:gd name="T13" fmla="*/ 9853 h 20000"/>
                                    <a:gd name="T14" fmla="*/ 794 w 20000"/>
                                    <a:gd name="T15" fmla="*/ 9853 h 20000"/>
                                    <a:gd name="T16" fmla="*/ 1058 w 20000"/>
                                    <a:gd name="T17" fmla="*/ 11029 h 20000"/>
                                    <a:gd name="T18" fmla="*/ 1323 w 20000"/>
                                    <a:gd name="T19" fmla="*/ 12059 h 20000"/>
                                    <a:gd name="T20" fmla="*/ 5697 w 20000"/>
                                    <a:gd name="T21" fmla="*/ 12059 h 20000"/>
                                    <a:gd name="T22" fmla="*/ 5820 w 20000"/>
                                    <a:gd name="T23" fmla="*/ 13235 h 20000"/>
                                    <a:gd name="T24" fmla="*/ 6085 w 20000"/>
                                    <a:gd name="T25" fmla="*/ 13235 h 20000"/>
                                    <a:gd name="T26" fmla="*/ 6226 w 20000"/>
                                    <a:gd name="T27" fmla="*/ 14265 h 20000"/>
                                    <a:gd name="T28" fmla="*/ 6349 w 20000"/>
                                    <a:gd name="T29" fmla="*/ 14265 h 20000"/>
                                    <a:gd name="T30" fmla="*/ 6614 w 20000"/>
                                    <a:gd name="T31" fmla="*/ 15441 h 20000"/>
                                    <a:gd name="T32" fmla="*/ 6878 w 20000"/>
                                    <a:gd name="T33" fmla="*/ 15441 h 20000"/>
                                    <a:gd name="T34" fmla="*/ 7143 w 20000"/>
                                    <a:gd name="T35" fmla="*/ 17647 h 20000"/>
                                    <a:gd name="T36" fmla="*/ 10582 w 20000"/>
                                    <a:gd name="T37" fmla="*/ 17647 h 20000"/>
                                    <a:gd name="T38" fmla="*/ 11640 w 20000"/>
                                    <a:gd name="T39" fmla="*/ 19853 h 20000"/>
                                    <a:gd name="T40" fmla="*/ 14956 w 20000"/>
                                    <a:gd name="T41" fmla="*/ 19853 h 20000"/>
                                    <a:gd name="T42" fmla="*/ 15079 w 20000"/>
                                    <a:gd name="T43" fmla="*/ 18676 h 20000"/>
                                    <a:gd name="T44" fmla="*/ 15344 w 20000"/>
                                    <a:gd name="T45" fmla="*/ 18676 h 20000"/>
                                    <a:gd name="T46" fmla="*/ 15485 w 20000"/>
                                    <a:gd name="T47" fmla="*/ 17647 h 20000"/>
                                    <a:gd name="T48" fmla="*/ 15608 w 20000"/>
                                    <a:gd name="T49" fmla="*/ 17647 h 20000"/>
                                    <a:gd name="T50" fmla="*/ 15608 w 20000"/>
                                    <a:gd name="T51" fmla="*/ 16471 h 20000"/>
                                    <a:gd name="T52" fmla="*/ 15873 w 20000"/>
                                    <a:gd name="T53" fmla="*/ 16471 h 20000"/>
                                    <a:gd name="T54" fmla="*/ 15873 w 20000"/>
                                    <a:gd name="T55" fmla="*/ 15441 h 20000"/>
                                    <a:gd name="T56" fmla="*/ 18924 w 20000"/>
                                    <a:gd name="T57" fmla="*/ 15441 h 20000"/>
                                    <a:gd name="T58" fmla="*/ 18924 w 20000"/>
                                    <a:gd name="T59" fmla="*/ 13235 h 20000"/>
                                    <a:gd name="T60" fmla="*/ 19048 w 20000"/>
                                    <a:gd name="T61" fmla="*/ 13235 h 20000"/>
                                    <a:gd name="T62" fmla="*/ 19048 w 20000"/>
                                    <a:gd name="T63" fmla="*/ 12059 h 20000"/>
                                    <a:gd name="T64" fmla="*/ 19189 w 20000"/>
                                    <a:gd name="T65" fmla="*/ 12059 h 20000"/>
                                    <a:gd name="T66" fmla="*/ 19312 w 20000"/>
                                    <a:gd name="T67" fmla="*/ 11029 h 20000"/>
                                    <a:gd name="T68" fmla="*/ 19453 w 20000"/>
                                    <a:gd name="T69" fmla="*/ 11029 h 20000"/>
                                    <a:gd name="T70" fmla="*/ 19453 w 20000"/>
                                    <a:gd name="T71" fmla="*/ 9853 h 20000"/>
                                    <a:gd name="T72" fmla="*/ 19577 w 20000"/>
                                    <a:gd name="T73" fmla="*/ 9853 h 20000"/>
                                    <a:gd name="T74" fmla="*/ 19577 w 20000"/>
                                    <a:gd name="T75" fmla="*/ 8824 h 20000"/>
                                    <a:gd name="T76" fmla="*/ 19841 w 20000"/>
                                    <a:gd name="T77" fmla="*/ 8824 h 20000"/>
                                    <a:gd name="T78" fmla="*/ 19841 w 20000"/>
                                    <a:gd name="T79" fmla="*/ 5441 h 20000"/>
                                    <a:gd name="T80" fmla="*/ 19982 w 20000"/>
                                    <a:gd name="T81" fmla="*/ 544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0000" h="20000">
                                      <a:moveTo>
                                        <a:pt x="0" y="0"/>
                                      </a:moveTo>
                                      <a:lnTo>
                                        <a:pt x="0" y="5441"/>
                                      </a:lnTo>
                                      <a:lnTo>
                                        <a:pt x="141" y="6618"/>
                                      </a:lnTo>
                                      <a:lnTo>
                                        <a:pt x="141" y="7647"/>
                                      </a:lnTo>
                                      <a:lnTo>
                                        <a:pt x="406" y="7647"/>
                                      </a:lnTo>
                                      <a:lnTo>
                                        <a:pt x="529" y="8824"/>
                                      </a:lnTo>
                                      <a:lnTo>
                                        <a:pt x="670" y="9853"/>
                                      </a:lnTo>
                                      <a:lnTo>
                                        <a:pt x="794" y="9853"/>
                                      </a:lnTo>
                                      <a:lnTo>
                                        <a:pt x="1058" y="11029"/>
                                      </a:lnTo>
                                      <a:lnTo>
                                        <a:pt x="1323" y="12059"/>
                                      </a:lnTo>
                                      <a:lnTo>
                                        <a:pt x="5697" y="12059"/>
                                      </a:lnTo>
                                      <a:lnTo>
                                        <a:pt x="5820" y="13235"/>
                                      </a:lnTo>
                                      <a:lnTo>
                                        <a:pt x="6085" y="13235"/>
                                      </a:lnTo>
                                      <a:lnTo>
                                        <a:pt x="6226" y="14265"/>
                                      </a:lnTo>
                                      <a:lnTo>
                                        <a:pt x="6349" y="14265"/>
                                      </a:lnTo>
                                      <a:lnTo>
                                        <a:pt x="6614" y="15441"/>
                                      </a:lnTo>
                                      <a:lnTo>
                                        <a:pt x="6878" y="15441"/>
                                      </a:lnTo>
                                      <a:lnTo>
                                        <a:pt x="7143" y="17647"/>
                                      </a:lnTo>
                                      <a:lnTo>
                                        <a:pt x="10582" y="17647"/>
                                      </a:lnTo>
                                      <a:lnTo>
                                        <a:pt x="11640" y="19853"/>
                                      </a:lnTo>
                                      <a:lnTo>
                                        <a:pt x="14956" y="19853"/>
                                      </a:lnTo>
                                      <a:lnTo>
                                        <a:pt x="15079" y="18676"/>
                                      </a:lnTo>
                                      <a:lnTo>
                                        <a:pt x="15344" y="18676"/>
                                      </a:lnTo>
                                      <a:lnTo>
                                        <a:pt x="15485" y="17647"/>
                                      </a:lnTo>
                                      <a:lnTo>
                                        <a:pt x="15608" y="17647"/>
                                      </a:lnTo>
                                      <a:lnTo>
                                        <a:pt x="15608" y="16471"/>
                                      </a:lnTo>
                                      <a:lnTo>
                                        <a:pt x="15873" y="16471"/>
                                      </a:lnTo>
                                      <a:lnTo>
                                        <a:pt x="15873" y="15441"/>
                                      </a:lnTo>
                                      <a:lnTo>
                                        <a:pt x="18924" y="15441"/>
                                      </a:lnTo>
                                      <a:lnTo>
                                        <a:pt x="18924" y="13235"/>
                                      </a:lnTo>
                                      <a:lnTo>
                                        <a:pt x="19048" y="13235"/>
                                      </a:lnTo>
                                      <a:lnTo>
                                        <a:pt x="19048" y="12059"/>
                                      </a:lnTo>
                                      <a:lnTo>
                                        <a:pt x="19189" y="12059"/>
                                      </a:lnTo>
                                      <a:lnTo>
                                        <a:pt x="19312" y="11029"/>
                                      </a:lnTo>
                                      <a:lnTo>
                                        <a:pt x="19453" y="11029"/>
                                      </a:lnTo>
                                      <a:lnTo>
                                        <a:pt x="19453" y="9853"/>
                                      </a:lnTo>
                                      <a:lnTo>
                                        <a:pt x="19577" y="9853"/>
                                      </a:lnTo>
                                      <a:lnTo>
                                        <a:pt x="19577" y="8824"/>
                                      </a:lnTo>
                                      <a:lnTo>
                                        <a:pt x="19841" y="8824"/>
                                      </a:lnTo>
                                      <a:lnTo>
                                        <a:pt x="19841" y="5441"/>
                                      </a:lnTo>
                                      <a:lnTo>
                                        <a:pt x="19982" y="5441"/>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9" name="Line 958"/>
                              <wps:cNvCnPr/>
                              <wps:spPr bwMode="auto">
                                <a:xfrm>
                                  <a:off x="7327" y="5598"/>
                                  <a:ext cx="8" cy="1295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0" name="Line 959"/>
                              <wps:cNvCnPr/>
                              <wps:spPr bwMode="auto">
                                <a:xfrm>
                                  <a:off x="13148" y="5598"/>
                                  <a:ext cx="7" cy="1318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1" name="Line 960"/>
                              <wps:cNvCnPr/>
                              <wps:spPr bwMode="auto">
                                <a:xfrm>
                                  <a:off x="10184" y="3412"/>
                                  <a:ext cx="7" cy="16589"/>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2" name="Line 961"/>
                              <wps:cNvCnPr/>
                              <wps:spPr bwMode="auto">
                                <a:xfrm>
                                  <a:off x="14209" y="14383"/>
                                  <a:ext cx="5792" cy="10"/>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3" name="Line 962"/>
                              <wps:cNvCnPr/>
                              <wps:spPr bwMode="auto">
                                <a:xfrm>
                                  <a:off x="4535" y="17120"/>
                                  <a:ext cx="1560" cy="1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4" name="Line 963"/>
                              <wps:cNvCnPr/>
                              <wps:spPr bwMode="auto">
                                <a:xfrm flipH="1">
                                  <a:off x="7363" y="17131"/>
                                  <a:ext cx="1560"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5" name="Line 964"/>
                              <wps:cNvCnPr/>
                              <wps:spPr bwMode="auto">
                                <a:xfrm>
                                  <a:off x="3552" y="970"/>
                                  <a:ext cx="7" cy="843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6" name="Line 965"/>
                              <wps:cNvCnPr/>
                              <wps:spPr bwMode="auto">
                                <a:xfrm>
                                  <a:off x="6131" y="919"/>
                                  <a:ext cx="7" cy="491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7" name="Rectangle 966"/>
                              <wps:cNvSpPr>
                                <a:spLocks noChangeArrowheads="1"/>
                              </wps:cNvSpPr>
                              <wps:spPr bwMode="auto">
                                <a:xfrm>
                                  <a:off x="3644" y="0"/>
                                  <a:ext cx="2415" cy="259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S</w:t>
                                    </w:r>
                                  </w:p>
                                </w:txbxContent>
                              </wps:txbx>
                              <wps:bodyPr rot="0" vert="horz" wrap="square" lIns="12700" tIns="12700" rIns="12700" bIns="12700" anchor="t" anchorCtr="0" upright="1">
                                <a:noAutofit/>
                              </wps:bodyPr>
                            </wps:wsp>
                            <wps:wsp>
                              <wps:cNvPr id="338" name="Line 967"/>
                              <wps:cNvCnPr/>
                              <wps:spPr bwMode="auto">
                                <a:xfrm>
                                  <a:off x="1992" y="1951"/>
                                  <a:ext cx="1560"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9" name="Line 968"/>
                              <wps:cNvCnPr/>
                              <wps:spPr bwMode="auto">
                                <a:xfrm flipH="1">
                                  <a:off x="6188" y="1951"/>
                                  <a:ext cx="1560"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0" name="Freeform 969"/>
                              <wps:cNvSpPr>
                                <a:spLocks/>
                              </wps:cNvSpPr>
                              <wps:spPr bwMode="auto">
                                <a:xfrm>
                                  <a:off x="3659" y="6211"/>
                                  <a:ext cx="2386" cy="3095"/>
                                </a:xfrm>
                                <a:custGeom>
                                  <a:avLst/>
                                  <a:gdLst>
                                    <a:gd name="T0" fmla="*/ 19940 w 20000"/>
                                    <a:gd name="T1" fmla="*/ 0 h 20000"/>
                                    <a:gd name="T2" fmla="*/ 0 w 20000"/>
                                    <a:gd name="T3" fmla="*/ 19934 h 20000"/>
                                  </a:gdLst>
                                  <a:ahLst/>
                                  <a:cxnLst>
                                    <a:cxn ang="0">
                                      <a:pos x="T0" y="T1"/>
                                    </a:cxn>
                                    <a:cxn ang="0">
                                      <a:pos x="T2" y="T3"/>
                                    </a:cxn>
                                  </a:cxnLst>
                                  <a:rect l="0" t="0" r="r" b="b"/>
                                  <a:pathLst>
                                    <a:path w="20000" h="20000">
                                      <a:moveTo>
                                        <a:pt x="19940" y="0"/>
                                      </a:moveTo>
                                      <a:lnTo>
                                        <a:pt x="0" y="19934"/>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1" name="Freeform 970"/>
                              <wps:cNvSpPr>
                                <a:spLocks/>
                              </wps:cNvSpPr>
                              <wps:spPr bwMode="auto">
                                <a:xfrm>
                                  <a:off x="3637" y="6364"/>
                                  <a:ext cx="2458" cy="3187"/>
                                </a:xfrm>
                                <a:custGeom>
                                  <a:avLst/>
                                  <a:gdLst>
                                    <a:gd name="T0" fmla="*/ 19710 w 20000"/>
                                    <a:gd name="T1" fmla="*/ 0 h 20000"/>
                                    <a:gd name="T2" fmla="*/ 0 w 20000"/>
                                    <a:gd name="T3" fmla="*/ 19936 h 20000"/>
                                    <a:gd name="T4" fmla="*/ 19942 w 20000"/>
                                    <a:gd name="T5" fmla="*/ 19423 h 20000"/>
                                  </a:gdLst>
                                  <a:ahLst/>
                                  <a:cxnLst>
                                    <a:cxn ang="0">
                                      <a:pos x="T0" y="T1"/>
                                    </a:cxn>
                                    <a:cxn ang="0">
                                      <a:pos x="T2" y="T3"/>
                                    </a:cxn>
                                    <a:cxn ang="0">
                                      <a:pos x="T4" y="T5"/>
                                    </a:cxn>
                                  </a:cxnLst>
                                  <a:rect l="0" t="0" r="r" b="b"/>
                                  <a:pathLst>
                                    <a:path w="20000" h="20000">
                                      <a:moveTo>
                                        <a:pt x="19710" y="0"/>
                                      </a:moveTo>
                                      <a:lnTo>
                                        <a:pt x="0" y="19936"/>
                                      </a:lnTo>
                                      <a:lnTo>
                                        <a:pt x="19942" y="19423"/>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2" name="Line 971"/>
                              <wps:cNvCnPr/>
                              <wps:spPr bwMode="auto">
                                <a:xfrm flipH="1">
                                  <a:off x="318" y="9428"/>
                                  <a:ext cx="5777" cy="1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 name="Freeform 972"/>
                              <wps:cNvSpPr>
                                <a:spLocks/>
                              </wps:cNvSpPr>
                              <wps:spPr bwMode="auto">
                                <a:xfrm>
                                  <a:off x="14266" y="6211"/>
                                  <a:ext cx="2387" cy="3095"/>
                                </a:xfrm>
                                <a:custGeom>
                                  <a:avLst/>
                                  <a:gdLst>
                                    <a:gd name="T0" fmla="*/ 0 w 20000"/>
                                    <a:gd name="T1" fmla="*/ 0 h 20000"/>
                                    <a:gd name="T2" fmla="*/ 19940 w 20000"/>
                                    <a:gd name="T3" fmla="*/ 19934 h 20000"/>
                                  </a:gdLst>
                                  <a:ahLst/>
                                  <a:cxnLst>
                                    <a:cxn ang="0">
                                      <a:pos x="T0" y="T1"/>
                                    </a:cxn>
                                    <a:cxn ang="0">
                                      <a:pos x="T2" y="T3"/>
                                    </a:cxn>
                                  </a:cxnLst>
                                  <a:rect l="0" t="0" r="r" b="b"/>
                                  <a:pathLst>
                                    <a:path w="20000" h="20000">
                                      <a:moveTo>
                                        <a:pt x="0" y="0"/>
                                      </a:moveTo>
                                      <a:lnTo>
                                        <a:pt x="19940" y="19934"/>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4" name="Line 973"/>
                              <wps:cNvCnPr/>
                              <wps:spPr bwMode="auto">
                                <a:xfrm flipH="1">
                                  <a:off x="14209" y="9428"/>
                                  <a:ext cx="5721" cy="11"/>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 name="Freeform 974"/>
                              <wps:cNvSpPr>
                                <a:spLocks/>
                              </wps:cNvSpPr>
                              <wps:spPr bwMode="auto">
                                <a:xfrm>
                                  <a:off x="19552" y="9469"/>
                                  <a:ext cx="399" cy="4883"/>
                                </a:xfrm>
                                <a:custGeom>
                                  <a:avLst/>
                                  <a:gdLst>
                                    <a:gd name="T0" fmla="*/ 16429 w 20000"/>
                                    <a:gd name="T1" fmla="*/ 0 h 20000"/>
                                    <a:gd name="T2" fmla="*/ 17143 w 20000"/>
                                    <a:gd name="T3" fmla="*/ 2720 h 20000"/>
                                    <a:gd name="T4" fmla="*/ 17143 w 20000"/>
                                    <a:gd name="T5" fmla="*/ 5439 h 20000"/>
                                    <a:gd name="T6" fmla="*/ 15000 w 20000"/>
                                    <a:gd name="T7" fmla="*/ 7364 h 20000"/>
                                    <a:gd name="T8" fmla="*/ 11429 w 20000"/>
                                    <a:gd name="T9" fmla="*/ 8159 h 20000"/>
                                    <a:gd name="T10" fmla="*/ 11429 w 20000"/>
                                    <a:gd name="T11" fmla="*/ 8494 h 20000"/>
                                    <a:gd name="T12" fmla="*/ 8929 w 20000"/>
                                    <a:gd name="T13" fmla="*/ 8828 h 20000"/>
                                    <a:gd name="T14" fmla="*/ 6786 w 20000"/>
                                    <a:gd name="T15" fmla="*/ 9205 h 20000"/>
                                    <a:gd name="T16" fmla="*/ 6786 w 20000"/>
                                    <a:gd name="T17" fmla="*/ 9498 h 20000"/>
                                    <a:gd name="T18" fmla="*/ 4643 w 20000"/>
                                    <a:gd name="T19" fmla="*/ 9833 h 20000"/>
                                    <a:gd name="T20" fmla="*/ 1786 w 20000"/>
                                    <a:gd name="T21" fmla="*/ 10460 h 20000"/>
                                    <a:gd name="T22" fmla="*/ 0 w 20000"/>
                                    <a:gd name="T23" fmla="*/ 12510 h 20000"/>
                                    <a:gd name="T24" fmla="*/ 1786 w 20000"/>
                                    <a:gd name="T25" fmla="*/ 14728 h 20000"/>
                                    <a:gd name="T26" fmla="*/ 4643 w 20000"/>
                                    <a:gd name="T27" fmla="*/ 15439 h 20000"/>
                                    <a:gd name="T28" fmla="*/ 4643 w 20000"/>
                                    <a:gd name="T29" fmla="*/ 15732 h 20000"/>
                                    <a:gd name="T30" fmla="*/ 6786 w 20000"/>
                                    <a:gd name="T31" fmla="*/ 15732 h 20000"/>
                                    <a:gd name="T32" fmla="*/ 8929 w 20000"/>
                                    <a:gd name="T33" fmla="*/ 16025 h 20000"/>
                                    <a:gd name="T34" fmla="*/ 13929 w 20000"/>
                                    <a:gd name="T35" fmla="*/ 16025 h 20000"/>
                                    <a:gd name="T36" fmla="*/ 19643 w 20000"/>
                                    <a:gd name="T37" fmla="*/ 17741 h 20000"/>
                                    <a:gd name="T38" fmla="*/ 13929 w 20000"/>
                                    <a:gd name="T39" fmla="*/ 1995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16429" y="0"/>
                                      </a:moveTo>
                                      <a:lnTo>
                                        <a:pt x="17143" y="2720"/>
                                      </a:lnTo>
                                      <a:lnTo>
                                        <a:pt x="17143" y="5439"/>
                                      </a:lnTo>
                                      <a:lnTo>
                                        <a:pt x="15000" y="7364"/>
                                      </a:lnTo>
                                      <a:lnTo>
                                        <a:pt x="11429" y="8159"/>
                                      </a:lnTo>
                                      <a:lnTo>
                                        <a:pt x="11429" y="8494"/>
                                      </a:lnTo>
                                      <a:lnTo>
                                        <a:pt x="8929" y="8828"/>
                                      </a:lnTo>
                                      <a:lnTo>
                                        <a:pt x="6786" y="9205"/>
                                      </a:lnTo>
                                      <a:lnTo>
                                        <a:pt x="6786" y="9498"/>
                                      </a:lnTo>
                                      <a:lnTo>
                                        <a:pt x="4643" y="9833"/>
                                      </a:lnTo>
                                      <a:lnTo>
                                        <a:pt x="1786" y="10460"/>
                                      </a:lnTo>
                                      <a:lnTo>
                                        <a:pt x="0" y="12510"/>
                                      </a:lnTo>
                                      <a:lnTo>
                                        <a:pt x="1786" y="14728"/>
                                      </a:lnTo>
                                      <a:lnTo>
                                        <a:pt x="4643" y="15439"/>
                                      </a:lnTo>
                                      <a:lnTo>
                                        <a:pt x="4643" y="15732"/>
                                      </a:lnTo>
                                      <a:lnTo>
                                        <a:pt x="6786" y="15732"/>
                                      </a:lnTo>
                                      <a:lnTo>
                                        <a:pt x="8929" y="16025"/>
                                      </a:lnTo>
                                      <a:lnTo>
                                        <a:pt x="13929" y="16025"/>
                                      </a:lnTo>
                                      <a:lnTo>
                                        <a:pt x="19643" y="17741"/>
                                      </a:lnTo>
                                      <a:lnTo>
                                        <a:pt x="13929" y="19958"/>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6" name="Line 975"/>
                              <wps:cNvCnPr/>
                              <wps:spPr bwMode="auto">
                                <a:xfrm flipV="1">
                                  <a:off x="8296" y="6466"/>
                                  <a:ext cx="8" cy="223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7" name="Rectangle 976"/>
                              <wps:cNvSpPr>
                                <a:spLocks noChangeArrowheads="1"/>
                              </wps:cNvSpPr>
                              <wps:spPr bwMode="auto">
                                <a:xfrm>
                                  <a:off x="7199" y="2503"/>
                                  <a:ext cx="2038" cy="40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proofErr w:type="gramStart"/>
                                    <w:r w:rsidRPr="006E09CF">
                                      <w:rPr>
                                        <w:rFonts w:cs="Arial"/>
                                      </w:rPr>
                                      <w:t>e</w:t>
                                    </w:r>
                                    <w:proofErr w:type="gramEnd"/>
                                  </w:p>
                                </w:txbxContent>
                              </wps:txbx>
                              <wps:bodyPr rot="0" vert="horz" wrap="square" lIns="12700" tIns="12700" rIns="12700" bIns="12700" anchor="t" anchorCtr="0" upright="1">
                                <a:noAutofit/>
                              </wps:bodyPr>
                            </wps:wsp>
                            <wps:wsp>
                              <wps:cNvPr id="348" name="Rectangle 977"/>
                              <wps:cNvSpPr>
                                <a:spLocks noChangeArrowheads="1"/>
                              </wps:cNvSpPr>
                              <wps:spPr bwMode="auto">
                                <a:xfrm>
                                  <a:off x="1001" y="6415"/>
                                  <a:ext cx="2038" cy="40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r w:rsidRPr="006E09CF">
                                      <w:rPr>
                                        <w:rFonts w:cs="Arial"/>
                                      </w:rPr>
                                      <w:t>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48" o:spid="_x0000_s1898" style="position:absolute;left:0;text-align:left;margin-left:14.05pt;margin-top:7.4pt;width:140.4pt;height:97.9pt;z-index:251664384" coordorigin="-3" coordsize="20004,2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">
                      <v:shape id="Freeform 949" o:spid="_x0000_s1899" style="position:absolute;left:14266;top:6364;width:2472;height:318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V6nsMA&#10;AADcAAAADwAAAGRycy9kb3ducmV2LnhtbERPyWrDMBC9F/IPYgq51XLTEooTJYSYQm6hrinkNlhT&#10;29QaOZK8JF9fHQo9Pt6+3c+mEyM531pW8JykIIgrq1uuFZSf709vIHxA1thZJgU38rDfLR62mGk7&#10;8QeNRahFDGGfoYImhD6T0lcNGfSJ7Ykj922dwRChq6V2OMVw08lVmq6lwZZjQ4M9HRuqforBKOC8&#10;Gq59fr8W68PldC6/8lc35EotH+fDBkSgOfyL/9wnreBlFefHM/EI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V6nsMAAADcAAAADwAAAAAAAAAAAAAAAACYAgAAZHJzL2Rv&#10;d25yZXYueG1sUEsFBgAAAAAEAAQA9QAAAIgDAAAAAA==&#10;" path="m231,l19942,19936,,19423e" fillcolor="#dfdfdf" stroked="f">
                        <v:stroke startarrowwidth="narrow" endarrowwidth="narrow"/>
                        <v:path arrowok="t" o:connecttype="custom" o:connectlocs="29,0;2465,3177;0,3095" o:connectangles="0,0,0"/>
                      </v:shape>
                      <v:rect id="Rectangle 950" o:spid="_x0000_s1900" style="position:absolute;left:6138;top:5608;width:8078;height:125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xLhcMA&#10;AADcAAAADwAAAGRycy9kb3ducmV2LnhtbESPQWsCMRSE74L/IbyCN81qqZTVKKsoeBLUQuvtsXlN&#10;FjcvyyZ1t/++KQgeh5n5hlmue1eLO7Wh8qxgOslAEJdeV2wUfFz243cQISJrrD2Tgl8KsF4NB0vM&#10;te/4RPdzNCJBOOSowMbY5FKG0pLDMPENcfK+feswJtkaqVvsEtzVcpZlc+mw4rRgsaGtpfJ2/nEK&#10;ds31WLyZIIvPaL9uftPt7dEoNXrpiwWISH18hh/tg1bwOpvC/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xLhcMAAADcAAAADwAAAAAAAAAAAAAAAACYAgAAZHJzL2Rv&#10;d25yZXYueG1sUEsFBgAAAAAEAAQA9QAAAIgDAAAAAA==&#10;" filled="f"/>
                      <v:line id="Line 951" o:spid="_x0000_s1901" style="position:absolute;visibility:visible;mso-wrap-style:square" from="318,14382" to="6110,14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31IMcAAADcAAAADwAAAGRycy9kb3ducmV2LnhtbESP3WrCQBSE7wXfYTmCd3XTKLVEVxF/&#10;oJVWqK3g5TF7moRkz4bsatK37xYKXg4z8w0zX3amEjdqXGFZweMoAkGcWl1wpuDrc/fwDMJ5ZI2V&#10;ZVLwQw6Wi35vjom2LX/Q7egzESDsElSQe18nUro0J4NuZGvi4H3bxqAPssmkbrANcFPJOIqepMGC&#10;w0KONa1zSsvj1SjYvr/u19N4c95cJu1h/zYpT1VXKjUcdKsZCE+dv4f/2y9awTiO4e9MOA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nfUgxwAAANwAAAAPAAAAAAAA&#10;AAAAAAAAAKECAABkcnMvZG93bnJldi54bWxQSwUGAAAAAAQABAD5AAAAlQMAAAAA&#10;">
                        <v:stroke startarrowwidth="narrow" endarrowwidth="narrow"/>
                      </v:line>
                      <v:line id="Line 952" o:spid="_x0000_s1902" style="position:absolute;visibility:visible;mso-wrap-style:square" from="1586,6323" to="9422,6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tUb8QAAADcAAAADwAAAGRycy9kb3ducmV2LnhtbESPT4vCMBTE78J+h/AWvIimKohUoyyF&#10;BUEv/mPX26N5NmWbl24TtX57Iwgeh5n5DTNftrYSV2p86VjBcJCAIM6dLrlQcNh/96cgfEDWWDkm&#10;BXfysFx8dOaYanfjLV13oRARwj5FBSaEOpXS54Ys+oGriaN3do3FEGVTSN3gLcJtJUdJMpEWS44L&#10;BmvKDOV/u4tVkF/M+r/HveOplJOfjczaJPvdKtX9bL9mIAK14R1+tVdawXg0hue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21RvxAAAANwAAAAPAAAAAAAAAAAA&#10;AAAAAKECAABkcnMvZG93bnJldi54bWxQSwUGAAAAAAQABAD5AAAAkgMAAAAA&#10;" strokeweight=".5pt">
                        <v:stroke startarrowwidth="narrow" startarrowlength="short" endarrowwidth="narrow" endarrowlength="short"/>
                      </v:line>
                      <v:line id="Line 953" o:spid="_x0000_s1903" style="position:absolute;visibility:visible;mso-wrap-style:square" from="2298,6384" to="2305,9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8A8UAAADcAAAADwAAAGRycy9kb3ducmV2LnhtbESPQWvCQBSE7wX/w/KE3uomWkSjq2hb&#10;peDJKHh9ZJ9JTPZtyK4x/fduodDjMDPfMMt1b2rRUetKywriUQSCOLO65FzB+bR7m4FwHlljbZkU&#10;/JCD9WrwssRE2wcfqUt9LgKEXYIKCu+bREqXFWTQjWxDHLyrbQ36INtc6hYfAW5qOY6iqTRYclgo&#10;sKGPgrIqvRsFt3xa+W4/z+7p9iv9PFTxZHeJlXod9psFCE+9/w//tb+1gsn4HX7PhCMgV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T+8A8UAAADcAAAADwAAAAAAAAAA&#10;AAAAAAChAgAAZHJzL2Rvd25yZXYueG1sUEsFBgAAAAAEAAQA+QAAAJMDAAAAAA==&#10;" strokeweight=".5pt">
                        <v:stroke startarrow="open" startarrowwidth="narrow" startarrowlength="short" endarrow="open" endarrowwidth="narrow" endarrowlength="short"/>
                      </v:line>
                      <v:line id="Line 954" o:spid="_x0000_s1904" style="position:absolute;visibility:visible;mso-wrap-style:square" from="8296,3330" to="8304,5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YhhMYAAADcAAAADwAAAGRycy9kb3ducmV2LnhtbESPQWsCMRSE7wX/Q3hCL6Vm1XbR1Shi&#10;FYoXqdWDt+fmubu4eVmSqOu/bwqFHoeZ+YaZzltTixs5X1lW0O8lIIhzqysuFOy/168jED4ga6wt&#10;k4IHeZjPOk9TzLS98xfddqEQEcI+QwVlCE0mpc9LMuh7tiGO3tk6gyFKV0jt8B7hppaDJEmlwYrj&#10;QokNLUvKL7urUbDacrr3o/Hp+JB0SD+q9O3FbZR67raLCYhAbfgP/7U/tYLh4B1+z8QjIG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GIYTGAAAA3AAAAA8AAAAAAAAA&#10;AAAAAAAAoQIAAGRycy9kb3ducmV2LnhtbFBLBQYAAAAABAAEAPkAAACUAwAAAAA=&#10;" strokeweight=".5pt">
                        <v:stroke startarrowwidth="narrow" startarrowlength="short" endarrow="open" endarrowwidth="narrow" endarrowlength="short"/>
                      </v:line>
                      <v:rect id="Rectangle 955" o:spid="_x0000_s1905" style="position:absolute;left:3737;top:14086;width:2038;height:3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BGcsMA&#10;AADcAAAADwAAAGRycy9kb3ducmV2LnhtbESPQWvCQBSE74L/YXmCN91USyjRVURp8VJE68XbI/ua&#10;Dea9DdlV03/fLRQ8DjPzDbNc99yoO3Wh9mLgZZqBIim9raUycP56n7yBChHFYuOFDPxQgPVqOFhi&#10;Yf1DjnQ/xUoliIQCDbgY20LrUDpiDFPfkiTv23eMMcmu0rbDR4Jzo2dZlmvGWtKCw5a2jsrr6cYG&#10;9j1vrPs4vH5emnPYhSPntysbMx71mwWoSH18hv/be2tgPsvh70w6An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BGcsMAAADcAAAADwAAAAAAAAAAAAAAAACYAgAAZHJzL2Rv&#10;d25yZXYueG1sUEsFBgAAAAAEAAQA9QAAAIgDA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k</w:t>
                              </w:r>
                            </w:p>
                          </w:txbxContent>
                        </v:textbox>
                      </v:rect>
                      <v:shape id="Freeform 956" o:spid="_x0000_s1906" style="position:absolute;left:-3;top:9469;width:399;height:488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9ZysMA&#10;AADcAAAADwAAAGRycy9kb3ducmV2LnhtbESP0WoCMRRE3wv+Q7hC32rWFWpZjSJCoVoouPUDLpub&#10;ZHFzs2yibv/eFAp9HGbmDLPejr4TNxpiG1jBfFaAIG6CbtkqOH+/v7yBiAlZYxeYFPxQhO1m8rTG&#10;Soc7n+hWJysyhGOFClxKfSVlbBx5jLPQE2fPhMFjynKwUg94z3DfybIoXqXHlvOCw572jppLffUK&#10;zE7WJ7aFvTpz/DyYr9LMl16p5+m4W4FINKb/8F/7QytYlEv4PZOP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9ZysMAAADcAAAADwAAAAAAAAAAAAAAAACYAgAAZHJzL2Rv&#10;d25yZXYueG1sUEsFBgAAAAAEAAQA9QAAAIgDAAAAAA==&#10;" path="m16429,r714,2720l17143,5439,15000,7364r-3571,795l11429,8494,8929,8828,6786,9205r,293l4643,9833r-2857,627l,12510r1786,2218l4643,15439r,293l6786,15732r2143,293l13929,16025r5714,1716l13929,19958e" strokeweight=".5pt">
                        <v:stroke startarrowwidth="narrow" endarrowwidth="narrow"/>
                        <v:path arrowok="t" o:connecttype="custom" o:connectlocs="328,0;342,664;342,1328;299,1798;228,1992;228,2074;178,2155;135,2247;135,2319;93,2401;36,2554;0,3054;36,3596;93,3769;93,3841;135,3841;178,3913;278,3913;392,4331;278,4873" o:connectangles="0,0,0,0,0,0,0,0,0,0,0,0,0,0,0,0,0,0,0,0"/>
                      </v:shape>
                      <v:shape id="Freeform 957" o:spid="_x0000_s1907" style="position:absolute;left:6152;top:17712;width:8078;height:139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jhhL0A&#10;AADcAAAADwAAAGRycy9kb3ducmV2LnhtbERPSwrCMBDdC94hjOBOUxVEqlFEEPxtbD3A2IxtsZmU&#10;JtZ6e7MQXD7ef7XpTCVaalxpWcFkHIEgzqwuOVdwS/ejBQjnkTVWlknBhxxs1v3eCmNt33ylNvG5&#10;CCHsYlRQeF/HUrqsIINubGviwD1sY9AH2ORSN/gO4aaS0yiaS4Mlh4YCa9oVlD2Tl1HwyD9s07be&#10;3pPubo/ukJ1PyUWp4aDbLkF46vxf/HMftILZNKwNZ8IRkO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4jhhL0AAADcAAAADwAAAAAAAAAAAAAAAACYAgAAZHJzL2Rvd25yZXYu&#10;eG1sUEsFBgAAAAAEAAQA9QAAAIIDAAAAAA==&#10;" path="m,l,5441,141,6618r,1029l406,7647,529,8824,670,9853r124,l1058,11029r265,1030l5697,12059r123,1176l6085,13235r141,1030l6349,14265r265,1176l6878,15441r265,2206l10582,17647r1058,2206l14956,19853r123,-1177l15344,18676r141,-1029l15608,17647r,-1176l15873,16471r,-1030l18924,15441r,-2206l19048,13235r,-1176l19189,12059r123,-1030l19453,11029r,-1176l19577,9853r,-1029l19841,8824r,-3383l19982,5441e" strokeweight=".5pt">
                        <v:stroke startarrowwidth="narrow" startarrowlength="short" endarrowwidth="narrow" endarrowlength="short"/>
                        <v:path arrowok="t" o:connecttype="custom" o:connectlocs="0,0;0,378;57,460;57,531;164,531;214,613;271,685;321,685;427,767;534,838;2301,838;2351,920;2458,920;2515,991;2564,991;2671,1073;2778,1073;2885,1226;4274,1226;4701,1380;6041,1380;6090,1298;6197,1298;6254,1226;6304,1226;6304,1145;6411,1145;6411,1073;7643,1073;7643,920;7693,920;7693,838;7750,838;7800,767;7857,767;7857,685;7907,685;7907,613;8014,613;8014,378;8071,378" o:connectangles="0,0,0,0,0,0,0,0,0,0,0,0,0,0,0,0,0,0,0,0,0,0,0,0,0,0,0,0,0,0,0,0,0,0,0,0,0,0,0,0,0"/>
                      </v:shape>
                      <v:line id="Line 958" o:spid="_x0000_s1908" style="position:absolute;visibility:visible;mso-wrap-style:square" from="7327,5598" to="7335,18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JZsQAAADcAAAADwAAAGRycy9kb3ducmV2LnhtbESPQYvCMBSE7wv+h/AEb2uqgtiuUWRB&#10;2IMXq2D39miebbV5aZuo3X+/EQSPw8x8wyzXvanFnTpXWVYwGUcgiHOrKy4UHA/bzwUI55E11pZJ&#10;wR85WK8GH0tMtH3wnu6pL0SAsEtQQel9k0jp8pIMurFtiIN3tp1BH2RXSN3hI8BNLadRNJcGKw4L&#10;JTb0XVJ+TW8mUI7zeBuf2up2mbRp9tu02WGHSo2G/eYLhKfev8Ov9o9WMJvG8DwTjo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kMlmxAAAANwAAAAPAAAAAAAAAAAA&#10;AAAAAKECAABkcnMvZG93bnJldi54bWxQSwUGAAAAAAQABAD5AAAAkgMAAAAA&#10;">
                        <v:stroke startarrowwidth="narrow" startarrowlength="short" endarrowwidth="narrow" endarrowlength="short"/>
                      </v:line>
                      <v:line id="Line 959" o:spid="_x0000_s1909" style="position:absolute;visibility:visible;mso-wrap-style:square" from="13148,5598" to="13155,18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P2JsUAAADcAAAADwAAAGRycy9kb3ducmV2LnhtbESPwWrCQBCG7wXfYRnBW91YQTR1FRGE&#10;HrwYBfU2ZKdJ2uxskl01vn3nUPA4/PN/M99y3bta3akLlWcDk3ECijj3tuLCwOm4e5+DChHZYu2Z&#10;DDwpwHo1eFtiav2DD3TPYqEEwiFFA2WMTap1yEtyGMa+IZbs23cOo4xdoW2HD4G7Wn8kyUw7rFgu&#10;lNjQtqT8N7s5oZxmi93i3Fa3n0mbXa5Neznu0ZjRsN98gorUx9fyf/vLGphO5X2RERH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nP2JsUAAADcAAAADwAAAAAAAAAA&#10;AAAAAAChAgAAZHJzL2Rvd25yZXYueG1sUEsFBgAAAAAEAAQA+QAAAJMDAAAAAA==&#10;">
                        <v:stroke startarrowwidth="narrow" startarrowlength="short" endarrowwidth="narrow" endarrowlength="short"/>
                      </v:line>
                      <v:line id="Line 960" o:spid="_x0000_s1910" style="position:absolute;visibility:visible;mso-wrap-style:square" from="10184,3412" to="10191,2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24MMUAAADcAAAADwAAAGRycy9kb3ducmV2LnhtbESPQWvCQBSE70L/w/IKvZmNCkHSrFKE&#10;2t4aTZt6fGSfSWj2bchuTfrvu4LgcZiZb5hsO5lOXGhwrWUFiygGQVxZ3XKt4LN4na9BOI+ssbNM&#10;Cv7IwXbzMMsw1XbkA12OvhYBwi5FBY33fSqlqxoy6CLbEwfvbAeDPsihlnrAMcBNJ5dxnEiDLYeF&#10;BnvaNVT9HH+Ngq/ye9cX+b6o9m9Jffoocx0vc6WeHqeXZxCeJn8P39rvWsFqtYDrmXAE5O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J24MMUAAADcAAAADwAAAAAAAAAA&#10;AAAAAAChAgAAZHJzL2Rvd25yZXYueG1sUEsFBgAAAAAEAAQA+QAAAJMDAAAAAA==&#10;" strokeweight=".5pt">
                        <v:stroke startarrowwidth="narrow" endarrowwidth="narrow"/>
                      </v:line>
                      <v:line id="Line 961" o:spid="_x0000_s1911" style="position:absolute;visibility:visible;mso-wrap-style:square" from="14209,14383" to="20001,14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Rj/ccAAADcAAAADwAAAGRycy9kb3ducmV2LnhtbESPQWvCQBSE74L/YXlCb3VjFJXUVUQr&#10;tKKFags9vmZfk5Ds25BdTfrvu0LB4zAz3zCLVWcqcaXGFZYVjIYRCOLU6oIzBR/n3eMchPPIGivL&#10;pOCXHKyW/d4CE21bfqfryWciQNglqCD3vk6kdGlOBt3Q1sTB+7GNQR9kk0ndYBvgppJxFE2lwYLD&#10;Qo41bXJKy9PFKHg+vu43s3j7tf2etG/7w6T8rLpSqYdBt34C4anz9/B/+0UrGI9juJ0JR0A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RGP9xwAAANwAAAAPAAAAAAAA&#10;AAAAAAAAAKECAABkcnMvZG93bnJldi54bWxQSwUGAAAAAAQABAD5AAAAlQMAAAAA&#10;">
                        <v:stroke startarrowwidth="narrow" endarrowwidth="narrow"/>
                      </v:line>
                      <v:line id="Line 962" o:spid="_x0000_s1912" style="position:absolute;visibility:visible;mso-wrap-style:square" from="4535,17120" to="6095,17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KtsYAAADcAAAADwAAAGRycy9kb3ducmV2LnhtbESPQWvCQBSE70L/w/IKvYhubCRo6irF&#10;Kkgv0qiH3l6zr0lo9m3Y3Wr8925B6HGYmW+Yxao3rTiT841lBZNxAoK4tLrhSsHxsB3NQPiArLG1&#10;TAqu5GG1fBgsMNf2wh90LkIlIoR9jgrqELpcSl/WZNCPbUccvW/rDIYoXSW1w0uEm1Y+J0kmDTYc&#10;F2rsaF1T+VP8GgWbPWdHP5t/fV4lnbK3JpsO3btST4/96wuIQH34D9/bO60gTVP4OxOP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66irbGAAAA3AAAAA8AAAAAAAAA&#10;AAAAAAAAoQIAAGRycy9kb3ducmV2LnhtbFBLBQYAAAAABAAEAPkAAACUAwAAAAA=&#10;" strokeweight=".5pt">
                        <v:stroke startarrowwidth="narrow" startarrowlength="short" endarrow="open" endarrowwidth="narrow" endarrowlength="short"/>
                      </v:line>
                      <v:line id="Line 963" o:spid="_x0000_s1913" style="position:absolute;flip:x;visibility:visible;mso-wrap-style:square" from="7363,17131" to="8923,1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wZT8UAAADcAAAADwAAAGRycy9kb3ducmV2LnhtbESPT4vCMBTE78J+h/AWvIim/mGRapRF&#10;tCh4sasHb4/m2ZZtXkoTa/fbbwTB4zAzv2GW685UoqXGlZYVjEcRCOLM6pJzBeef3XAOwnlkjZVl&#10;UvBHDtarj94SY20ffKI29bkIEHYxKii8r2MpXVaQQTeyNXHwbrYx6INscqkbfAS4qeQkir6kwZLD&#10;QoE1bQrKftO7UdBu96f2UNE9Serjdax3h+QyuCrV/+y+FyA8df4dfrX3WsF0OoPnmXAE5O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vwZT8UAAADcAAAADwAAAAAAAAAA&#10;AAAAAAChAgAAZHJzL2Rvd25yZXYueG1sUEsFBgAAAAAEAAQA+QAAAJMDAAAAAA==&#10;" strokeweight=".5pt">
                        <v:stroke startarrowwidth="narrow" startarrowlength="short" endarrow="open" endarrowwidth="narrow" endarrowlength="short"/>
                      </v:line>
                      <v:line id="Line 964" o:spid="_x0000_s1914" style="position:absolute;visibility:visible;mso-wrap-style:square" from="3552,970" to="3559,9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f/XcYAAADcAAAADwAAAGRycy9kb3ducmV2LnhtbESPQWvCQBSE74L/YXlCL6KbVgwlzUZK&#10;oFBoL2pL7e2RfWaD2bdpdtX037uC4HGYmW+YfDXYVpyo941jBY/zBARx5XTDtYKv7dvsGYQPyBpb&#10;x6TgnzysivEox0y7M6/ptAm1iBD2GSowIXSZlL4yZNHPXUccvb3rLYYo+1rqHs8Rblv5lCSptNhw&#10;XDDYUWmoOmyOVkF1NB9/U55+/zYy/fmU5ZCUu7VSD5Ph9QVEoCHcw7f2u1awWCzheiYeAVl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n/13GAAAA3AAAAA8AAAAAAAAA&#10;AAAAAAAAoQIAAGRycy9kb3ducmV2LnhtbFBLBQYAAAAABAAEAPkAAACUAwAAAAA=&#10;" strokeweight=".5pt">
                        <v:stroke startarrowwidth="narrow" startarrowlength="short" endarrowwidth="narrow" endarrowlength="short"/>
                      </v:line>
                      <v:line id="Line 965" o:spid="_x0000_s1915" style="position:absolute;visibility:visible;mso-wrap-style:square" from="6131,919" to="6138,5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VhKsUAAADcAAAADwAAAGRycy9kb3ducmV2LnhtbESPQWvCQBSE70L/w/IKXkQ3VQglukoJ&#10;FAS9aJXq7ZF9ZoPZt2l21fjvXaHgcZiZb5jZorO1uFLrK8cKPkYJCOLC6YpLBbuf7+EnCB+QNdaO&#10;ScGdPCzmb70ZZtrdeEPXbShFhLDPUIEJocmk9IUhi37kGuLonVxrMUTZllK3eItwW8txkqTSYsVx&#10;wWBDuaHivL1YBcXFrP4GPNgfK5n+rmXeJflho1T/vfuaggjUhVf4v73UCiaTFJ5n4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XVhKsUAAADcAAAADwAAAAAAAAAA&#10;AAAAAAChAgAAZHJzL2Rvd25yZXYueG1sUEsFBgAAAAAEAAQA+QAAAJMDAAAAAA==&#10;" strokeweight=".5pt">
                        <v:stroke startarrowwidth="narrow" startarrowlength="short" endarrowwidth="narrow" endarrowlength="short"/>
                      </v:line>
                      <v:rect id="Rectangle 966" o:spid="_x0000_s1916" style="position:absolute;left:3644;width:2415;height:2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V1NMQA&#10;AADcAAAADwAAAGRycy9kb3ducmV2LnhtbESPS2sCQRCE70L+w9CB3HTWByqro4ghwUsIPi7emp12&#10;Z3G7Z9kZdfPvM0Igx6KqvqKW645rdac2VF4MDAcZKJLC20pKA6fjR38OKkQUi7UXMvBDAdarl94S&#10;c+sfsqf7IZYqQSTkaMDF2ORah8IRYxj4hiR5F98yxiTbUtsWHwnOtR5l2VQzVpIWHDa0dVRcDzc2&#10;sOt4Y93n9+TrXJ/Ce9jz9HZlY95eu80CVKQu/of/2jtrYDyewfNMOgJ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ldTTEAAAA3AAAAA8AAAAAAAAAAAAAAAAAmAIAAGRycy9k&#10;b3ducmV2LnhtbFBLBQYAAAAABAAEAPUAAACJAw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S</w:t>
                              </w:r>
                            </w:p>
                          </w:txbxContent>
                        </v:textbox>
                      </v:rect>
                      <v:line id="Line 967" o:spid="_x0000_s1917" style="position:absolute;visibility:visible;mso-wrap-style:square" from="1992,1951" to="3552,1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4Yx8MAAADcAAAADwAAAGRycy9kb3ducmV2LnhtbERPz2vCMBS+C/4P4Qm7DJuqo7jaKKIb&#10;jF3Gqjvs9tY822LzUpJM63+/HAYeP77fxWYwnbiQ861lBbMkBUFcWd1yreB4eJ0uQfiArLGzTApu&#10;5GGzHo8KzLW98iddylCLGMI+RwVNCH0upa8aMugT2xNH7mSdwRChq6V2eI3hppPzNM2kwZZjQ4M9&#10;7RqqzuWvUfDywdnRL59/vm+SvrJ9mz09unelHibDdgUi0BDu4n/3m1awWMS18Uw8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eGMfDAAAA3AAAAA8AAAAAAAAAAAAA&#10;AAAAoQIAAGRycy9kb3ducmV2LnhtbFBLBQYAAAAABAAEAPkAAACRAwAAAAA=&#10;" strokeweight=".5pt">
                        <v:stroke startarrowwidth="narrow" startarrowlength="short" endarrow="open" endarrowwidth="narrow" endarrowlength="short"/>
                      </v:line>
                      <v:line id="Line 968" o:spid="_x0000_s1918" style="position:absolute;flip:x;visibility:visible;mso-wrap-style:square" from="6188,1951" to="7748,1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220cUAAADcAAAADwAAAGRycy9kb3ducmV2LnhtbESPQYvCMBSE78L+h/AWvIimKshajbKI&#10;FgUvdvXg7dE827LNS2li7f77jSB4HGbmG2a57kwlWmpcaVnBeBSBIM6sLjlXcP7ZDb9AOI+ssbJM&#10;Cv7IwXr10VtirO2DT9SmPhcBwi5GBYX3dSylywoy6Ea2Jg7ezTYGfZBNLnWDjwA3lZxE0UwaLDks&#10;FFjTpqDsN70bBe12f2oPFd2TpD5ex3p3SC6Dq1L9z+57AcJT59/hV3uvFUync3ieCUdAr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220cUAAADcAAAADwAAAAAAAAAA&#10;AAAAAAChAgAAZHJzL2Rvd25yZXYueG1sUEsFBgAAAAAEAAQA+QAAAJMDAAAAAA==&#10;" strokeweight=".5pt">
                        <v:stroke startarrowwidth="narrow" startarrowlength="short" endarrow="open" endarrowwidth="narrow" endarrowlength="short"/>
                      </v:line>
                      <v:shape id="Freeform 969" o:spid="_x0000_s1919" style="position:absolute;left:3659;top:6211;width:2386;height:309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1CsQA&#10;AADcAAAADwAAAGRycy9kb3ducmV2LnhtbERPz2vCMBS+D/Y/hDfwNtOqiHRGsYMxD0Jntx12ezRv&#10;bbF56ZKo1b9+OQgeP77fy/VgOnEi51vLCtJxAoK4srrlWsHX59vzAoQPyBo7y6TgQh7Wq8eHJWba&#10;nnlPpzLUIoawz1BBE0KfSemrhgz6se2JI/drncEQoauldniO4aaTkySZS4Mtx4YGe3ptqDqUR6Ng&#10;cZ18F70vij+3O/zs0svmPc8/lBo9DZsXEIGGcBff3FutYDqL8+OZe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o9QrEAAAA3AAAAA8AAAAAAAAAAAAAAAAAmAIAAGRycy9k&#10;b3ducmV2LnhtbFBLBQYAAAAABAAEAPUAAACJAwAAAAA=&#10;" path="m19940,l,19934e">
                        <v:stroke startarrowwidth="narrow" endarrowwidth="narrow"/>
                        <v:path arrowok="t" o:connecttype="custom" o:connectlocs="2379,0;0,3085" o:connectangles="0,0"/>
                      </v:shape>
                      <v:shape id="Freeform 970" o:spid="_x0000_s1920" style="position:absolute;left:3637;top:6364;width:2458;height:318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Y6pcUA&#10;AADcAAAADwAAAGRycy9kb3ducmV2LnhtbESPQWvCQBSE70L/w/IKvelGKyLRVcRQ8FZMg+DtkX0m&#10;wezbuLvRtL/eLRR6HGbmG2a9HUwr7uR8Y1nBdJKAIC6tbrhSUHx9jJcgfEDW2FomBd/kYbt5Ga0x&#10;1fbBR7rnoRIRwj5FBXUIXSqlL2sy6Ce2I47exTqDIUpXSe3wEeGmlbMkWUiDDceFGjva11Re894o&#10;4Kzsb132c8sXu/Phszhlc9dnSr29DrsViEBD+A//tQ9awft8Cr9n4hGQm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hjqlxQAAANwAAAAPAAAAAAAAAAAAAAAAAJgCAABkcnMv&#10;ZG93bnJldi54bWxQSwUGAAAAAAQABAD1AAAAigMAAAAA&#10;" path="m19710,l,19936r19942,-513e" fillcolor="#dfdfdf" stroked="f">
                        <v:stroke startarrowwidth="narrow" endarrowwidth="narrow"/>
                        <v:path arrowok="t" o:connecttype="custom" o:connectlocs="2422,0;0,3177;2451,3095" o:connectangles="0,0,0"/>
                      </v:shape>
                      <v:line id="Line 971" o:spid="_x0000_s1921" style="position:absolute;flip:x;visibility:visible;mso-wrap-style:square" from="318,9428" to="6095,9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QHLMYAAADcAAAADwAAAGRycy9kb3ducmV2LnhtbESP3WrCQBSE7wu+w3IEb0rd+INo6ipS&#10;FEREYuoDHLKn2WD2bMhuNfbpu0Khl8PMfMMs152txY1aXzlWMBomIIgLpysuFVw+d29zED4ga6wd&#10;k4IHeVivei9LTLW785lueShFhLBPUYEJoUml9IUhi37oGuLofbnWYoiyLaVu8R7htpbjJJlJixXH&#10;BYMNfRgqrvm3VfA63WfZXGY/5tQcjg9cXPPjNlFq0O827yACdeE//NfeawWT6RieZ+IR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5UByzGAAAA3AAAAA8AAAAAAAAA&#10;AAAAAAAAoQIAAGRycy9kb3ducmV2LnhtbFBLBQYAAAAABAAEAPkAAACUAwAAAAA=&#10;">
                        <v:stroke startarrowwidth="narrow" endarrowwidth="narrow"/>
                      </v:line>
                      <v:shape id="Freeform 972" o:spid="_x0000_s1922" style="position:absolute;left:14266;top:6211;width:2387;height:309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prfcYA&#10;AADcAAAADwAAAGRycy9kb3ducmV2LnhtbESPQWsCMRSE70L/Q3iF3jSrFpHVKCqU9iCstfXg7bF5&#10;7i5uXtYk1dVfbwShx2FmvmGm89bU4kzOV5YV9HsJCOLc6ooLBb8/H90xCB+QNdaWScGVPMxnL50p&#10;ptpe+JvO21CICGGfooIyhCaV0uclGfQ92xBH72CdwRClK6R2eIlwU8tBkoykwYrjQokNrUrKj9s/&#10;o2B8G+yyxmfZya2P+3X/uvhcLjdKvb22iwmIQG34Dz/bX1rB8H0IjzPxCMjZ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DprfcYAAADcAAAADwAAAAAAAAAAAAAAAACYAgAAZHJz&#10;L2Rvd25yZXYueG1sUEsFBgAAAAAEAAQA9QAAAIsDAAAAAA==&#10;" path="m,l19940,19934e">
                        <v:stroke startarrowwidth="narrow" endarrowwidth="narrow"/>
                        <v:path arrowok="t" o:connecttype="custom" o:connectlocs="0,0;2380,3085" o:connectangles="0,0"/>
                      </v:shape>
                      <v:line id="Line 973" o:spid="_x0000_s1923" style="position:absolute;flip:x;visibility:visible;mso-wrap-style:square" from="14209,9428" to="19930,9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E6w8YAAADcAAAADwAAAGRycy9kb3ducmV2LnhtbESP0WrCQBRE3wv9h+UWfBHdaIPY1FWK&#10;tCAiEqMfcMneZoPZuyG71div7wpCH4eZOcMsVr1txIU6XztWMBknIIhLp2uuFJyOX6M5CB+QNTaO&#10;ScGNPKyWz08LzLS78oEuRahEhLDPUIEJoc2k9KUhi37sWuLofbvOYoiyq6Tu8BrhtpHTJJlJizXH&#10;BYMtrQ2V5+LHKhimmzyfy/zX7Nvt7oZv52L3mSg1eOk/3kEE6sN/+NHeaAWvaQr3M/EIyO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7xOsPGAAAA3AAAAA8AAAAAAAAA&#10;AAAAAAAAoQIAAGRycy9kb3ducmV2LnhtbFBLBQYAAAAABAAEAPkAAACUAwAAAAA=&#10;">
                        <v:stroke startarrowwidth="narrow" endarrowwidth="narrow"/>
                      </v:line>
                      <v:shape id="Freeform 974" o:spid="_x0000_s1924" style="position:absolute;left:19552;top:9469;width:399;height:488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6HhsQA&#10;AADcAAAADwAAAGRycy9kb3ducmV2LnhtbESP0WoCMRRE3wv9h3CFvtWs1lZZjSKFQm1BcOsHXDY3&#10;yeLmZtlE3f59UxB8HGbmDLPaDL4VF+pjE1jBZFyAIK6DbtgqOP58PC9AxISssQ1MCn4pwmb9+LDC&#10;UocrH+hSJSsyhGOJClxKXSllrB15jOPQEWfPhN5jyrK3Uvd4zXDfymlRvEmPDecFhx29O6pP1dkr&#10;MFtZHdgW9uzM1/fO7KdmMvdKPY2G7RJEoiHdw7f2p1bwMnuF/zP5CM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Oh4bEAAAA3AAAAA8AAAAAAAAAAAAAAAAAmAIAAGRycy9k&#10;b3ducmV2LnhtbFBLBQYAAAAABAAEAPUAAACJAwAAAAA=&#10;" path="m16429,r714,2720l17143,5439,15000,7364r-3571,795l11429,8494,8929,8828,6786,9205r,293l4643,9833r-2857,627l,12510r1786,2218l4643,15439r,293l6786,15732r2143,293l13929,16025r5714,1716l13929,19958e" strokeweight=".5pt">
                        <v:stroke startarrowwidth="narrow" endarrowwidth="narrow"/>
                        <v:path arrowok="t" o:connecttype="custom" o:connectlocs="328,0;342,664;342,1328;299,1798;228,1992;228,2074;178,2155;135,2247;135,2319;93,2401;36,2554;0,3054;36,3596;93,3769;93,3841;135,3841;178,3913;278,3913;392,4331;278,4873" o:connectangles="0,0,0,0,0,0,0,0,0,0,0,0,0,0,0,0,0,0,0,0"/>
                      </v:shape>
                      <v:line id="Line 975" o:spid="_x0000_s1925" style="position:absolute;flip:y;visibility:visible;mso-wrap-style:square" from="8296,6466" to="8304,8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RR3sUAAADcAAAADwAAAGRycy9kb3ducmV2LnhtbESPT4vCMBTE7wt+h/AEL4umuotINYqI&#10;FoW9+O/g7dE822LzUppY67ffCILHYWZ+w8wWrSlFQ7UrLCsYDiIQxKnVBWcKTsdNfwLCeWSNpWVS&#10;8CQHi3nna4axtg/eU3PwmQgQdjEqyL2vYildmpNBN7AVcfCutjbog6wzqWt8BLgp5SiKxtJgwWEh&#10;x4pWOaW3w90oaNbbfbMr6Z4k1d9lqDe75Px9UarXbZdTEJ5a/wm/21ut4Od3DK8z4Qj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RR3sUAAADcAAAADwAAAAAAAAAA&#10;AAAAAAChAgAAZHJzL2Rvd25yZXYueG1sUEsFBgAAAAAEAAQA+QAAAJMDAAAAAA==&#10;" strokeweight=".5pt">
                        <v:stroke startarrowwidth="narrow" startarrowlength="short" endarrow="open" endarrowwidth="narrow" endarrowlength="short"/>
                      </v:line>
                      <v:rect id="Rectangle 976" o:spid="_x0000_s1926" style="position:absolute;left:7199;top:2503;width:2038;height:4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MGScQA&#10;AADcAAAADwAAAGRycy9kb3ducmV2LnhtbESPzWoCQRCE7wHfYWghtzhrIiqro0hE8RKCPxdvzU67&#10;s7jds+yMur59JhDIsaiqr6j5suNa3akNlRcDw0EGiqTwtpLSwOm4eZuCChHFYu2FDDwpwHLRe5lj&#10;bv1D9nQ/xFIliIQcDbgYm1zrUDhiDAPfkCTv4lvGmGRbatviI8G51u9ZNtaMlaQFhw19Oiquhxsb&#10;2HW8sm77Pfo616ewDnse365szGu/W81ARerif/ivvbMGPkYT+D2TjoB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jBknEAAAA3AAAAA8AAAAAAAAAAAAAAAAAmAIAAGRycy9k&#10;b3ducmV2LnhtbFBLBQYAAAAABAAEAPUAAACJAwAAAAA=&#10;" filled="f" stroked="f" strokeweight=".5pt">
                        <v:textbox inset="1pt,1pt,1pt,1pt">
                          <w:txbxContent>
                            <w:p w:rsidR="004E000A" w:rsidRPr="006E09CF" w:rsidRDefault="004E000A" w:rsidP="00750935">
                              <w:pPr>
                                <w:rPr>
                                  <w:rFonts w:cs="Arial"/>
                                </w:rPr>
                              </w:pPr>
                              <w:proofErr w:type="gramStart"/>
                              <w:r w:rsidRPr="006E09CF">
                                <w:rPr>
                                  <w:rFonts w:cs="Arial"/>
                                </w:rPr>
                                <w:t>e</w:t>
                              </w:r>
                              <w:proofErr w:type="gramEnd"/>
                            </w:p>
                          </w:txbxContent>
                        </v:textbox>
                      </v:rect>
                      <v:rect id="Rectangle 977" o:spid="_x0000_s1927" style="position:absolute;left:1001;top:6415;width:2038;height:40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SO8AA&#10;AADcAAAADwAAAGRycy9kb3ducmV2LnhtbERPS4vCMBC+L/gfwgje1tRVRKpRxEXxsiw+Lt6GZmyK&#10;nUlpotZ/bw4Le/z43otVx7V6UBsqLwZGwwwUSeFtJaWB82n7OQMVIorF2gsZeFGA1bL3scDc+qcc&#10;6HGMpUohEnI04GJscq1D4YgxDH1Dkrirbxljgm2pbYvPFM61/sqyqWasJDU4bGjjqLgd72xg3/Ha&#10;ut3v5OdSn8N3OPD0fmNjBv1uPQcVqYv/4j/33hoYT9LadCYdAb1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ySO8AAAADcAAAADwAAAAAAAAAAAAAAAACYAgAAZHJzL2Rvd25y&#10;ZXYueG1sUEsFBgAAAAAEAAQA9QAAAIUDAAAAAA==&#10;" filled="f" stroked="f" strokeweight=".5pt">
                        <v:textbox inset="1pt,1pt,1pt,1pt">
                          <w:txbxContent>
                            <w:p w:rsidR="004E000A" w:rsidRPr="006E09CF" w:rsidRDefault="004E000A" w:rsidP="00750935">
                              <w:pPr>
                                <w:rPr>
                                  <w:rFonts w:cs="Arial"/>
                                </w:rPr>
                              </w:pPr>
                              <w:r w:rsidRPr="006E09CF">
                                <w:rPr>
                                  <w:rFonts w:cs="Arial"/>
                                </w:rPr>
                                <w:t>S</w:t>
                              </w:r>
                            </w:p>
                          </w:txbxContent>
                        </v:textbox>
                      </v:rect>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874" w:type="dxa"/>
          </w:tcPr>
          <w:p w:rsidR="00750935" w:rsidRPr="008228ED" w:rsidRDefault="00750935" w:rsidP="00BF0E06">
            <w:pPr>
              <w:widowControl w:val="0"/>
              <w:numPr>
                <w:ilvl w:val="0"/>
                <w:numId w:val="95"/>
              </w:numPr>
              <w:tabs>
                <w:tab w:val="left" w:pos="340"/>
              </w:tabs>
              <w:spacing w:before="60" w:after="60" w:line="276" w:lineRule="auto"/>
              <w:jc w:val="both"/>
              <w:rPr>
                <w:rFonts w:cs="Arial"/>
                <w:sz w:val="22"/>
                <w:szCs w:val="22"/>
              </w:rPr>
            </w:pPr>
            <w:r w:rsidRPr="008228ED">
              <w:rPr>
                <w:rFonts w:cs="Arial"/>
                <w:sz w:val="22"/>
                <w:szCs w:val="22"/>
              </w:rPr>
              <w:t xml:space="preserve">S </w:t>
            </w:r>
            <w:r w:rsidRPr="008228ED">
              <w:rPr>
                <w:rFonts w:cs="Arial"/>
                <w:sz w:val="22"/>
                <w:szCs w:val="22"/>
              </w:rPr>
              <w:sym w:font="Symbol" w:char="F0B3"/>
            </w:r>
            <w:r w:rsidRPr="008228ED">
              <w:rPr>
                <w:rFonts w:cs="Arial"/>
                <w:sz w:val="22"/>
                <w:szCs w:val="22"/>
              </w:rPr>
              <w:t xml:space="preserve"> T</w:t>
            </w:r>
            <w:r w:rsidRPr="008228ED">
              <w:rPr>
                <w:rFonts w:cs="Arial"/>
                <w:sz w:val="22"/>
                <w:szCs w:val="22"/>
                <w:vertAlign w:val="subscript"/>
              </w:rPr>
              <w:t>k</w:t>
            </w:r>
            <w:r w:rsidRPr="008228ED">
              <w:rPr>
                <w:rFonts w:cs="Arial"/>
                <w:sz w:val="22"/>
                <w:szCs w:val="22"/>
              </w:rPr>
              <w:t xml:space="preserve"> + 3</w:t>
            </w:r>
          </w:p>
          <w:p w:rsidR="00750935" w:rsidRPr="008228ED" w:rsidRDefault="00750935" w:rsidP="00BF0E06">
            <w:pPr>
              <w:widowControl w:val="0"/>
              <w:numPr>
                <w:ilvl w:val="0"/>
                <w:numId w:val="95"/>
              </w:numPr>
              <w:tabs>
                <w:tab w:val="left" w:pos="340"/>
              </w:tabs>
              <w:spacing w:after="60" w:line="276" w:lineRule="auto"/>
              <w:jc w:val="both"/>
              <w:rPr>
                <w:rFonts w:cs="Arial"/>
                <w:sz w:val="22"/>
                <w:szCs w:val="22"/>
              </w:rPr>
            </w:pPr>
            <w:r w:rsidRPr="008228ED">
              <w:rPr>
                <w:rFonts w:cs="Arial"/>
                <w:sz w:val="22"/>
                <w:szCs w:val="22"/>
              </w:rPr>
              <w:t>Phải hàn sau</w:t>
            </w:r>
          </w:p>
          <w:p w:rsidR="00750935" w:rsidRPr="008228ED" w:rsidRDefault="00750935" w:rsidP="00BF0E06">
            <w:pPr>
              <w:widowControl w:val="0"/>
              <w:numPr>
                <w:ilvl w:val="0"/>
                <w:numId w:val="95"/>
              </w:numPr>
              <w:tabs>
                <w:tab w:val="left" w:pos="340"/>
              </w:tabs>
              <w:spacing w:after="60" w:line="276" w:lineRule="auto"/>
              <w:jc w:val="both"/>
              <w:rPr>
                <w:rFonts w:cs="Arial"/>
                <w:sz w:val="22"/>
                <w:szCs w:val="22"/>
              </w:rPr>
            </w:pPr>
            <w:r w:rsidRPr="008228ED">
              <w:rPr>
                <w:rFonts w:cs="Arial"/>
                <w:sz w:val="22"/>
                <w:szCs w:val="22"/>
              </w:rPr>
              <w:t>Có dãn ống</w:t>
            </w:r>
          </w:p>
          <w:p w:rsidR="00750935" w:rsidRPr="008228ED" w:rsidRDefault="00750935" w:rsidP="00BF0E06">
            <w:pPr>
              <w:widowControl w:val="0"/>
              <w:numPr>
                <w:ilvl w:val="0"/>
                <w:numId w:val="95"/>
              </w:numPr>
              <w:tabs>
                <w:tab w:val="left" w:pos="340"/>
              </w:tabs>
              <w:spacing w:after="60" w:line="276" w:lineRule="auto"/>
              <w:jc w:val="both"/>
              <w:rPr>
                <w:rFonts w:cs="Arial"/>
                <w:spacing w:val="-2"/>
                <w:sz w:val="22"/>
                <w:szCs w:val="22"/>
              </w:rPr>
            </w:pPr>
            <w:r w:rsidRPr="008228ED">
              <w:rPr>
                <w:rFonts w:cs="Arial"/>
                <w:spacing w:val="-2"/>
                <w:sz w:val="22"/>
                <w:szCs w:val="22"/>
              </w:rPr>
              <w:t xml:space="preserve">Ở phía tiếp xúc với lửa, e </w:t>
            </w:r>
            <w:r w:rsidRPr="008228ED">
              <w:rPr>
                <w:rFonts w:cs="Arial"/>
                <w:spacing w:val="-2"/>
                <w:sz w:val="22"/>
                <w:szCs w:val="22"/>
              </w:rPr>
              <w:sym w:font="Symbol" w:char="F0A3"/>
            </w:r>
            <w:r w:rsidRPr="008228ED">
              <w:rPr>
                <w:rFonts w:cs="Arial"/>
                <w:spacing w:val="-2"/>
                <w:sz w:val="22"/>
                <w:szCs w:val="22"/>
              </w:rPr>
              <w:t xml:space="preserve"> 1,5</w:t>
            </w:r>
          </w:p>
        </w:tc>
      </w:tr>
      <w:tr w:rsidR="00750935" w:rsidRPr="008228ED" w:rsidTr="00AA471B">
        <w:trPr>
          <w:trHeight w:val="1654"/>
          <w:jc w:val="center"/>
        </w:trPr>
        <w:tc>
          <w:tcPr>
            <w:tcW w:w="1400" w:type="dxa"/>
            <w:vMerge w:val="restart"/>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ind w:left="142" w:hanging="142"/>
              <w:jc w:val="both"/>
              <w:rPr>
                <w:rFonts w:cs="Arial"/>
                <w:sz w:val="22"/>
                <w:szCs w:val="22"/>
              </w:rPr>
            </w:pPr>
            <w:r w:rsidRPr="008228ED">
              <w:rPr>
                <w:rFonts w:cs="Arial"/>
                <w:sz w:val="22"/>
                <w:szCs w:val="22"/>
              </w:rPr>
              <w:t>(</w:t>
            </w:r>
            <w:r>
              <w:rPr>
                <w:rFonts w:cs="Arial"/>
                <w:sz w:val="22"/>
                <w:szCs w:val="22"/>
              </w:rPr>
              <w:t>11</w:t>
            </w:r>
            <w:r w:rsidRPr="008228ED">
              <w:rPr>
                <w:rFonts w:cs="Arial"/>
                <w:sz w:val="22"/>
                <w:szCs w:val="22"/>
              </w:rPr>
              <w:t>)</w:t>
            </w:r>
            <w:r w:rsidRPr="008228ED">
              <w:rPr>
                <w:rFonts w:cs="Arial"/>
                <w:sz w:val="22"/>
                <w:szCs w:val="22"/>
              </w:rPr>
              <w:tab/>
              <w:t xml:space="preserve">Mối hàn giữa đế hoặc vòng gia cường </w:t>
            </w:r>
            <w:r w:rsidRPr="008228ED">
              <w:rPr>
                <w:rFonts w:cs="Arial"/>
                <w:noProof/>
                <w:sz w:val="22"/>
                <w:szCs w:val="22"/>
              </w:rPr>
              <w:t>và tấm vỏ</w:t>
            </w:r>
            <w:r w:rsidRPr="008228ED">
              <w:rPr>
                <w:rFonts w:cs="Arial"/>
                <w:sz w:val="22"/>
                <w:szCs w:val="22"/>
              </w:rPr>
              <w:t xml:space="preserve"> hoặc tấm đáy</w:t>
            </w:r>
          </w:p>
        </w:tc>
        <w:tc>
          <w:tcPr>
            <w:tcW w:w="948" w:type="dxa"/>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A</w:t>
            </w:r>
          </w:p>
          <w:p w:rsidR="00750935" w:rsidRPr="008228ED" w:rsidRDefault="00750935" w:rsidP="002C5B3D">
            <w:pPr>
              <w:widowControl w:val="0"/>
              <w:spacing w:after="60" w:line="276" w:lineRule="auto"/>
              <w:jc w:val="both"/>
              <w:rPr>
                <w:rFonts w:cs="Arial"/>
                <w:sz w:val="22"/>
                <w:szCs w:val="22"/>
              </w:rPr>
            </w:pPr>
          </w:p>
        </w:tc>
        <w:tc>
          <w:tcPr>
            <w:tcW w:w="3665"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5408" behindDoc="0" locked="0" layoutInCell="1" allowOverlap="1">
                      <wp:simplePos x="0" y="0"/>
                      <wp:positionH relativeFrom="column">
                        <wp:posOffset>22860</wp:posOffset>
                      </wp:positionH>
                      <wp:positionV relativeFrom="paragraph">
                        <wp:posOffset>87630</wp:posOffset>
                      </wp:positionV>
                      <wp:extent cx="2145030" cy="748030"/>
                      <wp:effectExtent l="13335" t="1905" r="13335" b="12065"/>
                      <wp:wrapNone/>
                      <wp:docPr id="280" name="Group 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5030" cy="748030"/>
                                <a:chOff x="-3" y="0"/>
                                <a:chExt cx="20009" cy="19999"/>
                              </a:xfrm>
                            </wpg:grpSpPr>
                            <wps:wsp>
                              <wps:cNvPr id="281" name="Rectangle 979"/>
                              <wps:cNvSpPr>
                                <a:spLocks noChangeArrowheads="1"/>
                              </wps:cNvSpPr>
                              <wps:spPr bwMode="auto">
                                <a:xfrm>
                                  <a:off x="5565" y="0"/>
                                  <a:ext cx="1694" cy="5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2</w:t>
                                    </w:r>
                                  </w:p>
                                </w:txbxContent>
                              </wps:txbx>
                              <wps:bodyPr rot="0" vert="horz" wrap="square" lIns="12700" tIns="12700" rIns="12700" bIns="12700" anchor="t" anchorCtr="0" upright="1">
                                <a:noAutofit/>
                              </wps:bodyPr>
                            </wps:wsp>
                            <wps:wsp>
                              <wps:cNvPr id="282" name="Rectangle 980"/>
                              <wps:cNvSpPr>
                                <a:spLocks noChangeArrowheads="1"/>
                              </wps:cNvSpPr>
                              <wps:spPr bwMode="auto">
                                <a:xfrm>
                                  <a:off x="17968" y="11816"/>
                                  <a:ext cx="1694" cy="5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F45F14" w:rsidRDefault="004E000A" w:rsidP="00750935">
                                    <w:pPr>
                                      <w:spacing w:line="240" w:lineRule="exact"/>
                                      <w:jc w:val="center"/>
                                      <w:rPr>
                                        <w:rFonts w:cs="Arial"/>
                                        <w:sz w:val="22"/>
                                      </w:rPr>
                                    </w:pPr>
                                    <w:r w:rsidRPr="00F45F14">
                                      <w:rPr>
                                        <w:rFonts w:cs="Arial"/>
                                        <w:sz w:val="22"/>
                                      </w:rPr>
                                      <w:t>T</w:t>
                                    </w:r>
                                    <w:r w:rsidRPr="00F45F14">
                                      <w:rPr>
                                        <w:rFonts w:cs="Arial"/>
                                        <w:sz w:val="22"/>
                                        <w:vertAlign w:val="subscript"/>
                                      </w:rPr>
                                      <w:t>S</w:t>
                                    </w:r>
                                  </w:p>
                                </w:txbxContent>
                              </wps:txbx>
                              <wps:bodyPr rot="0" vert="horz" wrap="square" lIns="12700" tIns="12700" rIns="12700" bIns="12700" anchor="t" anchorCtr="0" upright="1">
                                <a:noAutofit/>
                              </wps:bodyPr>
                            </wps:wsp>
                            <wps:wsp>
                              <wps:cNvPr id="283" name="Freeform 981"/>
                              <wps:cNvSpPr>
                                <a:spLocks/>
                              </wps:cNvSpPr>
                              <wps:spPr bwMode="auto">
                                <a:xfrm>
                                  <a:off x="-3" y="12444"/>
                                  <a:ext cx="148" cy="3837"/>
                                </a:xfrm>
                                <a:custGeom>
                                  <a:avLst/>
                                  <a:gdLst>
                                    <a:gd name="T0" fmla="*/ 4000 w 20000"/>
                                    <a:gd name="T1" fmla="*/ 0 h 20000"/>
                                    <a:gd name="T2" fmla="*/ 2400 w 20000"/>
                                    <a:gd name="T3" fmla="*/ 2743 h 20000"/>
                                    <a:gd name="T4" fmla="*/ 2400 w 20000"/>
                                    <a:gd name="T5" fmla="*/ 5487 h 20000"/>
                                    <a:gd name="T6" fmla="*/ 4800 w 20000"/>
                                    <a:gd name="T7" fmla="*/ 7434 h 20000"/>
                                    <a:gd name="T8" fmla="*/ 8000 w 20000"/>
                                    <a:gd name="T9" fmla="*/ 8142 h 20000"/>
                                    <a:gd name="T10" fmla="*/ 8000 w 20000"/>
                                    <a:gd name="T11" fmla="*/ 8496 h 20000"/>
                                    <a:gd name="T12" fmla="*/ 10400 w 20000"/>
                                    <a:gd name="T13" fmla="*/ 8850 h 20000"/>
                                    <a:gd name="T14" fmla="*/ 12000 w 20000"/>
                                    <a:gd name="T15" fmla="*/ 9204 h 20000"/>
                                    <a:gd name="T16" fmla="*/ 12000 w 20000"/>
                                    <a:gd name="T17" fmla="*/ 9558 h 20000"/>
                                    <a:gd name="T18" fmla="*/ 14400 w 20000"/>
                                    <a:gd name="T19" fmla="*/ 9823 h 20000"/>
                                    <a:gd name="T20" fmla="*/ 16800 w 20000"/>
                                    <a:gd name="T21" fmla="*/ 10442 h 20000"/>
                                    <a:gd name="T22" fmla="*/ 19200 w 20000"/>
                                    <a:gd name="T23" fmla="*/ 12478 h 20000"/>
                                    <a:gd name="T24" fmla="*/ 16800 w 20000"/>
                                    <a:gd name="T25" fmla="*/ 14690 h 20000"/>
                                    <a:gd name="T26" fmla="*/ 14400 w 20000"/>
                                    <a:gd name="T27" fmla="*/ 15487 h 20000"/>
                                    <a:gd name="T28" fmla="*/ 14400 w 20000"/>
                                    <a:gd name="T29" fmla="*/ 15752 h 20000"/>
                                    <a:gd name="T30" fmla="*/ 12000 w 20000"/>
                                    <a:gd name="T31" fmla="*/ 15752 h 20000"/>
                                    <a:gd name="T32" fmla="*/ 10400 w 20000"/>
                                    <a:gd name="T33" fmla="*/ 16018 h 20000"/>
                                    <a:gd name="T34" fmla="*/ 5600 w 20000"/>
                                    <a:gd name="T35" fmla="*/ 16018 h 20000"/>
                                    <a:gd name="T36" fmla="*/ 0 w 20000"/>
                                    <a:gd name="T37" fmla="*/ 17788 h 20000"/>
                                    <a:gd name="T38" fmla="*/ 5600 w 20000"/>
                                    <a:gd name="T39" fmla="*/ 1991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4000" y="0"/>
                                      </a:moveTo>
                                      <a:lnTo>
                                        <a:pt x="2400" y="2743"/>
                                      </a:lnTo>
                                      <a:lnTo>
                                        <a:pt x="2400" y="5487"/>
                                      </a:lnTo>
                                      <a:lnTo>
                                        <a:pt x="4800" y="7434"/>
                                      </a:lnTo>
                                      <a:lnTo>
                                        <a:pt x="8000" y="8142"/>
                                      </a:lnTo>
                                      <a:lnTo>
                                        <a:pt x="8000" y="8496"/>
                                      </a:lnTo>
                                      <a:lnTo>
                                        <a:pt x="10400" y="8850"/>
                                      </a:lnTo>
                                      <a:lnTo>
                                        <a:pt x="12000" y="9204"/>
                                      </a:lnTo>
                                      <a:lnTo>
                                        <a:pt x="12000" y="9558"/>
                                      </a:lnTo>
                                      <a:lnTo>
                                        <a:pt x="14400" y="9823"/>
                                      </a:lnTo>
                                      <a:lnTo>
                                        <a:pt x="16800" y="10442"/>
                                      </a:lnTo>
                                      <a:lnTo>
                                        <a:pt x="19200" y="12478"/>
                                      </a:lnTo>
                                      <a:lnTo>
                                        <a:pt x="16800" y="14690"/>
                                      </a:lnTo>
                                      <a:lnTo>
                                        <a:pt x="14400" y="15487"/>
                                      </a:lnTo>
                                      <a:lnTo>
                                        <a:pt x="14400" y="15752"/>
                                      </a:lnTo>
                                      <a:lnTo>
                                        <a:pt x="12000" y="15752"/>
                                      </a:lnTo>
                                      <a:lnTo>
                                        <a:pt x="10400" y="16018"/>
                                      </a:lnTo>
                                      <a:lnTo>
                                        <a:pt x="5600" y="16018"/>
                                      </a:lnTo>
                                      <a:lnTo>
                                        <a:pt x="0" y="17788"/>
                                      </a:lnTo>
                                      <a:lnTo>
                                        <a:pt x="5600" y="1991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4" name="Line 982"/>
                              <wps:cNvCnPr/>
                              <wps:spPr bwMode="auto">
                                <a:xfrm>
                                  <a:off x="9966" y="2513"/>
                                  <a:ext cx="6" cy="16298"/>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5" name="Line 983"/>
                              <wps:cNvCnPr/>
                              <wps:spPr bwMode="auto">
                                <a:xfrm>
                                  <a:off x="19330" y="8726"/>
                                  <a:ext cx="6" cy="371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6" name="Line 984"/>
                              <wps:cNvCnPr/>
                              <wps:spPr bwMode="auto">
                                <a:xfrm flipV="1">
                                  <a:off x="19324" y="16281"/>
                                  <a:ext cx="6" cy="371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7" name="Line 985"/>
                              <wps:cNvCnPr/>
                              <wps:spPr bwMode="auto">
                                <a:xfrm>
                                  <a:off x="4546" y="8862"/>
                                  <a:ext cx="6" cy="3599"/>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8" name="Line 986"/>
                              <wps:cNvCnPr/>
                              <wps:spPr bwMode="auto">
                                <a:xfrm flipH="1">
                                  <a:off x="3154" y="1867"/>
                                  <a:ext cx="2879" cy="704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9" name="Line 987"/>
                              <wps:cNvCnPr/>
                              <wps:spPr bwMode="auto">
                                <a:xfrm>
                                  <a:off x="4925" y="730"/>
                                  <a:ext cx="628" cy="217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0" name="Line 988"/>
                              <wps:cNvCnPr/>
                              <wps:spPr bwMode="auto">
                                <a:xfrm flipH="1" flipV="1">
                                  <a:off x="6169" y="5297"/>
                                  <a:ext cx="717" cy="244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1" name="Line 989"/>
                              <wps:cNvCnPr/>
                              <wps:spPr bwMode="auto">
                                <a:xfrm>
                                  <a:off x="50" y="16247"/>
                                  <a:ext cx="19861" cy="17"/>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2" name="Freeform 990"/>
                              <wps:cNvSpPr>
                                <a:spLocks/>
                              </wps:cNvSpPr>
                              <wps:spPr bwMode="auto">
                                <a:xfrm>
                                  <a:off x="19858" y="12444"/>
                                  <a:ext cx="148" cy="3837"/>
                                </a:xfrm>
                                <a:custGeom>
                                  <a:avLst/>
                                  <a:gdLst>
                                    <a:gd name="T0" fmla="*/ 4000 w 20000"/>
                                    <a:gd name="T1" fmla="*/ 0 h 20000"/>
                                    <a:gd name="T2" fmla="*/ 2400 w 20000"/>
                                    <a:gd name="T3" fmla="*/ 2743 h 20000"/>
                                    <a:gd name="T4" fmla="*/ 2400 w 20000"/>
                                    <a:gd name="T5" fmla="*/ 5487 h 20000"/>
                                    <a:gd name="T6" fmla="*/ 4800 w 20000"/>
                                    <a:gd name="T7" fmla="*/ 7434 h 20000"/>
                                    <a:gd name="T8" fmla="*/ 8000 w 20000"/>
                                    <a:gd name="T9" fmla="*/ 8142 h 20000"/>
                                    <a:gd name="T10" fmla="*/ 8000 w 20000"/>
                                    <a:gd name="T11" fmla="*/ 8496 h 20000"/>
                                    <a:gd name="T12" fmla="*/ 10400 w 20000"/>
                                    <a:gd name="T13" fmla="*/ 8850 h 20000"/>
                                    <a:gd name="T14" fmla="*/ 12000 w 20000"/>
                                    <a:gd name="T15" fmla="*/ 9204 h 20000"/>
                                    <a:gd name="T16" fmla="*/ 12000 w 20000"/>
                                    <a:gd name="T17" fmla="*/ 9558 h 20000"/>
                                    <a:gd name="T18" fmla="*/ 14400 w 20000"/>
                                    <a:gd name="T19" fmla="*/ 9823 h 20000"/>
                                    <a:gd name="T20" fmla="*/ 16800 w 20000"/>
                                    <a:gd name="T21" fmla="*/ 10442 h 20000"/>
                                    <a:gd name="T22" fmla="*/ 19200 w 20000"/>
                                    <a:gd name="T23" fmla="*/ 12478 h 20000"/>
                                    <a:gd name="T24" fmla="*/ 16800 w 20000"/>
                                    <a:gd name="T25" fmla="*/ 14690 h 20000"/>
                                    <a:gd name="T26" fmla="*/ 14400 w 20000"/>
                                    <a:gd name="T27" fmla="*/ 15487 h 20000"/>
                                    <a:gd name="T28" fmla="*/ 14400 w 20000"/>
                                    <a:gd name="T29" fmla="*/ 15752 h 20000"/>
                                    <a:gd name="T30" fmla="*/ 12000 w 20000"/>
                                    <a:gd name="T31" fmla="*/ 15752 h 20000"/>
                                    <a:gd name="T32" fmla="*/ 10400 w 20000"/>
                                    <a:gd name="T33" fmla="*/ 16018 h 20000"/>
                                    <a:gd name="T34" fmla="*/ 5600 w 20000"/>
                                    <a:gd name="T35" fmla="*/ 16018 h 20000"/>
                                    <a:gd name="T36" fmla="*/ 0 w 20000"/>
                                    <a:gd name="T37" fmla="*/ 17788 h 20000"/>
                                    <a:gd name="T38" fmla="*/ 5600 w 20000"/>
                                    <a:gd name="T39" fmla="*/ 1991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4000" y="0"/>
                                      </a:moveTo>
                                      <a:lnTo>
                                        <a:pt x="2400" y="2743"/>
                                      </a:lnTo>
                                      <a:lnTo>
                                        <a:pt x="2400" y="5487"/>
                                      </a:lnTo>
                                      <a:lnTo>
                                        <a:pt x="4800" y="7434"/>
                                      </a:lnTo>
                                      <a:lnTo>
                                        <a:pt x="8000" y="8142"/>
                                      </a:lnTo>
                                      <a:lnTo>
                                        <a:pt x="8000" y="8496"/>
                                      </a:lnTo>
                                      <a:lnTo>
                                        <a:pt x="10400" y="8850"/>
                                      </a:lnTo>
                                      <a:lnTo>
                                        <a:pt x="12000" y="9204"/>
                                      </a:lnTo>
                                      <a:lnTo>
                                        <a:pt x="12000" y="9558"/>
                                      </a:lnTo>
                                      <a:lnTo>
                                        <a:pt x="14400" y="9823"/>
                                      </a:lnTo>
                                      <a:lnTo>
                                        <a:pt x="16800" y="10442"/>
                                      </a:lnTo>
                                      <a:lnTo>
                                        <a:pt x="19200" y="12478"/>
                                      </a:lnTo>
                                      <a:lnTo>
                                        <a:pt x="16800" y="14690"/>
                                      </a:lnTo>
                                      <a:lnTo>
                                        <a:pt x="14400" y="15487"/>
                                      </a:lnTo>
                                      <a:lnTo>
                                        <a:pt x="14400" y="15752"/>
                                      </a:lnTo>
                                      <a:lnTo>
                                        <a:pt x="12000" y="15752"/>
                                      </a:lnTo>
                                      <a:lnTo>
                                        <a:pt x="10400" y="16018"/>
                                      </a:lnTo>
                                      <a:lnTo>
                                        <a:pt x="5600" y="16018"/>
                                      </a:lnTo>
                                      <a:lnTo>
                                        <a:pt x="0" y="17788"/>
                                      </a:lnTo>
                                      <a:lnTo>
                                        <a:pt x="5600" y="1991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3" name="Rectangle 991"/>
                              <wps:cNvSpPr>
                                <a:spLocks noChangeArrowheads="1"/>
                              </wps:cNvSpPr>
                              <wps:spPr bwMode="auto">
                                <a:xfrm>
                                  <a:off x="3160" y="8862"/>
                                  <a:ext cx="13600" cy="371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294" name="Group 992"/>
                              <wpg:cNvGrpSpPr>
                                <a:grpSpLocks/>
                              </wpg:cNvGrpSpPr>
                              <wpg:grpSpPr bwMode="auto">
                                <a:xfrm>
                                  <a:off x="1780" y="8862"/>
                                  <a:ext cx="5823" cy="3701"/>
                                  <a:chOff x="0" y="0"/>
                                  <a:chExt cx="20001" cy="20000"/>
                                </a:xfrm>
                              </wpg:grpSpPr>
                              <wpg:grpSp>
                                <wpg:cNvPr id="295" name="Group 993"/>
                                <wpg:cNvGrpSpPr>
                                  <a:grpSpLocks/>
                                </wpg:cNvGrpSpPr>
                                <wpg:grpSpPr bwMode="auto">
                                  <a:xfrm>
                                    <a:off x="0" y="0"/>
                                    <a:ext cx="4740" cy="20000"/>
                                    <a:chOff x="0" y="0"/>
                                    <a:chExt cx="20000" cy="20000"/>
                                  </a:xfrm>
                                </wpg:grpSpPr>
                                <wps:wsp>
                                  <wps:cNvPr id="296" name="Freeform 994"/>
                                  <wps:cNvSpPr>
                                    <a:spLocks/>
                                  </wps:cNvSpPr>
                                  <wps:spPr bwMode="auto">
                                    <a:xfrm>
                                      <a:off x="0" y="827"/>
                                      <a:ext cx="20000" cy="19173"/>
                                    </a:xfrm>
                                    <a:custGeom>
                                      <a:avLst/>
                                      <a:gdLst>
                                        <a:gd name="T0" fmla="*/ 19657 w 20000"/>
                                        <a:gd name="T1" fmla="*/ 0 h 20000"/>
                                        <a:gd name="T2" fmla="*/ 0 w 20000"/>
                                        <a:gd name="T3" fmla="*/ 19904 h 20000"/>
                                        <a:gd name="T4" fmla="*/ 19914 w 20000"/>
                                        <a:gd name="T5" fmla="*/ 19426 h 20000"/>
                                      </a:gdLst>
                                      <a:ahLst/>
                                      <a:cxnLst>
                                        <a:cxn ang="0">
                                          <a:pos x="T0" y="T1"/>
                                        </a:cxn>
                                        <a:cxn ang="0">
                                          <a:pos x="T2" y="T3"/>
                                        </a:cxn>
                                        <a:cxn ang="0">
                                          <a:pos x="T4" y="T5"/>
                                        </a:cxn>
                                      </a:cxnLst>
                                      <a:rect l="0" t="0" r="r" b="b"/>
                                      <a:pathLst>
                                        <a:path w="20000" h="20000">
                                          <a:moveTo>
                                            <a:pt x="19657" y="0"/>
                                          </a:moveTo>
                                          <a:lnTo>
                                            <a:pt x="0" y="19904"/>
                                          </a:lnTo>
                                          <a:lnTo>
                                            <a:pt x="19914"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7" name="Freeform 995"/>
                                  <wps:cNvSpPr>
                                    <a:spLocks/>
                                  </wps:cNvSpPr>
                                  <wps:spPr bwMode="auto">
                                    <a:xfrm>
                                      <a:off x="679" y="0"/>
                                      <a:ext cx="19321" cy="18438"/>
                                    </a:xfrm>
                                    <a:custGeom>
                                      <a:avLst/>
                                      <a:gdLst>
                                        <a:gd name="T0" fmla="*/ 19911 w 20000"/>
                                        <a:gd name="T1" fmla="*/ 0 h 20000"/>
                                        <a:gd name="T2" fmla="*/ 0 w 20000"/>
                                        <a:gd name="T3" fmla="*/ 19900 h 20000"/>
                                      </a:gdLst>
                                      <a:ahLst/>
                                      <a:cxnLst>
                                        <a:cxn ang="0">
                                          <a:pos x="T0" y="T1"/>
                                        </a:cxn>
                                        <a:cxn ang="0">
                                          <a:pos x="T2" y="T3"/>
                                        </a:cxn>
                                      </a:cxnLst>
                                      <a:rect l="0" t="0" r="r" b="b"/>
                                      <a:pathLst>
                                        <a:path w="20000" h="20000">
                                          <a:moveTo>
                                            <a:pt x="19911" y="0"/>
                                          </a:moveTo>
                                          <a:lnTo>
                                            <a:pt x="0"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298" name="Group 996"/>
                                <wpg:cNvGrpSpPr>
                                  <a:grpSpLocks/>
                                </wpg:cNvGrpSpPr>
                                <wpg:grpSpPr bwMode="auto">
                                  <a:xfrm>
                                    <a:off x="15258" y="0"/>
                                    <a:ext cx="4743" cy="20000"/>
                                    <a:chOff x="4" y="0"/>
                                    <a:chExt cx="19996" cy="20000"/>
                                  </a:xfrm>
                                </wpg:grpSpPr>
                                <wps:wsp>
                                  <wps:cNvPr id="299" name="Freeform 997"/>
                                  <wps:cNvSpPr>
                                    <a:spLocks/>
                                  </wps:cNvSpPr>
                                  <wps:spPr bwMode="auto">
                                    <a:xfrm>
                                      <a:off x="4" y="827"/>
                                      <a:ext cx="19996" cy="19173"/>
                                    </a:xfrm>
                                    <a:custGeom>
                                      <a:avLst/>
                                      <a:gdLst>
                                        <a:gd name="T0" fmla="*/ 258 w 20000"/>
                                        <a:gd name="T1" fmla="*/ 0 h 20000"/>
                                        <a:gd name="T2" fmla="*/ 19914 w 20000"/>
                                        <a:gd name="T3" fmla="*/ 19904 h 20000"/>
                                        <a:gd name="T4" fmla="*/ 0 w 20000"/>
                                        <a:gd name="T5" fmla="*/ 19426 h 20000"/>
                                      </a:gdLst>
                                      <a:ahLst/>
                                      <a:cxnLst>
                                        <a:cxn ang="0">
                                          <a:pos x="T0" y="T1"/>
                                        </a:cxn>
                                        <a:cxn ang="0">
                                          <a:pos x="T2" y="T3"/>
                                        </a:cxn>
                                        <a:cxn ang="0">
                                          <a:pos x="T4" y="T5"/>
                                        </a:cxn>
                                      </a:cxnLst>
                                      <a:rect l="0" t="0" r="r" b="b"/>
                                      <a:pathLst>
                                        <a:path w="20000" h="20000">
                                          <a:moveTo>
                                            <a:pt x="258" y="0"/>
                                          </a:moveTo>
                                          <a:lnTo>
                                            <a:pt x="19914" y="19904"/>
                                          </a:lnTo>
                                          <a:lnTo>
                                            <a:pt x="0"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0" name="Freeform 998"/>
                                  <wps:cNvSpPr>
                                    <a:spLocks/>
                                  </wps:cNvSpPr>
                                  <wps:spPr bwMode="auto">
                                    <a:xfrm>
                                      <a:off x="4" y="0"/>
                                      <a:ext cx="19300" cy="18438"/>
                                    </a:xfrm>
                                    <a:custGeom>
                                      <a:avLst/>
                                      <a:gdLst>
                                        <a:gd name="T0" fmla="*/ 0 w 20000"/>
                                        <a:gd name="T1" fmla="*/ 0 h 20000"/>
                                        <a:gd name="T2" fmla="*/ 19911 w 20000"/>
                                        <a:gd name="T3" fmla="*/ 19900 h 20000"/>
                                      </a:gdLst>
                                      <a:ahLst/>
                                      <a:cxnLst>
                                        <a:cxn ang="0">
                                          <a:pos x="T0" y="T1"/>
                                        </a:cxn>
                                        <a:cxn ang="0">
                                          <a:pos x="T2" y="T3"/>
                                        </a:cxn>
                                      </a:cxnLst>
                                      <a:rect l="0" t="0" r="r" b="b"/>
                                      <a:pathLst>
                                        <a:path w="20000" h="20000">
                                          <a:moveTo>
                                            <a:pt x="0" y="0"/>
                                          </a:moveTo>
                                          <a:lnTo>
                                            <a:pt x="19911"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301" name="Line 999"/>
                                <wps:cNvCnPr/>
                                <wps:spPr bwMode="auto">
                                  <a:xfrm>
                                    <a:off x="15179" y="0"/>
                                    <a:ext cx="20" cy="1935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302" name="Group 1000"/>
                              <wpg:cNvGrpSpPr>
                                <a:grpSpLocks/>
                              </wpg:cNvGrpSpPr>
                              <wpg:grpSpPr bwMode="auto">
                                <a:xfrm>
                                  <a:off x="16796" y="8862"/>
                                  <a:ext cx="1380" cy="3701"/>
                                  <a:chOff x="0" y="0"/>
                                  <a:chExt cx="20000" cy="20000"/>
                                </a:xfrm>
                              </wpg:grpSpPr>
                              <wps:wsp>
                                <wps:cNvPr id="303" name="Freeform 1001"/>
                                <wps:cNvSpPr>
                                  <a:spLocks/>
                                </wps:cNvSpPr>
                                <wps:spPr bwMode="auto">
                                  <a:xfrm>
                                    <a:off x="0" y="827"/>
                                    <a:ext cx="20000" cy="19173"/>
                                  </a:xfrm>
                                  <a:custGeom>
                                    <a:avLst/>
                                    <a:gdLst>
                                      <a:gd name="T0" fmla="*/ 258 w 20000"/>
                                      <a:gd name="T1" fmla="*/ 0 h 20000"/>
                                      <a:gd name="T2" fmla="*/ 19914 w 20000"/>
                                      <a:gd name="T3" fmla="*/ 19904 h 20000"/>
                                      <a:gd name="T4" fmla="*/ 0 w 20000"/>
                                      <a:gd name="T5" fmla="*/ 19426 h 20000"/>
                                    </a:gdLst>
                                    <a:ahLst/>
                                    <a:cxnLst>
                                      <a:cxn ang="0">
                                        <a:pos x="T0" y="T1"/>
                                      </a:cxn>
                                      <a:cxn ang="0">
                                        <a:pos x="T2" y="T3"/>
                                      </a:cxn>
                                      <a:cxn ang="0">
                                        <a:pos x="T4" y="T5"/>
                                      </a:cxn>
                                    </a:cxnLst>
                                    <a:rect l="0" t="0" r="r" b="b"/>
                                    <a:pathLst>
                                      <a:path w="20000" h="20000">
                                        <a:moveTo>
                                          <a:pt x="258" y="0"/>
                                        </a:moveTo>
                                        <a:lnTo>
                                          <a:pt x="19914" y="19904"/>
                                        </a:lnTo>
                                        <a:lnTo>
                                          <a:pt x="0"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4" name="Freeform 1002"/>
                                <wps:cNvSpPr>
                                  <a:spLocks/>
                                </wps:cNvSpPr>
                                <wps:spPr bwMode="auto">
                                  <a:xfrm>
                                    <a:off x="0" y="0"/>
                                    <a:ext cx="19304" cy="18438"/>
                                  </a:xfrm>
                                  <a:custGeom>
                                    <a:avLst/>
                                    <a:gdLst>
                                      <a:gd name="T0" fmla="*/ 0 w 20000"/>
                                      <a:gd name="T1" fmla="*/ 0 h 20000"/>
                                      <a:gd name="T2" fmla="*/ 19911 w 20000"/>
                                      <a:gd name="T3" fmla="*/ 19900 h 20000"/>
                                    </a:gdLst>
                                    <a:ahLst/>
                                    <a:cxnLst>
                                      <a:cxn ang="0">
                                        <a:pos x="T0" y="T1"/>
                                      </a:cxn>
                                      <a:cxn ang="0">
                                        <a:pos x="T2" y="T3"/>
                                      </a:cxn>
                                    </a:cxnLst>
                                    <a:rect l="0" t="0" r="r" b="b"/>
                                    <a:pathLst>
                                      <a:path w="20000" h="20000">
                                        <a:moveTo>
                                          <a:pt x="0" y="0"/>
                                        </a:moveTo>
                                        <a:lnTo>
                                          <a:pt x="19911"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305" name="Group 1003"/>
                              <wpg:cNvGrpSpPr>
                                <a:grpSpLocks/>
                              </wpg:cNvGrpSpPr>
                              <wpg:grpSpPr bwMode="auto">
                                <a:xfrm>
                                  <a:off x="12353" y="8862"/>
                                  <a:ext cx="1380" cy="3701"/>
                                  <a:chOff x="0" y="0"/>
                                  <a:chExt cx="20000" cy="20000"/>
                                </a:xfrm>
                              </wpg:grpSpPr>
                              <wps:wsp>
                                <wps:cNvPr id="306" name="Freeform 1004"/>
                                <wps:cNvSpPr>
                                  <a:spLocks/>
                                </wps:cNvSpPr>
                                <wps:spPr bwMode="auto">
                                  <a:xfrm>
                                    <a:off x="0" y="827"/>
                                    <a:ext cx="20000" cy="19173"/>
                                  </a:xfrm>
                                  <a:custGeom>
                                    <a:avLst/>
                                    <a:gdLst>
                                      <a:gd name="T0" fmla="*/ 19657 w 20000"/>
                                      <a:gd name="T1" fmla="*/ 0 h 20000"/>
                                      <a:gd name="T2" fmla="*/ 0 w 20000"/>
                                      <a:gd name="T3" fmla="*/ 19904 h 20000"/>
                                      <a:gd name="T4" fmla="*/ 19914 w 20000"/>
                                      <a:gd name="T5" fmla="*/ 19426 h 20000"/>
                                    </a:gdLst>
                                    <a:ahLst/>
                                    <a:cxnLst>
                                      <a:cxn ang="0">
                                        <a:pos x="T0" y="T1"/>
                                      </a:cxn>
                                      <a:cxn ang="0">
                                        <a:pos x="T2" y="T3"/>
                                      </a:cxn>
                                      <a:cxn ang="0">
                                        <a:pos x="T4" y="T5"/>
                                      </a:cxn>
                                    </a:cxnLst>
                                    <a:rect l="0" t="0" r="r" b="b"/>
                                    <a:pathLst>
                                      <a:path w="20000" h="20000">
                                        <a:moveTo>
                                          <a:pt x="19657" y="0"/>
                                        </a:moveTo>
                                        <a:lnTo>
                                          <a:pt x="0" y="19904"/>
                                        </a:lnTo>
                                        <a:lnTo>
                                          <a:pt x="19914"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7" name="Freeform 1005"/>
                                <wps:cNvSpPr>
                                  <a:spLocks/>
                                </wps:cNvSpPr>
                                <wps:spPr bwMode="auto">
                                  <a:xfrm>
                                    <a:off x="681" y="0"/>
                                    <a:ext cx="19319" cy="18438"/>
                                  </a:xfrm>
                                  <a:custGeom>
                                    <a:avLst/>
                                    <a:gdLst>
                                      <a:gd name="T0" fmla="*/ 19911 w 20000"/>
                                      <a:gd name="T1" fmla="*/ 0 h 20000"/>
                                      <a:gd name="T2" fmla="*/ 0 w 20000"/>
                                      <a:gd name="T3" fmla="*/ 19900 h 20000"/>
                                    </a:gdLst>
                                    <a:ahLst/>
                                    <a:cxnLst>
                                      <a:cxn ang="0">
                                        <a:pos x="T0" y="T1"/>
                                      </a:cxn>
                                      <a:cxn ang="0">
                                        <a:pos x="T2" y="T3"/>
                                      </a:cxn>
                                    </a:cxnLst>
                                    <a:rect l="0" t="0" r="r" b="b"/>
                                    <a:pathLst>
                                      <a:path w="20000" h="20000">
                                        <a:moveTo>
                                          <a:pt x="19911" y="0"/>
                                        </a:moveTo>
                                        <a:lnTo>
                                          <a:pt x="0"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308" name="Line 1006"/>
                              <wps:cNvCnPr/>
                              <wps:spPr bwMode="auto">
                                <a:xfrm>
                                  <a:off x="13751" y="8862"/>
                                  <a:ext cx="6" cy="358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1007"/>
                              <wps:cNvCnPr/>
                              <wps:spPr bwMode="auto">
                                <a:xfrm flipH="1">
                                  <a:off x="92" y="12512"/>
                                  <a:ext cx="19819" cy="68"/>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0" name="Line 1008"/>
                              <wps:cNvCnPr/>
                              <wps:spPr bwMode="auto">
                                <a:xfrm>
                                  <a:off x="4771" y="8862"/>
                                  <a:ext cx="6" cy="3599"/>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1" name="Line 1009"/>
                              <wps:cNvCnPr/>
                              <wps:spPr bwMode="auto">
                                <a:xfrm>
                                  <a:off x="7531" y="12716"/>
                                  <a:ext cx="6" cy="358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2" name="Line 1010"/>
                              <wps:cNvCnPr/>
                              <wps:spPr bwMode="auto">
                                <a:xfrm>
                                  <a:off x="12341" y="12631"/>
                                  <a:ext cx="6" cy="358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3" name="Line 1011"/>
                              <wps:cNvCnPr/>
                              <wps:spPr bwMode="auto">
                                <a:xfrm flipH="1">
                                  <a:off x="3154" y="4346"/>
                                  <a:ext cx="3376" cy="826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4" name="Rectangle 1012"/>
                              <wps:cNvSpPr>
                                <a:spLocks noChangeArrowheads="1"/>
                              </wps:cNvSpPr>
                              <wps:spPr bwMode="auto">
                                <a:xfrm>
                                  <a:off x="16268" y="0"/>
                                  <a:ext cx="1694" cy="5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1</w:t>
                                    </w:r>
                                  </w:p>
                                </w:txbxContent>
                              </wps:txbx>
                              <wps:bodyPr rot="0" vert="horz" wrap="square" lIns="12700" tIns="12700" rIns="12700" bIns="12700" anchor="t" anchorCtr="0" upright="1">
                                <a:noAutofit/>
                              </wps:bodyPr>
                            </wps:wsp>
                            <wps:wsp>
                              <wps:cNvPr id="315" name="Line 1013"/>
                              <wps:cNvCnPr/>
                              <wps:spPr bwMode="auto">
                                <a:xfrm flipH="1">
                                  <a:off x="13858" y="1867"/>
                                  <a:ext cx="2878" cy="704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6" name="Line 1014"/>
                              <wps:cNvCnPr/>
                              <wps:spPr bwMode="auto">
                                <a:xfrm>
                                  <a:off x="15629" y="730"/>
                                  <a:ext cx="628" cy="217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7" name="Line 1015"/>
                              <wps:cNvCnPr/>
                              <wps:spPr bwMode="auto">
                                <a:xfrm flipH="1" flipV="1">
                                  <a:off x="16873" y="5297"/>
                                  <a:ext cx="716" cy="244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8" name="Line 1016"/>
                              <wps:cNvCnPr/>
                              <wps:spPr bwMode="auto">
                                <a:xfrm flipH="1">
                                  <a:off x="13858" y="4346"/>
                                  <a:ext cx="3376" cy="826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978" o:spid="_x0000_s1928" style="position:absolute;left:0;text-align:left;margin-left:1.8pt;margin-top:6.9pt;width:168.9pt;height:58.9pt;z-index:251665408" coordorigin="-3" coordsize="20009,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">
                      <v:rect id="Rectangle 979" o:spid="_x0000_s1929" style="position:absolute;left:5565;width:1694;height:5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6OocMA&#10;AADcAAAADwAAAGRycy9kb3ducmV2LnhtbESPzYoCMRCE7wu+Q2hhb2tGEZHRKLKieBHx5+KtmfRO&#10;Bqc7wyTq7NsbYWGPRVV9Rc2XHdfqQW2ovBgYDjJQJIW3lZQGLufN1xRUiCgWay9k4JcCLBe9jznm&#10;1j/lSI9TLFWCSMjRgIuxybUOhSPGMPANSfJ+fMsYk2xLbVt8JjjXepRlE81YSVpw2NC3o+J2urOB&#10;Xccr67aH8f5aX8I6HHlyv7Exn/1uNQMVqYv/4b/2zhoYTYfwPpOOgF6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l6OocMAAADcAAAADwAAAAAAAAAAAAAAAACYAgAAZHJzL2Rv&#10;d25yZXYueG1sUEsFBgAAAAAEAAQA9QAAAIgDA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2</w:t>
                              </w:r>
                            </w:p>
                          </w:txbxContent>
                        </v:textbox>
                      </v:rect>
                      <v:rect id="Rectangle 980" o:spid="_x0000_s1930" style="position:absolute;left:17968;top:11816;width:1694;height:5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wQ1sMA&#10;AADcAAAADwAAAGRycy9kb3ducmV2LnhtbESPQWvCQBSE7wX/w/KE3uqmQURSV5GK4qWImou3R/Y1&#10;G8x7G7Krpv++KxR6HGbmG2axGrhVd+pD48XA+yQDRVJ520htoDxv3+agQkSx2HohAz8UYLUcvSyw&#10;sP4hR7qfYq0SREKBBlyMXaF1qBwxhonvSJL37XvGmGRfa9vjI8G51XmWzTRjI2nBYUefjqrr6cYG&#10;9gOvrdsdpl+XtgybcOTZ7crGvI6H9QeoSEP8D/+199ZAPs/heSYdAb3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wQ1sMAAADcAAAADwAAAAAAAAAAAAAAAACYAgAAZHJzL2Rv&#10;d25yZXYueG1sUEsFBgAAAAAEAAQA9QAAAIgDAAAAAA==&#10;" filled="f" stroked="f" strokeweight=".5pt">
                        <v:textbox inset="1pt,1pt,1pt,1pt">
                          <w:txbxContent>
                            <w:p w:rsidR="004E000A" w:rsidRPr="00F45F14" w:rsidRDefault="004E000A" w:rsidP="00750935">
                              <w:pPr>
                                <w:spacing w:line="240" w:lineRule="exact"/>
                                <w:jc w:val="center"/>
                                <w:rPr>
                                  <w:rFonts w:cs="Arial"/>
                                  <w:sz w:val="22"/>
                                </w:rPr>
                              </w:pPr>
                              <w:r w:rsidRPr="00F45F14">
                                <w:rPr>
                                  <w:rFonts w:cs="Arial"/>
                                  <w:sz w:val="22"/>
                                </w:rPr>
                                <w:t>T</w:t>
                              </w:r>
                              <w:r w:rsidRPr="00F45F14">
                                <w:rPr>
                                  <w:rFonts w:cs="Arial"/>
                                  <w:sz w:val="22"/>
                                  <w:vertAlign w:val="subscript"/>
                                </w:rPr>
                                <w:t>S</w:t>
                              </w:r>
                            </w:p>
                          </w:txbxContent>
                        </v:textbox>
                      </v:rect>
                      <v:shape id="Freeform 981" o:spid="_x0000_s1931" style="position:absolute;left:-3;top:12444;width:148;height:38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MPbsMA&#10;AADcAAAADwAAAGRycy9kb3ducmV2LnhtbESP0WoCMRRE3wv+Q7iCbzXrCq2sRhFB0BYKbvsBl81N&#10;sri5WTZRt3/fFAp9HGbmDLPZjb4TdxpiG1jBYl6AIG6Cbtkq+Po8Pq9AxISssQtMCr4pwm47edpg&#10;pcODL3SvkxUZwrFCBS6lvpIyNo48xnnoibNnwuAxZTlYqQd8ZLjvZFkUL9Jjy3nBYU8HR821vnkF&#10;Zi/rC9vC3px5ez+bj9IsXr1Ss+m4X4NINKb/8F/7pBWUqyX8nslH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MPbsMAAADcAAAADwAAAAAAAAAAAAAAAACYAgAAZHJzL2Rv&#10;d25yZXYueG1sUEsFBgAAAAAEAAQA9QAAAIgDAAAAAA==&#10;" path="m4000,l2400,2743r,2744l4800,7434r3200,708l8000,8496r2400,354l12000,9204r,354l14400,9823r2400,619l19200,12478r-2400,2212l14400,15487r,265l12000,15752r-1600,266l5600,16018,,17788r5600,2124e" strokeweight=".5pt">
                        <v:stroke startarrowwidth="narrow" endarrowwidth="narrow"/>
                        <v:path arrowok="t" o:connecttype="custom" o:connectlocs="30,0;18,526;18,1053;36,1426;59,1562;59,1630;77,1698;89,1766;89,1834;107,1885;124,2003;142,2394;124,2818;107,2971;107,3022;89,3022;77,3073;41,3073;0,3413;41,3820" o:connectangles="0,0,0,0,0,0,0,0,0,0,0,0,0,0,0,0,0,0,0,0"/>
                      </v:shape>
                      <v:line id="Line 982" o:spid="_x0000_s1932" style="position:absolute;visibility:visible;mso-wrap-style:square" from="9966,2513" to="9972,18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Td0sUAAADcAAAADwAAAGRycy9kb3ducmV2LnhtbESPQWvCQBSE74X+h+UVvDWbBpGQukoR&#10;1N6aJjZ6fGRfk9Ds25Ddavrvu4LgcZiZb5jlejK9ONPoOssKXqIYBHFtdceNgkO5fU5BOI+ssbdM&#10;Cv7IwXr1+LDETNsLf9K58I0IEHYZKmi9HzIpXd2SQRfZgTh433Y06IMcG6lHvAS46WUSxwtpsOOw&#10;0OJAm5bqn+LXKPiqjpuhzHdlvdsvmtNHles4yZWaPU1vryA8Tf4evrXftYIkncP1TDgCcvU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bTd0sUAAADcAAAADwAAAAAAAAAA&#10;AAAAAAChAgAAZHJzL2Rvd25yZXYueG1sUEsFBgAAAAAEAAQA+QAAAJMDAAAAAA==&#10;" strokeweight=".5pt">
                        <v:stroke startarrowwidth="narrow" endarrowwidth="narrow"/>
                      </v:line>
                      <v:line id="Line 983" o:spid="_x0000_s1933" style="position:absolute;visibility:visible;mso-wrap-style:square" from="19330,8726" to="19336,1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FxI8YAAADcAAAADwAAAGRycy9kb3ducmV2LnhtbESPT2vCQBTE70K/w/IKXqRuFBvS1FXE&#10;P1C8SFN76O01+5oEs2/D7qrx23eFQo/DzPyGmS9704oLOd9YVjAZJyCIS6sbrhQcP3ZPGQgfkDW2&#10;lknBjTwsFw+DOebaXvmdLkWoRISwz1FBHUKXS+nLmgz6se2Io/djncEQpaukdniNcNPKaZKk0mDD&#10;caHGjtY1lafibBRsD5weffby/XWT9JlumnQ2cnulho/96hVEoD78h//ab1rBNHuG+5l4BO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BcSPGAAAA3AAAAA8AAAAAAAAA&#10;AAAAAAAAoQIAAGRycy9kb3ducmV2LnhtbFBLBQYAAAAABAAEAPkAAACUAwAAAAA=&#10;" strokeweight=".5pt">
                        <v:stroke startarrowwidth="narrow" startarrowlength="short" endarrow="open" endarrowwidth="narrow" endarrowlength="short"/>
                      </v:line>
                      <v:line id="Line 984" o:spid="_x0000_s1934" style="position:absolute;flip:y;visibility:visible;mso-wrap-style:square" from="19324,16281" to="19330,19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zk2cYAAADcAAAADwAAAGRycy9kb3ducmV2LnhtbESPT2vCQBTE7wW/w/KEXkqzMQeRNKuI&#10;1BDBi/8O3h7ZZxLMvg3ZNabfvisUehxm5jdMthpNKwbqXWNZwSyKQRCXVjdcKTiftp8LEM4ja2wt&#10;k4IfcrBaTt4yTLV98oGGo69EgLBLUUHtfZdK6cqaDLrIdsTBu9neoA+yr6Tu8RngppVJHM+lwYbD&#10;Qo0dbWoq78eHUTB8F4dh19Ijz7v9daa3u/zycVXqfTquv0B4Gv1/+K9daAXJYg6v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85NnGAAAA3AAAAA8AAAAAAAAA&#10;AAAAAAAAoQIAAGRycy9kb3ducmV2LnhtbFBLBQYAAAAABAAEAPkAAACUAwAAAAA=&#10;" strokeweight=".5pt">
                        <v:stroke startarrowwidth="narrow" startarrowlength="short" endarrow="open" endarrowwidth="narrow" endarrowlength="short"/>
                      </v:line>
                      <v:line id="Line 985" o:spid="_x0000_s1935" style="position:absolute;visibility:visible;mso-wrap-style:square" from="4546,8862" to="4552,12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lGFMUAAADcAAAADwAAAGRycy9kb3ducmV2LnhtbESPQWvCQBSE7wX/w/KE3pqNCu02dRWx&#10;BHroRSOot0f2NQnNvg3ZbRL/fbcg9DjMzDfMejvZVgzU+8axhkWSgiAunWm40nAq8icFwgdkg61j&#10;0nAjD9vN7GGNmXEjH2g4hkpECPsMNdQhdJmUvqzJok9cRxy9L9dbDFH2lTQ9jhFuW7lM02dpseG4&#10;UGNH+5rK7+OP1VAW50tzlSuVvr+OStHnPl9db1o/zqfdG4hAU/gP39sfRsNSvcDfmXgE5O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lGFMUAAADcAAAADwAAAAAAAAAA&#10;AAAAAAChAgAAZHJzL2Rvd25yZXYueG1sUEsFBgAAAAAEAAQA+QAAAJMDAAAAAA==&#10;" strokeweight=".5pt">
                        <v:stroke dashstyle="1 1" startarrowwidth="narrow" startarrowlength="short" endarrowwidth="narrow" endarrowlength="short"/>
                      </v:line>
                      <v:line id="Line 986" o:spid="_x0000_s1936" style="position:absolute;flip:x;visibility:visible;mso-wrap-style:square" from="3154,1867" to="6033,8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4Pu78AAADcAAAADwAAAGRycy9kb3ducmV2LnhtbERPy6rCMBDdC/5DGMGdpiqIVKP4QBA3&#10;11cX7oZmbIvNpDSx1r+/WQguD+e9WLWmFA3VrrCsYDSMQBCnVhecKbhd94MZCOeRNZaWScGHHKyW&#10;3c4CY23ffKbm4jMRQtjFqCD3voqldGlOBt3QVsSBe9jaoA+wzqSu8R3CTSnHUTSVBgsODTlWtM0p&#10;fV5eRkGzmRx3f4md3m1VyGR9TSbuVCrV77XrOQhPrf+Jv+6DVjCehbXhTDgCcvk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24Pu78AAADcAAAADwAAAAAAAAAAAAAAAACh&#10;AgAAZHJzL2Rvd25yZXYueG1sUEsFBgAAAAAEAAQA+QAAAI0DAAAAAA==&#10;" strokeweight=".5pt">
                        <v:stroke startarrowwidth="narrow" startarrowlength="short" endarrowwidth="narrow" endarrowlength="short"/>
                      </v:line>
                      <v:line id="Line 987" o:spid="_x0000_s1937" style="position:absolute;visibility:visible;mso-wrap-style:square" from="4925,730" to="5553,2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x7JsYAAADcAAAADwAAAGRycy9kb3ducmV2LnhtbESPT2vCQBTE70K/w/IKXqRuFAkxzUaK&#10;baH0Iv7pobfX7GsSmn0bdleN394tCB6HmfkNU6wG04kTOd9aVjCbJiCIK6tbrhUc9u9PGQgfkDV2&#10;lknBhTysyodRgbm2Z97SaRdqESHsc1TQhNDnUvqqIYN+anvi6P1aZzBE6WqpHZ4j3HRyniSpNNhy&#10;XGiwp3VD1d/uaBS8bTg9+Gz5832R9JW+tuli4j6VGj8OL88gAg3hHr61P7SCebaE/zPxCMjy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MeybGAAAA3AAAAA8AAAAAAAAA&#10;AAAAAAAAoQIAAGRycy9kb3ducmV2LnhtbFBLBQYAAAAABAAEAPkAAACUAwAAAAA=&#10;" strokeweight=".5pt">
                        <v:stroke startarrowwidth="narrow" startarrowlength="short" endarrow="open" endarrowwidth="narrow" endarrowlength="short"/>
                      </v:line>
                      <v:line id="Line 988" o:spid="_x0000_s1938" style="position:absolute;flip:x y;visibility:visible;mso-wrap-style:square" from="6169,5297" to="6886,7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yV/sEAAADcAAAADwAAAGRycy9kb3ducmV2LnhtbERPy2oCMRTdC/2HcAvdaaazKDo1ShFK&#10;pXXhC+zyMrnOBCc3IYk6/r1ZCC4P5z2d97YTFwrROFbwPipAENdOG24U7HffwzGImJA1do5JwY0i&#10;zGcvgylW2l15Q5dtakQO4VihgjYlX0kZ65YsxpHzxJk7umAxZRgaqQNec7jtZFkUH9Ki4dzQoqdF&#10;S/Vpe7YKog+r7u/XnH6Oh7V3k3L8bxYrpd5e+69PEIn69BQ/3EutoJzk+flMPgJyd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HJX+wQAAANwAAAAPAAAAAAAAAAAAAAAA&#10;AKECAABkcnMvZG93bnJldi54bWxQSwUGAAAAAAQABAD5AAAAjwMAAAAA&#10;" strokeweight=".5pt">
                        <v:stroke startarrowwidth="narrow" startarrowlength="short" endarrow="open" endarrowwidth="narrow" endarrowlength="short"/>
                      </v:line>
                      <v:line id="Line 989" o:spid="_x0000_s1939" style="position:absolute;visibility:visible;mso-wrap-style:square" from="50,16247" to="19911,16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GtLcgAAADcAAAADwAAAGRycy9kb3ducmV2LnhtbESPW2vCQBSE3wv+h+UIvtWNQbykriJe&#10;oBUtVFvo42n2NAnJng3ZrUn/vSsU+jjMzDfMYtWZSlypcYVlBaNhBII4tbrgTMH7Zf84A+E8ssbK&#10;Min4JQerZe9hgYm2Lb/R9ewzESDsElSQe18nUro0J4NuaGvi4H3bxqAPssmkbrANcFPJOIom0mDB&#10;YSHHmjY5peX5xyjYnV4Om2m8/dx+jdvXw3FcflRdqdSg362fQHjq/H/4r/2sFcTzEdzPhCMgl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BGtLcgAAADcAAAADwAAAAAA&#10;AAAAAAAAAAChAgAAZHJzL2Rvd25yZXYueG1sUEsFBgAAAAAEAAQA+QAAAJYDAAAAAA==&#10;">
                        <v:stroke startarrowwidth="narrow" endarrowwidth="narrow"/>
                      </v:line>
                      <v:shape id="Freeform 990" o:spid="_x0000_s1940" style="position:absolute;left:19858;top:12444;width:148;height:38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Y8KMMA&#10;AADcAAAADwAAAGRycy9kb3ducmV2LnhtbESP3WoCMRSE7wu+QzhC72rWvWjtahQRhP6A4NoHOGxO&#10;ksXNybKJun37piB4OczMN8xqM/pOXGmIbWAF81kBgrgJumWr4Oe0f1mAiAlZYxeYFPxShM168rTC&#10;SocbH+laJysyhGOFClxKfSVlbBx5jLPQE2fPhMFjynKwUg94y3DfybIoXqXHlvOCw552jppzffEK&#10;zFbWR7aFvTjz9f1pDqWZv3mlnqfjdgki0Zge4Xv7Qyso30v4P5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Y8KMMAAADcAAAADwAAAAAAAAAAAAAAAACYAgAAZHJzL2Rv&#10;d25yZXYueG1sUEsFBgAAAAAEAAQA9QAAAIgDAAAAAA==&#10;" path="m4000,l2400,2743r,2744l4800,7434r3200,708l8000,8496r2400,354l12000,9204r,354l14400,9823r2400,619l19200,12478r-2400,2212l14400,15487r,265l12000,15752r-1600,266l5600,16018,,17788r5600,2124e" strokeweight=".5pt">
                        <v:stroke startarrowwidth="narrow" endarrowwidth="narrow"/>
                        <v:path arrowok="t" o:connecttype="custom" o:connectlocs="30,0;18,526;18,1053;36,1426;59,1562;59,1630;77,1698;89,1766;89,1834;107,1885;124,2003;142,2394;124,2818;107,2971;107,3022;89,3022;77,3073;41,3073;0,3413;41,3820" o:connectangles="0,0,0,0,0,0,0,0,0,0,0,0,0,0,0,0,0,0,0,0"/>
                      </v:shape>
                      <v:rect id="Rectangle 991" o:spid="_x0000_s1941" style="position:absolute;left:3160;top:8862;width:13600;height:3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y2E8QA&#10;AADcAAAADwAAAGRycy9kb3ducmV2LnhtbESPQWsCMRSE74L/ITzBm2artNStUVZR8CTUFmpvj81r&#10;srh5WTbRXf99Uyh4HGbmG2a57l0tbtSGyrOCp2kGgrj0umKj4PNjP3kFESKyxtozKbhTgPVqOFhi&#10;rn3H73Q7RSMShEOOCmyMTS5lKC05DFPfECfvx7cOY5KtkbrFLsFdLWdZ9iIdVpwWLDa0tVReTlen&#10;YNd8H4tnE2TxFe354jfd3h6NUuNRX7yBiNTHR/i/fdAKZos5/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MthPEAAAA3AAAAA8AAAAAAAAAAAAAAAAAmAIAAGRycy9k&#10;b3ducmV2LnhtbFBLBQYAAAAABAAEAPUAAACJAwAAAAA=&#10;" filled="f"/>
                      <v:group id="Group 992" o:spid="_x0000_s1942" style="position:absolute;left:1780;top:8862;width:5823;height:3701"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group id="Group 993" o:spid="_x0000_s1943" style="position:absolute;width:4740;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shape id="Freeform 994" o:spid="_x0000_s1944" style="position:absolute;top:827;width:20000;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BC8QA&#10;AADcAAAADwAAAGRycy9kb3ducmV2LnhtbESPQWvCQBSE70L/w/IKvemmUoKmriIGwVtpFMHbI/ua&#10;hGbfxt2Npv56tyB4HGbmG2axGkwrLuR8Y1nB+yQBQVxa3XCl4LDfjmcgfEDW2FomBX/kYbV8GS0w&#10;0/bK33QpQiUihH2GCuoQukxKX9Zk0E9sRxy9H+sMhihdJbXDa4SbVk6TJJUGG44LNXa0qan8LXqj&#10;gPOyP3f57Vyk69Pu63DMP1yfK/X2Oqw/QQQawjP8aO+0guk8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ugQvEAAAA3AAAAA8AAAAAAAAAAAAAAAAAmAIAAGRycy9k&#10;b3ducmV2LnhtbFBLBQYAAAAABAAEAPUAAACJAwAAAAA=&#10;" path="m19657,l,19904r19914,-478e" fillcolor="#dfdfdf" stroked="f">
                            <v:stroke startarrowwidth="narrow" endarrowwidth="narrow"/>
                            <v:path arrowok="t" o:connecttype="custom" o:connectlocs="19657,0;0,19081;19914,18623" o:connectangles="0,0,0"/>
                          </v:shape>
                          <v:shape id="Freeform 995" o:spid="_x0000_s1945" style="position:absolute;left:679;width:19321;height:184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BOpMcA&#10;AADcAAAADwAAAGRycy9kb3ducmV2LnhtbESPQWvCQBSE74L/YXlCb2ZjDtWmrqIFsQch1baH3h7Z&#10;1ySYfZvubjX6612h0OMwM98w82VvWnEi5xvLCiZJCoK4tLrhSsHH+2Y8A+EDssbWMim4kIflYjiY&#10;Y67tmfd0OoRKRAj7HBXUIXS5lL6syaBPbEccvW/rDIYoXSW1w3OEm1ZmafooDTYcF2rs6KWm8nj4&#10;NQpm1+yz6HxR/Ljd8Ws3uay26/WbUg+jfvUMIlAf/sN/7VetIHuawv1MPAJ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ATqTHAAAA3AAAAA8AAAAAAAAAAAAAAAAAmAIAAGRy&#10;cy9kb3ducmV2LnhtbFBLBQYAAAAABAAEAPUAAACMAwAAAAA=&#10;" path="m19911,l,19900e">
                            <v:stroke startarrowwidth="narrow" endarrowwidth="narrow"/>
                            <v:path arrowok="t" o:connecttype="custom" o:connectlocs="19235,0;0,18346" o:connectangles="0,0"/>
                          </v:shape>
                        </v:group>
                        <v:group id="Group 996" o:spid="_x0000_s1946" style="position:absolute;left:15258;width:4743;height:20000" coordorigin="4" coordsize="19996,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shape id="Freeform 997" o:spid="_x0000_s1947" style="position:absolute;left:4;top:827;width:19996;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EVecUA&#10;AADcAAAADwAAAGRycy9kb3ducmV2LnhtbESPQWvCQBSE74L/YXlCb7pRimjqKtJQ8CaNodDbI/ua&#10;BLNv4+5Go7/eLRR6HGbmG2azG0wrruR8Y1nBfJaAIC6tbrhSUJw+pisQPiBrbC2Tgjt52G3How2m&#10;2t74k655qESEsE9RQR1Cl0rpy5oM+pntiKP3Y53BEKWrpHZ4i3DTykWSLKXBhuNCjR2911Se894o&#10;4KzsL132uOTL/ffhWHxlr67PlHqZDPs3EIGG8B/+ax+0gsV6Db9n4hG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cRV5xQAAANwAAAAPAAAAAAAAAAAAAAAAAJgCAABkcnMv&#10;ZG93bnJldi54bWxQSwUGAAAAAAQABAD1AAAAigMAAAAA&#10;" path="m258,l19914,19904,,19426e" fillcolor="#dfdfdf" stroked="f">
                            <v:stroke startarrowwidth="narrow" endarrowwidth="narrow"/>
                            <v:path arrowok="t" o:connecttype="custom" o:connectlocs="258,0;19910,19081;0,18623" o:connectangles="0,0,0"/>
                          </v:shape>
                          <v:shape id="Freeform 998" o:spid="_x0000_s1948" style="position:absolute;left:4;width:19300;height:184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JMysUA&#10;AADcAAAADwAAAGRycy9kb3ducmV2LnhtbERPu2rDMBTdC/0HcQvdGtkplOBENnGgNEPAbR5Dt4t1&#10;a5tYV46kJE6/vhoKGQ/nvShG04sLOd9ZVpBOEhDEtdUdNwr2u/eXGQgfkDX2lknBjTwU+ePDAjNt&#10;r/xFl21oRAxhn6GCNoQhk9LXLRn0EzsQR+7HOoMhQtdI7fAaw00vp0nyJg12HBtaHGjVUn3cno2C&#10;2e/0UA2+qk5uc/zepLflR1l+KvX8NC7nIAKN4S7+d6+1gtckzo9n4h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gkzKxQAAANwAAAAPAAAAAAAAAAAAAAAAAJgCAABkcnMv&#10;ZG93bnJldi54bWxQSwUGAAAAAAQABAD1AAAAigMAAAAA&#10;" path="m,l19911,19900e">
                            <v:stroke startarrowwidth="narrow" endarrowwidth="narrow"/>
                            <v:path arrowok="t" o:connecttype="custom" o:connectlocs="0,0;19214,18346" o:connectangles="0,0"/>
                          </v:shape>
                        </v:group>
                        <v:line id="Line 999" o:spid="_x0000_s1949" style="position:absolute;visibility:visible;mso-wrap-style:square" from="15179,0" to="15199,19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OZAMYAAADcAAAADwAAAGRycy9kb3ducmV2LnhtbESPzWrDMBCE74W+g9hCb43sBEztRgml&#10;EMghlzqBprfF2tpOrJVtyT95+6hQ6HGYmW+Y9XY2jRipd7VlBfEiAkFcWF1zqeB03L28gnAeWWNj&#10;mRTcyMF28/iwxkzbiT9pzH0pAoRdhgoq79tMSldUZNAtbEscvB/bG/RB9qXUPU4Bbhq5jKJEGqw5&#10;LFTY0kdFxTUfTKCcknSXfnX1cIm7/PzddufjAZV6fprf30B4mv1/+K+91wpWUQy/Z8IRkJ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9TmQDGAAAA3AAAAA8AAAAAAAAA&#10;AAAAAAAAoQIAAGRycy9kb3ducmV2LnhtbFBLBQYAAAAABAAEAPkAAACUAwAAAAA=&#10;">
                          <v:stroke startarrowwidth="narrow" startarrowlength="short" endarrowwidth="narrow" endarrowlength="short"/>
                        </v:line>
                      </v:group>
                      <v:group id="Group 1000" o:spid="_x0000_s1950" style="position:absolute;left:16796;top:8862;width:1380;height:370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Freeform 1001" o:spid="_x0000_s1951" style="position:absolute;top:827;width:20000;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4icQA&#10;AADcAAAADwAAAGRycy9kb3ducmV2LnhtbESPQWvCQBSE7wX/w/IEb3WjFpHoKmIQvElTEbw9ss8k&#10;mH0bdzca++u7hUKPw8x8w6w2vWnEg5yvLSuYjBMQxIXVNZcKTl/79wUIH5A1NpZJwYs8bNaDtxWm&#10;2j75kx55KEWEsE9RQRVCm0rpi4oM+rFtiaN3tc5giNKVUjt8Rrhp5DRJ5tJgzXGhwpZ2FRW3vDMK&#10;OCu6e5t93/P59nI4ns7Zh+sypUbDfrsEEagP/+G/9kErmCUz+D0Tj4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yuInEAAAA3AAAAA8AAAAAAAAAAAAAAAAAmAIAAGRycy9k&#10;b3ducmV2LnhtbFBLBQYAAAAABAAEAPUAAACJAwAAAAA=&#10;" path="m258,l19914,19904,,19426e" fillcolor="#dfdfdf" stroked="f">
                          <v:stroke startarrowwidth="narrow" endarrowwidth="narrow"/>
                          <v:path arrowok="t" o:connecttype="custom" o:connectlocs="258,0;19914,19081;0,18623" o:connectangles="0,0,0"/>
                        </v:shape>
                        <v:shape id="Freeform 1002" o:spid="_x0000_s1952" style="position:absolute;width:19304;height:184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KycYA&#10;AADcAAAADwAAAGRycy9kb3ducmV2LnhtbESPQWsCMRSE74X+h/AEbzWrliKrUbRQ7EFYtXrw9tg8&#10;dxc3L9sk6uqvN0Khx2FmvmEms9bU4kLOV5YV9HsJCOLc6ooLBbufr7cRCB+QNdaWScGNPMymry8T&#10;TLW98oYu21CICGGfooIyhCaV0uclGfQ92xBH72idwRClK6R2eI1wU8tBknxIgxXHhRIb+iwpP23P&#10;RsHoPthnjc+yX7c6HVb923y5WKyV6nba+RhEoDb8h//a31rBMHmH55l4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KycYAAADcAAAADwAAAAAAAAAAAAAAAACYAgAAZHJz&#10;L2Rvd25yZXYueG1sUEsFBgAAAAAEAAQA9QAAAIsDAAAAAA==&#10;" path="m,l19911,19900e">
                          <v:stroke startarrowwidth="narrow" endarrowwidth="narrow"/>
                          <v:path arrowok="t" o:connecttype="custom" o:connectlocs="0,0;19218,18346" o:connectangles="0,0"/>
                        </v:shape>
                      </v:group>
                      <v:group id="Group 1003" o:spid="_x0000_s1953" style="position:absolute;left:12353;top:8862;width:1380;height:370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shape id="Freeform 1004" o:spid="_x0000_s1954" style="position:absolute;top:827;width:20000;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UbEcQA&#10;AADcAAAADwAAAGRycy9kb3ducmV2LnhtbESPQWvCQBSE7wX/w/IKvdVNWwmSuooYCt7EKEJvj+wz&#10;CWbfxt2Nxv76riB4HGbmG2a2GEwrLuR8Y1nBxzgBQVxa3XClYL/7eZ+C8AFZY2uZFNzIw2I+eplh&#10;pu2Vt3QpQiUihH2GCuoQukxKX9Zk0I9tRxy9o3UGQ5SuktrhNcJNKz+TJJUGG44LNXa0qqk8Fb1R&#10;wHnZn7v871yky9/1Zn/IJ67PlXp7HZbfIAIN4Rl+tNdawVeSwv1MPAJ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FGxHEAAAA3AAAAA8AAAAAAAAAAAAAAAAAmAIAAGRycy9k&#10;b3ducmV2LnhtbFBLBQYAAAAABAAEAPUAAACJAwAAAAA=&#10;" path="m19657,l,19904r19914,-478e" fillcolor="#dfdfdf" stroked="f">
                          <v:stroke startarrowwidth="narrow" endarrowwidth="narrow"/>
                          <v:path arrowok="t" o:connecttype="custom" o:connectlocs="19657,0;0,19081;19914,18623" o:connectangles="0,0,0"/>
                        </v:shape>
                        <v:shape id="Freeform 1005" o:spid="_x0000_s1955" style="position:absolute;left:681;width:19319;height:184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vUvsYA&#10;AADcAAAADwAAAGRycy9kb3ducmV2LnhtbESPQWsCMRSE74X+h/AEbzWrQiurUbRQ7EFYtXrw9tg8&#10;dxc3L9sk6uqvN0Khx2FmvmEms9bU4kLOV5YV9HsJCOLc6ooLBbufr7cRCB+QNdaWScGNPMymry8T&#10;TLW98oYu21CICGGfooIyhCaV0uclGfQ92xBH72idwRClK6R2eI1wU8tBkrxLgxXHhRIb+iwpP23P&#10;RsHoPthnjc+yX7c6HVb923y5WKyV6nba+RhEoDb8h//a31rBMPmA55l4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vUvsYAAADcAAAADwAAAAAAAAAAAAAAAACYAgAAZHJz&#10;L2Rvd25yZXYueG1sUEsFBgAAAAAEAAQA9QAAAIsDAAAAAA==&#10;" path="m19911,l,19900e">
                          <v:stroke startarrowwidth="narrow" endarrowwidth="narrow"/>
                          <v:path arrowok="t" o:connecttype="custom" o:connectlocs="19233,0;0,18346" o:connectangles="0,0"/>
                        </v:shape>
                      </v:group>
                      <v:line id="Line 1006" o:spid="_x0000_s1956" style="position:absolute;visibility:visible;mso-wrap-style:square" from="13751,8862" to="13757,1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kwncUAAADcAAAADwAAAGRycy9kb3ducmV2LnhtbESPwWrCQBCG74LvsIzgTTcqSI2uUgSh&#10;h14aBfU2ZKdJ2uxskl01fXvnIPQ4/PN/M99m17ta3akLlWcDs2kCijj3tuLCwOl4mLyBChHZYu2Z&#10;DPxRgN12ONhgav2Dv+iexUIJhEOKBsoYm1TrkJfkMEx9QyzZt+8cRhm7QtsOHwJ3tZ4nyVI7rFgu&#10;lNjQvqT8N7s5oZyWq8Pq3Fa3n1mbXa5Nezl+ojHjUf++BhWpj//Lr/aHNbBI5FuRERHQ2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mkwncUAAADcAAAADwAAAAAAAAAA&#10;AAAAAAChAgAAZHJzL2Rvd25yZXYueG1sUEsFBgAAAAAEAAQA+QAAAJMDAAAAAA==&#10;">
                        <v:stroke startarrowwidth="narrow" startarrowlength="short" endarrowwidth="narrow" endarrowlength="short"/>
                      </v:line>
                      <v:line id="Line 1007" o:spid="_x0000_s1957" style="position:absolute;flip:x;visibility:visible;mso-wrap-style:square" from="92,12512" to="19911,12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osncYAAADcAAAADwAAAGRycy9kb3ducmV2LnhtbESP0WoCMRRE3wv+Q7iCL1IT2yK6NYqU&#10;CiIi220/4LK53SxubpZNqmu/3hSEPg4zc4ZZrnvXiDN1ofasYTpRIIhLb2quNHx9bh/nIEJENth4&#10;Jg1XCrBeDR6WmBl/4Q86F7ESCcIhQw02xjaTMpSWHIaJb4mT9+07hzHJrpKmw0uCu0Y+KTWTDmtO&#10;CxZberNUnoofp2H8ssvzucx/7bHdH664OBWHd6X1aNhvXkFE6uN/+N7eGQ3PagF/Z9IRkK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aaLJ3GAAAA3AAAAA8AAAAAAAAA&#10;AAAAAAAAoQIAAGRycy9kb3ducmV2LnhtbFBLBQYAAAAABAAEAPkAAACUAwAAAAA=&#10;">
                        <v:stroke startarrowwidth="narrow" endarrowwidth="narrow"/>
                      </v:line>
                      <v:line id="Line 1008" o:spid="_x0000_s1958" style="position:absolute;visibility:visible;mso-wrap-style:square" from="4771,8862" to="4777,12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tEesIAAADcAAAADwAAAGRycy9kb3ducmV2LnhtbERPy4rCMBTdC/5DuII7TbUgtWNaRBFc&#10;zMYHON1dmjttmeamNNHWv58sBmZ5OO9dPppWvKh3jWUFq2UEgri0uuFKwf12WiQgnEfW2FomBW9y&#10;kGfTyQ5TbQe+0OvqKxFC2KWooPa+S6V0ZU0G3dJ2xIH7tr1BH2BfSd3jEMJNK9dRtJEGGw4NNXZ0&#10;qKn8uT6NgvL2+GoKGSfRcTskCX0eTnHxVmo+G/cfIDyN/l/85z5rBfEqzA9nwhGQ2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ZtEesIAAADcAAAADwAAAAAAAAAAAAAA&#10;AAChAgAAZHJzL2Rvd25yZXYueG1sUEsFBgAAAAAEAAQA+QAAAJADAAAAAA==&#10;" strokeweight=".5pt">
                        <v:stroke dashstyle="1 1" startarrowwidth="narrow" startarrowlength="short" endarrowwidth="narrow" endarrowlength="short"/>
                      </v:line>
                      <v:line id="Line 1009" o:spid="_x0000_s1959" style="position:absolute;visibility:visible;mso-wrap-style:square" from="7531,12716" to="7537,16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oP3cYAAADcAAAADwAAAGRycy9kb3ducmV2LnhtbESPzWrDMBCE74W+g9hCb43sBEztRgml&#10;EMghlzqBprfF2tpOrJVtyT95+6hQ6HGYmW+Y9XY2jRipd7VlBfEiAkFcWF1zqeB03L28gnAeWWNj&#10;mRTcyMF28/iwxkzbiT9pzH0pAoRdhgoq79tMSldUZNAtbEscvB/bG/RB9qXUPU4Bbhq5jKJEGqw5&#10;LFTY0kdFxTUfTKCcknSXfnX1cIm7/PzddufjAZV6fprf30B4mv1/+K+91wpWcQy/Z8IRkJ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KD93GAAAA3AAAAA8AAAAAAAAA&#10;AAAAAAAAoQIAAGRycy9kb3ducmV2LnhtbFBLBQYAAAAABAAEAPkAAACUAwAAAAA=&#10;">
                        <v:stroke startarrowwidth="narrow" startarrowlength="short" endarrowwidth="narrow" endarrowlength="short"/>
                      </v:line>
                      <v:line id="Line 1010" o:spid="_x0000_s1960" style="position:absolute;visibility:visible;mso-wrap-style:square" from="12341,12631" to="12347,16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iRqsUAAADcAAAADwAAAGRycy9kb3ducmV2LnhtbESPQWvCQBSE7wX/w/KE3ppNLEiNriKC&#10;4KGXRsF4e2Rfk9Ts2yS7Jum/7xYKPQ4z8w2z2U2mEQP1rrasIIliEMSF1TWXCi7n48sbCOeRNTaW&#10;ScE3OdhtZ08bTLUd+YOGzJciQNilqKDyvk2ldEVFBl1kW+LgfdreoA+yL6XucQxw08hFHC+lwZrD&#10;QoUtHSoq7tnDBMpluTqurl39+Eq6LL+1XX5+R6We59N+DcLT5P/Df+2TVvCaLOD3TDgCcv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iRqsUAAADcAAAADwAAAAAAAAAA&#10;AAAAAAChAgAAZHJzL2Rvd25yZXYueG1sUEsFBgAAAAAEAAQA+QAAAJMDAAAAAA==&#10;">
                        <v:stroke startarrowwidth="narrow" startarrowlength="short" endarrowwidth="narrow" endarrowlength="short"/>
                      </v:line>
                      <v:line id="Line 1011" o:spid="_x0000_s1961" style="position:absolute;flip:x;visibility:visible;mso-wrap-style:square" from="3154,4346" to="6530,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EH0MUAAADcAAAADwAAAGRycy9kb3ducmV2LnhtbESPQWvCQBSE7wX/w/KE3ppNGpASXUUt&#10;QvHS1piDt0f2mQSzb0N2TeK/7xYKPQ4z8w2z2kymFQP1rrGsIIliEMSl1Q1XCs754eUNhPPIGlvL&#10;pOBBDjbr2dMKM21H/qbh5CsRIOwyVFB732VSurImgy6yHXHwrrY36IPsK6l7HAPctPI1jhfSYMNh&#10;ocaO9jWVt9PdKBh26fH9s7CLi+0aWWzzInVfrVLP82m7BOFp8v/hv/aHVpAmKf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yEH0MUAAADcAAAADwAAAAAAAAAA&#10;AAAAAAChAgAAZHJzL2Rvd25yZXYueG1sUEsFBgAAAAAEAAQA+QAAAJMDAAAAAA==&#10;" strokeweight=".5pt">
                        <v:stroke startarrowwidth="narrow" startarrowlength="short" endarrowwidth="narrow" endarrowlength="short"/>
                      </v:line>
                      <v:rect id="Rectangle 1012" o:spid="_x0000_s1962" style="position:absolute;left:16268;width:1694;height:5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3I8MA&#10;AADcAAAADwAAAGRycy9kb3ducmV2LnhtbESPQWvCQBSE70L/w/IKvenGKlKiq4hS8SLF6KW3R/aZ&#10;Dea9DdlV03/vFgo9DjPzDbNY9dyoO3Wh9mJgPMpAkZTe1lIZOJ8+hx+gQkSx2HghAz8UYLV8GSww&#10;t/4hR7oXsVIJIiFHAy7GNtc6lI4Yw8i3JMm7+I4xJtlV2nb4SHBu9HuWzTRjLWnBYUsbR+W1uLGB&#10;fc9r63Zf08N3cw7bcOTZ7crGvL326zmoSH38D/+199bAZDyF3zPpCO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K3I8MAAADcAAAADwAAAAAAAAAAAAAAAACYAgAAZHJzL2Rv&#10;d25yZXYueG1sUEsFBgAAAAAEAAQA9QAAAIgDA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1</w:t>
                              </w:r>
                            </w:p>
                          </w:txbxContent>
                        </v:textbox>
                      </v:rect>
                      <v:line id="Line 1013" o:spid="_x0000_s1963" style="position:absolute;flip:x;visibility:visible;mso-wrap-style:square" from="13858,1867" to="16736,8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Q6P8YAAADcAAAADwAAAGRycy9kb3ducmV2LnhtbESPQWvCQBSE7wX/w/KE3uomDQ0lukqs&#10;FKSXtmoO3h7ZZxLMvg3ZNYn/vlso9DjMzDfMajOZVgzUu8aygngRgSAurW64UnA6vj+9gnAeWWNr&#10;mRTcycFmPXtYYabtyN80HHwlAoRdhgpq77tMSlfWZNAtbEccvIvtDfog+0rqHscAN618jqJUGmw4&#10;LNTY0VtN5fVwMwqGbfKx+yxserZdI4v8WCTuq1XqcT7lSxCeJv8f/mvvtYIkfoHfM+EIy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EOj/GAAAA3AAAAA8AAAAAAAAA&#10;AAAAAAAAoQIAAGRycy9kb3ducmV2LnhtbFBLBQYAAAAABAAEAPkAAACUAwAAAAA=&#10;" strokeweight=".5pt">
                        <v:stroke startarrowwidth="narrow" startarrowlength="short" endarrowwidth="narrow" endarrowlength="short"/>
                      </v:line>
                      <v:line id="Line 1014" o:spid="_x0000_s1964" style="position:absolute;visibility:visible;mso-wrap-style:square" from="15629,730" to="16257,2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h1TsYAAADcAAAADwAAAGRycy9kb3ducmV2LnhtbESPzWsCMRTE70L/h/AKXkSz2hJ0NUrp&#10;B0gvUj8O3p6b5+7SzcuSpLr+96ZQ6HGYmd8wi1VnG3EhH2rHGsajDARx4UzNpYb97mM4BREissHG&#10;MWm4UYDV8qG3wNy4K3/RZRtLkSAcctRQxdjmUoaiIoth5Fri5J2dtxiT9KU0Hq8Jbhs5yTIlLdac&#10;Fips6bWi4nv7YzW8b1jtw3R2Ot4kHdRbrZ4H/lPr/mP3MgcRqYv/4b/22mh4Giv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V4dU7GAAAA3AAAAA8AAAAAAAAA&#10;AAAAAAAAoQIAAGRycy9kb3ducmV2LnhtbFBLBQYAAAAABAAEAPkAAACUAwAAAAA=&#10;" strokeweight=".5pt">
                        <v:stroke startarrowwidth="narrow" startarrowlength="short" endarrow="open" endarrowwidth="narrow" endarrowlength="short"/>
                      </v:line>
                      <v:line id="Line 1015" o:spid="_x0000_s1965" style="position:absolute;flip:x y;visibility:visible;mso-wrap-style:square" from="16873,5297" to="17589,7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cBTcUAAADcAAAADwAAAGRycy9kb3ducmV2LnhtbESPQWsCMRSE7wX/Q3iCt5rVQqurUYpQ&#10;KtZDq4IeH5vnbnDzEpKo23/fFAo9DjPzDTNfdrYVNwrROFYwGhYgiCunDdcKDvu3xwmImJA1to5J&#10;wTdFWC56D3MstbvzF912qRYZwrFEBU1KvpQyVg1ZjEPnibN3dsFiyjLUUge8Z7ht5bgonqVFw3mh&#10;QU+rhqrL7moVRB+27cfGXN7Px0/vpuPJyay2Sg363esMRKIu/Yf/2mut4Gn0Ar9n8hGQi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scBTcUAAADcAAAADwAAAAAAAAAA&#10;AAAAAAChAgAAZHJzL2Rvd25yZXYueG1sUEsFBgAAAAAEAAQA+QAAAJMDAAAAAA==&#10;" strokeweight=".5pt">
                        <v:stroke startarrowwidth="narrow" startarrowlength="short" endarrow="open" endarrowwidth="narrow" endarrowlength="short"/>
                      </v:line>
                      <v:line id="Line 1016" o:spid="_x0000_s1966" style="position:absolute;flip:x;visibility:visible;mso-wrap-style:square" from="13858,4346" to="17234,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VocIAAADcAAAADwAAAGRycy9kb3ducmV2LnhtbERPy2qDQBTdB/oPwy10l4ypIMFkEvKg&#10;ELpJo3HR3cW5VYlzR5yJ2r/vLAJdHs57s5tMKwbqXWNZwXIRgSAurW64UnDLP+YrEM4ja2wtk4Jf&#10;crDbvsw2mGo78pWGzFcihLBLUUHtfZdK6cqaDLqF7YgD92N7gz7AvpK6xzGEm1a+R1EiDTYcGmrs&#10;6FhTec8eRsFwiD9Pl8Im37ZrZLHPi9h9tUq9vU77NQhPk/8XP91nrSBehrXhTDgCc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WVocIAAADcAAAADwAAAAAAAAAAAAAA&#10;AAChAgAAZHJzL2Rvd25yZXYueG1sUEsFBgAAAAAEAAQA+QAAAJADAAAAAA==&#10;" strokeweight=".5pt">
                        <v:stroke startarrowwidth="narrow" startarrowlength="short" endarrowwidth="narrow" endarrowlength="short"/>
                      </v:line>
                    </v:group>
                  </w:pict>
                </mc:Fallback>
              </mc:AlternateContent>
            </w:r>
          </w:p>
          <w:p w:rsidR="00750935" w:rsidRPr="008228ED" w:rsidRDefault="00750935" w:rsidP="002C5B3D">
            <w:pPr>
              <w:widowControl w:val="0"/>
              <w:spacing w:after="60" w:line="276" w:lineRule="auto"/>
              <w:jc w:val="both"/>
              <w:rPr>
                <w:rFonts w:cs="Arial"/>
                <w:sz w:val="22"/>
                <w:szCs w:val="22"/>
              </w:rPr>
            </w:pPr>
          </w:p>
        </w:tc>
        <w:tc>
          <w:tcPr>
            <w:tcW w:w="3874" w:type="dxa"/>
            <w:vMerge w:val="restart"/>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BF0E06">
            <w:pPr>
              <w:widowControl w:val="0"/>
              <w:numPr>
                <w:ilvl w:val="0"/>
                <w:numId w:val="96"/>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1</w:t>
            </w:r>
            <w:r w:rsidRPr="008228ED">
              <w:rPr>
                <w:rFonts w:cs="Arial"/>
                <w:sz w:val="22"/>
                <w:szCs w:val="22"/>
              </w:rPr>
              <w:t xml:space="preserve"> + t</w:t>
            </w:r>
            <w:r w:rsidRPr="008228ED">
              <w:rPr>
                <w:rFonts w:cs="Arial"/>
                <w:sz w:val="22"/>
                <w:szCs w:val="22"/>
                <w:vertAlign w:val="subscript"/>
              </w:rPr>
              <w:t>2</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1,25t</w:t>
            </w:r>
            <w:r w:rsidRPr="008228ED">
              <w:rPr>
                <w:rFonts w:cs="Arial"/>
                <w:sz w:val="22"/>
                <w:szCs w:val="22"/>
                <w:vertAlign w:val="subscript"/>
              </w:rPr>
              <w:t>m</w:t>
            </w:r>
          </w:p>
          <w:p w:rsidR="00750935" w:rsidRPr="008228ED" w:rsidRDefault="00750935" w:rsidP="00BF0E06">
            <w:pPr>
              <w:widowControl w:val="0"/>
              <w:numPr>
                <w:ilvl w:val="0"/>
                <w:numId w:val="96"/>
              </w:numPr>
              <w:tabs>
                <w:tab w:val="left" w:pos="340"/>
              </w:tabs>
              <w:spacing w:after="60" w:line="276" w:lineRule="auto"/>
              <w:jc w:val="both"/>
              <w:rPr>
                <w:rFonts w:cs="Arial"/>
                <w:sz w:val="22"/>
                <w:szCs w:val="22"/>
                <w:lang w:val="fr-FR"/>
              </w:rPr>
            </w:pPr>
            <w:r w:rsidRPr="008228ED">
              <w:rPr>
                <w:rFonts w:cs="Arial"/>
                <w:sz w:val="22"/>
                <w:szCs w:val="22"/>
                <w:lang w:val="fr-FR"/>
              </w:rPr>
              <w:t>t</w:t>
            </w:r>
            <w:r w:rsidRPr="008228ED">
              <w:rPr>
                <w:rFonts w:cs="Arial"/>
                <w:sz w:val="22"/>
                <w:szCs w:val="22"/>
                <w:vertAlign w:val="subscript"/>
                <w:lang w:val="fr-FR"/>
              </w:rPr>
              <w:t>1</w:t>
            </w:r>
            <w:r w:rsidRPr="008228ED">
              <w:rPr>
                <w:rFonts w:cs="Arial"/>
                <w:sz w:val="22"/>
                <w:szCs w:val="22"/>
                <w:lang w:val="fr-FR"/>
              </w:rPr>
              <w:t>, t</w:t>
            </w:r>
            <w:r w:rsidRPr="008228ED">
              <w:rPr>
                <w:rFonts w:cs="Arial"/>
                <w:sz w:val="22"/>
                <w:szCs w:val="22"/>
                <w:vertAlign w:val="subscript"/>
                <w:lang w:val="fr-FR"/>
              </w:rPr>
              <w:t>2</w:t>
            </w:r>
            <w:r w:rsidRPr="008228ED">
              <w:rPr>
                <w:rFonts w:cs="Arial"/>
                <w:sz w:val="22"/>
                <w:szCs w:val="22"/>
                <w:lang w:val="fr-FR"/>
              </w:rPr>
              <w:t xml:space="preserve"> </w:t>
            </w:r>
            <w:r w:rsidRPr="008228ED">
              <w:rPr>
                <w:rFonts w:cs="Arial"/>
                <w:sz w:val="22"/>
                <w:szCs w:val="22"/>
                <w:lang w:val="fr-FR"/>
              </w:rPr>
              <w:sym w:font="Symbol" w:char="F0B3"/>
            </w:r>
            <w:r w:rsidRPr="008228ED">
              <w:rPr>
                <w:rFonts w:cs="Arial"/>
                <w:sz w:val="22"/>
                <w:szCs w:val="22"/>
                <w:lang w:val="fr-FR"/>
              </w:rPr>
              <w:t xml:space="preserve"> t</w:t>
            </w:r>
            <w:r w:rsidRPr="008228ED">
              <w:rPr>
                <w:rFonts w:cs="Arial"/>
                <w:sz w:val="22"/>
                <w:szCs w:val="22"/>
                <w:vertAlign w:val="subscript"/>
                <w:lang w:val="fr-FR"/>
              </w:rPr>
              <w:t>m</w:t>
            </w:r>
            <w:r w:rsidRPr="008228ED">
              <w:rPr>
                <w:rFonts w:cs="Arial"/>
                <w:sz w:val="22"/>
                <w:szCs w:val="22"/>
                <w:lang w:val="fr-FR"/>
              </w:rPr>
              <w:t xml:space="preserve">/3, nhưng tối thiểu là </w:t>
            </w:r>
            <w:r>
              <w:rPr>
                <w:rFonts w:cs="Arial"/>
                <w:sz w:val="22"/>
                <w:szCs w:val="22"/>
                <w:lang w:val="fr-FR"/>
              </w:rPr>
              <w:br/>
            </w:r>
            <w:r w:rsidRPr="008228ED">
              <w:rPr>
                <w:rFonts w:cs="Arial"/>
                <w:sz w:val="22"/>
                <w:szCs w:val="22"/>
                <w:lang w:val="fr-FR"/>
              </w:rPr>
              <w:t>6,5 m</w:t>
            </w:r>
          </w:p>
        </w:tc>
      </w:tr>
      <w:tr w:rsidR="00750935" w:rsidRPr="008228ED" w:rsidTr="00AA471B">
        <w:trPr>
          <w:trHeight w:val="1673"/>
          <w:jc w:val="center"/>
        </w:trPr>
        <w:tc>
          <w:tcPr>
            <w:tcW w:w="1400" w:type="dxa"/>
            <w:vMerge/>
          </w:tcPr>
          <w:p w:rsidR="00750935" w:rsidRPr="008228ED" w:rsidRDefault="00750935" w:rsidP="002C5B3D">
            <w:pPr>
              <w:widowControl w:val="0"/>
              <w:spacing w:after="60" w:line="276" w:lineRule="auto"/>
              <w:jc w:val="both"/>
              <w:rPr>
                <w:rFonts w:cs="Arial"/>
                <w:sz w:val="22"/>
                <w:szCs w:val="22"/>
                <w:lang w:val="fr-FR"/>
              </w:rPr>
            </w:pPr>
          </w:p>
        </w:tc>
        <w:tc>
          <w:tcPr>
            <w:tcW w:w="948" w:type="dxa"/>
          </w:tcPr>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B</w:t>
            </w:r>
          </w:p>
        </w:tc>
        <w:tc>
          <w:tcPr>
            <w:tcW w:w="3665" w:type="dxa"/>
          </w:tcPr>
          <w:p w:rsidR="00750935" w:rsidRPr="008228ED" w:rsidRDefault="00750935" w:rsidP="002C5B3D">
            <w:pPr>
              <w:widowControl w:val="0"/>
              <w:spacing w:after="60" w:line="276" w:lineRule="auto"/>
              <w:jc w:val="both"/>
              <w:rPr>
                <w:rFonts w:cs="Arial"/>
                <w:sz w:val="22"/>
                <w:szCs w:val="22"/>
              </w:rPr>
            </w:pPr>
          </w:p>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3360" behindDoc="0" locked="0" layoutInCell="1" allowOverlap="1">
                      <wp:simplePos x="0" y="0"/>
                      <wp:positionH relativeFrom="column">
                        <wp:posOffset>13970</wp:posOffset>
                      </wp:positionH>
                      <wp:positionV relativeFrom="paragraph">
                        <wp:posOffset>5080</wp:posOffset>
                      </wp:positionV>
                      <wp:extent cx="2145030" cy="748030"/>
                      <wp:effectExtent l="13970" t="0" r="12700" b="8890"/>
                      <wp:wrapNone/>
                      <wp:docPr id="239" name="Group 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5030" cy="748030"/>
                                <a:chOff x="-1" y="1"/>
                                <a:chExt cx="20004" cy="19999"/>
                              </a:xfrm>
                            </wpg:grpSpPr>
                            <wpg:grpSp>
                              <wpg:cNvPr id="240" name="Group 908"/>
                              <wpg:cNvGrpSpPr>
                                <a:grpSpLocks/>
                              </wpg:cNvGrpSpPr>
                              <wpg:grpSpPr bwMode="auto">
                                <a:xfrm>
                                  <a:off x="6157" y="8846"/>
                                  <a:ext cx="1445" cy="7453"/>
                                  <a:chOff x="0" y="0"/>
                                  <a:chExt cx="20000" cy="20000"/>
                                </a:xfrm>
                              </wpg:grpSpPr>
                              <wpg:grpSp>
                                <wpg:cNvPr id="241" name="Group 909"/>
                                <wpg:cNvGrpSpPr>
                                  <a:grpSpLocks/>
                                </wpg:cNvGrpSpPr>
                                <wpg:grpSpPr bwMode="auto">
                                  <a:xfrm>
                                    <a:off x="900" y="9886"/>
                                    <a:ext cx="19100" cy="9932"/>
                                    <a:chOff x="0" y="0"/>
                                    <a:chExt cx="20000" cy="20000"/>
                                  </a:xfrm>
                                </wpg:grpSpPr>
                                <wps:wsp>
                                  <wps:cNvPr id="242" name="Freeform 910"/>
                                  <wps:cNvSpPr>
                                    <a:spLocks/>
                                  </wps:cNvSpPr>
                                  <wps:spPr bwMode="auto">
                                    <a:xfrm>
                                      <a:off x="0" y="0"/>
                                      <a:ext cx="20000" cy="19172"/>
                                    </a:xfrm>
                                    <a:custGeom>
                                      <a:avLst/>
                                      <a:gdLst>
                                        <a:gd name="T0" fmla="*/ 258 w 20000"/>
                                        <a:gd name="T1" fmla="*/ 19904 h 20000"/>
                                        <a:gd name="T2" fmla="*/ 19914 w 20000"/>
                                        <a:gd name="T3" fmla="*/ 0 h 20000"/>
                                        <a:gd name="T4" fmla="*/ 0 w 20000"/>
                                        <a:gd name="T5" fmla="*/ 478 h 20000"/>
                                      </a:gdLst>
                                      <a:ahLst/>
                                      <a:cxnLst>
                                        <a:cxn ang="0">
                                          <a:pos x="T0" y="T1"/>
                                        </a:cxn>
                                        <a:cxn ang="0">
                                          <a:pos x="T2" y="T3"/>
                                        </a:cxn>
                                        <a:cxn ang="0">
                                          <a:pos x="T4" y="T5"/>
                                        </a:cxn>
                                      </a:cxnLst>
                                      <a:rect l="0" t="0" r="r" b="b"/>
                                      <a:pathLst>
                                        <a:path w="20000" h="20000">
                                          <a:moveTo>
                                            <a:pt x="258" y="19904"/>
                                          </a:moveTo>
                                          <a:lnTo>
                                            <a:pt x="19914" y="0"/>
                                          </a:lnTo>
                                          <a:lnTo>
                                            <a:pt x="0" y="478"/>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3" name="Freeform 911"/>
                                  <wps:cNvSpPr>
                                    <a:spLocks/>
                                  </wps:cNvSpPr>
                                  <wps:spPr bwMode="auto">
                                    <a:xfrm>
                                      <a:off x="0" y="1563"/>
                                      <a:ext cx="19318" cy="18437"/>
                                    </a:xfrm>
                                    <a:custGeom>
                                      <a:avLst/>
                                      <a:gdLst>
                                        <a:gd name="T0" fmla="*/ 0 w 20000"/>
                                        <a:gd name="T1" fmla="*/ 19900 h 20000"/>
                                        <a:gd name="T2" fmla="*/ 19911 w 20000"/>
                                        <a:gd name="T3" fmla="*/ 0 h 20000"/>
                                      </a:gdLst>
                                      <a:ahLst/>
                                      <a:cxnLst>
                                        <a:cxn ang="0">
                                          <a:pos x="T0" y="T1"/>
                                        </a:cxn>
                                        <a:cxn ang="0">
                                          <a:pos x="T2" y="T3"/>
                                        </a:cxn>
                                      </a:cxnLst>
                                      <a:rect l="0" t="0" r="r" b="b"/>
                                      <a:pathLst>
                                        <a:path w="20000" h="20000">
                                          <a:moveTo>
                                            <a:pt x="0" y="19900"/>
                                          </a:moveTo>
                                          <a:lnTo>
                                            <a:pt x="19911" y="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44" name="Line 912"/>
                                <wps:cNvCnPr/>
                                <wps:spPr bwMode="auto">
                                  <a:xfrm>
                                    <a:off x="19585" y="0"/>
                                    <a:ext cx="83" cy="961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Line 913"/>
                                <wps:cNvCnPr/>
                                <wps:spPr bwMode="auto">
                                  <a:xfrm>
                                    <a:off x="0" y="10388"/>
                                    <a:ext cx="83" cy="961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46" name="Group 914"/>
                              <wpg:cNvGrpSpPr>
                                <a:grpSpLocks/>
                              </wpg:cNvGrpSpPr>
                              <wpg:grpSpPr bwMode="auto">
                                <a:xfrm>
                                  <a:off x="16793" y="8863"/>
                                  <a:ext cx="1380" cy="3701"/>
                                  <a:chOff x="0" y="0"/>
                                  <a:chExt cx="20000" cy="20000"/>
                                </a:xfrm>
                              </wpg:grpSpPr>
                              <wps:wsp>
                                <wps:cNvPr id="247" name="Freeform 915"/>
                                <wps:cNvSpPr>
                                  <a:spLocks/>
                                </wps:cNvSpPr>
                                <wps:spPr bwMode="auto">
                                  <a:xfrm>
                                    <a:off x="0" y="827"/>
                                    <a:ext cx="20000" cy="19173"/>
                                  </a:xfrm>
                                  <a:custGeom>
                                    <a:avLst/>
                                    <a:gdLst>
                                      <a:gd name="T0" fmla="*/ 258 w 20000"/>
                                      <a:gd name="T1" fmla="*/ 0 h 20000"/>
                                      <a:gd name="T2" fmla="*/ 19914 w 20000"/>
                                      <a:gd name="T3" fmla="*/ 19904 h 20000"/>
                                      <a:gd name="T4" fmla="*/ 0 w 20000"/>
                                      <a:gd name="T5" fmla="*/ 19426 h 20000"/>
                                    </a:gdLst>
                                    <a:ahLst/>
                                    <a:cxnLst>
                                      <a:cxn ang="0">
                                        <a:pos x="T0" y="T1"/>
                                      </a:cxn>
                                      <a:cxn ang="0">
                                        <a:pos x="T2" y="T3"/>
                                      </a:cxn>
                                      <a:cxn ang="0">
                                        <a:pos x="T4" y="T5"/>
                                      </a:cxn>
                                    </a:cxnLst>
                                    <a:rect l="0" t="0" r="r" b="b"/>
                                    <a:pathLst>
                                      <a:path w="20000" h="20000">
                                        <a:moveTo>
                                          <a:pt x="258" y="0"/>
                                        </a:moveTo>
                                        <a:lnTo>
                                          <a:pt x="19914" y="19904"/>
                                        </a:lnTo>
                                        <a:lnTo>
                                          <a:pt x="0"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8" name="Freeform 916"/>
                                <wps:cNvSpPr>
                                  <a:spLocks/>
                                </wps:cNvSpPr>
                                <wps:spPr bwMode="auto">
                                  <a:xfrm>
                                    <a:off x="0" y="0"/>
                                    <a:ext cx="19319" cy="18438"/>
                                  </a:xfrm>
                                  <a:custGeom>
                                    <a:avLst/>
                                    <a:gdLst>
                                      <a:gd name="T0" fmla="*/ 0 w 20000"/>
                                      <a:gd name="T1" fmla="*/ 0 h 20000"/>
                                      <a:gd name="T2" fmla="*/ 19911 w 20000"/>
                                      <a:gd name="T3" fmla="*/ 19900 h 20000"/>
                                    </a:gdLst>
                                    <a:ahLst/>
                                    <a:cxnLst>
                                      <a:cxn ang="0">
                                        <a:pos x="T0" y="T1"/>
                                      </a:cxn>
                                      <a:cxn ang="0">
                                        <a:pos x="T2" y="T3"/>
                                      </a:cxn>
                                    </a:cxnLst>
                                    <a:rect l="0" t="0" r="r" b="b"/>
                                    <a:pathLst>
                                      <a:path w="20000" h="20000">
                                        <a:moveTo>
                                          <a:pt x="0" y="0"/>
                                        </a:moveTo>
                                        <a:lnTo>
                                          <a:pt x="19911"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249" name="Group 917"/>
                              <wpg:cNvGrpSpPr>
                                <a:grpSpLocks/>
                              </wpg:cNvGrpSpPr>
                              <wpg:grpSpPr bwMode="auto">
                                <a:xfrm>
                                  <a:off x="1781" y="8863"/>
                                  <a:ext cx="1380" cy="3701"/>
                                  <a:chOff x="0" y="0"/>
                                  <a:chExt cx="20015" cy="20000"/>
                                </a:xfrm>
                              </wpg:grpSpPr>
                              <wps:wsp>
                                <wps:cNvPr id="250" name="Freeform 918"/>
                                <wps:cNvSpPr>
                                  <a:spLocks/>
                                </wps:cNvSpPr>
                                <wps:spPr bwMode="auto">
                                  <a:xfrm>
                                    <a:off x="0" y="827"/>
                                    <a:ext cx="20015" cy="19173"/>
                                  </a:xfrm>
                                  <a:custGeom>
                                    <a:avLst/>
                                    <a:gdLst>
                                      <a:gd name="T0" fmla="*/ 19657 w 20000"/>
                                      <a:gd name="T1" fmla="*/ 0 h 20000"/>
                                      <a:gd name="T2" fmla="*/ 0 w 20000"/>
                                      <a:gd name="T3" fmla="*/ 19904 h 20000"/>
                                      <a:gd name="T4" fmla="*/ 19914 w 20000"/>
                                      <a:gd name="T5" fmla="*/ 19426 h 20000"/>
                                    </a:gdLst>
                                    <a:ahLst/>
                                    <a:cxnLst>
                                      <a:cxn ang="0">
                                        <a:pos x="T0" y="T1"/>
                                      </a:cxn>
                                      <a:cxn ang="0">
                                        <a:pos x="T2" y="T3"/>
                                      </a:cxn>
                                      <a:cxn ang="0">
                                        <a:pos x="T4" y="T5"/>
                                      </a:cxn>
                                    </a:cxnLst>
                                    <a:rect l="0" t="0" r="r" b="b"/>
                                    <a:pathLst>
                                      <a:path w="20000" h="20000">
                                        <a:moveTo>
                                          <a:pt x="19657" y="0"/>
                                        </a:moveTo>
                                        <a:lnTo>
                                          <a:pt x="0" y="19904"/>
                                        </a:lnTo>
                                        <a:lnTo>
                                          <a:pt x="19914"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1" name="Freeform 919"/>
                                <wps:cNvSpPr>
                                  <a:spLocks/>
                                </wps:cNvSpPr>
                                <wps:spPr bwMode="auto">
                                  <a:xfrm>
                                    <a:off x="682" y="0"/>
                                    <a:ext cx="19333" cy="18438"/>
                                  </a:xfrm>
                                  <a:custGeom>
                                    <a:avLst/>
                                    <a:gdLst>
                                      <a:gd name="T0" fmla="*/ 19911 w 20000"/>
                                      <a:gd name="T1" fmla="*/ 0 h 20000"/>
                                      <a:gd name="T2" fmla="*/ 0 w 20000"/>
                                      <a:gd name="T3" fmla="*/ 19900 h 20000"/>
                                    </a:gdLst>
                                    <a:ahLst/>
                                    <a:cxnLst>
                                      <a:cxn ang="0">
                                        <a:pos x="T0" y="T1"/>
                                      </a:cxn>
                                      <a:cxn ang="0">
                                        <a:pos x="T2" y="T3"/>
                                      </a:cxn>
                                    </a:cxnLst>
                                    <a:rect l="0" t="0" r="r" b="b"/>
                                    <a:pathLst>
                                      <a:path w="20000" h="20000">
                                        <a:moveTo>
                                          <a:pt x="19911" y="0"/>
                                        </a:moveTo>
                                        <a:lnTo>
                                          <a:pt x="0"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52" name="Rectangle 920"/>
                              <wps:cNvSpPr>
                                <a:spLocks noChangeArrowheads="1"/>
                              </wps:cNvSpPr>
                              <wps:spPr bwMode="auto">
                                <a:xfrm>
                                  <a:off x="5565" y="1"/>
                                  <a:ext cx="1694" cy="5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2</w:t>
                                    </w:r>
                                  </w:p>
                                </w:txbxContent>
                              </wps:txbx>
                              <wps:bodyPr rot="0" vert="horz" wrap="square" lIns="12700" tIns="12700" rIns="12700" bIns="12700" anchor="t" anchorCtr="0" upright="1">
                                <a:noAutofit/>
                              </wps:bodyPr>
                            </wps:wsp>
                            <wps:wsp>
                              <wps:cNvPr id="253" name="Rectangle 921"/>
                              <wps:cNvSpPr>
                                <a:spLocks noChangeArrowheads="1"/>
                              </wps:cNvSpPr>
                              <wps:spPr bwMode="auto">
                                <a:xfrm>
                                  <a:off x="17966" y="11817"/>
                                  <a:ext cx="1693" cy="5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F45F14" w:rsidRDefault="004E000A" w:rsidP="00750935">
                                    <w:pPr>
                                      <w:spacing w:line="240" w:lineRule="exact"/>
                                      <w:jc w:val="center"/>
                                      <w:rPr>
                                        <w:rFonts w:cs="Arial"/>
                                        <w:sz w:val="22"/>
                                      </w:rPr>
                                    </w:pPr>
                                    <w:r w:rsidRPr="00F45F14">
                                      <w:rPr>
                                        <w:rFonts w:cs="Arial"/>
                                        <w:sz w:val="22"/>
                                      </w:rPr>
                                      <w:t>T</w:t>
                                    </w:r>
                                    <w:r w:rsidRPr="00F45F14">
                                      <w:rPr>
                                        <w:rFonts w:cs="Arial"/>
                                        <w:sz w:val="22"/>
                                        <w:vertAlign w:val="subscript"/>
                                      </w:rPr>
                                      <w:t>S</w:t>
                                    </w:r>
                                  </w:p>
                                </w:txbxContent>
                              </wps:txbx>
                              <wps:bodyPr rot="0" vert="horz" wrap="square" lIns="12700" tIns="12700" rIns="12700" bIns="12700" anchor="t" anchorCtr="0" upright="1">
                                <a:noAutofit/>
                              </wps:bodyPr>
                            </wps:wsp>
                            <wps:wsp>
                              <wps:cNvPr id="254" name="Freeform 922"/>
                              <wps:cNvSpPr>
                                <a:spLocks/>
                              </wps:cNvSpPr>
                              <wps:spPr bwMode="auto">
                                <a:xfrm>
                                  <a:off x="-1" y="12445"/>
                                  <a:ext cx="148" cy="3837"/>
                                </a:xfrm>
                                <a:custGeom>
                                  <a:avLst/>
                                  <a:gdLst>
                                    <a:gd name="T0" fmla="*/ 4000 w 20000"/>
                                    <a:gd name="T1" fmla="*/ 0 h 20000"/>
                                    <a:gd name="T2" fmla="*/ 2400 w 20000"/>
                                    <a:gd name="T3" fmla="*/ 2743 h 20000"/>
                                    <a:gd name="T4" fmla="*/ 2400 w 20000"/>
                                    <a:gd name="T5" fmla="*/ 5487 h 20000"/>
                                    <a:gd name="T6" fmla="*/ 4800 w 20000"/>
                                    <a:gd name="T7" fmla="*/ 7434 h 20000"/>
                                    <a:gd name="T8" fmla="*/ 8000 w 20000"/>
                                    <a:gd name="T9" fmla="*/ 8142 h 20000"/>
                                    <a:gd name="T10" fmla="*/ 8000 w 20000"/>
                                    <a:gd name="T11" fmla="*/ 8496 h 20000"/>
                                    <a:gd name="T12" fmla="*/ 10400 w 20000"/>
                                    <a:gd name="T13" fmla="*/ 8850 h 20000"/>
                                    <a:gd name="T14" fmla="*/ 12000 w 20000"/>
                                    <a:gd name="T15" fmla="*/ 9204 h 20000"/>
                                    <a:gd name="T16" fmla="*/ 12000 w 20000"/>
                                    <a:gd name="T17" fmla="*/ 9558 h 20000"/>
                                    <a:gd name="T18" fmla="*/ 14400 w 20000"/>
                                    <a:gd name="T19" fmla="*/ 9823 h 20000"/>
                                    <a:gd name="T20" fmla="*/ 16800 w 20000"/>
                                    <a:gd name="T21" fmla="*/ 10442 h 20000"/>
                                    <a:gd name="T22" fmla="*/ 19200 w 20000"/>
                                    <a:gd name="T23" fmla="*/ 12478 h 20000"/>
                                    <a:gd name="T24" fmla="*/ 16800 w 20000"/>
                                    <a:gd name="T25" fmla="*/ 14690 h 20000"/>
                                    <a:gd name="T26" fmla="*/ 14400 w 20000"/>
                                    <a:gd name="T27" fmla="*/ 15487 h 20000"/>
                                    <a:gd name="T28" fmla="*/ 14400 w 20000"/>
                                    <a:gd name="T29" fmla="*/ 15752 h 20000"/>
                                    <a:gd name="T30" fmla="*/ 12000 w 20000"/>
                                    <a:gd name="T31" fmla="*/ 15752 h 20000"/>
                                    <a:gd name="T32" fmla="*/ 10400 w 20000"/>
                                    <a:gd name="T33" fmla="*/ 16018 h 20000"/>
                                    <a:gd name="T34" fmla="*/ 5600 w 20000"/>
                                    <a:gd name="T35" fmla="*/ 16018 h 20000"/>
                                    <a:gd name="T36" fmla="*/ 0 w 20000"/>
                                    <a:gd name="T37" fmla="*/ 17788 h 20000"/>
                                    <a:gd name="T38" fmla="*/ 5600 w 20000"/>
                                    <a:gd name="T39" fmla="*/ 1991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4000" y="0"/>
                                      </a:moveTo>
                                      <a:lnTo>
                                        <a:pt x="2400" y="2743"/>
                                      </a:lnTo>
                                      <a:lnTo>
                                        <a:pt x="2400" y="5487"/>
                                      </a:lnTo>
                                      <a:lnTo>
                                        <a:pt x="4800" y="7434"/>
                                      </a:lnTo>
                                      <a:lnTo>
                                        <a:pt x="8000" y="8142"/>
                                      </a:lnTo>
                                      <a:lnTo>
                                        <a:pt x="8000" y="8496"/>
                                      </a:lnTo>
                                      <a:lnTo>
                                        <a:pt x="10400" y="8850"/>
                                      </a:lnTo>
                                      <a:lnTo>
                                        <a:pt x="12000" y="9204"/>
                                      </a:lnTo>
                                      <a:lnTo>
                                        <a:pt x="12000" y="9558"/>
                                      </a:lnTo>
                                      <a:lnTo>
                                        <a:pt x="14400" y="9823"/>
                                      </a:lnTo>
                                      <a:lnTo>
                                        <a:pt x="16800" y="10442"/>
                                      </a:lnTo>
                                      <a:lnTo>
                                        <a:pt x="19200" y="12478"/>
                                      </a:lnTo>
                                      <a:lnTo>
                                        <a:pt x="16800" y="14690"/>
                                      </a:lnTo>
                                      <a:lnTo>
                                        <a:pt x="14400" y="15487"/>
                                      </a:lnTo>
                                      <a:lnTo>
                                        <a:pt x="14400" y="15752"/>
                                      </a:lnTo>
                                      <a:lnTo>
                                        <a:pt x="12000" y="15752"/>
                                      </a:lnTo>
                                      <a:lnTo>
                                        <a:pt x="10400" y="16018"/>
                                      </a:lnTo>
                                      <a:lnTo>
                                        <a:pt x="5600" y="16018"/>
                                      </a:lnTo>
                                      <a:lnTo>
                                        <a:pt x="0" y="17788"/>
                                      </a:lnTo>
                                      <a:lnTo>
                                        <a:pt x="5600" y="1991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5" name="Line 923"/>
                              <wps:cNvCnPr/>
                              <wps:spPr bwMode="auto">
                                <a:xfrm>
                                  <a:off x="9965" y="7454"/>
                                  <a:ext cx="6" cy="11375"/>
                                </a:xfrm>
                                <a:prstGeom prst="line">
                                  <a:avLst/>
                                </a:prstGeom>
                                <a:noFill/>
                                <a:ln w="317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6" name="Line 924"/>
                              <wps:cNvCnPr/>
                              <wps:spPr bwMode="auto">
                                <a:xfrm>
                                  <a:off x="19327" y="8727"/>
                                  <a:ext cx="6" cy="371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7" name="Line 925"/>
                              <wps:cNvCnPr/>
                              <wps:spPr bwMode="auto">
                                <a:xfrm flipV="1">
                                  <a:off x="19321" y="16282"/>
                                  <a:ext cx="6" cy="371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8" name="Line 926"/>
                              <wps:cNvCnPr/>
                              <wps:spPr bwMode="auto">
                                <a:xfrm flipH="1">
                                  <a:off x="3155" y="1868"/>
                                  <a:ext cx="2878" cy="704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9" name="Line 927"/>
                              <wps:cNvCnPr/>
                              <wps:spPr bwMode="auto">
                                <a:xfrm>
                                  <a:off x="4926" y="731"/>
                                  <a:ext cx="628" cy="217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0" name="Line 928"/>
                              <wps:cNvCnPr/>
                              <wps:spPr bwMode="auto">
                                <a:xfrm flipH="1" flipV="1">
                                  <a:off x="6169" y="5298"/>
                                  <a:ext cx="717" cy="244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1" name="Line 929"/>
                              <wps:cNvCnPr/>
                              <wps:spPr bwMode="auto">
                                <a:xfrm>
                                  <a:off x="52" y="16248"/>
                                  <a:ext cx="19856" cy="17"/>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2" name="Freeform 930"/>
                              <wps:cNvSpPr>
                                <a:spLocks/>
                              </wps:cNvSpPr>
                              <wps:spPr bwMode="auto">
                                <a:xfrm>
                                  <a:off x="19855" y="12445"/>
                                  <a:ext cx="148" cy="3837"/>
                                </a:xfrm>
                                <a:custGeom>
                                  <a:avLst/>
                                  <a:gdLst>
                                    <a:gd name="T0" fmla="*/ 4000 w 20000"/>
                                    <a:gd name="T1" fmla="*/ 0 h 20000"/>
                                    <a:gd name="T2" fmla="*/ 2400 w 20000"/>
                                    <a:gd name="T3" fmla="*/ 2743 h 20000"/>
                                    <a:gd name="T4" fmla="*/ 2400 w 20000"/>
                                    <a:gd name="T5" fmla="*/ 5487 h 20000"/>
                                    <a:gd name="T6" fmla="*/ 4800 w 20000"/>
                                    <a:gd name="T7" fmla="*/ 7434 h 20000"/>
                                    <a:gd name="T8" fmla="*/ 8000 w 20000"/>
                                    <a:gd name="T9" fmla="*/ 8142 h 20000"/>
                                    <a:gd name="T10" fmla="*/ 8000 w 20000"/>
                                    <a:gd name="T11" fmla="*/ 8496 h 20000"/>
                                    <a:gd name="T12" fmla="*/ 10400 w 20000"/>
                                    <a:gd name="T13" fmla="*/ 8850 h 20000"/>
                                    <a:gd name="T14" fmla="*/ 12000 w 20000"/>
                                    <a:gd name="T15" fmla="*/ 9204 h 20000"/>
                                    <a:gd name="T16" fmla="*/ 12000 w 20000"/>
                                    <a:gd name="T17" fmla="*/ 9558 h 20000"/>
                                    <a:gd name="T18" fmla="*/ 14400 w 20000"/>
                                    <a:gd name="T19" fmla="*/ 9823 h 20000"/>
                                    <a:gd name="T20" fmla="*/ 16800 w 20000"/>
                                    <a:gd name="T21" fmla="*/ 10442 h 20000"/>
                                    <a:gd name="T22" fmla="*/ 19200 w 20000"/>
                                    <a:gd name="T23" fmla="*/ 12478 h 20000"/>
                                    <a:gd name="T24" fmla="*/ 16800 w 20000"/>
                                    <a:gd name="T25" fmla="*/ 14690 h 20000"/>
                                    <a:gd name="T26" fmla="*/ 14400 w 20000"/>
                                    <a:gd name="T27" fmla="*/ 15487 h 20000"/>
                                    <a:gd name="T28" fmla="*/ 14400 w 20000"/>
                                    <a:gd name="T29" fmla="*/ 15752 h 20000"/>
                                    <a:gd name="T30" fmla="*/ 12000 w 20000"/>
                                    <a:gd name="T31" fmla="*/ 15752 h 20000"/>
                                    <a:gd name="T32" fmla="*/ 10400 w 20000"/>
                                    <a:gd name="T33" fmla="*/ 16018 h 20000"/>
                                    <a:gd name="T34" fmla="*/ 5600 w 20000"/>
                                    <a:gd name="T35" fmla="*/ 16018 h 20000"/>
                                    <a:gd name="T36" fmla="*/ 0 w 20000"/>
                                    <a:gd name="T37" fmla="*/ 17788 h 20000"/>
                                    <a:gd name="T38" fmla="*/ 5600 w 20000"/>
                                    <a:gd name="T39" fmla="*/ 1991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4000" y="0"/>
                                      </a:moveTo>
                                      <a:lnTo>
                                        <a:pt x="2400" y="2743"/>
                                      </a:lnTo>
                                      <a:lnTo>
                                        <a:pt x="2400" y="5487"/>
                                      </a:lnTo>
                                      <a:lnTo>
                                        <a:pt x="4800" y="7434"/>
                                      </a:lnTo>
                                      <a:lnTo>
                                        <a:pt x="8000" y="8142"/>
                                      </a:lnTo>
                                      <a:lnTo>
                                        <a:pt x="8000" y="8496"/>
                                      </a:lnTo>
                                      <a:lnTo>
                                        <a:pt x="10400" y="8850"/>
                                      </a:lnTo>
                                      <a:lnTo>
                                        <a:pt x="12000" y="9204"/>
                                      </a:lnTo>
                                      <a:lnTo>
                                        <a:pt x="12000" y="9558"/>
                                      </a:lnTo>
                                      <a:lnTo>
                                        <a:pt x="14400" y="9823"/>
                                      </a:lnTo>
                                      <a:lnTo>
                                        <a:pt x="16800" y="10442"/>
                                      </a:lnTo>
                                      <a:lnTo>
                                        <a:pt x="19200" y="12478"/>
                                      </a:lnTo>
                                      <a:lnTo>
                                        <a:pt x="16800" y="14690"/>
                                      </a:lnTo>
                                      <a:lnTo>
                                        <a:pt x="14400" y="15487"/>
                                      </a:lnTo>
                                      <a:lnTo>
                                        <a:pt x="14400" y="15752"/>
                                      </a:lnTo>
                                      <a:lnTo>
                                        <a:pt x="12000" y="15752"/>
                                      </a:lnTo>
                                      <a:lnTo>
                                        <a:pt x="10400" y="16018"/>
                                      </a:lnTo>
                                      <a:lnTo>
                                        <a:pt x="5600" y="16018"/>
                                      </a:lnTo>
                                      <a:lnTo>
                                        <a:pt x="0" y="17788"/>
                                      </a:lnTo>
                                      <a:lnTo>
                                        <a:pt x="5600" y="1991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3" name="Rectangle 931"/>
                              <wps:cNvSpPr>
                                <a:spLocks noChangeArrowheads="1"/>
                              </wps:cNvSpPr>
                              <wps:spPr bwMode="auto">
                                <a:xfrm>
                                  <a:off x="3161" y="8863"/>
                                  <a:ext cx="13597" cy="371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4" name="Line 932"/>
                              <wps:cNvCnPr/>
                              <wps:spPr bwMode="auto">
                                <a:xfrm flipH="1">
                                  <a:off x="94" y="12513"/>
                                  <a:ext cx="19814" cy="68"/>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5" name="Line 933"/>
                              <wps:cNvCnPr/>
                              <wps:spPr bwMode="auto">
                                <a:xfrm flipH="1">
                                  <a:off x="3155" y="4347"/>
                                  <a:ext cx="3376" cy="826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6" name="Rectangle 934"/>
                              <wps:cNvSpPr>
                                <a:spLocks noChangeArrowheads="1"/>
                              </wps:cNvSpPr>
                              <wps:spPr bwMode="auto">
                                <a:xfrm>
                                  <a:off x="8361" y="1"/>
                                  <a:ext cx="1693" cy="5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1</w:t>
                                    </w:r>
                                  </w:p>
                                </w:txbxContent>
                              </wps:txbx>
                              <wps:bodyPr rot="0" vert="horz" wrap="square" lIns="12700" tIns="12700" rIns="12700" bIns="12700" anchor="t" anchorCtr="0" upright="1">
                                <a:noAutofit/>
                              </wps:bodyPr>
                            </wps:wsp>
                            <wpg:grpSp>
                              <wpg:cNvPr id="267" name="Group 935"/>
                              <wpg:cNvGrpSpPr>
                                <a:grpSpLocks/>
                              </wpg:cNvGrpSpPr>
                              <wpg:grpSpPr bwMode="auto">
                                <a:xfrm>
                                  <a:off x="15206" y="8863"/>
                                  <a:ext cx="231" cy="3599"/>
                                  <a:chOff x="0" y="0"/>
                                  <a:chExt cx="19982" cy="20000"/>
                                </a:xfrm>
                              </wpg:grpSpPr>
                              <wps:wsp>
                                <wps:cNvPr id="268" name="Line 936"/>
                                <wps:cNvCnPr/>
                                <wps:spPr bwMode="auto">
                                  <a:xfrm>
                                    <a:off x="0" y="0"/>
                                    <a:ext cx="519" cy="2000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9" name="Line 937"/>
                                <wps:cNvCnPr/>
                                <wps:spPr bwMode="auto">
                                  <a:xfrm>
                                    <a:off x="19463" y="0"/>
                                    <a:ext cx="519" cy="2000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70" name="Line 938"/>
                              <wps:cNvCnPr/>
                              <wps:spPr bwMode="auto">
                                <a:xfrm>
                                  <a:off x="9586" y="1868"/>
                                  <a:ext cx="4365" cy="1067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939"/>
                              <wps:cNvCnPr/>
                              <wps:spPr bwMode="auto">
                                <a:xfrm flipH="1">
                                  <a:off x="10066" y="731"/>
                                  <a:ext cx="628" cy="217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940"/>
                              <wps:cNvCnPr/>
                              <wps:spPr bwMode="auto">
                                <a:xfrm flipV="1">
                                  <a:off x="8734" y="5298"/>
                                  <a:ext cx="716" cy="244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941"/>
                              <wps:cNvCnPr/>
                              <wps:spPr bwMode="auto">
                                <a:xfrm>
                                  <a:off x="9089" y="4347"/>
                                  <a:ext cx="3375" cy="826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74" name="Group 942"/>
                              <wpg:cNvGrpSpPr>
                                <a:grpSpLocks/>
                              </wpg:cNvGrpSpPr>
                              <wpg:grpSpPr bwMode="auto">
                                <a:xfrm>
                                  <a:off x="12512" y="8846"/>
                                  <a:ext cx="1445" cy="7453"/>
                                  <a:chOff x="0" y="0"/>
                                  <a:chExt cx="20000" cy="20000"/>
                                </a:xfrm>
                              </wpg:grpSpPr>
                              <wpg:grpSp>
                                <wpg:cNvPr id="275" name="Group 943"/>
                                <wpg:cNvGrpSpPr>
                                  <a:grpSpLocks/>
                                </wpg:cNvGrpSpPr>
                                <wpg:grpSpPr bwMode="auto">
                                  <a:xfrm>
                                    <a:off x="0" y="9886"/>
                                    <a:ext cx="19100" cy="9932"/>
                                    <a:chOff x="0" y="0"/>
                                    <a:chExt cx="20000" cy="20000"/>
                                  </a:xfrm>
                                </wpg:grpSpPr>
                                <wps:wsp>
                                  <wps:cNvPr id="276" name="Freeform 944"/>
                                  <wps:cNvSpPr>
                                    <a:spLocks/>
                                  </wps:cNvSpPr>
                                  <wps:spPr bwMode="auto">
                                    <a:xfrm>
                                      <a:off x="0" y="0"/>
                                      <a:ext cx="20000" cy="19172"/>
                                    </a:xfrm>
                                    <a:custGeom>
                                      <a:avLst/>
                                      <a:gdLst>
                                        <a:gd name="T0" fmla="*/ 19657 w 20000"/>
                                        <a:gd name="T1" fmla="*/ 19904 h 20000"/>
                                        <a:gd name="T2" fmla="*/ 0 w 20000"/>
                                        <a:gd name="T3" fmla="*/ 0 h 20000"/>
                                        <a:gd name="T4" fmla="*/ 19914 w 20000"/>
                                        <a:gd name="T5" fmla="*/ 478 h 20000"/>
                                      </a:gdLst>
                                      <a:ahLst/>
                                      <a:cxnLst>
                                        <a:cxn ang="0">
                                          <a:pos x="T0" y="T1"/>
                                        </a:cxn>
                                        <a:cxn ang="0">
                                          <a:pos x="T2" y="T3"/>
                                        </a:cxn>
                                        <a:cxn ang="0">
                                          <a:pos x="T4" y="T5"/>
                                        </a:cxn>
                                      </a:cxnLst>
                                      <a:rect l="0" t="0" r="r" b="b"/>
                                      <a:pathLst>
                                        <a:path w="20000" h="20000">
                                          <a:moveTo>
                                            <a:pt x="19657" y="19904"/>
                                          </a:moveTo>
                                          <a:lnTo>
                                            <a:pt x="0" y="0"/>
                                          </a:lnTo>
                                          <a:lnTo>
                                            <a:pt x="19914" y="478"/>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7" name="Freeform 945"/>
                                  <wps:cNvSpPr>
                                    <a:spLocks/>
                                  </wps:cNvSpPr>
                                  <wps:spPr bwMode="auto">
                                    <a:xfrm>
                                      <a:off x="682" y="1563"/>
                                      <a:ext cx="19318" cy="18437"/>
                                    </a:xfrm>
                                    <a:custGeom>
                                      <a:avLst/>
                                      <a:gdLst>
                                        <a:gd name="T0" fmla="*/ 19911 w 20000"/>
                                        <a:gd name="T1" fmla="*/ 19900 h 20000"/>
                                        <a:gd name="T2" fmla="*/ 0 w 20000"/>
                                        <a:gd name="T3" fmla="*/ 0 h 20000"/>
                                      </a:gdLst>
                                      <a:ahLst/>
                                      <a:cxnLst>
                                        <a:cxn ang="0">
                                          <a:pos x="T0" y="T1"/>
                                        </a:cxn>
                                        <a:cxn ang="0">
                                          <a:pos x="T2" y="T3"/>
                                        </a:cxn>
                                      </a:cxnLst>
                                      <a:rect l="0" t="0" r="r" b="b"/>
                                      <a:pathLst>
                                        <a:path w="20000" h="20000">
                                          <a:moveTo>
                                            <a:pt x="19911" y="19900"/>
                                          </a:moveTo>
                                          <a:lnTo>
                                            <a:pt x="0" y="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78" name="Line 946"/>
                                <wps:cNvCnPr/>
                                <wps:spPr bwMode="auto">
                                  <a:xfrm>
                                    <a:off x="332" y="0"/>
                                    <a:ext cx="69" cy="961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Line 947"/>
                                <wps:cNvCnPr/>
                                <wps:spPr bwMode="auto">
                                  <a:xfrm>
                                    <a:off x="19917" y="10388"/>
                                    <a:ext cx="83" cy="961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id="Group 907" o:spid="_x0000_s1967" style="position:absolute;left:0;text-align:left;margin-left:1.1pt;margin-top:.4pt;width:168.9pt;height:58.9pt;z-index:251663360" coordorigin="-1,1" coordsize="20004,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">
                      <v:group id="Group 908" o:spid="_x0000_s1968" style="position:absolute;left:6157;top:8846;width:1445;height:7453"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group id="Group 909" o:spid="_x0000_s1969" style="position:absolute;left:900;top:9886;width:19100;height:9932"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ne8QAAADcAAAADwAAAGRycy9kb3ducmV2LnhtbESPQYvCMBSE78L+h/AW&#10;vGlaVxepRhHZFQ8iqAvi7dE822LzUppsW/+9EQSPw8x8w8yXnSlFQ7UrLCuIhxEI4tTqgjMFf6ff&#10;wRSE88gaS8uk4E4OlouP3hwTbVs+UHP0mQgQdgkqyL2vEildmpNBN7QVcfCutjbog6wzqWtsA9yU&#10;chRF39JgwWEhx4rWOaW3479RsGmxXX3FP83udl3fL6fJ/ryLSan+Z7eagfDU+Xf41d5qBa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ne8QAAADcAAAA&#10;DwAAAAAAAAAAAAAAAACqAgAAZHJzL2Rvd25yZXYueG1sUEsFBgAAAAAEAAQA+gAAAJsDAAAAAA==&#10;">
                          <v:shape id="Freeform 910" o:spid="_x0000_s1970" style="position:absolute;width:20000;height:1917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WrT8QA&#10;AADcAAAADwAAAGRycy9kb3ducmV2LnhtbESPQWvCQBSE7wX/w/IEb3XTIFKiq0iD4E2MInh7ZF+T&#10;0OzbuLvR6K/vFoQeh5n5hlmuB9OKGznfWFbwMU1AEJdWN1wpOB23758gfEDW2FomBQ/ysF6N3paY&#10;aXvnA92KUIkIYZ+hgjqELpPSlzUZ9FPbEUfv2zqDIUpXSe3wHuGmlWmSzKXBhuNCjR191VT+FL1R&#10;wHnZX7v8eS3mm8tufzrnM9fnSk3Gw2YBItAQ/sOv9k4rSGcp/J2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1q0/EAAAA3AAAAA8AAAAAAAAAAAAAAAAAmAIAAGRycy9k&#10;b3ducmV2LnhtbFBLBQYAAAAABAAEAPUAAACJAwAAAAA=&#10;" path="m258,19904l19914,,,478e" fillcolor="#dfdfdf" stroked="f">
                            <v:stroke startarrowwidth="narrow" endarrowwidth="narrow"/>
                            <v:path arrowok="t" o:connecttype="custom" o:connectlocs="258,19080;19914,0;0,458" o:connectangles="0,0,0"/>
                          </v:shape>
                          <v:shape id="Freeform 911" o:spid="_x0000_s1971" style="position:absolute;top:1563;width:19318;height:184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tk4McA&#10;AADcAAAADwAAAGRycy9kb3ducmV2LnhtbESPQWvCQBSE74L/YXmF3nRjWkSiq6hQ2oMQte3B2yP7&#10;mgSzb9PdrUZ/vSsIPQ4z8w0zW3SmESdyvrasYDRMQBAXVtdcKvj6fBtMQPiArLGxTAou5GEx7/dm&#10;mGl75h2d9qEUEcI+QwVVCG0mpS8qMuiHtiWO3o91BkOUrpTa4TnCTSPTJBlLgzXHhQpbWldUHPd/&#10;RsHkmn7nrc/zX7c5Hjajy/J9tdoq9fzULacgAnXhP/xof2gF6esL3M/EI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bZODHAAAA3AAAAA8AAAAAAAAAAAAAAAAAmAIAAGRy&#10;cy9kb3ducmV2LnhtbFBLBQYAAAAABAAEAPUAAACMAwAAAAA=&#10;" path="m,19900l19911,e">
                            <v:stroke startarrowwidth="narrow" endarrowwidth="narrow"/>
                            <v:path arrowok="t" o:connecttype="custom" o:connectlocs="0,18345;19232,0" o:connectangles="0,0"/>
                          </v:shape>
                        </v:group>
                        <v:line id="Line 912" o:spid="_x0000_s1972" style="position:absolute;visibility:visible;mso-wrap-style:square" from="19585,0" to="19668,9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MxcUAAADcAAAADwAAAGRycy9kb3ducmV2LnhtbESPQWvCQBSE74L/YXmCN90kiNTUVUQQ&#10;eujFKNTeHtnXbDT7Nsmumv77bqHQ4zAz3zDr7WAb8aDe144VpPMEBHHpdM2VgvPpMHsB4QOyxsYx&#10;KfgmD9vNeLTGXLsnH+lRhEpECPscFZgQ2lxKXxqy6OeuJY7el+sthij7SuoenxFuG5klyVJarDku&#10;GGxpb6i8FXcbKefl6rD66Or7Ne2Ky2fbXU7vqNR0MuxeQQQawn/4r/2mFWSLBfyeiUd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6+MxcUAAADcAAAADwAAAAAAAAAA&#10;AAAAAAChAgAAZHJzL2Rvd25yZXYueG1sUEsFBgAAAAAEAAQA+QAAAJMDAAAAAA==&#10;">
                          <v:stroke startarrowwidth="narrow" startarrowlength="short" endarrowwidth="narrow" endarrowlength="short"/>
                        </v:line>
                        <v:line id="Line 913" o:spid="_x0000_s1973" style="position:absolute;visibility:visible;mso-wrap-style:square" from="0,10388" to="83,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MpXsQAAADcAAAADwAAAGRycy9kb3ducmV2LnhtbESPQYvCMBSE78L+h/AWvGmquLJ2jSKC&#10;4MGLVbB7ezRv22rz0jZR67/fCILHYWa+YebLzlTiRq0rLSsYDSMQxJnVJecKjofN4BuE88gaK8uk&#10;4EEOlouP3hxjbe+8p1vicxEg7GJUUHhfx1K6rCCDbmhr4uD92dagD7LNpW7xHuCmkuMomkqDJYeF&#10;AmtaF5RdkqsJlON0tpmdmvJ6HjVJ+ls36WGHSvU/u9UPCE+df4df7a1WMJ58wfNMOAJy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4ylexAAAANwAAAAPAAAAAAAAAAAA&#10;AAAAAKECAABkcnMvZG93bnJldi54bWxQSwUGAAAAAAQABAD5AAAAkgMAAAAA&#10;">
                          <v:stroke startarrowwidth="narrow" startarrowlength="short" endarrowwidth="narrow" endarrowlength="short"/>
                        </v:line>
                      </v:group>
                      <v:group id="Group 914" o:spid="_x0000_s1974" style="position:absolute;left:16793;top:8863;width:1380;height:370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5/D8UAAADcAAAADwAAAGRycy9kb3ducmV2LnhtbESPQYvCMBSE78L+h/CE&#10;vWlaV2WpRhFZlz2IoC6It0fzbIvNS2liW/+9EQSPw8x8w8yXnSlFQ7UrLCuIhxEI4tTqgjMF/8fN&#10;4BuE88gaS8uk4E4OlouP3hwTbVveU3PwmQgQdgkqyL2vEildmpNBN7QVcfAutjbog6wzqWtsA9yU&#10;chRFU2mw4LCQY0XrnNLr4WYU/LbYrr7in2Z7vazv5+Nk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Yufw/FAAAA3AAA&#10;AA8AAAAAAAAAAAAAAAAAqgIAAGRycy9kb3ducmV2LnhtbFBLBQYAAAAABAAEAPoAAACcAwAAAAA=&#10;">
                        <v:shape id="Freeform 915" o:spid="_x0000_s1975" style="position:absolute;top:827;width:20000;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II18UA&#10;AADcAAAADwAAAGRycy9kb3ducmV2LnhtbESPQWvCQBSE7wX/w/IKvdVNRaykboIYCt7EVITeHtln&#10;Esy+jbsbjf31XaHQ4zAz3zCrfDSduJLzrWUFb9MEBHFldcu1gsPX5+sShA/IGjvLpOBOHvJs8rTC&#10;VNsb7+lahlpECPsUFTQh9KmUvmrIoJ/anjh6J+sMhihdLbXDW4SbTs6SZCENthwXGuxp01B1Lgej&#10;gItquPTFz6VcrL+3u8OxmLuhUOrleVx/gAg0hv/wX3urFczm7/A4E4+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gjXxQAAANwAAAAPAAAAAAAAAAAAAAAAAJgCAABkcnMv&#10;ZG93bnJldi54bWxQSwUGAAAAAAQABAD1AAAAigMAAAAA&#10;" path="m258,l19914,19904,,19426e" fillcolor="#dfdfdf" stroked="f">
                          <v:stroke startarrowwidth="narrow" endarrowwidth="narrow"/>
                          <v:path arrowok="t" o:connecttype="custom" o:connectlocs="258,0;19914,19081;0,18623" o:connectangles="0,0,0"/>
                        </v:shape>
                        <v:shape id="Freeform 916" o:spid="_x0000_s1976" style="position:absolute;width:19319;height:184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2kcMA&#10;AADcAAAADwAAAGRycy9kb3ducmV2LnhtbERPy4rCMBTdC/5DuMLsNLUMg1SjqDCMC6EzPhbuLs21&#10;LTY3NYla5+sniwGXh/OeLTrTiDs5X1tWMB4lIIgLq2suFRz2n8MJCB+QNTaWScGTPCzm/d4MM20f&#10;/EP3XShFDGGfoYIqhDaT0hcVGfQj2xJH7mydwRChK6V2+IjhppFpknxIgzXHhgpbWldUXHY3o2Dy&#10;mx7z1uf51W0vp+34ufxarb6Veht0yymIQF14if/dG60gfY9r45l4BO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2kcMAAADcAAAADwAAAAAAAAAAAAAAAACYAgAAZHJzL2Rv&#10;d25yZXYueG1sUEsFBgAAAAAEAAQA9QAAAIgDAAAAAA==&#10;" path="m,l19911,19900e">
                          <v:stroke startarrowwidth="narrow" endarrowwidth="narrow"/>
                          <v:path arrowok="t" o:connecttype="custom" o:connectlocs="0,0;19233,18346" o:connectangles="0,0"/>
                        </v:shape>
                      </v:group>
                      <v:group id="Group 917" o:spid="_x0000_s1977" style="position:absolute;left:1781;top:8863;width:1380;height:3701" coordsize="2001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shape id="Freeform 918" o:spid="_x0000_s1978" style="position:absolute;top:827;width:20015;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IGfsMA&#10;AADcAAAADwAAAGRycy9kb3ducmV2LnhtbERPyWrDMBC9F/IPYgq51XJDG4oTJYSYQm6hrinkNlhT&#10;29QaOZK8JF9fHQo9Pt6+3c+mEyM531pW8JykIIgrq1uuFZSf709vIHxA1thZJgU38rDfLR62mGk7&#10;8QeNRahFDGGfoYImhD6T0lcNGfSJ7Ykj922dwRChq6V2OMVw08lVmq6lwZZjQ4M9HRuqforBKOC8&#10;Gq59fr8W68PldC6/8hc35EotH+fDBkSgOfyL/9wnrWD1GufHM/EI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IGfsMAAADcAAAADwAAAAAAAAAAAAAAAACYAgAAZHJzL2Rv&#10;d25yZXYueG1sUEsFBgAAAAAEAAQA9QAAAIgDAAAAAA==&#10;" path="m19657,l,19904r19914,-478e" fillcolor="#dfdfdf" stroked="f">
                          <v:stroke startarrowwidth="narrow" endarrowwidth="narrow"/>
                          <v:path arrowok="t" o:connecttype="custom" o:connectlocs="19672,0;0,19081;19929,18623" o:connectangles="0,0,0"/>
                        </v:shape>
                        <v:shape id="Freeform 919" o:spid="_x0000_s1979" style="position:absolute;left:682;width:19333;height:184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J0cYA&#10;AADcAAAADwAAAGRycy9kb3ducmV2LnhtbESPQWvCQBSE74X+h+UJvdVNAhaJrqKFogchatuDt0f2&#10;mQSzb9PdVWN/fVcQehxm5htmOu9NKy7kfGNZQTpMQBCXVjdcKfj6/Hgdg/ABWWNrmRTcyMN89vw0&#10;xVzbK+/osg+ViBD2OSqoQ+hyKX1Zk0E/tB1x9I7WGQxRukpqh9cIN63MkuRNGmw4LtTY0XtN5Wl/&#10;NgrGv9l30fmi+HGb02GT3har5XKr1MugX0xABOrDf/jRXmsF2SiF+5l4BO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zJ0cYAAADcAAAADwAAAAAAAAAAAAAAAACYAgAAZHJz&#10;L2Rvd25yZXYueG1sUEsFBgAAAAAEAAQA9QAAAIsDAAAAAA==&#10;" path="m19911,l,19900e">
                          <v:stroke startarrowwidth="narrow" endarrowwidth="narrow"/>
                          <v:path arrowok="t" o:connecttype="custom" o:connectlocs="19247,0;0,18346" o:connectangles="0,0"/>
                        </v:shape>
                      </v:group>
                      <v:rect id="Rectangle 920" o:spid="_x0000_s1980" style="position:absolute;left:5565;top:1;width:1694;height:5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w8kcMA&#10;AADcAAAADwAAAGRycy9kb3ducmV2LnhtbESPQWvCQBSE7wX/w/IEb3XTYKVEVxFF8VKK1ou3R/Y1&#10;G8x7G7Krpv++Kwg9DjPzDTNf9tyoG3Wh9mLgbZyBIim9raUycPrevn6AChHFYuOFDPxSgOVi8DLH&#10;wvq7HOh2jJVKEAkFGnAxtoXWoXTEGMa+JUnej+8YY5JdpW2H9wTnRudZNtWMtaQFhy2tHZWX45UN&#10;7HteWbf7mnyem1PYhANPrxc2ZjTsVzNQkfr4H36299ZA/p7D40w6An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w8kcMAAADcAAAADwAAAAAAAAAAAAAAAACYAgAAZHJzL2Rv&#10;d25yZXYueG1sUEsFBgAAAAAEAAQA9QAAAIgDA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2</w:t>
                              </w:r>
                            </w:p>
                          </w:txbxContent>
                        </v:textbox>
                      </v:rect>
                      <v:rect id="Rectangle 921" o:spid="_x0000_s1981" style="position:absolute;left:17966;top:11817;width:1693;height:5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CZCsQA&#10;AADcAAAADwAAAGRycy9kb3ducmV2LnhtbESPzWoCQRCE7wHfYWjBW5xVE5HVUcQQ8RKCPxdvzU67&#10;s7jds+yMur59JhDIsaiqr6jFquNa3akNlRcDo2EGiqTwtpLSwOn4+ToDFSKKxdoLGXhSgNWy97LA&#10;3PqH7Ol+iKVKEAk5GnAxNrnWoXDEGIa+IUnexbeMMcm21LbFR4JzrcdZNtWMlaQFhw1tHBXXw40N&#10;7DpeW7f9fvs616fwEfY8vV3ZmEG/W89BRerif/ivvbMGxu8T+D2TjoB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gmQrEAAAA3AAAAA8AAAAAAAAAAAAAAAAAmAIAAGRycy9k&#10;b3ducmV2LnhtbFBLBQYAAAAABAAEAPUAAACJAwAAAAA=&#10;" filled="f" stroked="f" strokeweight=".5pt">
                        <v:textbox inset="1pt,1pt,1pt,1pt">
                          <w:txbxContent>
                            <w:p w:rsidR="004E000A" w:rsidRPr="00F45F14" w:rsidRDefault="004E000A" w:rsidP="00750935">
                              <w:pPr>
                                <w:spacing w:line="240" w:lineRule="exact"/>
                                <w:jc w:val="center"/>
                                <w:rPr>
                                  <w:rFonts w:cs="Arial"/>
                                  <w:sz w:val="22"/>
                                </w:rPr>
                              </w:pPr>
                              <w:r w:rsidRPr="00F45F14">
                                <w:rPr>
                                  <w:rFonts w:cs="Arial"/>
                                  <w:sz w:val="22"/>
                                </w:rPr>
                                <w:t>T</w:t>
                              </w:r>
                              <w:r w:rsidRPr="00F45F14">
                                <w:rPr>
                                  <w:rFonts w:cs="Arial"/>
                                  <w:sz w:val="22"/>
                                  <w:vertAlign w:val="subscript"/>
                                </w:rPr>
                                <w:t>S</w:t>
                              </w:r>
                            </w:p>
                          </w:txbxContent>
                        </v:textbox>
                      </v:rect>
                      <v:shape id="Freeform 922" o:spid="_x0000_s1982" style="position:absolute;left:-1;top:12445;width:148;height:38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q7XcMA&#10;AADcAAAADwAAAGRycy9kb3ducmV2LnhtbESP0WoCMRRE3wv9h3ALvtWsi61lNYoUCraFgms/4LK5&#10;SRY3N8sm6vr3jSD0cZiZM8xqM/pOnGmIbWAFs2kBgrgJumWr4Pfw8fwGIiZkjV1gUnClCJv148MK&#10;Kx0uvKdznazIEI4VKnAp9ZWUsXHkMU5DT5w9EwaPKcvBSj3gJcN9J8uieJUeW84LDnt6d9Qc65NX&#10;YLay3rMt7MmZr+9P81Oa2cIrNXkat0sQicb0H763d1pB+TKH25l8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q7XcMAAADcAAAADwAAAAAAAAAAAAAAAACYAgAAZHJzL2Rv&#10;d25yZXYueG1sUEsFBgAAAAAEAAQA9QAAAIgDAAAAAA==&#10;" path="m4000,l2400,2743r,2744l4800,7434r3200,708l8000,8496r2400,354l12000,9204r,354l14400,9823r2400,619l19200,12478r-2400,2212l14400,15487r,265l12000,15752r-1600,266l5600,16018,,17788r5600,2124e" strokeweight=".5pt">
                        <v:stroke startarrowwidth="narrow" endarrowwidth="narrow"/>
                        <v:path arrowok="t" o:connecttype="custom" o:connectlocs="30,0;18,526;18,1053;36,1426;59,1562;59,1630;77,1698;89,1766;89,1834;107,1885;124,2003;142,2394;124,2818;107,2971;107,3022;89,3022;77,3073;41,3073;0,3413;41,3820" o:connectangles="0,0,0,0,0,0,0,0,0,0,0,0,0,0,0,0,0,0,0,0"/>
                      </v:shape>
                      <v:line id="Line 923" o:spid="_x0000_s1983" style="position:absolute;visibility:visible;mso-wrap-style:square" from="9965,7454" to="9971,18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o5msUAAADcAAAADwAAAGRycy9kb3ducmV2LnhtbESP3WoCMRSE74W+QzgF72q2i4qsRpFC&#10;QcFS6h9enm5ON4ubk+0m6vr2RhC8HGbmG2Yya20lztT40rGC914Cgjh3uuRCwXbz+TYC4QOyxsox&#10;KbiSh9n0pTPBTLsL/9B5HQoRIewzVGBCqDMpfW7Iou+5mjh6f66xGKJsCqkbvES4rWSaJENpseS4&#10;YLCmD0P5cX2yCn6/r6tUfu22vvL74eHf1n02S6W6r+18DCJQG57hR3uhFaSDAdzPxCMgp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vo5msUAAADcAAAADwAAAAAAAAAA&#10;AAAAAAChAgAAZHJzL2Rvd25yZXYueG1sUEsFBgAAAAAEAAQA+QAAAJMDAAAAAA==&#10;" strokeweight=".25pt">
                        <v:stroke startarrowwidth="narrow" endarrowwidth="narrow"/>
                      </v:line>
                      <v:line id="Line 924" o:spid="_x0000_s1984" style="position:absolute;visibility:visible;mso-wrap-style:square" from="19327,8727" to="19333,12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PDE8YAAADcAAAADwAAAGRycy9kb3ducmV2LnhtbESPT2sCMRTE7wW/Q3hCL0WzSht0NUqx&#10;LUgvUv8cvD03z92lm5clSXX99qZQ6HGYmd8w82VnG3EhH2rHGkbDDARx4UzNpYb97mMwAREissHG&#10;MWm4UYDlovcwx9y4K3/RZRtLkSAcctRQxdjmUoaiIoth6Fri5J2dtxiT9KU0Hq8Jbhs5zjIlLdac&#10;FipsaVVR8b39sRreN6z2YTI9HW+SDuqtVs9P/lPrx373OgMRqYv/4b/22mgYvyj4PZOO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zwxPGAAAA3AAAAA8AAAAAAAAA&#10;AAAAAAAAoQIAAGRycy9kb3ducmV2LnhtbFBLBQYAAAAABAAEAPkAAACUAwAAAAA=&#10;" strokeweight=".5pt">
                        <v:stroke startarrowwidth="narrow" startarrowlength="short" endarrow="open" endarrowwidth="narrow" endarrowlength="short"/>
                      </v:line>
                      <v:line id="Line 925" o:spid="_x0000_s1985" style="position:absolute;flip:y;visibility:visible;mso-wrap-style:square" from="19321,16282" to="19327,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BtBcUAAADcAAAADwAAAGRycy9kb3ducmV2LnhtbESPQYvCMBSE78L+h/AWvIimCutKNcoi&#10;WhS82NWDt0fzbMs2L6WJtf77jSB4HGbmG2ax6kwlWmpcaVnBeBSBIM6sLjlXcPrdDmcgnEfWWFkm&#10;BQ9ysFp+9BYYa3vnI7Wpz0WAsItRQeF9HUvpsoIMupGtiYN3tY1BH2STS93gPcBNJSdRNJUGSw4L&#10;Bda0Lij7S29GQbvZHdt9RbckqQ+Xsd7uk/PgolT/s/uZg/DU+Xf41d5pBZOvb3ieC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BtBcUAAADcAAAADwAAAAAAAAAA&#10;AAAAAAChAgAAZHJzL2Rvd25yZXYueG1sUEsFBgAAAAAEAAQA+QAAAJMDAAAAAA==&#10;" strokeweight=".5pt">
                        <v:stroke startarrowwidth="narrow" startarrowlength="short" endarrow="open" endarrowwidth="narrow" endarrowlength="short"/>
                      </v:line>
                      <v:line id="Line 926" o:spid="_x0000_s1986" style="position:absolute;flip:x;visibility:visible;mso-wrap-style:square" from="3155,1868" to="6033,8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4j/MAAAADcAAAADwAAAGRycy9kb3ducmV2LnhtbERPy4rCMBTdC/MP4QruNFVRhmoURxHE&#10;ja/pwt2lubbF5qY0sda/NwvB5eG858vWlKKh2hWWFQwHEQji1OqCMwX/l23/F4TzyBpLy6TgRQ6W&#10;i5/OHGNtn3yi5uwzEULYxagg976KpXRpTgbdwFbEgbvZ2qAPsM6krvEZwk0pR1E0lQYLDg05VrTO&#10;Kb2fH0ZB8zfebw6JnV5tVchkdUnG7lgq1eu2qxkIT63/ij/unVYwmoS14Uw4AnLx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0OI/zAAAAA3AAAAA8AAAAAAAAAAAAAAAAA&#10;oQIAAGRycy9kb3ducmV2LnhtbFBLBQYAAAAABAAEAPkAAACOAwAAAAA=&#10;" strokeweight=".5pt">
                        <v:stroke startarrowwidth="narrow" startarrowlength="short" endarrowwidth="narrow" endarrowlength="short"/>
                      </v:line>
                      <v:line id="Line 927" o:spid="_x0000_s1987" style="position:absolute;visibility:visible;mso-wrap-style:square" from="4926,731" to="5554,2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xXYcYAAADcAAAADwAAAGRycy9kb3ducmV2LnhtbESPQWvCQBSE74L/YXlCL9JslDZozCrF&#10;WiheSq09eHtmn0lo9m3YXTX++65Q6HGYmW+YYtWbVlzI+caygkmSgiAurW64UrD/enucgfABWWNr&#10;mRTcyMNqORwUmGt75U+67EIlIoR9jgrqELpcSl/WZNAntiOO3sk6gyFKV0nt8BrhppXTNM2kwYbj&#10;Qo0drWsqf3Zno2Dzwdnez+bHw03Sd/baZE9jt1XqYdS/LEAE6sN/+K/9rhVMn+dwPxOP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sV2HGAAAA3AAAAA8AAAAAAAAA&#10;AAAAAAAAoQIAAGRycy9kb3ducmV2LnhtbFBLBQYAAAAABAAEAPkAAACUAwAAAAA=&#10;" strokeweight=".5pt">
                        <v:stroke startarrowwidth="narrow" startarrowlength="short" endarrow="open" endarrowwidth="narrow" endarrowlength="short"/>
                      </v:line>
                      <v:line id="Line 928" o:spid="_x0000_s1988" style="position:absolute;flip:x y;visibility:visible;mso-wrap-style:square" from="6169,5298" to="6886,7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nl2cEAAADcAAAADwAAAGRycy9kb3ducmV2LnhtbERPy2oCMRTdC/5DuEJ3muksRKdGKYJY&#10;qgsfhXZ5mVxngpObkKQ6/n2zKLg8nPdi1dtO3ChE41jB66QAQVw7bbhR8HXejGcgYkLW2DkmBQ+K&#10;sFoOBwustLvzkW6n1IgcwrFCBW1KvpIy1i1ZjBPniTN3ccFiyjA0Uge853DbybIoptKi4dzQoqd1&#10;S/X19GsVRB/23e7TXLeX74N383L2Y9Z7pV5G/fsbiER9eor/3R9aQTnN8/OZfAT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yeXZwQAAANwAAAAPAAAAAAAAAAAAAAAA&#10;AKECAABkcnMvZG93bnJldi54bWxQSwUGAAAAAAQABAD5AAAAjwMAAAAA&#10;" strokeweight=".5pt">
                        <v:stroke startarrowwidth="narrow" startarrowlength="short" endarrow="open" endarrowwidth="narrow" endarrowlength="short"/>
                      </v:line>
                      <v:line id="Line 929" o:spid="_x0000_s1989" style="position:absolute;visibility:visible;mso-wrap-style:square" from="52,16248" to="19908,16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TdCscAAADcAAAADwAAAGRycy9kb3ducmV2LnhtbESP3WrCQBSE7wt9h+UI3tWNQWyJriJa&#10;oRUt+AdeHrPHJCR7NmS3Jn17t1Do5TAz3zDTeWcqcafGFZYVDAcRCOLU6oIzBafj+uUNhPPIGivL&#10;pOCHHMxnz09TTLRteU/3g89EgLBLUEHufZ1I6dKcDLqBrYmDd7ONQR9kk0ndYBvgppJxFI2lwYLD&#10;Qo41LXNKy8O3UfC++9wsX+PVZXUdtV+b7ag8V12pVL/XLSYgPHX+P/zX/tAK4vEQfs+EIyB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xN0KxwAAANwAAAAPAAAAAAAA&#10;AAAAAAAAAKECAABkcnMvZG93bnJldi54bWxQSwUGAAAAAAQABAD5AAAAlQMAAAAA&#10;">
                        <v:stroke startarrowwidth="narrow" endarrowwidth="narrow"/>
                      </v:line>
                      <v:shape id="Freeform 930" o:spid="_x0000_s1990" style="position:absolute;left:19855;top:12445;width:148;height:38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MD8MA&#10;AADcAAAADwAAAGRycy9kb3ducmV2LnhtbESP0WoCMRRE3wv+Q7hC32rWfbBlNYoIgrZQcPUDLpub&#10;ZHFzs2yirn/fFAp9HGbmDLPajL4TdxpiG1jBfFaAIG6CbtkquJz3bx8gYkLW2AUmBU+KsFlPXlZY&#10;6fDgE93rZEWGcKxQgUupr6SMjSOPcRZ64uyZMHhMWQ5W6gEfGe47WRbFQnpsOS847GnnqLnWN6/A&#10;bGV9YlvYmzOfX0fzXZr5u1fqdTpulyASjek//Nc+aAXlooTfM/k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NMD8MAAADcAAAADwAAAAAAAAAAAAAAAACYAgAAZHJzL2Rv&#10;d25yZXYueG1sUEsFBgAAAAAEAAQA9QAAAIgDAAAAAA==&#10;" path="m4000,l2400,2743r,2744l4800,7434r3200,708l8000,8496r2400,354l12000,9204r,354l14400,9823r2400,619l19200,12478r-2400,2212l14400,15487r,265l12000,15752r-1600,266l5600,16018,,17788r5600,2124e" strokeweight=".5pt">
                        <v:stroke startarrowwidth="narrow" endarrowwidth="narrow"/>
                        <v:path arrowok="t" o:connecttype="custom" o:connectlocs="30,0;18,526;18,1053;36,1426;59,1562;59,1630;77,1698;89,1766;89,1834;107,1885;124,2003;142,2394;124,2818;107,2971;107,3022;89,3022;77,3073;41,3073;0,3413;41,3820" o:connectangles="0,0,0,0,0,0,0,0,0,0,0,0,0,0,0,0,0,0,0,0"/>
                      </v:shape>
                      <v:rect id="Rectangle 931" o:spid="_x0000_s1991" style="position:absolute;left:3161;top:8863;width:13597;height:3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NMMA&#10;AADcAAAADwAAAGRycy9kb3ducmV2LnhtbESPQWsCMRSE74L/ITyhN83WopTVKKtU6ElQC623x+Y1&#10;Wdy8LJvU3f57Iwgeh5n5hlmue1eLK7Wh8qzgdZKBIC69rtgo+Drtxu8gQkTWWHsmBf8UYL0aDpaY&#10;a9/xga7HaESCcMhRgY2xyaUMpSWHYeIb4uT9+tZhTLI1UrfYJbir5TTL5tJhxWnBYkNbS+Xl+OcU&#10;fDTnfTEzQRbf0f5c/Kbb2b1R6mXUFwsQkfr4DD/an1rBdP4G9zPp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GNMMAAADcAAAADwAAAAAAAAAAAAAAAACYAgAAZHJzL2Rv&#10;d25yZXYueG1sUEsFBgAAAAAEAAQA9QAAAIgDAAAAAA==&#10;" filled="f"/>
                      <v:line id="Line 932" o:spid="_x0000_s1992" style="position:absolute;flip:x;visibility:visible;mso-wrap-style:square" from="94,12513" to="19908,1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VpPsUAAADcAAAADwAAAGRycy9kb3ducmV2LnhtbESP0WrCQBRE3wv+w3IFX4puKiIaXUVK&#10;BSkiMfoBl+w1G8zeDdmtxn59tyD4OMzMGWa57mwtbtT6yrGCj1ECgrhwuuJSwfm0Hc5A+ICssXZM&#10;Ch7kYb3qvS0x1e7OR7rloRQRwj5FBSaEJpXSF4Ys+pFriKN3ca3FEGVbSt3iPcJtLcdJMpUWK44L&#10;Bhv6NFRc8x+r4H2yy7KZzH7NofneP3B+zfdfiVKDfrdZgAjUhVf42d5pBePpBP7PxCM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6VpPsUAAADcAAAADwAAAAAAAAAA&#10;AAAAAAChAgAAZHJzL2Rvd25yZXYueG1sUEsFBgAAAAAEAAQA+QAAAJMDAAAAAA==&#10;">
                        <v:stroke startarrowwidth="narrow" endarrowwidth="narrow"/>
                      </v:line>
                      <v:line id="Line 933" o:spid="_x0000_s1993" style="position:absolute;flip:x;visibility:visible;mso-wrap-style:square" from="3155,4347" to="6531,12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NG38QAAADcAAAADwAAAGRycy9kb3ducmV2LnhtbESPT4vCMBTE7wt+h/AEb2uqYlmqUfyD&#10;sHhxV+3B26N5tsXmpTSxdr+9EYQ9DjPzG2a+7EwlWmpcaVnBaBiBIM6sLjlXcD7tPr9AOI+ssbJM&#10;Cv7IwXLR+5hjou2Df6k9+lwECLsEFRTe14mULivIoBvamjh4V9sY9EE2udQNPgLcVHIcRbE0WHJY&#10;KLCmTUHZ7Xg3Ctr1ZL89pDa+2LqU6eqUTtxPpdSg361mIDx1/j/8bn9rBeN4Cq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Y0bfxAAAANwAAAAPAAAAAAAAAAAA&#10;AAAAAKECAABkcnMvZG93bnJldi54bWxQSwUGAAAAAAQABAD5AAAAkgMAAAAA&#10;" strokeweight=".5pt">
                        <v:stroke startarrowwidth="narrow" startarrowlength="short" endarrowwidth="narrow" endarrowlength="short"/>
                      </v:line>
                      <v:rect id="Rectangle 934" o:spid="_x0000_s1994" style="position:absolute;left:8361;top:1;width:1693;height:5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vwL8QA&#10;AADcAAAADwAAAGRycy9kb3ducmV2LnhtbESPzWrDMBCE74G8g9hCb4ncUExxopjQ0JJLKPm55LZY&#10;W8vYuzKWkrhvXwUKPQ4z8w2zKkfu1I2G0Hgx8DLPQJFU3jZSGzifPmZvoEJEsdh5IQM/FKBcTycr&#10;LKy/y4Fux1irBJFQoAEXY19oHSpHjGHue5LkffuBMSY51NoOeE9w7vQiy3LN2EhacNjTu6OqPV7Z&#10;wG7kjXWfX6/7S3cO23Dg/NqyMc9P42YJKtIY/8N/7Z01sMhzeJxJR0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78C/EAAAA3AAAAA8AAAAAAAAAAAAAAAAAmAIAAGRycy9k&#10;b3ducmV2LnhtbFBLBQYAAAAABAAEAPUAAACJAw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1</w:t>
                              </w:r>
                            </w:p>
                          </w:txbxContent>
                        </v:textbox>
                      </v:rect>
                      <v:group id="Group 935" o:spid="_x0000_s1995" style="position:absolute;left:15206;top:8863;width:231;height:3599" coordsize="1998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eG9MYAAADcAAAADwAAAGRycy9kb3ducmV2LnhtbESPQWvCQBSE7wX/w/KE&#10;3ppNLE0lZhURKx5CoSqU3h7ZZxLMvg3ZbRL/fbdQ6HGYmW+YfDOZVgzUu8aygiSKQRCXVjdcKbic&#10;356WIJxH1thaJgV3crBZzx5yzLQd+YOGk69EgLDLUEHtfZdJ6cqaDLrIdsTBu9reoA+yr6TucQxw&#10;08pFHKfSYMNhocaOdjWVt9O3UXAYcdw+J/uhuF1396/zy/tnkZBSj/NpuwLhafL/4b/2UStYpK/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4b0xgAAANwA&#10;AAAPAAAAAAAAAAAAAAAAAKoCAABkcnMvZG93bnJldi54bWxQSwUGAAAAAAQABAD6AAAAnQMAAAAA&#10;">
                        <v:line id="Line 936" o:spid="_x0000_s1996" style="position:absolute;visibility:visible;mso-wrap-style:square" from="0,0" to="519,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o0nL4AAADcAAAADwAAAGRycy9kb3ducmV2LnhtbERPuwrCMBTdBf8hXMFNUxWkVqOIIji4&#10;+AB1uzTXttjclCba+vdmEBwP571YtaYUb6pdYVnBaBiBIE6tLjhTcDnvBjEI55E1lpZJwYccrJbd&#10;zgITbRs+0vvkMxFC2CWoIPe+SqR0aU4G3dBWxIF72NqgD7DOpK6xCeGmlOMomkqDBYeGHCva5JQ+&#10;Ty+jID1fb8VdTuJoO2vimA6b3eT+Uarfa9dzEJ5a/xf/3HutYDwNa8OZcATk8g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RCjScvgAAANwAAAAPAAAAAAAAAAAAAAAAAKEC&#10;AABkcnMvZG93bnJldi54bWxQSwUGAAAAAAQABAD5AAAAjAMAAAAA&#10;" strokeweight=".5pt">
                          <v:stroke dashstyle="1 1" startarrowwidth="narrow" startarrowlength="short" endarrowwidth="narrow" endarrowlength="short"/>
                        </v:line>
                        <v:line id="Line 937" o:spid="_x0000_s1997" style="position:absolute;visibility:visible;mso-wrap-style:square" from="19463,0" to="19982,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aRB8MAAADcAAAADwAAAGRycy9kb3ducmV2LnhtbESPzarCMBSE94LvEI7gTlMVpK1GEUVw&#10;cTf+gLo7NOe25TYnpYm2vv2NILgcZuYbZrnuTCWe1LjSsoLJOAJBnFldcq7gct6PYhDOI2usLJOC&#10;FzlYr/q9Jabatnyk58nnIkDYpaig8L5OpXRZQQbd2NbEwfu1jUEfZJNL3WAb4KaS0yiaS4Mlh4UC&#10;a9oWlP2dHkZBdr7eyrucxdEuaeOYfrb72f2l1HDQbRYgPHX+G/60D1rBdJ7A+0w4An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5GkQfDAAAA3AAAAA8AAAAAAAAAAAAA&#10;AAAAoQIAAGRycy9kb3ducmV2LnhtbFBLBQYAAAAABAAEAPkAAACRAwAAAAA=&#10;" strokeweight=".5pt">
                          <v:stroke dashstyle="1 1" startarrowwidth="narrow" startarrowlength="short" endarrowwidth="narrow" endarrowlength="short"/>
                        </v:line>
                      </v:group>
                      <v:line id="Line 938" o:spid="_x0000_s1998" style="position:absolute;visibility:visible;mso-wrap-style:square" from="9586,1868" to="13951,1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vqmMEAAADcAAAADwAAAGRycy9kb3ducmV2LnhtbERPTYvCMBC9C/6HMIIXWVM9qHSNIgVB&#10;0Iuuonsbmtmm2ExqE7X+e3MQ9vh43/NlayvxoMaXjhWMhgkI4tzpkgsFx5/11wyED8gaK8ek4EUe&#10;lotuZ46pdk/e0+MQChFD2KeowIRQp1L63JBFP3Q1ceT+XGMxRNgUUjf4jOG2kuMkmUiLJccGgzVl&#10;hvLr4W4V5HezvQ14cPot5eS8k1mbZJe9Uv1eu/oGEagN/+KPe6MVjKdxfjwTj4Bcv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W+qYwQAAANwAAAAPAAAAAAAAAAAAAAAA&#10;AKECAABkcnMvZG93bnJldi54bWxQSwUGAAAAAAQABAD5AAAAjwMAAAAA&#10;" strokeweight=".5pt">
                        <v:stroke startarrowwidth="narrow" startarrowlength="short" endarrowwidth="narrow" endarrowlength="short"/>
                      </v:line>
                      <v:line id="Line 939" o:spid="_x0000_s1999" style="position:absolute;flip:x;visibility:visible;mso-wrap-style:square" from="10066,731" to="10694,2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AMisUAAADcAAAADwAAAGRycy9kb3ducmV2LnhtbESPQYvCMBSE78L+h/AW9iKa1oNKNcqy&#10;rEXBi1UP3h7Nsy02L6WJtfvvN4LgcZiZb5jluje16Kh1lWUF8TgCQZxbXXGh4HTcjOYgnEfWWFsm&#10;BX/kYL36GCwx0fbBB+oyX4gAYZeggtL7JpHS5SUZdGPbEAfvaluDPsi2kLrFR4CbWk6iaCoNVhwW&#10;Smzop6T8lt2Ngu53e+h2Nd3TtNlfYr3ZpefhRamvz/57AcJT79/hV3urFUxmMTzPhCM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gAMisUAAADcAAAADwAAAAAAAAAA&#10;AAAAAAChAgAAZHJzL2Rvd25yZXYueG1sUEsFBgAAAAAEAAQA+QAAAJMDAAAAAA==&#10;" strokeweight=".5pt">
                        <v:stroke startarrowwidth="narrow" startarrowlength="short" endarrow="open" endarrowwidth="narrow" endarrowlength="short"/>
                      </v:line>
                      <v:line id="Line 940" o:spid="_x0000_s2000" style="position:absolute;flip:y;visibility:visible;mso-wrap-style:square" from="8734,5298" to="9450,7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KS/cUAAADcAAAADwAAAGRycy9kb3ducmV2LnhtbESPQYvCMBSE78L+h/AW9iKa2oNKNcqy&#10;rEXBi1UP3h7Nsy02L6WJtfvvN4LgcZiZb5jluje16Kh1lWUFk3EEgji3uuJCwem4Gc1BOI+ssbZM&#10;Cv7IwXr1MVhiou2DD9RlvhABwi5BBaX3TSKly0sy6Ma2IQ7e1bYGfZBtIXWLjwA3tYyjaCoNVhwW&#10;Smzop6T8lt2Ngu53e+h2Nd3TtNlfJnqzS8/Di1Jfn/33AoSn3r/Dr/ZWK4hnMTzPhCM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tKS/cUAAADcAAAADwAAAAAAAAAA&#10;AAAAAAChAgAAZHJzL2Rvd25yZXYueG1sUEsFBgAAAAAEAAQA+QAAAJMDAAAAAA==&#10;" strokeweight=".5pt">
                        <v:stroke startarrowwidth="narrow" startarrowlength="short" endarrow="open" endarrowwidth="narrow" endarrowlength="short"/>
                      </v:line>
                      <v:line id="Line 941" o:spid="_x0000_s2001" style="position:absolute;visibility:visible;mso-wrap-style:square" from="9089,4347" to="12464,12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l078UAAADcAAAADwAAAGRycy9kb3ducmV2LnhtbESPT4vCMBTE7wv7HcJb8CKaroJKNcpS&#10;EAS9+GdZvT2aZ1O2eek2Ueu3N4Kwx2FmfsPMFq2txJUaXzpW8NlPQBDnTpdcKDjsl70JCB+QNVaO&#10;ScGdPCzm728zTLW78Zauu1CICGGfogITQp1K6XNDFn3f1cTRO7vGYoiyKaRu8BbhtpKDJBlJiyXH&#10;BYM1ZYby393FKsgvZv3X5e73qZSjn43M2iQ7bpXqfLRfUxCB2vAffrVXWsFgPITnmXgE5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Yl078UAAADcAAAADwAAAAAAAAAA&#10;AAAAAAChAgAAZHJzL2Rvd25yZXYueG1sUEsFBgAAAAAEAAQA+QAAAJMDAAAAAA==&#10;" strokeweight=".5pt">
                        <v:stroke startarrowwidth="narrow" startarrowlength="short" endarrowwidth="narrow" endarrowlength="short"/>
                      </v:line>
                      <v:group id="Group 942" o:spid="_x0000_s2002" style="position:absolute;left:12512;top:8846;width:1445;height:7453"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group id="Group 943" o:spid="_x0000_s2003" style="position:absolute;top:9886;width:19100;height:9932"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ArxcUAAADcAAAADwAAAGRycy9kb3ducmV2LnhtbESPQYvCMBSE78L+h/CE&#10;vWlaF3WpRhFZlz2IoC6It0fzbIvNS2liW/+9EQSPw8x8w8yXnSlFQ7UrLCuIhxEI4tTqgjMF/8fN&#10;4BuE88gaS8uk4E4OlouP3hwTbVveU3PwmQgQdgkqyL2vEildmpNBN7QVcfAutjbog6wzqWtsA9yU&#10;chRFE2mw4LCQY0XrnNLr4WYU/LbYrr7in2Z7vazv5+N4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QK8XFAAAA3AAA&#10;AA8AAAAAAAAAAAAAAAAAqgIAAGRycy9kb3ducmV2LnhtbFBLBQYAAAAABAAEAPoAAACcAwAAAAA=&#10;">
                          <v:shape id="Freeform 944" o:spid="_x0000_s2004" style="position:absolute;width:20000;height:1917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8cQA&#10;AADcAAAADwAAAGRycy9kb3ducmV2LnhtbESPQWvCQBSE70L/w/IKvemmUqKkriIGwVtpFMHbI/ua&#10;hGbfxt2Npv56tyB4HGbmG2axGkwrLuR8Y1nB+yQBQVxa3XCl4LDfjucgfEDW2FomBX/kYbV8GS0w&#10;0/bK33QpQiUihH2GCuoQukxKX9Zk0E9sRxy9H+sMhihdJbXDa4SbVk6TJJUGG44LNXa0qan8LXqj&#10;gPOyP3f57Vyk69Pu63DMP1yfK/X2Oqw/QQQawjP8aO+0guks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iZ/HEAAAA3AAAAA8AAAAAAAAAAAAAAAAAmAIAAGRycy9k&#10;b3ducmV2LnhtbFBLBQYAAAAABAAEAPUAAACJAwAAAAA=&#10;" path="m19657,19904l,,19914,478e" fillcolor="#dfdfdf" stroked="f">
                            <v:stroke startarrowwidth="narrow" endarrowwidth="narrow"/>
                            <v:path arrowok="t" o:connecttype="custom" o:connectlocs="19657,19080;0,0;19914,458" o:connectangles="0,0,0"/>
                          </v:shape>
                          <v:shape id="Freeform 945" o:spid="_x0000_s2005" style="position:absolute;left:682;top:1563;width:19318;height:1843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yoXsgA&#10;AADcAAAADwAAAGRycy9kb3ducmV2LnhtbESPT2vCQBTE70K/w/IKvenGHKqkrkELpR6E1D899PbI&#10;viYh2bfp7qqxn75bEDwOM/MbZpEPphNncr6xrGA6SUAQl1Y3XCk4Ht7GcxA+IGvsLJOCK3nIlw+j&#10;BWbaXnhH532oRISwz1BBHUKfSenLmgz6ie2Jo/dtncEQpaukdniJcNPJNEmepcGG40KNPb3WVLb7&#10;k1Ew/00/i94XxY/btl/b6XX1vl5/KPX0OKxeQAQawj18a2+0gnQ2g/8z8Qj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jKheyAAAANwAAAAPAAAAAAAAAAAAAAAAAJgCAABk&#10;cnMvZG93bnJldi54bWxQSwUGAAAAAAQABAD1AAAAjQMAAAAA&#10;" path="m19911,19900l,e">
                            <v:stroke startarrowwidth="narrow" endarrowwidth="narrow"/>
                            <v:path arrowok="t" o:connecttype="custom" o:connectlocs="19232,18345;0,0" o:connectangles="0,0"/>
                          </v:shape>
                        </v:group>
                        <v:line id="Line 946" o:spid="_x0000_s2006" style="position:absolute;visibility:visible;mso-wrap-style:square" from="332,0" to="401,9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5MfcYAAADcAAAADwAAAGRycy9kb3ducmV2LnhtbESPsW7CQAyGdyTe4WSkbnAJAy0pR4SQ&#10;kDp0aUACNivnJmlzviR3QPr29VCpo/X7/+xvk4+uVXcaQuPZQLpIQBGX3jZcGTgdD/MXUCEiW2w9&#10;k4EfCpBvp5MNZtY/+IPuRayUQDhkaKCOscu0DmVNDsPCd8SSffrBYZRxqLQd8CFw1+plkqy0w4bl&#10;Qo0d7Wsqv4ubE8pptT6sz31z+0r74nLt+svxHY15mo27V1CRxvi//Nd+swaWz/KtyIgI6O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COTH3GAAAA3AAAAA8AAAAAAAAA&#10;AAAAAAAAoQIAAGRycy9kb3ducmV2LnhtbFBLBQYAAAAABAAEAPkAAACUAwAAAAA=&#10;">
                          <v:stroke startarrowwidth="narrow" startarrowlength="short" endarrowwidth="narrow" endarrowlength="short"/>
                        </v:line>
                        <v:line id="Line 947" o:spid="_x0000_s2007" style="position:absolute;visibility:visible;mso-wrap-style:square" from="19917,10388"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Lp5sUAAADcAAAADwAAAGRycy9kb3ducmV2LnhtbESPQWvCQBSE7wX/w/KE3upGD2mTugki&#10;CB56MQra2yP7mqRm3ybZNcZ/3y0Uehxm5htmnU+mFSMNrrGsYLmIQBCXVjdcKTgddy9vIJxH1tha&#10;JgUPcpBns6c1ptre+UBj4SsRIOxSVFB736VSurImg25hO+LgfdnBoA9yqKQe8B7gppWrKIqlwYbD&#10;Qo0dbWsqr8XNBMopTnbJuW9u38u+uHx2/eX4gUo9z6fNOwhPk/8P/7X3WsHqNYHfM+EIyO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8Lp5sUAAADcAAAADwAAAAAAAAAA&#10;AAAAAAChAgAAZHJzL2Rvd25yZXYueG1sUEsFBgAAAAAEAAQA+QAAAJMDAAAAAA==&#10;">
                          <v:stroke startarrowwidth="narrow" startarrowlength="short" endarrowwidth="narrow" endarrowlength="short"/>
                        </v:line>
                      </v:group>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874" w:type="dxa"/>
            <w:vMerge/>
          </w:tcPr>
          <w:p w:rsidR="00750935" w:rsidRPr="008228ED" w:rsidRDefault="00750935" w:rsidP="002C5B3D">
            <w:pPr>
              <w:widowControl w:val="0"/>
              <w:spacing w:after="60" w:line="276" w:lineRule="auto"/>
              <w:jc w:val="both"/>
              <w:rPr>
                <w:rFonts w:cs="Arial"/>
                <w:sz w:val="22"/>
                <w:szCs w:val="22"/>
              </w:rPr>
            </w:pPr>
          </w:p>
        </w:tc>
      </w:tr>
      <w:tr w:rsidR="00750935" w:rsidRPr="008228ED" w:rsidTr="00AA471B">
        <w:trPr>
          <w:trHeight w:val="2002"/>
          <w:jc w:val="center"/>
        </w:trPr>
        <w:tc>
          <w:tcPr>
            <w:tcW w:w="1400" w:type="dxa"/>
            <w:vMerge/>
          </w:tcPr>
          <w:p w:rsidR="00750935" w:rsidRPr="008228ED" w:rsidRDefault="00750935" w:rsidP="002C5B3D">
            <w:pPr>
              <w:widowControl w:val="0"/>
              <w:spacing w:after="60" w:line="276" w:lineRule="auto"/>
              <w:jc w:val="both"/>
              <w:rPr>
                <w:rFonts w:cs="Arial"/>
                <w:sz w:val="22"/>
                <w:szCs w:val="22"/>
              </w:rPr>
            </w:pPr>
          </w:p>
        </w:tc>
        <w:tc>
          <w:tcPr>
            <w:tcW w:w="948" w:type="dxa"/>
            <w:vAlign w:val="center"/>
          </w:tcPr>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C</w:t>
            </w:r>
          </w:p>
        </w:tc>
        <w:tc>
          <w:tcPr>
            <w:tcW w:w="3665"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1312" behindDoc="0" locked="0" layoutInCell="1" allowOverlap="1">
                      <wp:simplePos x="0" y="0"/>
                      <wp:positionH relativeFrom="column">
                        <wp:posOffset>22225</wp:posOffset>
                      </wp:positionH>
                      <wp:positionV relativeFrom="paragraph">
                        <wp:posOffset>145415</wp:posOffset>
                      </wp:positionV>
                      <wp:extent cx="2145030" cy="1022350"/>
                      <wp:effectExtent l="12700" t="2540" r="13970" b="13335"/>
                      <wp:wrapNone/>
                      <wp:docPr id="194"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5030" cy="1022350"/>
                                <a:chOff x="-3" y="-1"/>
                                <a:chExt cx="20009" cy="20004"/>
                              </a:xfrm>
                            </wpg:grpSpPr>
                            <wps:wsp>
                              <wps:cNvPr id="195" name="Rectangle 840"/>
                              <wps:cNvSpPr>
                                <a:spLocks noChangeArrowheads="1"/>
                              </wps:cNvSpPr>
                              <wps:spPr bwMode="auto">
                                <a:xfrm>
                                  <a:off x="5565" y="2248"/>
                                  <a:ext cx="1694" cy="38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2</w:t>
                                    </w:r>
                                  </w:p>
                                </w:txbxContent>
                              </wps:txbx>
                              <wps:bodyPr rot="0" vert="horz" wrap="square" lIns="12700" tIns="12700" rIns="12700" bIns="12700" anchor="t" anchorCtr="0" upright="1">
                                <a:noAutofit/>
                              </wps:bodyPr>
                            </wps:wsp>
                            <wps:wsp>
                              <wps:cNvPr id="196" name="Rectangle 841"/>
                              <wps:cNvSpPr>
                                <a:spLocks noChangeArrowheads="1"/>
                              </wps:cNvSpPr>
                              <wps:spPr bwMode="auto">
                                <a:xfrm>
                                  <a:off x="17968" y="10896"/>
                                  <a:ext cx="1694" cy="38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F45F14" w:rsidRDefault="004E000A" w:rsidP="00750935">
                                    <w:pPr>
                                      <w:spacing w:line="240" w:lineRule="exact"/>
                                      <w:jc w:val="center"/>
                                      <w:rPr>
                                        <w:rFonts w:cs="Arial"/>
                                        <w:sz w:val="22"/>
                                      </w:rPr>
                                    </w:pPr>
                                    <w:r w:rsidRPr="00F45F14">
                                      <w:rPr>
                                        <w:rFonts w:cs="Arial"/>
                                        <w:sz w:val="22"/>
                                      </w:rPr>
                                      <w:t>T</w:t>
                                    </w:r>
                                    <w:r w:rsidRPr="00F45F14">
                                      <w:rPr>
                                        <w:rFonts w:cs="Arial"/>
                                        <w:sz w:val="22"/>
                                        <w:vertAlign w:val="subscript"/>
                                      </w:rPr>
                                      <w:t>S</w:t>
                                    </w:r>
                                  </w:p>
                                </w:txbxContent>
                              </wps:txbx>
                              <wps:bodyPr rot="0" vert="horz" wrap="square" lIns="12700" tIns="12700" rIns="12700" bIns="12700" anchor="t" anchorCtr="0" upright="1">
                                <a:noAutofit/>
                              </wps:bodyPr>
                            </wps:wsp>
                            <wps:wsp>
                              <wps:cNvPr id="197" name="Freeform 842"/>
                              <wps:cNvSpPr>
                                <a:spLocks/>
                              </wps:cNvSpPr>
                              <wps:spPr bwMode="auto">
                                <a:xfrm>
                                  <a:off x="-3" y="11356"/>
                                  <a:ext cx="148" cy="2808"/>
                                </a:xfrm>
                                <a:custGeom>
                                  <a:avLst/>
                                  <a:gdLst>
                                    <a:gd name="T0" fmla="*/ 4000 w 20000"/>
                                    <a:gd name="T1" fmla="*/ 0 h 20000"/>
                                    <a:gd name="T2" fmla="*/ 2400 w 20000"/>
                                    <a:gd name="T3" fmla="*/ 2743 h 20000"/>
                                    <a:gd name="T4" fmla="*/ 2400 w 20000"/>
                                    <a:gd name="T5" fmla="*/ 5487 h 20000"/>
                                    <a:gd name="T6" fmla="*/ 4800 w 20000"/>
                                    <a:gd name="T7" fmla="*/ 7434 h 20000"/>
                                    <a:gd name="T8" fmla="*/ 8000 w 20000"/>
                                    <a:gd name="T9" fmla="*/ 8142 h 20000"/>
                                    <a:gd name="T10" fmla="*/ 8000 w 20000"/>
                                    <a:gd name="T11" fmla="*/ 8496 h 20000"/>
                                    <a:gd name="T12" fmla="*/ 10400 w 20000"/>
                                    <a:gd name="T13" fmla="*/ 8850 h 20000"/>
                                    <a:gd name="T14" fmla="*/ 12000 w 20000"/>
                                    <a:gd name="T15" fmla="*/ 9204 h 20000"/>
                                    <a:gd name="T16" fmla="*/ 12000 w 20000"/>
                                    <a:gd name="T17" fmla="*/ 9558 h 20000"/>
                                    <a:gd name="T18" fmla="*/ 14400 w 20000"/>
                                    <a:gd name="T19" fmla="*/ 9823 h 20000"/>
                                    <a:gd name="T20" fmla="*/ 16800 w 20000"/>
                                    <a:gd name="T21" fmla="*/ 10442 h 20000"/>
                                    <a:gd name="T22" fmla="*/ 19200 w 20000"/>
                                    <a:gd name="T23" fmla="*/ 12478 h 20000"/>
                                    <a:gd name="T24" fmla="*/ 16800 w 20000"/>
                                    <a:gd name="T25" fmla="*/ 14690 h 20000"/>
                                    <a:gd name="T26" fmla="*/ 14400 w 20000"/>
                                    <a:gd name="T27" fmla="*/ 15487 h 20000"/>
                                    <a:gd name="T28" fmla="*/ 14400 w 20000"/>
                                    <a:gd name="T29" fmla="*/ 15752 h 20000"/>
                                    <a:gd name="T30" fmla="*/ 12000 w 20000"/>
                                    <a:gd name="T31" fmla="*/ 15752 h 20000"/>
                                    <a:gd name="T32" fmla="*/ 10400 w 20000"/>
                                    <a:gd name="T33" fmla="*/ 16018 h 20000"/>
                                    <a:gd name="T34" fmla="*/ 5600 w 20000"/>
                                    <a:gd name="T35" fmla="*/ 16018 h 20000"/>
                                    <a:gd name="T36" fmla="*/ 0 w 20000"/>
                                    <a:gd name="T37" fmla="*/ 17788 h 20000"/>
                                    <a:gd name="T38" fmla="*/ 5600 w 20000"/>
                                    <a:gd name="T39" fmla="*/ 1991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4000" y="0"/>
                                      </a:moveTo>
                                      <a:lnTo>
                                        <a:pt x="2400" y="2743"/>
                                      </a:lnTo>
                                      <a:lnTo>
                                        <a:pt x="2400" y="5487"/>
                                      </a:lnTo>
                                      <a:lnTo>
                                        <a:pt x="4800" y="7434"/>
                                      </a:lnTo>
                                      <a:lnTo>
                                        <a:pt x="8000" y="8142"/>
                                      </a:lnTo>
                                      <a:lnTo>
                                        <a:pt x="8000" y="8496"/>
                                      </a:lnTo>
                                      <a:lnTo>
                                        <a:pt x="10400" y="8850"/>
                                      </a:lnTo>
                                      <a:lnTo>
                                        <a:pt x="12000" y="9204"/>
                                      </a:lnTo>
                                      <a:lnTo>
                                        <a:pt x="12000" y="9558"/>
                                      </a:lnTo>
                                      <a:lnTo>
                                        <a:pt x="14400" y="9823"/>
                                      </a:lnTo>
                                      <a:lnTo>
                                        <a:pt x="16800" y="10442"/>
                                      </a:lnTo>
                                      <a:lnTo>
                                        <a:pt x="19200" y="12478"/>
                                      </a:lnTo>
                                      <a:lnTo>
                                        <a:pt x="16800" y="14690"/>
                                      </a:lnTo>
                                      <a:lnTo>
                                        <a:pt x="14400" y="15487"/>
                                      </a:lnTo>
                                      <a:lnTo>
                                        <a:pt x="14400" y="15752"/>
                                      </a:lnTo>
                                      <a:lnTo>
                                        <a:pt x="12000" y="15752"/>
                                      </a:lnTo>
                                      <a:lnTo>
                                        <a:pt x="10400" y="16018"/>
                                      </a:lnTo>
                                      <a:lnTo>
                                        <a:pt x="5600" y="16018"/>
                                      </a:lnTo>
                                      <a:lnTo>
                                        <a:pt x="0" y="17788"/>
                                      </a:lnTo>
                                      <a:lnTo>
                                        <a:pt x="5600" y="1991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8" name="Line 843"/>
                              <wps:cNvCnPr/>
                              <wps:spPr bwMode="auto">
                                <a:xfrm>
                                  <a:off x="9966" y="7690"/>
                                  <a:ext cx="6" cy="8325"/>
                                </a:xfrm>
                                <a:prstGeom prst="line">
                                  <a:avLst/>
                                </a:prstGeom>
                                <a:noFill/>
                                <a:ln w="63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 name="Line 844"/>
                              <wps:cNvCnPr/>
                              <wps:spPr bwMode="auto">
                                <a:xfrm>
                                  <a:off x="19330" y="8634"/>
                                  <a:ext cx="6" cy="272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 name="Line 845"/>
                              <wps:cNvCnPr/>
                              <wps:spPr bwMode="auto">
                                <a:xfrm flipV="1">
                                  <a:off x="19324" y="14164"/>
                                  <a:ext cx="6" cy="272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 name="Line 846"/>
                              <wps:cNvCnPr/>
                              <wps:spPr bwMode="auto">
                                <a:xfrm flipH="1">
                                  <a:off x="3154" y="3615"/>
                                  <a:ext cx="2879" cy="515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 name="Line 847"/>
                              <wps:cNvCnPr/>
                              <wps:spPr bwMode="auto">
                                <a:xfrm>
                                  <a:off x="4925" y="2782"/>
                                  <a:ext cx="628" cy="159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 name="Line 848"/>
                              <wps:cNvCnPr/>
                              <wps:spPr bwMode="auto">
                                <a:xfrm flipH="1" flipV="1">
                                  <a:off x="6169" y="6125"/>
                                  <a:ext cx="717" cy="178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849"/>
                              <wps:cNvCnPr/>
                              <wps:spPr bwMode="auto">
                                <a:xfrm>
                                  <a:off x="50" y="14139"/>
                                  <a:ext cx="19861" cy="12"/>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 name="Freeform 850"/>
                              <wps:cNvSpPr>
                                <a:spLocks/>
                              </wps:cNvSpPr>
                              <wps:spPr bwMode="auto">
                                <a:xfrm>
                                  <a:off x="19858" y="11356"/>
                                  <a:ext cx="148" cy="2808"/>
                                </a:xfrm>
                                <a:custGeom>
                                  <a:avLst/>
                                  <a:gdLst>
                                    <a:gd name="T0" fmla="*/ 4000 w 20000"/>
                                    <a:gd name="T1" fmla="*/ 0 h 20000"/>
                                    <a:gd name="T2" fmla="*/ 2400 w 20000"/>
                                    <a:gd name="T3" fmla="*/ 2743 h 20000"/>
                                    <a:gd name="T4" fmla="*/ 2400 w 20000"/>
                                    <a:gd name="T5" fmla="*/ 5487 h 20000"/>
                                    <a:gd name="T6" fmla="*/ 4800 w 20000"/>
                                    <a:gd name="T7" fmla="*/ 7434 h 20000"/>
                                    <a:gd name="T8" fmla="*/ 8000 w 20000"/>
                                    <a:gd name="T9" fmla="*/ 8142 h 20000"/>
                                    <a:gd name="T10" fmla="*/ 8000 w 20000"/>
                                    <a:gd name="T11" fmla="*/ 8496 h 20000"/>
                                    <a:gd name="T12" fmla="*/ 10400 w 20000"/>
                                    <a:gd name="T13" fmla="*/ 8850 h 20000"/>
                                    <a:gd name="T14" fmla="*/ 12000 w 20000"/>
                                    <a:gd name="T15" fmla="*/ 9204 h 20000"/>
                                    <a:gd name="T16" fmla="*/ 12000 w 20000"/>
                                    <a:gd name="T17" fmla="*/ 9558 h 20000"/>
                                    <a:gd name="T18" fmla="*/ 14400 w 20000"/>
                                    <a:gd name="T19" fmla="*/ 9823 h 20000"/>
                                    <a:gd name="T20" fmla="*/ 16800 w 20000"/>
                                    <a:gd name="T21" fmla="*/ 10442 h 20000"/>
                                    <a:gd name="T22" fmla="*/ 19200 w 20000"/>
                                    <a:gd name="T23" fmla="*/ 12478 h 20000"/>
                                    <a:gd name="T24" fmla="*/ 16800 w 20000"/>
                                    <a:gd name="T25" fmla="*/ 14690 h 20000"/>
                                    <a:gd name="T26" fmla="*/ 14400 w 20000"/>
                                    <a:gd name="T27" fmla="*/ 15487 h 20000"/>
                                    <a:gd name="T28" fmla="*/ 14400 w 20000"/>
                                    <a:gd name="T29" fmla="*/ 15752 h 20000"/>
                                    <a:gd name="T30" fmla="*/ 12000 w 20000"/>
                                    <a:gd name="T31" fmla="*/ 15752 h 20000"/>
                                    <a:gd name="T32" fmla="*/ 10400 w 20000"/>
                                    <a:gd name="T33" fmla="*/ 16018 h 20000"/>
                                    <a:gd name="T34" fmla="*/ 5600 w 20000"/>
                                    <a:gd name="T35" fmla="*/ 16018 h 20000"/>
                                    <a:gd name="T36" fmla="*/ 0 w 20000"/>
                                    <a:gd name="T37" fmla="*/ 17788 h 20000"/>
                                    <a:gd name="T38" fmla="*/ 5600 w 20000"/>
                                    <a:gd name="T39" fmla="*/ 19912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000" h="20000">
                                      <a:moveTo>
                                        <a:pt x="4000" y="0"/>
                                      </a:moveTo>
                                      <a:lnTo>
                                        <a:pt x="2400" y="2743"/>
                                      </a:lnTo>
                                      <a:lnTo>
                                        <a:pt x="2400" y="5487"/>
                                      </a:lnTo>
                                      <a:lnTo>
                                        <a:pt x="4800" y="7434"/>
                                      </a:lnTo>
                                      <a:lnTo>
                                        <a:pt x="8000" y="8142"/>
                                      </a:lnTo>
                                      <a:lnTo>
                                        <a:pt x="8000" y="8496"/>
                                      </a:lnTo>
                                      <a:lnTo>
                                        <a:pt x="10400" y="8850"/>
                                      </a:lnTo>
                                      <a:lnTo>
                                        <a:pt x="12000" y="9204"/>
                                      </a:lnTo>
                                      <a:lnTo>
                                        <a:pt x="12000" y="9558"/>
                                      </a:lnTo>
                                      <a:lnTo>
                                        <a:pt x="14400" y="9823"/>
                                      </a:lnTo>
                                      <a:lnTo>
                                        <a:pt x="16800" y="10442"/>
                                      </a:lnTo>
                                      <a:lnTo>
                                        <a:pt x="19200" y="12478"/>
                                      </a:lnTo>
                                      <a:lnTo>
                                        <a:pt x="16800" y="14690"/>
                                      </a:lnTo>
                                      <a:lnTo>
                                        <a:pt x="14400" y="15487"/>
                                      </a:lnTo>
                                      <a:lnTo>
                                        <a:pt x="14400" y="15752"/>
                                      </a:lnTo>
                                      <a:lnTo>
                                        <a:pt x="12000" y="15752"/>
                                      </a:lnTo>
                                      <a:lnTo>
                                        <a:pt x="10400" y="16018"/>
                                      </a:lnTo>
                                      <a:lnTo>
                                        <a:pt x="5600" y="16018"/>
                                      </a:lnTo>
                                      <a:lnTo>
                                        <a:pt x="0" y="17788"/>
                                      </a:lnTo>
                                      <a:lnTo>
                                        <a:pt x="5600" y="19912"/>
                                      </a:lnTo>
                                    </a:path>
                                  </a:pathLst>
                                </a:custGeom>
                                <a:solidFill>
                                  <a:srgbClr val="FFFFFF"/>
                                </a:solidFill>
                                <a:ln w="6350"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206" name="Group 851"/>
                              <wpg:cNvGrpSpPr>
                                <a:grpSpLocks/>
                              </wpg:cNvGrpSpPr>
                              <wpg:grpSpPr bwMode="auto">
                                <a:xfrm>
                                  <a:off x="1780" y="8734"/>
                                  <a:ext cx="1380" cy="2709"/>
                                  <a:chOff x="0" y="0"/>
                                  <a:chExt cx="20000" cy="20000"/>
                                </a:xfrm>
                              </wpg:grpSpPr>
                              <wps:wsp>
                                <wps:cNvPr id="207" name="Freeform 852"/>
                                <wps:cNvSpPr>
                                  <a:spLocks/>
                                </wps:cNvSpPr>
                                <wps:spPr bwMode="auto">
                                  <a:xfrm>
                                    <a:off x="0" y="827"/>
                                    <a:ext cx="20000" cy="19173"/>
                                  </a:xfrm>
                                  <a:custGeom>
                                    <a:avLst/>
                                    <a:gdLst>
                                      <a:gd name="T0" fmla="*/ 19657 w 20000"/>
                                      <a:gd name="T1" fmla="*/ 0 h 20000"/>
                                      <a:gd name="T2" fmla="*/ 0 w 20000"/>
                                      <a:gd name="T3" fmla="*/ 19904 h 20000"/>
                                      <a:gd name="T4" fmla="*/ 19914 w 20000"/>
                                      <a:gd name="T5" fmla="*/ 19426 h 20000"/>
                                    </a:gdLst>
                                    <a:ahLst/>
                                    <a:cxnLst>
                                      <a:cxn ang="0">
                                        <a:pos x="T0" y="T1"/>
                                      </a:cxn>
                                      <a:cxn ang="0">
                                        <a:pos x="T2" y="T3"/>
                                      </a:cxn>
                                      <a:cxn ang="0">
                                        <a:pos x="T4" y="T5"/>
                                      </a:cxn>
                                    </a:cxnLst>
                                    <a:rect l="0" t="0" r="r" b="b"/>
                                    <a:pathLst>
                                      <a:path w="20000" h="20000">
                                        <a:moveTo>
                                          <a:pt x="19657" y="0"/>
                                        </a:moveTo>
                                        <a:lnTo>
                                          <a:pt x="0" y="19904"/>
                                        </a:lnTo>
                                        <a:lnTo>
                                          <a:pt x="19914"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 name="Freeform 853"/>
                                <wps:cNvSpPr>
                                  <a:spLocks/>
                                </wps:cNvSpPr>
                                <wps:spPr bwMode="auto">
                                  <a:xfrm>
                                    <a:off x="681" y="0"/>
                                    <a:ext cx="19319" cy="18435"/>
                                  </a:xfrm>
                                  <a:custGeom>
                                    <a:avLst/>
                                    <a:gdLst>
                                      <a:gd name="T0" fmla="*/ 19911 w 20000"/>
                                      <a:gd name="T1" fmla="*/ 0 h 20000"/>
                                      <a:gd name="T2" fmla="*/ 0 w 20000"/>
                                      <a:gd name="T3" fmla="*/ 19900 h 20000"/>
                                    </a:gdLst>
                                    <a:ahLst/>
                                    <a:cxnLst>
                                      <a:cxn ang="0">
                                        <a:pos x="T0" y="T1"/>
                                      </a:cxn>
                                      <a:cxn ang="0">
                                        <a:pos x="T2" y="T3"/>
                                      </a:cxn>
                                    </a:cxnLst>
                                    <a:rect l="0" t="0" r="r" b="b"/>
                                    <a:pathLst>
                                      <a:path w="20000" h="20000">
                                        <a:moveTo>
                                          <a:pt x="19911" y="0"/>
                                        </a:moveTo>
                                        <a:lnTo>
                                          <a:pt x="0"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209" name="Group 854"/>
                              <wpg:cNvGrpSpPr>
                                <a:grpSpLocks/>
                              </wpg:cNvGrpSpPr>
                              <wpg:grpSpPr bwMode="auto">
                                <a:xfrm>
                                  <a:off x="16796" y="8734"/>
                                  <a:ext cx="1380" cy="2709"/>
                                  <a:chOff x="0" y="0"/>
                                  <a:chExt cx="20000" cy="20000"/>
                                </a:xfrm>
                              </wpg:grpSpPr>
                              <wps:wsp>
                                <wps:cNvPr id="210" name="Freeform 855"/>
                                <wps:cNvSpPr>
                                  <a:spLocks/>
                                </wps:cNvSpPr>
                                <wps:spPr bwMode="auto">
                                  <a:xfrm>
                                    <a:off x="0" y="827"/>
                                    <a:ext cx="20000" cy="19173"/>
                                  </a:xfrm>
                                  <a:custGeom>
                                    <a:avLst/>
                                    <a:gdLst>
                                      <a:gd name="T0" fmla="*/ 258 w 20000"/>
                                      <a:gd name="T1" fmla="*/ 0 h 20000"/>
                                      <a:gd name="T2" fmla="*/ 19914 w 20000"/>
                                      <a:gd name="T3" fmla="*/ 19904 h 20000"/>
                                      <a:gd name="T4" fmla="*/ 0 w 20000"/>
                                      <a:gd name="T5" fmla="*/ 19426 h 20000"/>
                                    </a:gdLst>
                                    <a:ahLst/>
                                    <a:cxnLst>
                                      <a:cxn ang="0">
                                        <a:pos x="T0" y="T1"/>
                                      </a:cxn>
                                      <a:cxn ang="0">
                                        <a:pos x="T2" y="T3"/>
                                      </a:cxn>
                                      <a:cxn ang="0">
                                        <a:pos x="T4" y="T5"/>
                                      </a:cxn>
                                    </a:cxnLst>
                                    <a:rect l="0" t="0" r="r" b="b"/>
                                    <a:pathLst>
                                      <a:path w="20000" h="20000">
                                        <a:moveTo>
                                          <a:pt x="258" y="0"/>
                                        </a:moveTo>
                                        <a:lnTo>
                                          <a:pt x="19914" y="19904"/>
                                        </a:lnTo>
                                        <a:lnTo>
                                          <a:pt x="0" y="19426"/>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1" name="Freeform 856"/>
                                <wps:cNvSpPr>
                                  <a:spLocks/>
                                </wps:cNvSpPr>
                                <wps:spPr bwMode="auto">
                                  <a:xfrm>
                                    <a:off x="0" y="0"/>
                                    <a:ext cx="19304" cy="18435"/>
                                  </a:xfrm>
                                  <a:custGeom>
                                    <a:avLst/>
                                    <a:gdLst>
                                      <a:gd name="T0" fmla="*/ 0 w 20000"/>
                                      <a:gd name="T1" fmla="*/ 0 h 20000"/>
                                      <a:gd name="T2" fmla="*/ 19911 w 20000"/>
                                      <a:gd name="T3" fmla="*/ 19900 h 20000"/>
                                    </a:gdLst>
                                    <a:ahLst/>
                                    <a:cxnLst>
                                      <a:cxn ang="0">
                                        <a:pos x="T0" y="T1"/>
                                      </a:cxn>
                                      <a:cxn ang="0">
                                        <a:pos x="T2" y="T3"/>
                                      </a:cxn>
                                    </a:cxnLst>
                                    <a:rect l="0" t="0" r="r" b="b"/>
                                    <a:pathLst>
                                      <a:path w="20000" h="20000">
                                        <a:moveTo>
                                          <a:pt x="0" y="0"/>
                                        </a:moveTo>
                                        <a:lnTo>
                                          <a:pt x="19911" y="1990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12" name="Line 857"/>
                              <wps:cNvCnPr/>
                              <wps:spPr bwMode="auto">
                                <a:xfrm flipH="1">
                                  <a:off x="3154" y="5429"/>
                                  <a:ext cx="3376" cy="605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 name="Rectangle 858"/>
                              <wps:cNvSpPr>
                                <a:spLocks noChangeArrowheads="1"/>
                              </wps:cNvSpPr>
                              <wps:spPr bwMode="auto">
                                <a:xfrm>
                                  <a:off x="9072" y="15369"/>
                                  <a:ext cx="1694" cy="38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proofErr w:type="gramStart"/>
                                    <w:r w:rsidRPr="006E09CF">
                                      <w:rPr>
                                        <w:rFonts w:cs="Arial"/>
                                      </w:rPr>
                                      <w:t>d</w:t>
                                    </w:r>
                                    <w:proofErr w:type="gramEnd"/>
                                  </w:p>
                                </w:txbxContent>
                              </wps:txbx>
                              <wps:bodyPr rot="0" vert="horz" wrap="square" lIns="12700" tIns="12700" rIns="12700" bIns="12700" anchor="t" anchorCtr="0" upright="1">
                                <a:noAutofit/>
                              </wps:bodyPr>
                            </wps:wsp>
                            <wpg:grpSp>
                              <wpg:cNvPr id="214" name="Group 859"/>
                              <wpg:cNvGrpSpPr>
                                <a:grpSpLocks/>
                              </wpg:cNvGrpSpPr>
                              <wpg:grpSpPr bwMode="auto">
                                <a:xfrm>
                                  <a:off x="15066" y="8734"/>
                                  <a:ext cx="231" cy="2634"/>
                                  <a:chOff x="0" y="0"/>
                                  <a:chExt cx="19982" cy="20000"/>
                                </a:xfrm>
                              </wpg:grpSpPr>
                              <wps:wsp>
                                <wps:cNvPr id="215" name="Line 860"/>
                                <wps:cNvCnPr/>
                                <wps:spPr bwMode="auto">
                                  <a:xfrm>
                                    <a:off x="0" y="0"/>
                                    <a:ext cx="519" cy="2000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6" name="Line 861"/>
                                <wps:cNvCnPr/>
                                <wps:spPr bwMode="auto">
                                  <a:xfrm>
                                    <a:off x="19463" y="0"/>
                                    <a:ext cx="519" cy="2000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17" name="Line 862"/>
                              <wps:cNvCnPr/>
                              <wps:spPr bwMode="auto">
                                <a:xfrm flipH="1">
                                  <a:off x="14000" y="2944"/>
                                  <a:ext cx="2659" cy="759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18" name="Group 863"/>
                              <wpg:cNvGrpSpPr>
                                <a:grpSpLocks/>
                              </wpg:cNvGrpSpPr>
                              <wpg:grpSpPr bwMode="auto">
                                <a:xfrm>
                                  <a:off x="5369" y="11318"/>
                                  <a:ext cx="812" cy="1516"/>
                                  <a:chOff x="0" y="0"/>
                                  <a:chExt cx="20000" cy="20000"/>
                                </a:xfrm>
                              </wpg:grpSpPr>
                              <wps:wsp>
                                <wps:cNvPr id="219" name="Freeform 864"/>
                                <wps:cNvSpPr>
                                  <a:spLocks/>
                                </wps:cNvSpPr>
                                <wps:spPr bwMode="auto">
                                  <a:xfrm>
                                    <a:off x="0" y="0"/>
                                    <a:ext cx="20000" cy="19024"/>
                                  </a:xfrm>
                                  <a:custGeom>
                                    <a:avLst/>
                                    <a:gdLst>
                                      <a:gd name="T0" fmla="*/ 19562 w 20000"/>
                                      <a:gd name="T1" fmla="*/ 19828 h 20000"/>
                                      <a:gd name="T2" fmla="*/ 0 w 20000"/>
                                      <a:gd name="T3" fmla="*/ 0 h 20000"/>
                                      <a:gd name="T4" fmla="*/ 19854 w 20000"/>
                                      <a:gd name="T5" fmla="*/ 517 h 20000"/>
                                    </a:gdLst>
                                    <a:ahLst/>
                                    <a:cxnLst>
                                      <a:cxn ang="0">
                                        <a:pos x="T0" y="T1"/>
                                      </a:cxn>
                                      <a:cxn ang="0">
                                        <a:pos x="T2" y="T3"/>
                                      </a:cxn>
                                      <a:cxn ang="0">
                                        <a:pos x="T4" y="T5"/>
                                      </a:cxn>
                                    </a:cxnLst>
                                    <a:rect l="0" t="0" r="r" b="b"/>
                                    <a:pathLst>
                                      <a:path w="20000" h="20000">
                                        <a:moveTo>
                                          <a:pt x="19562" y="19828"/>
                                        </a:moveTo>
                                        <a:lnTo>
                                          <a:pt x="0" y="0"/>
                                        </a:lnTo>
                                        <a:lnTo>
                                          <a:pt x="19854" y="517"/>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0" name="Freeform 865"/>
                                <wps:cNvSpPr>
                                  <a:spLocks/>
                                </wps:cNvSpPr>
                                <wps:spPr bwMode="auto">
                                  <a:xfrm>
                                    <a:off x="739" y="1478"/>
                                    <a:ext cx="19261" cy="18522"/>
                                  </a:xfrm>
                                  <a:custGeom>
                                    <a:avLst/>
                                    <a:gdLst>
                                      <a:gd name="T0" fmla="*/ 19848 w 20000"/>
                                      <a:gd name="T1" fmla="*/ 19823 h 20000"/>
                                      <a:gd name="T2" fmla="*/ 0 w 20000"/>
                                      <a:gd name="T3" fmla="*/ 0 h 20000"/>
                                    </a:gdLst>
                                    <a:ahLst/>
                                    <a:cxnLst>
                                      <a:cxn ang="0">
                                        <a:pos x="T0" y="T1"/>
                                      </a:cxn>
                                      <a:cxn ang="0">
                                        <a:pos x="T2" y="T3"/>
                                      </a:cxn>
                                    </a:cxnLst>
                                    <a:rect l="0" t="0" r="r" b="b"/>
                                    <a:pathLst>
                                      <a:path w="20000" h="20000">
                                        <a:moveTo>
                                          <a:pt x="19848" y="19823"/>
                                        </a:moveTo>
                                        <a:lnTo>
                                          <a:pt x="0" y="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221" name="Group 866"/>
                              <wpg:cNvGrpSpPr>
                                <a:grpSpLocks/>
                              </wpg:cNvGrpSpPr>
                              <wpg:grpSpPr bwMode="auto">
                                <a:xfrm>
                                  <a:off x="5369" y="9852"/>
                                  <a:ext cx="812" cy="1516"/>
                                  <a:chOff x="0" y="0"/>
                                  <a:chExt cx="20000" cy="20000"/>
                                </a:xfrm>
                              </wpg:grpSpPr>
                              <wps:wsp>
                                <wps:cNvPr id="222" name="Freeform 867"/>
                                <wps:cNvSpPr>
                                  <a:spLocks/>
                                </wps:cNvSpPr>
                                <wps:spPr bwMode="auto">
                                  <a:xfrm>
                                    <a:off x="0" y="989"/>
                                    <a:ext cx="20000" cy="19011"/>
                                  </a:xfrm>
                                  <a:custGeom>
                                    <a:avLst/>
                                    <a:gdLst>
                                      <a:gd name="T0" fmla="*/ 19562 w 20000"/>
                                      <a:gd name="T1" fmla="*/ 0 h 20000"/>
                                      <a:gd name="T2" fmla="*/ 0 w 20000"/>
                                      <a:gd name="T3" fmla="*/ 19828 h 20000"/>
                                      <a:gd name="T4" fmla="*/ 19854 w 20000"/>
                                      <a:gd name="T5" fmla="*/ 19310 h 20000"/>
                                    </a:gdLst>
                                    <a:ahLst/>
                                    <a:cxnLst>
                                      <a:cxn ang="0">
                                        <a:pos x="T0" y="T1"/>
                                      </a:cxn>
                                      <a:cxn ang="0">
                                        <a:pos x="T2" y="T3"/>
                                      </a:cxn>
                                      <a:cxn ang="0">
                                        <a:pos x="T4" y="T5"/>
                                      </a:cxn>
                                    </a:cxnLst>
                                    <a:rect l="0" t="0" r="r" b="b"/>
                                    <a:pathLst>
                                      <a:path w="20000" h="20000">
                                        <a:moveTo>
                                          <a:pt x="19562" y="0"/>
                                        </a:moveTo>
                                        <a:lnTo>
                                          <a:pt x="0" y="19828"/>
                                        </a:lnTo>
                                        <a:lnTo>
                                          <a:pt x="19854" y="19310"/>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3" name="Freeform 868"/>
                                <wps:cNvSpPr>
                                  <a:spLocks/>
                                </wps:cNvSpPr>
                                <wps:spPr bwMode="auto">
                                  <a:xfrm>
                                    <a:off x="739" y="0"/>
                                    <a:ext cx="19261" cy="18522"/>
                                  </a:xfrm>
                                  <a:custGeom>
                                    <a:avLst/>
                                    <a:gdLst>
                                      <a:gd name="T0" fmla="*/ 19848 w 20000"/>
                                      <a:gd name="T1" fmla="*/ 0 h 20000"/>
                                      <a:gd name="T2" fmla="*/ 0 w 20000"/>
                                      <a:gd name="T3" fmla="*/ 19823 h 20000"/>
                                    </a:gdLst>
                                    <a:ahLst/>
                                    <a:cxnLst>
                                      <a:cxn ang="0">
                                        <a:pos x="T0" y="T1"/>
                                      </a:cxn>
                                      <a:cxn ang="0">
                                        <a:pos x="T2" y="T3"/>
                                      </a:cxn>
                                    </a:cxnLst>
                                    <a:rect l="0" t="0" r="r" b="b"/>
                                    <a:pathLst>
                                      <a:path w="20000" h="20000">
                                        <a:moveTo>
                                          <a:pt x="19848" y="0"/>
                                        </a:moveTo>
                                        <a:lnTo>
                                          <a:pt x="0" y="19823"/>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24" name="Line 869"/>
                              <wps:cNvCnPr/>
                              <wps:spPr bwMode="auto">
                                <a:xfrm>
                                  <a:off x="6157" y="8721"/>
                                  <a:ext cx="6" cy="535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870"/>
                              <wpg:cNvGrpSpPr>
                                <a:grpSpLocks/>
                              </wpg:cNvGrpSpPr>
                              <wpg:grpSpPr bwMode="auto">
                                <a:xfrm>
                                  <a:off x="13550" y="11318"/>
                                  <a:ext cx="811" cy="1516"/>
                                  <a:chOff x="0" y="0"/>
                                  <a:chExt cx="20000" cy="20000"/>
                                </a:xfrm>
                              </wpg:grpSpPr>
                              <wps:wsp>
                                <wps:cNvPr id="226" name="Freeform 871"/>
                                <wps:cNvSpPr>
                                  <a:spLocks/>
                                </wps:cNvSpPr>
                                <wps:spPr bwMode="auto">
                                  <a:xfrm>
                                    <a:off x="0" y="0"/>
                                    <a:ext cx="20000" cy="19024"/>
                                  </a:xfrm>
                                  <a:custGeom>
                                    <a:avLst/>
                                    <a:gdLst>
                                      <a:gd name="T0" fmla="*/ 292 w 20000"/>
                                      <a:gd name="T1" fmla="*/ 19828 h 20000"/>
                                      <a:gd name="T2" fmla="*/ 19854 w 20000"/>
                                      <a:gd name="T3" fmla="*/ 0 h 20000"/>
                                      <a:gd name="T4" fmla="*/ 0 w 20000"/>
                                      <a:gd name="T5" fmla="*/ 517 h 20000"/>
                                    </a:gdLst>
                                    <a:ahLst/>
                                    <a:cxnLst>
                                      <a:cxn ang="0">
                                        <a:pos x="T0" y="T1"/>
                                      </a:cxn>
                                      <a:cxn ang="0">
                                        <a:pos x="T2" y="T3"/>
                                      </a:cxn>
                                      <a:cxn ang="0">
                                        <a:pos x="T4" y="T5"/>
                                      </a:cxn>
                                    </a:cxnLst>
                                    <a:rect l="0" t="0" r="r" b="b"/>
                                    <a:pathLst>
                                      <a:path w="20000" h="20000">
                                        <a:moveTo>
                                          <a:pt x="292" y="19828"/>
                                        </a:moveTo>
                                        <a:lnTo>
                                          <a:pt x="19854" y="0"/>
                                        </a:lnTo>
                                        <a:lnTo>
                                          <a:pt x="0" y="517"/>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7" name="Freeform 872"/>
                                <wps:cNvSpPr>
                                  <a:spLocks/>
                                </wps:cNvSpPr>
                                <wps:spPr bwMode="auto">
                                  <a:xfrm>
                                    <a:off x="0" y="1478"/>
                                    <a:ext cx="19260" cy="18522"/>
                                  </a:xfrm>
                                  <a:custGeom>
                                    <a:avLst/>
                                    <a:gdLst>
                                      <a:gd name="T0" fmla="*/ 0 w 20000"/>
                                      <a:gd name="T1" fmla="*/ 19823 h 20000"/>
                                      <a:gd name="T2" fmla="*/ 19848 w 20000"/>
                                      <a:gd name="T3" fmla="*/ 0 h 20000"/>
                                    </a:gdLst>
                                    <a:ahLst/>
                                    <a:cxnLst>
                                      <a:cxn ang="0">
                                        <a:pos x="T0" y="T1"/>
                                      </a:cxn>
                                      <a:cxn ang="0">
                                        <a:pos x="T2" y="T3"/>
                                      </a:cxn>
                                    </a:cxnLst>
                                    <a:rect l="0" t="0" r="r" b="b"/>
                                    <a:pathLst>
                                      <a:path w="20000" h="20000">
                                        <a:moveTo>
                                          <a:pt x="0" y="19823"/>
                                        </a:moveTo>
                                        <a:lnTo>
                                          <a:pt x="19848" y="0"/>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228" name="Group 873"/>
                              <wpg:cNvGrpSpPr>
                                <a:grpSpLocks/>
                              </wpg:cNvGrpSpPr>
                              <wpg:grpSpPr bwMode="auto">
                                <a:xfrm>
                                  <a:off x="13550" y="9852"/>
                                  <a:ext cx="811" cy="1516"/>
                                  <a:chOff x="0" y="0"/>
                                  <a:chExt cx="20000" cy="20000"/>
                                </a:xfrm>
                              </wpg:grpSpPr>
                              <wps:wsp>
                                <wps:cNvPr id="229" name="Freeform 874"/>
                                <wps:cNvSpPr>
                                  <a:spLocks/>
                                </wps:cNvSpPr>
                                <wps:spPr bwMode="auto">
                                  <a:xfrm>
                                    <a:off x="0" y="989"/>
                                    <a:ext cx="20000" cy="19011"/>
                                  </a:xfrm>
                                  <a:custGeom>
                                    <a:avLst/>
                                    <a:gdLst>
                                      <a:gd name="T0" fmla="*/ 292 w 20000"/>
                                      <a:gd name="T1" fmla="*/ 0 h 20000"/>
                                      <a:gd name="T2" fmla="*/ 19854 w 20000"/>
                                      <a:gd name="T3" fmla="*/ 19828 h 20000"/>
                                      <a:gd name="T4" fmla="*/ 0 w 20000"/>
                                      <a:gd name="T5" fmla="*/ 19310 h 20000"/>
                                    </a:gdLst>
                                    <a:ahLst/>
                                    <a:cxnLst>
                                      <a:cxn ang="0">
                                        <a:pos x="T0" y="T1"/>
                                      </a:cxn>
                                      <a:cxn ang="0">
                                        <a:pos x="T2" y="T3"/>
                                      </a:cxn>
                                      <a:cxn ang="0">
                                        <a:pos x="T4" y="T5"/>
                                      </a:cxn>
                                    </a:cxnLst>
                                    <a:rect l="0" t="0" r="r" b="b"/>
                                    <a:pathLst>
                                      <a:path w="20000" h="20000">
                                        <a:moveTo>
                                          <a:pt x="292" y="0"/>
                                        </a:moveTo>
                                        <a:lnTo>
                                          <a:pt x="19854" y="19828"/>
                                        </a:lnTo>
                                        <a:lnTo>
                                          <a:pt x="0" y="19310"/>
                                        </a:lnTo>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med"/>
                                        <a:tailEnd type="none" w="sm"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0" name="Freeform 875"/>
                                <wps:cNvSpPr>
                                  <a:spLocks/>
                                </wps:cNvSpPr>
                                <wps:spPr bwMode="auto">
                                  <a:xfrm>
                                    <a:off x="0" y="0"/>
                                    <a:ext cx="19260" cy="18522"/>
                                  </a:xfrm>
                                  <a:custGeom>
                                    <a:avLst/>
                                    <a:gdLst>
                                      <a:gd name="T0" fmla="*/ 0 w 20000"/>
                                      <a:gd name="T1" fmla="*/ 0 h 20000"/>
                                      <a:gd name="T2" fmla="*/ 19848 w 20000"/>
                                      <a:gd name="T3" fmla="*/ 19823 h 20000"/>
                                    </a:gdLst>
                                    <a:ahLst/>
                                    <a:cxnLst>
                                      <a:cxn ang="0">
                                        <a:pos x="T0" y="T1"/>
                                      </a:cxn>
                                      <a:cxn ang="0">
                                        <a:pos x="T2" y="T3"/>
                                      </a:cxn>
                                    </a:cxnLst>
                                    <a:rect l="0" t="0" r="r" b="b"/>
                                    <a:pathLst>
                                      <a:path w="20000" h="20000">
                                        <a:moveTo>
                                          <a:pt x="0" y="0"/>
                                        </a:moveTo>
                                        <a:lnTo>
                                          <a:pt x="19848" y="19823"/>
                                        </a:lnTo>
                                      </a:path>
                                    </a:pathLst>
                                  </a:custGeom>
                                  <a:solidFill>
                                    <a:srgbClr val="FFFFFF"/>
                                  </a:solidFill>
                                  <a:ln w="9525" cap="flat">
                                    <a:solidFill>
                                      <a:srgbClr val="000000"/>
                                    </a:solidFill>
                                    <a:prstDash val="solid"/>
                                    <a:round/>
                                    <a:headEnd type="none" w="sm" len="med"/>
                                    <a:tailEnd type="none" w="sm"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31" name="Line 876"/>
                              <wps:cNvCnPr/>
                              <wps:spPr bwMode="auto">
                                <a:xfrm>
                                  <a:off x="13567" y="8721"/>
                                  <a:ext cx="6" cy="535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2" name="Line 877"/>
                              <wps:cNvCnPr/>
                              <wps:spPr bwMode="auto">
                                <a:xfrm flipH="1">
                                  <a:off x="92" y="11405"/>
                                  <a:ext cx="19819" cy="50"/>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3" name="Rectangle 878"/>
                              <wps:cNvSpPr>
                                <a:spLocks noChangeArrowheads="1"/>
                              </wps:cNvSpPr>
                              <wps:spPr bwMode="auto">
                                <a:xfrm>
                                  <a:off x="3160" y="8734"/>
                                  <a:ext cx="13600" cy="2721"/>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4" name="Line 879"/>
                              <wps:cNvCnPr/>
                              <wps:spPr bwMode="auto">
                                <a:xfrm>
                                  <a:off x="6122" y="14027"/>
                                  <a:ext cx="6" cy="597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5" name="Line 880"/>
                              <wps:cNvCnPr/>
                              <wps:spPr bwMode="auto">
                                <a:xfrm>
                                  <a:off x="13496" y="14027"/>
                                  <a:ext cx="6" cy="597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6" name="Line 881"/>
                              <wps:cNvCnPr/>
                              <wps:spPr bwMode="auto">
                                <a:xfrm>
                                  <a:off x="6128" y="18413"/>
                                  <a:ext cx="7380" cy="12"/>
                                </a:xfrm>
                                <a:prstGeom prst="line">
                                  <a:avLst/>
                                </a:prstGeom>
                                <a:noFill/>
                                <a:ln w="6350">
                                  <a:solidFill>
                                    <a:srgbClr val="000000"/>
                                  </a:solidFill>
                                  <a:round/>
                                  <a:headEnd type="arrow"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7" name="Rectangle 882"/>
                              <wps:cNvSpPr>
                                <a:spLocks noChangeArrowheads="1"/>
                              </wps:cNvSpPr>
                              <wps:spPr bwMode="auto">
                                <a:xfrm>
                                  <a:off x="16334" y="-1"/>
                                  <a:ext cx="1711" cy="3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line="240" w:lineRule="exact"/>
                                      <w:jc w:val="center"/>
                                      <w:rPr>
                                        <w:rFonts w:cs="Arial"/>
                                      </w:rPr>
                                    </w:pPr>
                                    <w:proofErr w:type="gramStart"/>
                                    <w:r w:rsidRPr="006E09CF">
                                      <w:rPr>
                                        <w:rFonts w:cs="Arial"/>
                                      </w:rPr>
                                      <w:t>a</w:t>
                                    </w:r>
                                    <w:proofErr w:type="gramEnd"/>
                                  </w:p>
                                </w:txbxContent>
                              </wps:txbx>
                              <wps:bodyPr rot="0" vert="horz" wrap="square" lIns="12700" tIns="12700" rIns="12700" bIns="12700" anchor="t" anchorCtr="0" upright="1">
                                <a:noAutofit/>
                              </wps:bodyPr>
                            </wps:wsp>
                            <wps:wsp>
                              <wps:cNvPr id="238" name="Oval 883"/>
                              <wps:cNvSpPr>
                                <a:spLocks noChangeArrowheads="1"/>
                              </wps:cNvSpPr>
                              <wps:spPr bwMode="auto">
                                <a:xfrm>
                                  <a:off x="16393" y="707"/>
                                  <a:ext cx="1244" cy="2510"/>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9" o:spid="_x0000_s2008" style="position:absolute;left:0;text-align:left;margin-left:1.75pt;margin-top:11.45pt;width:168.9pt;height:80.5pt;z-index:251661312" coordorigin="-3,-1" coordsize="20009,20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">
                      <v:rect id="Rectangle 840" o:spid="_x0000_s2009" style="position:absolute;left:5565;top:2248;width:1694;height:38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l/A8EA&#10;AADcAAAADwAAAGRycy9kb3ducmV2LnhtbERPTWsCMRC9F/wPYQrearZSpV2NIkrFi4jWS2/DZtws&#10;7kyWTdTtv28Ewds83udM5x3X6kptqLwYeB9koEgKbyspDRx/vt8+QYWIYrH2Qgb+KMB81nuZYm79&#10;TfZ0PcRSpRAJORpwMTa51qFwxBgGviFJ3Mm3jDHBttS2xVsK51oPs2ysGStJDQ4bWjoqzocLG9h0&#10;vLBuvfvY/tbHsAp7Hl/ObEz/tVtMQEXq4lP8cG9smv81gvsz6QI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ZfwPBAAAA3AAAAA8AAAAAAAAAAAAAAAAAmAIAAGRycy9kb3du&#10;cmV2LnhtbFBLBQYAAAAABAAEAPUAAACGAwAAAAA=&#10;" filled="f" stroked="f" strokeweight=".5pt">
                        <v:textbox inset="1pt,1pt,1pt,1pt">
                          <w:txbxContent>
                            <w:p w:rsidR="004E000A" w:rsidRPr="006E09CF" w:rsidRDefault="004E000A" w:rsidP="00750935">
                              <w:pPr>
                                <w:spacing w:line="240" w:lineRule="exact"/>
                                <w:jc w:val="center"/>
                                <w:rPr>
                                  <w:rFonts w:cs="Arial"/>
                                </w:rPr>
                              </w:pPr>
                              <w:r w:rsidRPr="006E09CF">
                                <w:rPr>
                                  <w:rFonts w:cs="Arial"/>
                                </w:rPr>
                                <w:t>t</w:t>
                              </w:r>
                              <w:r w:rsidRPr="006E09CF">
                                <w:rPr>
                                  <w:rFonts w:cs="Arial"/>
                                  <w:vertAlign w:val="subscript"/>
                                </w:rPr>
                                <w:t>2</w:t>
                              </w:r>
                            </w:p>
                          </w:txbxContent>
                        </v:textbox>
                      </v:rect>
                      <v:rect id="Rectangle 841" o:spid="_x0000_s2010" style="position:absolute;left:17968;top:10896;width:1694;height:38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vhdMIA&#10;AADcAAAADwAAAGRycy9kb3ducmV2LnhtbERPS2vCQBC+F/wPyxR6q5uWEtrUjYhF8VLEx6W3ITvN&#10;hmRmQ3bV+O/dgtDbfHzPmc1H7tSZhtB4MfAyzUCRVN42Uhs4HlbP76BCRLHYeSEDVwowLycPMyys&#10;v8iOzvtYqxQioUADLsa+0DpUjhjD1Pckifv1A2NMcKi1HfCSwrnTr1mWa8ZGUoPDnpaOqnZ/YgOb&#10;kRfWrbdv3z/dMXyFHeenlo15ehwXn6AijfFffHdvbJr/kcPfM+kC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S+F0wgAAANwAAAAPAAAAAAAAAAAAAAAAAJgCAABkcnMvZG93&#10;bnJldi54bWxQSwUGAAAAAAQABAD1AAAAhwMAAAAA&#10;" filled="f" stroked="f" strokeweight=".5pt">
                        <v:textbox inset="1pt,1pt,1pt,1pt">
                          <w:txbxContent>
                            <w:p w:rsidR="004E000A" w:rsidRPr="00F45F14" w:rsidRDefault="004E000A" w:rsidP="00750935">
                              <w:pPr>
                                <w:spacing w:line="240" w:lineRule="exact"/>
                                <w:jc w:val="center"/>
                                <w:rPr>
                                  <w:rFonts w:cs="Arial"/>
                                  <w:sz w:val="22"/>
                                </w:rPr>
                              </w:pPr>
                              <w:r w:rsidRPr="00F45F14">
                                <w:rPr>
                                  <w:rFonts w:cs="Arial"/>
                                  <w:sz w:val="22"/>
                                </w:rPr>
                                <w:t>T</w:t>
                              </w:r>
                              <w:r w:rsidRPr="00F45F14">
                                <w:rPr>
                                  <w:rFonts w:cs="Arial"/>
                                  <w:sz w:val="22"/>
                                  <w:vertAlign w:val="subscript"/>
                                </w:rPr>
                                <w:t>S</w:t>
                              </w:r>
                            </w:p>
                          </w:txbxContent>
                        </v:textbox>
                      </v:rect>
                      <v:shape id="Freeform 842" o:spid="_x0000_s2011" style="position:absolute;left:-3;top:11356;width:148;height:280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MEA&#10;AADcAAAADwAAAGRycy9kb3ducmV2LnhtbERP3WrCMBS+F3yHcAa701QvdHamRYTB3GBg3QMcmpOk&#10;rDkpTdTu7ZfBYHfn4/s9+3ryvbjRGLvAClbLAgRxG3THVsHn5WXxBCImZI19YFLwTRHqaj7bY6nD&#10;nc90a5IVOYRjiQpcSkMpZWwdeYzLMBBnzoTRY8pwtFKPeM/hvpfrothIjx3nBocDHR21X83VKzAH&#10;2ZzZFvbqzNv7yXyszWrrlXp8mA7PIBJN6V/8537Vef5uC7/P5Atk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0/szBAAAA3AAAAA8AAAAAAAAAAAAAAAAAmAIAAGRycy9kb3du&#10;cmV2LnhtbFBLBQYAAAAABAAEAPUAAACGAwAAAAA=&#10;" path="m4000,l2400,2743r,2744l4800,7434r3200,708l8000,8496r2400,354l12000,9204r,354l14400,9823r2400,619l19200,12478r-2400,2212l14400,15487r,265l12000,15752r-1600,266l5600,16018,,17788r5600,2124e" strokeweight=".5pt">
                        <v:stroke startarrowwidth="narrow" endarrowwidth="narrow"/>
                        <v:path arrowok="t" o:connecttype="custom" o:connectlocs="30,0;18,385;18,770;36,1044;59,1143;59,1193;77,1243;89,1292;89,1342;107,1379;124,1466;142,1752;124,2062;107,2174;107,2212;89,2212;77,2249;41,2249;0,2497;41,2796" o:connectangles="0,0,0,0,0,0,0,0,0,0,0,0,0,0,0,0,0,0,0,0"/>
                      </v:shape>
                      <v:line id="Line 843" o:spid="_x0000_s2012" style="position:absolute;visibility:visible;mso-wrap-style:square" from="9966,7690" to="9972,16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UgdsUAAADcAAAADwAAAGRycy9kb3ducmV2LnhtbESPQW/CMAyF70j8h8hIu0EKB7R1BDQh&#10;AbutUGAcrca01RqnagJ0/34+IO1m6z2/93mx6l2j7tSF2rOB6SQBRVx4W3Np4Jhvxq+gQkS22Hgm&#10;A78UYLUcDhaYWv/gPd0PsVQSwiFFA1WMbap1KCpyGCa+JRbt6juHUdau1LbDh4S7Rs+SZK4d1iwN&#10;Fba0rqj4OdycgdP5e93m2TYvtrt5efk6ZzaZZca8jPqPd1CR+vhvfl5/WsF/E1p5Rib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gUgdsUAAADcAAAADwAAAAAAAAAA&#10;AAAAAAChAgAAZHJzL2Rvd25yZXYueG1sUEsFBgAAAAAEAAQA+QAAAJMDAAAAAA==&#10;" strokeweight=".5pt">
                        <v:stroke startarrowwidth="narrow" endarrowwidth="narrow"/>
                      </v:line>
                      <v:line id="Line 844" o:spid="_x0000_s2013" style="position:absolute;visibility:visible;mso-wrap-style:square" from="19330,8634" to="19336,1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CMh8MAAADcAAAADwAAAGRycy9kb3ducmV2LnhtbERPTWvCQBC9C/6HZQQvUjctEkx0FbEV&#10;pJdSqwdvY3ZMgtnZsLtq/PduodDbPN7nzJedacSNnK8tK3gdJyCIC6trLhXsfzYvUxA+IGtsLJOC&#10;B3lYLvq9Oeba3vmbbrtQihjCPkcFVQhtLqUvKjLox7YljtzZOoMhQldK7fAew00j35IklQZrjg0V&#10;trSuqLjsrkbBxxenez/NTseHpEP6XqeTkftUajjoVjMQgbrwL/5zb3Wcn2Xw+0y8QC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wjIfDAAAA3AAAAA8AAAAAAAAAAAAA&#10;AAAAoQIAAGRycy9kb3ducmV2LnhtbFBLBQYAAAAABAAEAPkAAACRAwAAAAA=&#10;" strokeweight=".5pt">
                        <v:stroke startarrowwidth="narrow" startarrowlength="short" endarrow="open" endarrowwidth="narrow" endarrowlength="short"/>
                      </v:line>
                      <v:line id="Line 845" o:spid="_x0000_s2014" style="position:absolute;flip:y;visibility:visible;mso-wrap-style:square" from="19324,14164" to="19330,16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rabMMAAADcAAAADwAAAGRycy9kb3ducmV2LnhtbESPzarCMBSE9xd8h3AENxdNdXGRahQR&#10;LQp349+iu0NzbIvNSWlirW9vBMHlMDPfMPNlZyrRUuNKywrGowgEcWZ1ybmC82k7nIJwHlljZZkU&#10;PMnBctH7mWOs7YMP1B59LgKEXYwKCu/rWEqXFWTQjWxNHLyrbQz6IJtc6gYfAW4qOYmiP2mw5LBQ&#10;YE3rgrLb8W4UtJvdod1XdE+S+j8d6+0+ufymSg363WoGwlPnv+FPe6cVBCK8z4QjIB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1K2mzDAAAA3AAAAA8AAAAAAAAAAAAA&#10;AAAAoQIAAGRycy9kb3ducmV2LnhtbFBLBQYAAAAABAAEAPkAAACRAwAAAAA=&#10;" strokeweight=".5pt">
                        <v:stroke startarrowwidth="narrow" startarrowlength="short" endarrow="open" endarrowwidth="narrow" endarrowlength="short"/>
                      </v:line>
                      <v:line id="Line 846" o:spid="_x0000_s2015" style="position:absolute;flip:x;visibility:visible;mso-wrap-style:square" from="3154,3615" to="6033,8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elfMQAAADcAAAADwAAAGRycy9kb3ducmV2LnhtbESPT4vCMBTE7wt+h/AEb2uqgixd0+If&#10;BPGiq9uDt0fzbIvNS2lird/eCAt7HGbmN8wi7U0tOmpdZVnBZByBIM6trrhQ8Hvefn6BcB5ZY22Z&#10;FDzJQZoMPhYYa/vgH+pOvhABwi5GBaX3TSyly0sy6Ma2IQ7e1bYGfZBtIXWLjwA3tZxG0VwarDgs&#10;lNjQuqT8drobBd1qtt8cMju/2KaS2fKczdyxVmo07JffIDz1/j/8195pBdNoAu8z4QjI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h6V8xAAAANwAAAAPAAAAAAAAAAAA&#10;AAAAAKECAABkcnMvZG93bnJldi54bWxQSwUGAAAAAAQABAD5AAAAkgMAAAAA&#10;" strokeweight=".5pt">
                        <v:stroke startarrowwidth="narrow" startarrowlength="short" endarrowwidth="narrow" endarrowlength="short"/>
                      </v:line>
                      <v:line id="Line 847" o:spid="_x0000_s2016" style="position:absolute;visibility:visible;mso-wrap-style:square" from="4925,2782" to="5553,4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vqDcYAAADcAAAADwAAAGRycy9kb3ducmV2LnhtbESPQWvCQBSE70L/w/IEL6IbQwk2dROK&#10;Wii9lFo9eHtmX5Ng9m3YXTX++26h0OMwM98wq3IwnbiS861lBYt5AoK4srrlWsH+63W2BOEDssbO&#10;Mim4k4eyeBitMNf2xp903YVaRAj7HBU0IfS5lL5qyKCf2544et/WGQxRulpqh7cIN51MkySTBluO&#10;Cw32tG6oOu8uRsH2g7O9Xz6djndJh2zTZo9T967UZDy8PIMINIT/8F/7TStIkxR+z8QjII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76g3GAAAA3AAAAA8AAAAAAAAA&#10;AAAAAAAAoQIAAGRycy9kb3ducmV2LnhtbFBLBQYAAAAABAAEAPkAAACUAwAAAAA=&#10;" strokeweight=".5pt">
                        <v:stroke startarrowwidth="narrow" startarrowlength="short" endarrow="open" endarrowwidth="narrow" endarrowlength="short"/>
                      </v:line>
                      <v:line id="Line 848" o:spid="_x0000_s2017" style="position:absolute;flip:x y;visibility:visible;mso-wrap-style:square" from="6169,6125" to="6886,7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SeDsQAAADcAAAADwAAAGRycy9kb3ducmV2LnhtbESPQWsCMRSE74L/IbxCbzXbLYhdjSKC&#10;tLQeWlvQ42Pz3A1uXkKS6vbfG0HwOMzMN8xs0dtOnChE41jB86gAQVw7bbhR8PuzfpqAiAlZY+eY&#10;FPxThMV8OJhhpd2Zv+m0TY3IEI4VKmhT8pWUsW7JYhw5T5y9gwsWU5ahkTrgOcNtJ8uiGEuLhvNC&#10;i55WLdXH7Z9VEH3YdJ8f5vh22H1591pO9ma1UerxoV9OQSTq0z18a79rBWXxAtcz+QjI+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xJ4OxAAAANwAAAAPAAAAAAAAAAAA&#10;AAAAAKECAABkcnMvZG93bnJldi54bWxQSwUGAAAAAAQABAD5AAAAkgMAAAAA&#10;" strokeweight=".5pt">
                        <v:stroke startarrowwidth="narrow" startarrowlength="short" endarrow="open" endarrowwidth="narrow" endarrowlength="short"/>
                      </v:line>
                      <v:line id="Line 849" o:spid="_x0000_s2018" style="position:absolute;visibility:visible;mso-wrap-style:square" from="50,14139" to="19911,14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ybMscAAADcAAAADwAAAGRycy9kb3ducmV2LnhtbESP3WrCQBSE7wt9h+UUelc3DUElukrR&#10;Flqpgn/g5TF7TEKyZ0N2a+Lbd4VCL4eZ+YaZzntTiyu1rrSs4HUQgSDOrC45V3DYf7yMQTiPrLG2&#10;TApu5GA+e3yYYqptx1u67nwuAoRdigoK75tUSpcVZNANbEMcvIttDfog21zqFrsAN7WMo2goDZYc&#10;FgpsaFFQVu1+jIL39ddqMYqXp+U56Tar76Q61n2l1PNT/zYB4an3/+G/9qdWEEcJ3M+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bJsyxwAAANwAAAAPAAAAAAAA&#10;AAAAAAAAAKECAABkcnMvZG93bnJldi54bWxQSwUGAAAAAAQABAD5AAAAlQMAAAAA&#10;">
                        <v:stroke startarrowwidth="narrow" endarrowwidth="narrow"/>
                      </v:line>
                      <v:shape id="Freeform 850" o:spid="_x0000_s2019" style="position:absolute;left:19858;top:11356;width:148;height:280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Ux28MA&#10;AADcAAAADwAAAGRycy9kb3ducmV2LnhtbESP0UoDMRRE34X+Q7gF32zSBbWsTUsRhFZB6LYfcNnc&#10;JIubm2WTtuvfG0HwcZiZM8x6O4VeXGlMXWQNy4UCQdxG07HTcD69PaxApIxssI9MGr4pwXYzu1tj&#10;beKNj3RtshMFwqlGDT7noZYytZ4CpkUciItn4xgwFzk6aUa8FXjoZaXUkwzYcVnwONCrp/aruQQN&#10;diebIzvlLt6+fxzsZ2WXz0Hr+/m0ewGRacr/4b/23mio1CP8nilH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Ux28MAAADcAAAADwAAAAAAAAAAAAAAAACYAgAAZHJzL2Rv&#10;d25yZXYueG1sUEsFBgAAAAAEAAQA9QAAAIgDAAAAAA==&#10;" path="m4000,l2400,2743r,2744l4800,7434r3200,708l8000,8496r2400,354l12000,9204r,354l14400,9823r2400,619l19200,12478r-2400,2212l14400,15487r,265l12000,15752r-1600,266l5600,16018,,17788r5600,2124e" strokeweight=".5pt">
                        <v:stroke startarrowwidth="narrow" endarrowwidth="narrow"/>
                        <v:path arrowok="t" o:connecttype="custom" o:connectlocs="30,0;18,385;18,770;36,1044;59,1143;59,1193;77,1243;89,1292;89,1342;107,1379;124,1466;142,1752;124,2062;107,2174;107,2212;89,2212;77,2249;41,2249;0,2497;41,2796" o:connectangles="0,0,0,0,0,0,0,0,0,0,0,0,0,0,0,0,0,0,0,0"/>
                      </v:shape>
                      <v:group id="Group 851" o:spid="_x0000_s2020" style="position:absolute;left:1780;top:8734;width:1380;height:2709"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TGz8YAAADcAAAADwAAAGRycy9kb3ducmV2LnhtbESPQWvCQBSE74X+h+UV&#10;ems2sVQkdQ1BVDxIoUaQ3h7ZZxLMvg3ZNYn/3i0Uehxm5htmmU2mFQP1rrGsIIliEMSl1Q1XCk7F&#10;9m0Bwnlkja1lUnAnB9nq+WmJqbYjf9Nw9JUIEHYpKqi971IpXVmTQRfZjjh4F9sb9EH2ldQ9jgFu&#10;WjmL47k02HBYqLGjdU3l9XgzCnYjjvl7shkO18v6/lN8fJ0PCSn1+jLlnyA8Tf4//NfeawWzeA6/&#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RMbPxgAAANwA&#10;AAAPAAAAAAAAAAAAAAAAAKoCAABkcnMvZG93bnJldi54bWxQSwUGAAAAAAQABAD6AAAAnQMAAAAA&#10;">
                        <v:shape id="Freeform 852" o:spid="_x0000_s2021" style="position:absolute;top:827;width:20000;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ixF8UA&#10;AADcAAAADwAAAGRycy9kb3ducmV2LnhtbESPQWvCQBSE74L/YXlCb7pRii2pmyANBW/SVITeHtnX&#10;JJh9G3c3Gv31bqHQ4zAz3zCbfDSduJDzrWUFy0UCgriyuuVaweHrY/4KwgdkjZ1lUnAjD3k2nWww&#10;1fbKn3QpQy0ihH2KCpoQ+lRKXzVk0C9sTxy9H+sMhihdLbXDa4SbTq6SZC0NthwXGuzpvaHqVA5G&#10;ARfVcO6L+7lcb793+8OxeHZDodTTbNy+gQg0hv/wX3unFaySF/g9E4+Az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qLEXxQAAANwAAAAPAAAAAAAAAAAAAAAAAJgCAABkcnMv&#10;ZG93bnJldi54bWxQSwUGAAAAAAQABAD1AAAAigMAAAAA&#10;" path="m19657,l,19904r19914,-478e" fillcolor="#dfdfdf" stroked="f">
                          <v:stroke startarrowwidth="narrow" endarrowwidth="narrow"/>
                          <v:path arrowok="t" o:connecttype="custom" o:connectlocs="19657,0;0,19081;19914,18623" o:connectangles="0,0,0"/>
                        </v:shape>
                        <v:shape id="Freeform 853" o:spid="_x0000_s2022" style="position:absolute;left:681;width:19319;height:1843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VPUcIA&#10;AADcAAAADwAAAGRycy9kb3ducmV2LnhtbERPy4rCMBTdC/MP4Qqz09QuBukYRYXBWQj1NQt3l+ba&#10;FpubmmS0+vVmIbg8nPdk1plGXMn52rKC0TABQVxYXXOp4LD/GYxB+ICssbFMCu7kYTb96E0w0/bG&#10;W7ruQiliCPsMFVQhtJmUvqjIoB/aljhyJ+sMhghdKbXDWww3jUyT5EsarDk2VNjSsqLivPs3CsaP&#10;9C9vfZ5f3Pp8XI/u89VisVHqs9/Nv0EE6sJb/HL/agVpEtfGM/EIy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FU9RwgAAANwAAAAPAAAAAAAAAAAAAAAAAJgCAABkcnMvZG93&#10;bnJldi54bWxQSwUGAAAAAAQABAD1AAAAhwMAAAAA&#10;" path="m19911,l,19900e">
                          <v:stroke startarrowwidth="narrow" endarrowwidth="narrow"/>
                          <v:path arrowok="t" o:connecttype="custom" o:connectlocs="19233,0;0,18343" o:connectangles="0,0"/>
                        </v:shape>
                      </v:group>
                      <v:group id="Group 854" o:spid="_x0000_s2023" style="position:absolute;left:16796;top:8734;width:1380;height:2709"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shape id="Freeform 855" o:spid="_x0000_s2024" style="position:absolute;top:827;width:20000;height:191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vsIA&#10;AADcAAAADwAAAGRycy9kb3ducmV2LnhtbERPz2vCMBS+C/sfwhvspqkyyuiMIiuD3oZdGez2aN7a&#10;sualJqmt/vXmIHj8+H5v97PpxZmc7ywrWK8SEMS11R03Cqrvz+UbCB+QNfaWScGFPOx3T4stZtpO&#10;fKRzGRoRQ9hnqKANYcik9HVLBv3KDsSR+7POYIjQNVI7nGK46eUmSVJpsOPY0OJAHy3V/+VoFHBe&#10;j6chv57K9PBbfFU/+asbc6VenufDO4hAc3iI7+5CK9is4/x4Jh4Bu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mL++wgAAANwAAAAPAAAAAAAAAAAAAAAAAJgCAABkcnMvZG93&#10;bnJldi54bWxQSwUGAAAAAAQABAD1AAAAhwMAAAAA&#10;" path="m258,l19914,19904,,19426e" fillcolor="#dfdfdf" stroked="f">
                          <v:stroke startarrowwidth="narrow" endarrowwidth="narrow"/>
                          <v:path arrowok="t" o:connecttype="custom" o:connectlocs="258,0;19914,19081;0,18623" o:connectangles="0,0,0"/>
                        </v:shape>
                        <v:shape id="Freeform 856" o:spid="_x0000_s2025" style="position:absolute;width:19304;height:1843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ZwEcYA&#10;AADcAAAADwAAAGRycy9kb3ducmV2LnhtbESPT2vCQBTE7wW/w/IEb3WTHESiq2hB2oOQ1j8Hb4/s&#10;axLMvo27q0Y/fbdQ6HGYmd8w82VvWnEj5xvLCtJxAoK4tLrhSsFhv3mdgvABWWNrmRQ8yMNyMXiZ&#10;Y67tnb/otguViBD2OSqoQ+hyKX1Zk0E/th1x9L6tMxiidJXUDu8RblqZJclEGmw4LtTY0VtN5Xl3&#10;NQqmz+xYdL4oLm57Pm3Tx+p9vf5UajTsVzMQgfrwH/5rf2gFWZrC75l4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ZwEcYAAADcAAAADwAAAAAAAAAAAAAAAACYAgAAZHJz&#10;L2Rvd25yZXYueG1sUEsFBgAAAAAEAAQA9QAAAIsDAAAAAA==&#10;" path="m,l19911,19900e">
                          <v:stroke startarrowwidth="narrow" endarrowwidth="narrow"/>
                          <v:path arrowok="t" o:connecttype="custom" o:connectlocs="0,0;19218,18343" o:connectangles="0,0"/>
                        </v:shape>
                      </v:group>
                      <v:line id="Line 857" o:spid="_x0000_s2026" style="position:absolute;flip:x;visibility:visible;mso-wrap-style:square" from="3154,5429" to="6530,11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yt1sUAAADcAAAADwAAAGRycy9kb3ducmV2LnhtbESPS2vDMBCE74X8B7GB3mr5AaG4UUIe&#10;BEoubeP6kNtibWwTa2UsxXH+fVUo9DjMzDfMcj2ZTow0uNaygiSKQRBXVrdcK/guDi+vIJxH1thZ&#10;JgUPcrBezZ6WmGt75y8aT74WAcIuRwWN930upasaMugi2xMH72IHgz7IoZZ6wHuAm06mcbyQBlsO&#10;Cw32tGuoup5uRsG4zY77j9IuzrZvZbkpysx9dko9z6fNGwhPk/8P/7XftYI0SeH3TDgCcv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oyt1sUAAADcAAAADwAAAAAAAAAA&#10;AAAAAAChAgAAZHJzL2Rvd25yZXYueG1sUEsFBgAAAAAEAAQA+QAAAJMDAAAAAA==&#10;" strokeweight=".5pt">
                        <v:stroke startarrowwidth="narrow" startarrowlength="short" endarrowwidth="narrow" endarrowlength="short"/>
                      </v:line>
                      <v:rect id="Rectangle 858" o:spid="_x0000_s2027" style="position:absolute;left:9072;top:15369;width:1694;height:38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ogysQA&#10;AADcAAAADwAAAGRycy9kb3ducmV2LnhtbESPQWvCQBSE74X+h+UVvNWNWkRS1yAtLV6KGL14e2Rf&#10;syF5b0N21fTfdwsFj8PMfMOsi5E7daUhNF4MzKYZKJLK20ZqA6fjx/MKVIgoFjsvZOCHAhSbx4c1&#10;5tbf5EDXMtYqQSTkaMDF2Odah8oRY5j6niR5335gjEkOtbYD3hKcOz3PsqVmbCQtOOzpzVHVlhc2&#10;sBt5a93n/uXr3J3Cezjw8tKyMZOncfsKKtIY7+H/9s4amM8W8HcmHQG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KIMrEAAAA3AAAAA8AAAAAAAAAAAAAAAAAmAIAAGRycy9k&#10;b3ducmV2LnhtbFBLBQYAAAAABAAEAPUAAACJAwAAAAA=&#10;" filled="f" stroked="f" strokeweight=".5pt">
                        <v:textbox inset="1pt,1pt,1pt,1pt">
                          <w:txbxContent>
                            <w:p w:rsidR="004E000A" w:rsidRPr="006E09CF" w:rsidRDefault="004E000A" w:rsidP="00750935">
                              <w:pPr>
                                <w:spacing w:line="240" w:lineRule="exact"/>
                                <w:jc w:val="center"/>
                                <w:rPr>
                                  <w:rFonts w:cs="Arial"/>
                                </w:rPr>
                              </w:pPr>
                              <w:proofErr w:type="gramStart"/>
                              <w:r w:rsidRPr="006E09CF">
                                <w:rPr>
                                  <w:rFonts w:cs="Arial"/>
                                </w:rPr>
                                <w:t>d</w:t>
                              </w:r>
                              <w:proofErr w:type="gramEnd"/>
                            </w:p>
                          </w:txbxContent>
                        </v:textbox>
                      </v:rect>
                      <v:group id="Group 859" o:spid="_x0000_s2028" style="position:absolute;left:15066;top:8734;width:231;height:2634" coordsize="1998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line id="Line 860" o:spid="_x0000_s2029" style="position:absolute;visibility:visible;mso-wrap-style:square" from="0,0" to="519,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3of8UAAADcAAAADwAAAGRycy9kb3ducmV2LnhtbESPT2vCQBTE74V+h+UJ3upGQyWNrlIs&#10;godejIL19sg+k2D2bchu8+fbdwuCx2FmfsOst4OpRUetqywrmM8iEMS51RUXCs6n/VsCwnlkjbVl&#10;UjCSg+3m9WWNqbY9H6nLfCEChF2KCkrvm1RKl5dk0M1sQxy8m20N+iDbQuoW+wA3tVxE0VIarDgs&#10;lNjQrqT8nv0aBfnp8lNdZZxEXx99ktD3bh9fR6Wmk+FzBcLT4J/hR/ugFSzm7/B/JhwBuf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w3of8UAAADcAAAADwAAAAAAAAAA&#10;AAAAAAChAgAAZHJzL2Rvd25yZXYueG1sUEsFBgAAAAAEAAQA+QAAAJMDAAAAAA==&#10;" strokeweight=".5pt">
                          <v:stroke dashstyle="1 1" startarrowwidth="narrow" startarrowlength="short" endarrowwidth="narrow" endarrowlength="short"/>
                        </v:line>
                        <v:line id="Line 861" o:spid="_x0000_s2030" style="position:absolute;visibility:visible;mso-wrap-style:square" from="19463,0" to="19982,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92CMQAAADcAAAADwAAAGRycy9kb3ducmV2LnhtbESPQYvCMBSE7wv+h/AEb9tUBel2G0UU&#10;wYOXVcHt7dG8bYvNS2mirf/eLAgeh5n5hslWg2nEnTpXW1YwjWIQxIXVNZcKzqfdZwLCeWSNjWVS&#10;8CAHq+XoI8NU255/6H70pQgQdikqqLxvUyldUZFBF9mWOHh/tjPog+xKqTvsA9w0chbHC2mw5rBQ&#10;YUubiorr8WYUFKfLb53LeRJvv/okocNmN88fSk3Gw/obhKfBv8Ov9l4rmE0X8H8mHAG5f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33YIxAAAANwAAAAPAAAAAAAAAAAA&#10;AAAAAKECAABkcnMvZG93bnJldi54bWxQSwUGAAAAAAQABAD5AAAAkgMAAAAA&#10;" strokeweight=".5pt">
                          <v:stroke dashstyle="1 1" startarrowwidth="narrow" startarrowlength="short" endarrowwidth="narrow" endarrowlength="short"/>
                        </v:line>
                      </v:group>
                      <v:line id="Line 862" o:spid="_x0000_s2031" style="position:absolute;flip:x;visibility:visible;mso-wrap-style:square" from="14000,2944" to="16659,10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rUxcUAAADcAAAADwAAAGRycy9kb3ducmV2LnhtbESPQYvCMBSE78L+h/AW9iKa1oNKNcqy&#10;rEXBi1UP3h7Nsy02L6WJtfvvN4LgcZiZb5jluje16Kh1lWUF8TgCQZxbXXGh4HTcjOYgnEfWWFsm&#10;BX/kYL36GCwx0fbBB+oyX4gAYZeggtL7JpHS5SUZdGPbEAfvaluDPsi2kLrFR4CbWk6iaCoNVhwW&#10;Smzop6T8lt2Ngu53e+h2Nd3TtNlfYr3ZpefhRamvz/57AcJT79/hV3urFUziGTzPhCM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3rUxcUAAADcAAAADwAAAAAAAAAA&#10;AAAAAAChAgAAZHJzL2Rvd25yZXYueG1sUEsFBgAAAAAEAAQA+QAAAJMDAAAAAA==&#10;" strokeweight=".5pt">
                        <v:stroke startarrowwidth="narrow" startarrowlength="short" endarrow="open" endarrowwidth="narrow" endarrowlength="short"/>
                      </v:line>
                      <v:group id="Group 863" o:spid="_x0000_s2032" style="position:absolute;left:5369;top:11318;width:812;height:1516"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 id="Freeform 864" o:spid="_x0000_s2033" style="position:absolute;width:20000;height:1902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WI8UA&#10;AADcAAAADwAAAGRycy9kb3ducmV2LnhtbESPQWvCQBSE70L/w/IKvelGKWKjq4hB8FYaQ8HbI/tM&#10;gtm3cXejqb/eLRR6HGbmG2a1GUwrbuR8Y1nBdJKAIC6tbrhSUBz34wUIH5A1tpZJwQ952KxfRitM&#10;tb3zF93yUIkIYZ+igjqELpXSlzUZ9BPbEUfvbJ3BEKWrpHZ4j3DTylmSzKXBhuNCjR3taioveW8U&#10;cFb21y57XPP59nT4LL6zd9dnSr29DtsliEBD+A//tQ9awWz6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ohYjxQAAANwAAAAPAAAAAAAAAAAAAAAAAJgCAABkcnMv&#10;ZG93bnJldi54bWxQSwUGAAAAAAQABAD1AAAAigMAAAAA&#10;" path="m19562,19828l,,19854,517e" fillcolor="#dfdfdf" stroked="f">
                          <v:stroke startarrowwidth="narrow" endarrowwidth="narrow"/>
                          <v:path arrowok="t" o:connecttype="custom" o:connectlocs="19562,18860;0,0;19854,492" o:connectangles="0,0,0"/>
                        </v:shape>
                        <v:shape id="Freeform 865" o:spid="_x0000_s2034" style="position:absolute;left:739;top:1478;width:19261;height:1852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YfN8IA&#10;AADcAAAADwAAAGRycy9kb3ducmV2LnhtbERPy4rCMBTdC/MP4Qqz09QuBukYRYXBWQj1NQt3l+ba&#10;FpubmmS0+vVmIbg8nPdk1plGXMn52rKC0TABQVxYXXOp4LD/GYxB+ICssbFMCu7kYTb96E0w0/bG&#10;W7ruQiliCPsMFVQhtJmUvqjIoB/aljhyJ+sMhghdKbXDWww3jUyT5EsarDk2VNjSsqLivPs3CsaP&#10;9C9vfZ5f3Pp8XI/u89VisVHqs9/Nv0EE6sJb/HL/agVpGufHM/EIy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h83wgAAANwAAAAPAAAAAAAAAAAAAAAAAJgCAABkcnMvZG93&#10;bnJldi54bWxQSwUGAAAAAAQABAD1AAAAhwMAAAAA&#10;" path="m19848,19823l,e">
                          <v:stroke startarrowwidth="narrow" endarrowwidth="narrow"/>
                          <v:path arrowok="t" o:connecttype="custom" o:connectlocs="19115,18358;0,0" o:connectangles="0,0"/>
                        </v:shape>
                      </v:group>
                      <v:group id="Group 866" o:spid="_x0000_s2035" style="position:absolute;left:5369;top:9852;width:812;height:1516"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gC28YAAADcAAAADwAAAGRycy9kb3ducmV2LnhtbESPzWrDMBCE74G+g9hC&#10;b4lsl4bgRgkhNKUHU4gdKL0t1sY2sVbGUvzz9lWh0OMwM98w2/1kWjFQ7xrLCuJVBIK4tLrhSsGl&#10;OC03IJxH1thaJgUzOdjvHhZbTLUd+UxD7isRIOxSVFB736VSurImg25lO+LgXW1v0AfZV1L3OAa4&#10;aWUSRWtpsOGwUGNHx5rKW343Ct5HHA/P8duQ3a7H+bt4+fzKYlLq6XE6vILwNPn/8F/7QytIkhh+&#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GALbxgAAANwA&#10;AAAPAAAAAAAAAAAAAAAAAKoCAABkcnMvZG93bnJldi54bWxQSwUGAAAAAAQABAD6AAAAnQMAAAAA&#10;">
                        <v:shape id="Freeform 867" o:spid="_x0000_s2036" style="position:absolute;top:989;width:20000;height:1901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pO78QA&#10;AADcAAAADwAAAGRycy9kb3ducmV2LnhtbESPQWvCQBSE70L/w/IEb2ZjKCKpq4ih4K00FcHbI/ua&#10;BLNv4+5GY399t1DwOMzMN8x6O5pO3Mj51rKCRZKCIK6sbrlWcPx6n69A+ICssbNMCh7kYbt5mawx&#10;1/bOn3QrQy0ihH2OCpoQ+lxKXzVk0Ce2J47et3UGQ5SultrhPcJNJ7M0XUqDLceFBnvaN1RdysEo&#10;4KIarn3xcy2Xu/Ph43gqXt1QKDWbjrs3EIHG8Az/tw9aQZZl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qTu/EAAAA3AAAAA8AAAAAAAAAAAAAAAAAmAIAAGRycy9k&#10;b3ducmV2LnhtbFBLBQYAAAAABAAEAPUAAACJAwAAAAA=&#10;" path="m19562,l,19828r19854,-518e" fillcolor="#dfdfdf" stroked="f">
                          <v:stroke startarrowwidth="narrow" endarrowwidth="narrow"/>
                          <v:path arrowok="t" o:connecttype="custom" o:connectlocs="19562,0;0,18848;19854,18355" o:connectangles="0,0,0"/>
                        </v:shape>
                        <v:shape id="Freeform 868" o:spid="_x0000_s2037" style="position:absolute;left:739;width:19261;height:1852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SBQMYA&#10;AADcAAAADwAAAGRycy9kb3ducmV2LnhtbESPQWvCQBSE7wX/w/IK3urGCCLRVVQoehBitT14e2Rf&#10;k2D2bbq7auyv7woFj8PMfMPMFp1pxJWcry0rGA4SEMSF1TWXCj6P728TED4ga2wsk4I7eVjMey8z&#10;zLS98QddD6EUEcI+QwVVCG0mpS8qMugHtiWO3rd1BkOUrpTa4S3CTSPTJBlLgzXHhQpbWldUnA8X&#10;o2Dym37lrc/zH7c7n3bD+3KzWu2V6r92yymIQF14hv/bW60gTUfwOBOP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SBQMYAAADcAAAADwAAAAAAAAAAAAAAAACYAgAAZHJz&#10;L2Rvd25yZXYueG1sUEsFBgAAAAAEAAQA9QAAAIsDAAAAAA==&#10;" path="m19848,l,19823e">
                          <v:stroke startarrowwidth="narrow" endarrowwidth="narrow"/>
                          <v:path arrowok="t" o:connecttype="custom" o:connectlocs="19115,0;0,18358" o:connectangles="0,0"/>
                        </v:shape>
                      </v:group>
                      <v:line id="Line 869" o:spid="_x0000_s2038" style="position:absolute;visibility:visible;mso-wrap-style:square" from="6157,8721" to="6163,14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BpZcQAAADcAAAADwAAAGRycy9kb3ducmV2LnhtbESPQYvCMBSE7wv+h/AEb2tqEbFdo8iC&#10;sAcvVkH39miebbV5aZuo3X+/EQSPw8x8wyxWvanFnTpXWVYwGUcgiHOrKy4UHPabzzkI55E11pZJ&#10;wR85WC0HHwtMtX3wju6ZL0SAsEtRQel9k0rp8pIMurFtiIN3tp1BH2RXSN3hI8BNLeMomkmDFYeF&#10;Ehv6Lim/ZjcTKIdZskmObXW7TNrs9Nu0p/0WlRoN+/UXCE+9f4df7R+tII6n8DwTjoB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cGllxAAAANwAAAAPAAAAAAAAAAAA&#10;AAAAAKECAABkcnMvZG93bnJldi54bWxQSwUGAAAAAAQABAD5AAAAkgMAAAAA&#10;">
                        <v:stroke startarrowwidth="narrow" startarrowlength="short" endarrowwidth="narrow" endarrowlength="short"/>
                      </v:line>
                      <v:group id="Group 870" o:spid="_x0000_s2039" style="position:absolute;left:13550;top:11318;width:811;height:1516"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shape id="Freeform 871" o:spid="_x0000_s2040" style="position:absolute;width:20000;height:1902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FI7MQA&#10;AADcAAAADwAAAGRycy9kb3ducmV2LnhtbESPQWvCQBSE7wX/w/IEb3VjKKGkriINgrdiFMHbI/ua&#10;hGbfxt2NRn99tyD0OMzMN8xyPZpOXMn51rKCxTwBQVxZ3XKt4HjYvr6D8AFZY2eZFNzJw3o1eVli&#10;ru2N93QtQy0ihH2OCpoQ+lxKXzVk0M9tTxy9b+sMhihdLbXDW4SbTqZJkkmDLceFBnv6bKj6KQej&#10;gItquPTF41Jmm/Pu63gq3txQKDWbjpsPEIHG8B9+tndaQZp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RSOzEAAAA3AAAAA8AAAAAAAAAAAAAAAAAmAIAAGRycy9k&#10;b3ducmV2LnhtbFBLBQYAAAAABAAEAPUAAACJAwAAAAA=&#10;" path="m292,19828l19854,,,517e" fillcolor="#dfdfdf" stroked="f">
                          <v:stroke startarrowwidth="narrow" endarrowwidth="narrow"/>
                          <v:path arrowok="t" o:connecttype="custom" o:connectlocs="292,18860;19854,0;0,492" o:connectangles="0,0,0"/>
                        </v:shape>
                        <v:shape id="Freeform 872" o:spid="_x0000_s2041" style="position:absolute;top:1478;width:19260;height:1852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HQ8YA&#10;AADcAAAADwAAAGRycy9kb3ducmV2LnhtbESPQWvCQBSE7wX/w/IK3urGHFSiq6hQ9CDEanvw9si+&#10;JsHs23R31dhf3xUKHoeZ+YaZLTrTiCs5X1tWMBwkIIgLq2suFXwe398mIHxA1thYJgV38rCY915m&#10;mGl74w+6HkIpIoR9hgqqENpMSl9UZNAPbEscvW/rDIYoXSm1w1uEm0amSTKSBmuOCxW2tK6oOB8u&#10;RsHkN/3KW5/nP253Pu2G9+Vmtdor1X/tllMQgbrwDP+3t1pBmo7hcS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HQ8YAAADcAAAADwAAAAAAAAAAAAAAAACYAgAAZHJz&#10;L2Rvd25yZXYueG1sUEsFBgAAAAAEAAQA9QAAAIsDAAAAAA==&#10;" path="m,19823l19848,e">
                          <v:stroke startarrowwidth="narrow" endarrowwidth="narrow"/>
                          <v:path arrowok="t" o:connecttype="custom" o:connectlocs="0,18358;19114,0" o:connectangles="0,0"/>
                        </v:shape>
                      </v:group>
                      <v:group id="Group 873" o:spid="_x0000_s2042" style="position:absolute;left:13550;top:9852;width:811;height:1516"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Freeform 874" o:spid="_x0000_s2043" style="position:absolute;top:989;width:20000;height:1901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7cnsQA&#10;AADcAAAADwAAAGRycy9kb3ducmV2LnhtbESPQWvCQBSE74L/YXlCb7oxFLHRVcQgeCuNIvT2yD6T&#10;YPZt3N1o2l/fLRR6HGbmG2a9HUwrHuR8Y1nBfJaAIC6tbrhScD4dpksQPiBrbC2Tgi/ysN2MR2vM&#10;tH3yBz2KUIkIYZ+hgjqELpPSlzUZ9DPbEUfvap3BEKWrpHb4jHDTyjRJFtJgw3Ghxo72NZW3ojcK&#10;OC/7e5d/34vF7vP4fr7kr67PlXqZDLsViEBD+A//tY9aQZq+we+Ze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O3J7EAAAA3AAAAA8AAAAAAAAAAAAAAAAAmAIAAGRycy9k&#10;b3ducmV2LnhtbFBLBQYAAAAABAAEAPUAAACJAwAAAAA=&#10;" path="m292,l19854,19828,,19310e" fillcolor="#dfdfdf" stroked="f">
                          <v:stroke startarrowwidth="narrow" endarrowwidth="narrow"/>
                          <v:path arrowok="t" o:connecttype="custom" o:connectlocs="292,0;19854,18848;0,18355" o:connectangles="0,0,0"/>
                        </v:shape>
                        <v:shape id="Freeform 875" o:spid="_x0000_s2044" style="position:absolute;width:19260;height:1852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J6sMA&#10;AADcAAAADwAAAGRycy9kb3ducmV2LnhtbERPy4rCMBTdC/5DuMLsNLUDg1SjqDCMC6EzPhbuLs21&#10;LTY3NYla5+sniwGXh/OeLTrTiDs5X1tWMB4lIIgLq2suFRz2n8MJCB+QNTaWScGTPCzm/d4MM20f&#10;/EP3XShFDGGfoYIqhDaT0hcVGfQj2xJH7mydwRChK6V2+IjhppFpknxIgzXHhgpbWldUXHY3o2Dy&#10;mx7z1uf51W0vp+34ufxarb6Veht0yymIQF14if/dG60gfY/z45l4BO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J6sMAAADcAAAADwAAAAAAAAAAAAAAAACYAgAAZHJzL2Rv&#10;d25yZXYueG1sUEsFBgAAAAAEAAQA9QAAAIgDAAAAAA==&#10;" path="m,l19848,19823e">
                          <v:stroke startarrowwidth="narrow" endarrowwidth="narrow"/>
                          <v:path arrowok="t" o:connecttype="custom" o:connectlocs="0,0;19114,18358" o:connectangles="0,0"/>
                        </v:shape>
                      </v:group>
                      <v:line id="Line 876" o:spid="_x0000_s2045" style="position:absolute;visibility:visible;mso-wrap-style:square" from="13567,8721" to="13573,14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5cIMUAAADcAAAADwAAAGRycy9kb3ducmV2LnhtbESPQWvCQBSE7wX/w/KE3ppNLEiNriKC&#10;4KGXRsF4e2Rfk9Ts2yS7Jum/7xYKPQ4z8w2z2U2mEQP1rrasIIliEMSF1TWXCi7n48sbCOeRNTaW&#10;ScE3OdhtZ08bTLUd+YOGzJciQNilqKDyvk2ldEVFBl1kW+LgfdreoA+yL6XucQxw08hFHC+lwZrD&#10;QoUtHSoq7tnDBMpluTqurl39+Eq6LL+1XX5+R6We59N+DcLT5P/Df+2TVrB4TeD3TDgCcv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95cIMUAAADcAAAADwAAAAAAAAAA&#10;AAAAAAChAgAAZHJzL2Rvd25yZXYueG1sUEsFBgAAAAAEAAQA+QAAAJMDAAAAAA==&#10;">
                        <v:stroke startarrowwidth="narrow" startarrowlength="short" endarrowwidth="narrow" endarrowlength="short"/>
                      </v:line>
                      <v:line id="Line 877" o:spid="_x0000_s2046" style="position:absolute;flip:x;visibility:visible;mso-wrap-style:square" from="92,11405" to="19911,11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N7zMYAAADcAAAADwAAAGRycy9kb3ducmV2LnhtbESP0WrCQBRE3wv+w3ILvohuGovY1FWk&#10;VJAiEqMfcMneZoPZuyG71ejXdwtCH4eZOcMsVr1txIU6XztW8DJJQBCXTtdcKTgdN+M5CB+QNTaO&#10;ScGNPKyWg6cFZtpd+UCXIlQiQthnqMCE0GZS+tKQRT9xLXH0vl1nMUTZVVJ3eI1w28g0SWbSYs1x&#10;wWBLH4bKc/FjFYxet3k+l/nd7Nuv3Q3fzsXuM1Fq+Nyv30EE6sN/+NHeagXpNIW/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Cze8zGAAAA3AAAAA8AAAAAAAAA&#10;AAAAAAAAoQIAAGRycy9kb3ducmV2LnhtbFBLBQYAAAAABAAEAPkAAACUAwAAAAA=&#10;">
                        <v:stroke startarrowwidth="narrow" endarrowwidth="narrow"/>
                      </v:line>
                      <v:rect id="Rectangle 878" o:spid="_x0000_s2047" style="position:absolute;left:3160;top:8734;width:13600;height:2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rpKcMA&#10;AADcAAAADwAAAGRycy9kb3ducmV2LnhtbESPQWsCMRSE70L/Q3iF3jSrYimrUVZR6EmoFtTbY/NM&#10;Fjcvyya623/fCIUeh5n5hlmseleLB7Wh8qxgPMpAEJdeV2wUfB93ww8QISJrrD2Tgh8KsFq+DBaY&#10;a9/xFz0O0YgE4ZCjAhtjk0sZSksOw8g3xMm7+tZhTLI1UrfYJbir5STL3qXDitOCxYY2lsrb4e4U&#10;bJvLvpiZIItTtOebX3c7uzdKvb32xRxEpD7+h//an1rBZDqF5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2rpKcMAAADcAAAADwAAAAAAAAAAAAAAAACYAgAAZHJzL2Rv&#10;d25yZXYueG1sUEsFBgAAAAAEAAQA9QAAAIgDAAAAAA==&#10;" filled="f"/>
                      <v:line id="Line 879" o:spid="_x0000_s2048" style="position:absolute;visibility:visible;mso-wrap-style:square" from="6122,14027" to="6128,20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pVW8YAAADcAAAADwAAAGRycy9kb3ducmV2LnhtbESPQWvCQBSE74L/YXlCL6KbagklzUZK&#10;oFBoL2pL7e2RfWaD2bdpdtX4712h4HGYmW+YfDXYVpyo941jBY/zBARx5XTDtYKv7dvsGYQPyBpb&#10;x6TgQh5WxXiUY6bdmdd02oRaRAj7DBWYELpMSl8ZsujnriOO3t71FkOUfS11j+cIt61cJEkqLTYc&#10;Fwx2VBqqDpujVVAdzcfflKffv41Mfz5lOSTlbq3Uw2R4fQERaAj38H/7XStYLJ/gdiYeAVl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KVVvGAAAA3AAAAA8AAAAAAAAA&#10;AAAAAAAAoQIAAGRycy9kb3ducmV2LnhtbFBLBQYAAAAABAAEAPkAAACUAwAAAAA=&#10;" strokeweight=".5pt">
                        <v:stroke startarrowwidth="narrow" startarrowlength="short" endarrowwidth="narrow" endarrowlength="short"/>
                      </v:line>
                      <v:line id="Line 880" o:spid="_x0000_s2049" style="position:absolute;visibility:visible;mso-wrap-style:square" from="13496,14027" to="13502,20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bwwMYAAADcAAAADwAAAGRycy9kb3ducmV2LnhtbESPQWvCQBSE74L/YXlCL6KbKg0lzUZK&#10;oFBoL2pL7e2RfWaD2bdpdtX4712h4HGYmW+YfDXYVpyo941jBY/zBARx5XTDtYKv7dvsGYQPyBpb&#10;x6TgQh5WxXiUY6bdmdd02oRaRAj7DBWYELpMSl8ZsujnriOO3t71FkOUfS11j+cIt61cJEkqLTYc&#10;Fwx2VBqqDpujVVAdzcfflKffv41Mfz5lOSTlbq3Uw2R4fQERaAj38H/7XStYLJ/gdiYeAVl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tG8MDGAAAA3AAAAA8AAAAAAAAA&#10;AAAAAAAAoQIAAGRycy9kb3ducmV2LnhtbFBLBQYAAAAABAAEAPkAAACUAwAAAAA=&#10;" strokeweight=".5pt">
                        <v:stroke startarrowwidth="narrow" startarrowlength="short" endarrowwidth="narrow" endarrowlength="short"/>
                      </v:line>
                      <v:line id="Line 881" o:spid="_x0000_s2050" style="position:absolute;visibility:visible;mso-wrap-style:square" from="6128,18413" to="13508,18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ker8QAAADcAAAADwAAAGRycy9kb3ducmV2LnhtbESPQWvCQBSE7wX/w/IEb3UThVCjq6it&#10;pdCTUfD6yD6TmOzbkF1j/PfdQqHHYWa+YVabwTSip85VlhXE0wgEcW51xYWC8+nw+gbCeWSNjWVS&#10;8CQHm/XoZYWptg8+Up/5QgQIuxQVlN63qZQuL8mgm9qWOHhX2xn0QXaF1B0+Atw0chZFiTRYcVgo&#10;saV9SXmd3Y2CW5HUvv9c5Pds95G9f9fx/HCJlZqMh+0ShKfB/4f/2l9awWyewO+ZcAT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mR6vxAAAANwAAAAPAAAAAAAAAAAA&#10;AAAAAKECAABkcnMvZG93bnJldi54bWxQSwUGAAAAAAQABAD5AAAAkgMAAAAA&#10;" strokeweight=".5pt">
                        <v:stroke startarrow="open" startarrowwidth="narrow" startarrowlength="short" endarrow="open" endarrowwidth="narrow" endarrowlength="short"/>
                      </v:line>
                      <v:rect id="Rectangle 882" o:spid="_x0000_s2051" style="position:absolute;left:16334;top:-1;width:1711;height:3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R6qcQA&#10;AADcAAAADwAAAGRycy9kb3ducmV2LnhtbESPzWoCQRCE74LvMLSQm85qRGV1FElI8BKCPxdvzU67&#10;s7jds+yMunn7jBDIsaiqr6jVpuNa3akNlRcD41EGiqTwtpLSwOn4MVyAChHFYu2FDPxQgM2631th&#10;bv1D9nQ/xFIliIQcDbgYm1zrUDhiDCPfkCTv4lvGmGRbatviI8G51pMsm2nGStKCw4beHBXXw40N&#10;7DreWvf5Pf0616fwHvY8u13ZmJdBt12CitTF//Bfe2cNTF7n8DyTjo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EeqnEAAAA3AAAAA8AAAAAAAAAAAAAAAAAmAIAAGRycy9k&#10;b3ducmV2LnhtbFBLBQYAAAAABAAEAPUAAACJAwAAAAA=&#10;" filled="f" stroked="f" strokeweight=".5pt">
                        <v:textbox inset="1pt,1pt,1pt,1pt">
                          <w:txbxContent>
                            <w:p w:rsidR="004E000A" w:rsidRPr="006E09CF" w:rsidRDefault="004E000A" w:rsidP="00750935">
                              <w:pPr>
                                <w:spacing w:line="240" w:lineRule="exact"/>
                                <w:jc w:val="center"/>
                                <w:rPr>
                                  <w:rFonts w:cs="Arial"/>
                                </w:rPr>
                              </w:pPr>
                              <w:proofErr w:type="gramStart"/>
                              <w:r w:rsidRPr="006E09CF">
                                <w:rPr>
                                  <w:rFonts w:cs="Arial"/>
                                </w:rPr>
                                <w:t>a</w:t>
                              </w:r>
                              <w:proofErr w:type="gramEnd"/>
                            </w:p>
                          </w:txbxContent>
                        </v:textbox>
                      </v:rect>
                      <v:oval id="Oval 883" o:spid="_x0000_s2052" style="position:absolute;left:16393;top:707;width:1244;height:2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ro6MEA&#10;AADcAAAADwAAAGRycy9kb3ducmV2LnhtbERPzWoCMRC+F3yHMEIvRbPVUmQ1iggFDwWt9QHGzZhd&#10;3UzWJLrr25uD4PHj+58tOluLG/lQOVbwOcxAEBdOV2wU7P9/BhMQISJrrB2TgjsFWMx7bzPMtWv5&#10;j267aEQK4ZCjgjLGJpcyFCVZDEPXECfu6LzFmKA3UntsU7it5SjLvqXFilNDiQ2tSirOu6tVcDjs&#10;XScvfrP9MGePX6e2Mb9bpd773XIKIlIXX+Kne60VjMZpbTqTjoC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K6OjBAAAA3AAAAA8AAAAAAAAAAAAAAAAAmAIAAGRycy9kb3du&#10;cmV2LnhtbFBLBQYAAAAABAAEAPUAAACGAwAAAAA=&#10;" filled="f"/>
                    </v:group>
                  </w:pict>
                </mc:Fallback>
              </mc:AlternateContent>
            </w:r>
          </w:p>
        </w:tc>
        <w:tc>
          <w:tcPr>
            <w:tcW w:w="3874" w:type="dxa"/>
          </w:tcPr>
          <w:p w:rsidR="00750935" w:rsidRPr="008228ED" w:rsidRDefault="00750935" w:rsidP="00BF0E06">
            <w:pPr>
              <w:widowControl w:val="0"/>
              <w:numPr>
                <w:ilvl w:val="0"/>
                <w:numId w:val="97"/>
              </w:numPr>
              <w:tabs>
                <w:tab w:val="left" w:pos="340"/>
              </w:tabs>
              <w:spacing w:before="60" w:after="60" w:line="276" w:lineRule="auto"/>
              <w:jc w:val="both"/>
              <w:rPr>
                <w:rFonts w:cs="Arial"/>
                <w:sz w:val="22"/>
                <w:szCs w:val="22"/>
              </w:rPr>
            </w:pPr>
            <w:r w:rsidRPr="008228ED">
              <w:rPr>
                <w:rFonts w:cs="Arial"/>
                <w:sz w:val="22"/>
                <w:szCs w:val="22"/>
              </w:rPr>
              <w:t>Có thể áp dụng chỉ khi d &lt; 60</w:t>
            </w:r>
          </w:p>
          <w:p w:rsidR="00750935" w:rsidRPr="008228ED" w:rsidRDefault="00F83108" w:rsidP="00BF0E06">
            <w:pPr>
              <w:widowControl w:val="0"/>
              <w:numPr>
                <w:ilvl w:val="0"/>
                <w:numId w:val="97"/>
              </w:numPr>
              <w:tabs>
                <w:tab w:val="left" w:pos="340"/>
              </w:tabs>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0288" behindDoc="0" locked="0" layoutInCell="1" allowOverlap="1">
                      <wp:simplePos x="0" y="0"/>
                      <wp:positionH relativeFrom="column">
                        <wp:posOffset>605155</wp:posOffset>
                      </wp:positionH>
                      <wp:positionV relativeFrom="paragraph">
                        <wp:posOffset>192405</wp:posOffset>
                      </wp:positionV>
                      <wp:extent cx="230505" cy="230505"/>
                      <wp:effectExtent l="0" t="1905" r="2540" b="0"/>
                      <wp:wrapNone/>
                      <wp:docPr id="191" name="Group 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 cy="230505"/>
                                <a:chOff x="0" y="0"/>
                                <a:chExt cx="20000" cy="20000"/>
                              </a:xfrm>
                            </wpg:grpSpPr>
                            <wps:wsp>
                              <wps:cNvPr id="192" name="Rectangle 837"/>
                              <wps:cNvSpPr>
                                <a:spLocks noChangeArrowheads="1"/>
                              </wps:cNvSpPr>
                              <wps:spPr bwMode="auto">
                                <a:xfrm>
                                  <a:off x="0" y="0"/>
                                  <a:ext cx="20000"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spacing w:before="20"/>
                                      <w:jc w:val="center"/>
                                      <w:rPr>
                                        <w:rFonts w:cs="Arial"/>
                                      </w:rPr>
                                    </w:pPr>
                                    <w:proofErr w:type="gramStart"/>
                                    <w:r w:rsidRPr="006E09CF">
                                      <w:rPr>
                                        <w:rFonts w:cs="Arial"/>
                                      </w:rPr>
                                      <w:t>a</w:t>
                                    </w:r>
                                    <w:proofErr w:type="gramEnd"/>
                                  </w:p>
                                </w:txbxContent>
                              </wps:txbx>
                              <wps:bodyPr rot="0" vert="horz" wrap="square" lIns="0" tIns="0" rIns="0" bIns="0" anchor="t" anchorCtr="0" upright="1">
                                <a:noAutofit/>
                              </wps:bodyPr>
                            </wps:wsp>
                            <wps:wsp>
                              <wps:cNvPr id="193" name="Oval 838"/>
                              <wps:cNvSpPr>
                                <a:spLocks noChangeArrowheads="1"/>
                              </wps:cNvSpPr>
                              <wps:spPr bwMode="auto">
                                <a:xfrm>
                                  <a:off x="1000" y="1000"/>
                                  <a:ext cx="17150" cy="17150"/>
                                </a:xfrm>
                                <a:prstGeom prst="ellipse">
                                  <a:avLst/>
                                </a:pr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6" o:spid="_x0000_s2053" style="position:absolute;left:0;text-align:left;margin-left:47.65pt;margin-top:15.15pt;width:18.15pt;height:18.15pt;z-index:251660288"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">
                      <v:rect id="Rectangle 837" o:spid="_x0000_s2054"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mk8EA&#10;AADcAAAADwAAAGRycy9kb3ducmV2LnhtbERPS4vCMBC+L/gfwgh7W1M9yNo1ilgKevN12dvQzLZl&#10;m0mbxLb7742w4G0+vuest6NpRE/O15YVzGcJCOLC6ppLBbdr/vEJwgdkjY1lUvBHHrabydsaU20H&#10;PlN/CaWIIexTVFCF0KZS+qIig35mW+LI/VhnMEToSqkdDjHcNHKRJEtpsObYUGFL+4qK38vdKMjc&#10;Uud+f8jy1feQheOp6zvZKfU+HXdfIAKN4SX+dx90nL9awPOZeIH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pJpPBAAAA3AAAAA8AAAAAAAAAAAAAAAAAmAIAAGRycy9kb3du&#10;cmV2LnhtbFBLBQYAAAAABAAEAPUAAACGAwAAAAA=&#10;" filled="f" stroked="f" strokeweight="0">
                        <v:textbox inset="0,0,0,0">
                          <w:txbxContent>
                            <w:p w:rsidR="004E000A" w:rsidRPr="006E09CF" w:rsidRDefault="004E000A" w:rsidP="00750935">
                              <w:pPr>
                                <w:spacing w:before="20"/>
                                <w:jc w:val="center"/>
                                <w:rPr>
                                  <w:rFonts w:cs="Arial"/>
                                </w:rPr>
                              </w:pPr>
                              <w:proofErr w:type="gramStart"/>
                              <w:r w:rsidRPr="006E09CF">
                                <w:rPr>
                                  <w:rFonts w:cs="Arial"/>
                                </w:rPr>
                                <w:t>a</w:t>
                              </w:r>
                              <w:proofErr w:type="gramEnd"/>
                            </w:p>
                          </w:txbxContent>
                        </v:textbox>
                      </v:rect>
                      <v:oval id="Oval 838" o:spid="_x0000_s2055" style="position:absolute;left:1000;top:1000;width:17150;height:17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FyPL8A&#10;AADcAAAADwAAAGRycy9kb3ducmV2LnhtbERPy6rCMBDdC/5DGMGdpiqItxpFBEXcWd3c3diMTbGZ&#10;lCZq/XsjCO7mcJ6zWLW2Eg9qfOlYwWiYgCDOnS65UHA+bQczED4ga6wck4IXeVgtu50Fpto9+UiP&#10;LBQihrBPUYEJoU6l9Lkhi37oauLIXV1jMUTYFFI3+IzhtpLjJJlKiyXHBoM1bQzlt+xuFYzNvtrd&#10;tuusqM3m+n/eHS5hdlCq32vXcxCB2vATf917Hef/TeDzTLx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0XI8vwAAANwAAAAPAAAAAAAAAAAAAAAAAJgCAABkcnMvZG93bnJl&#10;di54bWxQSwUGAAAAAAQABAD1AAAAhAMAAAAA&#10;" filled="f" strokeweight=".5pt"/>
                    </v:group>
                  </w:pict>
                </mc:Fallback>
              </mc:AlternateContent>
            </w:r>
            <w:r w:rsidR="00750935" w:rsidRPr="008228ED">
              <w:rPr>
                <w:rFonts w:cs="Arial"/>
                <w:sz w:val="22"/>
                <w:szCs w:val="22"/>
              </w:rPr>
              <w:t>t</w:t>
            </w:r>
            <w:r w:rsidR="00750935" w:rsidRPr="008228ED">
              <w:rPr>
                <w:rFonts w:cs="Arial"/>
                <w:sz w:val="22"/>
                <w:szCs w:val="22"/>
                <w:vertAlign w:val="subscript"/>
              </w:rPr>
              <w:t>2</w:t>
            </w:r>
            <w:r w:rsidR="00750935" w:rsidRPr="008228ED">
              <w:rPr>
                <w:rFonts w:cs="Arial"/>
                <w:sz w:val="22"/>
                <w:szCs w:val="22"/>
              </w:rPr>
              <w:t xml:space="preserve"> </w:t>
            </w:r>
            <w:r w:rsidR="00750935" w:rsidRPr="008228ED">
              <w:rPr>
                <w:rFonts w:cs="Arial"/>
                <w:sz w:val="22"/>
                <w:szCs w:val="22"/>
              </w:rPr>
              <w:sym w:font="Symbol" w:char="F0B3"/>
            </w:r>
            <w:r w:rsidR="00750935" w:rsidRPr="008228ED">
              <w:rPr>
                <w:rFonts w:cs="Arial"/>
                <w:sz w:val="22"/>
                <w:szCs w:val="22"/>
              </w:rPr>
              <w:t xml:space="preserve"> 0,7t</w:t>
            </w:r>
            <w:r w:rsidR="00750935" w:rsidRPr="008228ED">
              <w:rPr>
                <w:rFonts w:cs="Arial"/>
                <w:sz w:val="22"/>
                <w:szCs w:val="22"/>
                <w:vertAlign w:val="subscript"/>
              </w:rPr>
              <w:t>m</w:t>
            </w:r>
          </w:p>
          <w:p w:rsidR="00750935" w:rsidRPr="008228ED" w:rsidRDefault="00750935" w:rsidP="002C5B3D">
            <w:pPr>
              <w:widowControl w:val="0"/>
              <w:tabs>
                <w:tab w:val="left" w:pos="1338"/>
              </w:tabs>
              <w:spacing w:after="60" w:line="276" w:lineRule="auto"/>
              <w:ind w:left="397" w:hanging="397"/>
              <w:jc w:val="both"/>
              <w:rPr>
                <w:rFonts w:cs="Arial"/>
                <w:sz w:val="22"/>
                <w:szCs w:val="22"/>
              </w:rPr>
            </w:pPr>
            <w:r w:rsidRPr="008228ED">
              <w:rPr>
                <w:rFonts w:cs="Arial"/>
                <w:sz w:val="22"/>
                <w:szCs w:val="22"/>
              </w:rPr>
              <w:t>(3) Phần</w:t>
            </w:r>
            <w:r w:rsidRPr="008228ED">
              <w:rPr>
                <w:rFonts w:cs="Arial"/>
                <w:sz w:val="22"/>
                <w:szCs w:val="22"/>
              </w:rPr>
              <w:tab/>
              <w:t xml:space="preserve"> phải được hàn để ngăn rò rỉ</w:t>
            </w:r>
          </w:p>
        </w:tc>
      </w:tr>
      <w:tr w:rsidR="00750935" w:rsidRPr="008228ED" w:rsidTr="00AA471B">
        <w:trPr>
          <w:trHeight w:val="2593"/>
          <w:jc w:val="center"/>
        </w:trPr>
        <w:tc>
          <w:tcPr>
            <w:tcW w:w="1400" w:type="dxa"/>
          </w:tcPr>
          <w:p w:rsidR="00750935" w:rsidRPr="008228ED" w:rsidRDefault="00750935" w:rsidP="002C5B3D">
            <w:pPr>
              <w:widowControl w:val="0"/>
              <w:spacing w:before="60" w:after="60" w:line="276" w:lineRule="auto"/>
              <w:ind w:left="142" w:hanging="142"/>
              <w:jc w:val="both"/>
              <w:rPr>
                <w:rFonts w:cs="Arial"/>
                <w:noProof/>
                <w:sz w:val="22"/>
                <w:szCs w:val="22"/>
              </w:rPr>
            </w:pPr>
            <w:r w:rsidRPr="008228ED">
              <w:rPr>
                <w:rFonts w:cs="Arial"/>
                <w:noProof/>
                <w:sz w:val="22"/>
                <w:szCs w:val="22"/>
              </w:rPr>
              <w:t>(</w:t>
            </w:r>
            <w:r>
              <w:rPr>
                <w:rFonts w:cs="Arial"/>
                <w:noProof/>
                <w:sz w:val="22"/>
                <w:szCs w:val="22"/>
              </w:rPr>
              <w:t>12</w:t>
            </w:r>
            <w:r w:rsidRPr="008228ED">
              <w:rPr>
                <w:rFonts w:cs="Arial"/>
                <w:noProof/>
                <w:sz w:val="22"/>
                <w:szCs w:val="22"/>
              </w:rPr>
              <w:t>)</w:t>
            </w:r>
            <w:r w:rsidRPr="008228ED">
              <w:rPr>
                <w:rFonts w:cs="Arial"/>
                <w:noProof/>
                <w:sz w:val="22"/>
                <w:szCs w:val="22"/>
              </w:rPr>
              <w:tab/>
              <w:t>Mối hàn giữa họng lắp phụ tùng với tấm vỏ hoặc tấm đáy</w:t>
            </w:r>
          </w:p>
        </w:tc>
        <w:tc>
          <w:tcPr>
            <w:tcW w:w="948" w:type="dxa"/>
            <w:vAlign w:val="center"/>
          </w:tcPr>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A</w:t>
            </w:r>
          </w:p>
        </w:tc>
        <w:tc>
          <w:tcPr>
            <w:tcW w:w="3665"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2336" behindDoc="0" locked="0" layoutInCell="1" allowOverlap="1">
                      <wp:simplePos x="0" y="0"/>
                      <wp:positionH relativeFrom="column">
                        <wp:posOffset>419735</wp:posOffset>
                      </wp:positionH>
                      <wp:positionV relativeFrom="paragraph">
                        <wp:posOffset>156210</wp:posOffset>
                      </wp:positionV>
                      <wp:extent cx="1270000" cy="1258570"/>
                      <wp:effectExtent l="635" t="3810" r="5715" b="13970"/>
                      <wp:wrapNone/>
                      <wp:docPr id="168" name="Group 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0" cy="1258570"/>
                                <a:chOff x="0" y="0"/>
                                <a:chExt cx="20000" cy="20001"/>
                              </a:xfrm>
                            </wpg:grpSpPr>
                            <wps:wsp>
                              <wps:cNvPr id="169" name="Rectangle 885"/>
                              <wps:cNvSpPr>
                                <a:spLocks noChangeArrowheads="1"/>
                              </wps:cNvSpPr>
                              <wps:spPr bwMode="auto">
                                <a:xfrm>
                                  <a:off x="14240" y="2281"/>
                                  <a:ext cx="1720" cy="13239"/>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0" name="Rectangle 886"/>
                              <wps:cNvSpPr>
                                <a:spLocks noChangeArrowheads="1"/>
                              </wps:cNvSpPr>
                              <wps:spPr bwMode="auto">
                                <a:xfrm>
                                  <a:off x="6800" y="9032"/>
                                  <a:ext cx="7440" cy="376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1" name="Line 887"/>
                              <wps:cNvCnPr/>
                              <wps:spPr bwMode="auto">
                                <a:xfrm flipH="1">
                                  <a:off x="9580" y="4380"/>
                                  <a:ext cx="4580" cy="462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888"/>
                              <wps:cNvCnPr/>
                              <wps:spPr bwMode="auto">
                                <a:xfrm>
                                  <a:off x="13790" y="9082"/>
                                  <a:ext cx="10" cy="364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889"/>
                              <wps:cNvCnPr/>
                              <wps:spPr bwMode="auto">
                                <a:xfrm flipH="1">
                                  <a:off x="430" y="9082"/>
                                  <a:ext cx="6310" cy="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890"/>
                              <wps:cNvCnPr/>
                              <wps:spPr bwMode="auto">
                                <a:xfrm flipH="1">
                                  <a:off x="430" y="12715"/>
                                  <a:ext cx="6310" cy="1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891"/>
                              <wps:cNvCnPr/>
                              <wps:spPr bwMode="auto">
                                <a:xfrm>
                                  <a:off x="1030" y="6580"/>
                                  <a:ext cx="10" cy="251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892"/>
                              <wps:cNvCnPr/>
                              <wps:spPr bwMode="auto">
                                <a:xfrm flipV="1">
                                  <a:off x="1030" y="12785"/>
                                  <a:ext cx="10" cy="2513"/>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Rectangle 893"/>
                              <wps:cNvSpPr>
                                <a:spLocks noChangeArrowheads="1"/>
                              </wps:cNvSpPr>
                              <wps:spPr bwMode="auto">
                                <a:xfrm>
                                  <a:off x="0" y="8971"/>
                                  <a:ext cx="2780" cy="31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r w:rsidRPr="006E09CF">
                                      <w:rPr>
                                        <w:rFonts w:cs="Arial"/>
                                      </w:rPr>
                                      <w:t>T</w:t>
                                    </w:r>
                                    <w:r w:rsidRPr="006E09CF">
                                      <w:rPr>
                                        <w:rFonts w:cs="Arial"/>
                                        <w:vertAlign w:val="subscript"/>
                                      </w:rPr>
                                      <w:t>s</w:t>
                                    </w:r>
                                  </w:p>
                                </w:txbxContent>
                              </wps:txbx>
                              <wps:bodyPr rot="0" vert="horz" wrap="square" lIns="12700" tIns="12700" rIns="12700" bIns="12700" anchor="t" anchorCtr="0" upright="1">
                                <a:noAutofit/>
                              </wps:bodyPr>
                            </wps:wsp>
                            <wps:wsp>
                              <wps:cNvPr id="178" name="Rectangle 894"/>
                              <wps:cNvSpPr>
                                <a:spLocks noChangeArrowheads="1"/>
                              </wps:cNvSpPr>
                              <wps:spPr bwMode="auto">
                                <a:xfrm>
                                  <a:off x="5360" y="12553"/>
                                  <a:ext cx="2860" cy="3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r w:rsidRPr="006E09CF">
                                      <w:rPr>
                                        <w:rFonts w:cs="Arial"/>
                                      </w:rPr>
                                      <w:t>t</w:t>
                                    </w:r>
                                    <w:r w:rsidRPr="006E09CF">
                                      <w:rPr>
                                        <w:rFonts w:cs="Arial"/>
                                        <w:vertAlign w:val="subscript"/>
                                      </w:rPr>
                                      <w:t>2</w:t>
                                    </w:r>
                                  </w:p>
                                </w:txbxContent>
                              </wps:txbx>
                              <wps:bodyPr rot="0" vert="horz" wrap="square" lIns="12700" tIns="12700" rIns="12700" bIns="12700" anchor="t" anchorCtr="0" upright="1">
                                <a:noAutofit/>
                              </wps:bodyPr>
                            </wps:wsp>
                            <wps:wsp>
                              <wps:cNvPr id="179" name="Line 895"/>
                              <wps:cNvCnPr/>
                              <wps:spPr bwMode="auto">
                                <a:xfrm flipH="1">
                                  <a:off x="4290" y="9052"/>
                                  <a:ext cx="5260" cy="530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896"/>
                              <wps:cNvCnPr/>
                              <wps:spPr bwMode="auto">
                                <a:xfrm flipH="1">
                                  <a:off x="6810" y="9052"/>
                                  <a:ext cx="7390" cy="745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Line 897"/>
                              <wps:cNvCnPr/>
                              <wps:spPr bwMode="auto">
                                <a:xfrm>
                                  <a:off x="3190" y="11524"/>
                                  <a:ext cx="1960" cy="197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 name="Line 898"/>
                              <wps:cNvCnPr/>
                              <wps:spPr bwMode="auto">
                                <a:xfrm>
                                  <a:off x="7460" y="15924"/>
                                  <a:ext cx="1960" cy="197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 name="Rectangle 899"/>
                              <wps:cNvSpPr>
                                <a:spLocks noChangeArrowheads="1"/>
                              </wps:cNvSpPr>
                              <wps:spPr bwMode="auto">
                                <a:xfrm>
                                  <a:off x="16810" y="15379"/>
                                  <a:ext cx="2860" cy="3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6E09CF" w:rsidRDefault="004E000A" w:rsidP="00750935">
                                    <w:pPr>
                                      <w:rPr>
                                        <w:rFonts w:cs="Arial"/>
                                      </w:rPr>
                                    </w:pPr>
                                    <w:r w:rsidRPr="006E09CF">
                                      <w:rPr>
                                        <w:rFonts w:cs="Arial"/>
                                      </w:rPr>
                                      <w:t>t</w:t>
                                    </w:r>
                                    <w:r w:rsidRPr="006E09CF">
                                      <w:rPr>
                                        <w:rFonts w:cs="Arial"/>
                                        <w:vertAlign w:val="subscript"/>
                                      </w:rPr>
                                      <w:t>1</w:t>
                                    </w:r>
                                  </w:p>
                                </w:txbxContent>
                              </wps:txbx>
                              <wps:bodyPr rot="0" vert="horz" wrap="square" lIns="12700" tIns="12700" rIns="12700" bIns="12700" anchor="t" anchorCtr="0" upright="1">
                                <a:noAutofit/>
                              </wps:bodyPr>
                            </wps:wsp>
                            <wps:wsp>
                              <wps:cNvPr id="184" name="Line 900"/>
                              <wps:cNvCnPr/>
                              <wps:spPr bwMode="auto">
                                <a:xfrm>
                                  <a:off x="14200" y="12685"/>
                                  <a:ext cx="4990" cy="503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Line 901"/>
                              <wps:cNvCnPr/>
                              <wps:spPr bwMode="auto">
                                <a:xfrm>
                                  <a:off x="11470" y="12685"/>
                                  <a:ext cx="6490" cy="654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 name="Line 902"/>
                              <wps:cNvCnPr/>
                              <wps:spPr bwMode="auto">
                                <a:xfrm flipH="1">
                                  <a:off x="18040" y="14592"/>
                                  <a:ext cx="1960" cy="197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Line 903"/>
                              <wps:cNvCnPr/>
                              <wps:spPr bwMode="auto">
                                <a:xfrm flipH="1">
                                  <a:off x="14730" y="18023"/>
                                  <a:ext cx="1960" cy="197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904"/>
                              <wps:cNvCnPr/>
                              <wps:spPr bwMode="auto">
                                <a:xfrm flipH="1">
                                  <a:off x="16020" y="3159"/>
                                  <a:ext cx="3470"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905"/>
                              <wps:cNvCnPr/>
                              <wps:spPr bwMode="auto">
                                <a:xfrm>
                                  <a:off x="11710" y="3149"/>
                                  <a:ext cx="2490" cy="10"/>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Rectangle 906"/>
                              <wps:cNvSpPr>
                                <a:spLocks noChangeArrowheads="1"/>
                              </wps:cNvSpPr>
                              <wps:spPr bwMode="auto">
                                <a:xfrm>
                                  <a:off x="17040" y="0"/>
                                  <a:ext cx="2740" cy="3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9D15FA" w:rsidRDefault="004E000A" w:rsidP="00750935">
                                    <w:pPr>
                                      <w:rPr>
                                        <w:rFonts w:cs="Arial"/>
                                        <w:sz w:val="22"/>
                                      </w:rPr>
                                    </w:pPr>
                                    <w:r w:rsidRPr="009D15FA">
                                      <w:rPr>
                                        <w:rFonts w:cs="Arial"/>
                                        <w:sz w:val="22"/>
                                      </w:rPr>
                                      <w:t>T</w:t>
                                    </w:r>
                                    <w:r w:rsidRPr="009D15FA">
                                      <w:rPr>
                                        <w:rFonts w:cs="Arial"/>
                                        <w:sz w:val="22"/>
                                        <w:vertAlign w:val="subscript"/>
                                      </w:rPr>
                                      <w:t>n</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84" o:spid="_x0000_s2056" style="position:absolute;left:0;text-align:left;margin-left:33.05pt;margin-top:12.3pt;width:100pt;height:99.1pt;z-index:251662336" coordsize="20000,2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">
                      <v:rect id="Rectangle 885" o:spid="_x0000_s2057" style="position:absolute;left:14240;top:2281;width:1720;height:13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SQosIA&#10;AADcAAAADwAAAGRycy9kb3ducmV2LnhtbERP32vCMBB+F/Y/hBvsTdMNJq6aSjcm7EmYCtO3ozmT&#10;0uZSmsx2/70RBr7dx/fzVuvRteJCfag9K3ieZSCIK69rNgoO+810ASJEZI2tZ1LwRwHWxcNkhbn2&#10;A3/TZReNSCEcclRgY+xyKUNlyWGY+Y44cWffO4wJ9kbqHocU7lr5kmVz6bDm1GCxow9LVbP7dQo+&#10;u9O2fDVBlj/RHhv/Pmzs1ij19DiWSxCRxngX/7u/dJo/f4PbM+kCWV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FJCiwgAAANwAAAAPAAAAAAAAAAAAAAAAAJgCAABkcnMvZG93&#10;bnJldi54bWxQSwUGAAAAAAQABAD1AAAAhwMAAAAA&#10;" filled="f"/>
                      <v:rect id="Rectangle 886" o:spid="_x0000_s2058" style="position:absolute;left:6800;top:9032;width:7440;height:3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ev4sUA&#10;AADcAAAADwAAAGRycy9kb3ducmV2LnhtbESPQWvDMAyF74P+B6PBbquzwtaS1i1pWWGnwrpBt5uI&#10;VTs0lkPsNdm/nw6D3iTe03ufVpsxtOpKfWoiG3iaFqCI62gbdgY+P/aPC1ApI1tsI5OBX0qwWU/u&#10;VljaOPA7XY/ZKQnhVKIBn3NXap1qTwHTNHbEop1jHzDL2jttexwkPLR6VhQvOmDD0uCxo52n+nL8&#10;CQZeu+9D9eySrk7Zf13idtj7gzPm4X6slqAyjflm/r9+s4I/F3x5Ri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96/ixQAAANwAAAAPAAAAAAAAAAAAAAAAAJgCAABkcnMv&#10;ZG93bnJldi54bWxQSwUGAAAAAAQABAD1AAAAigMAAAAA&#10;" filled="f"/>
                      <v:line id="Line 887" o:spid="_x0000_s2059" style="position:absolute;flip:x;visibility:visible;mso-wrap-style:square" from="9580,4380" to="14160,9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XKsIAAADcAAAADwAAAGRycy9kb3ducmV2LnhtbERPTWsCMRC9F/wPYQRvNatCW1ejFEFQ&#10;SqlVweuwGTeLm8k2ie76702h0Ns83ufMl52txY18qBwrGA0zEMSF0xWXCo6H9fMbiBCRNdaOScGd&#10;AiwXvac55tq1/E23fSxFCuGQowITY5NLGQpDFsPQNcSJOztvMSboS6k9tinc1nKcZS/SYsWpwWBD&#10;K0PFZX+1CsZf2aScFp9+dw4fx59Vaw6nbafUoN+9z0BE6uK/+M+90Wn+6wh+n0kX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DXKsIAAADcAAAADwAAAAAAAAAAAAAA&#10;AAChAgAAZHJzL2Rvd25yZXYueG1sUEsFBgAAAAAEAAQA+QAAAJADAAAAAA==&#10;">
                        <v:stroke startarrowwidth="narrow" startarrowlength="short" endarrowwidth="narrow" endarrowlength="short"/>
                      </v:line>
                      <v:line id="Line 888" o:spid="_x0000_s2060" style="position:absolute;visibility:visible;mso-wrap-style:square" from="13790,9082" to="13800,1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Ma68YAAADcAAAADwAAAGRycy9kb3ducmV2LnhtbESPQWvCQBCF7wX/wzKCt7rRg62pq4gQ&#10;8OCliaC9DdkxiWZnk+zGpP++Wyj0NsN775s3m91oavGkzlWWFSzmEQji3OqKCwXnLHl9B+E8ssba&#10;Min4Jge77eRlg7G2A3/SM/WFCBB2MSoovW9iKV1ekkE3tw1x0G62M+jD2hVSdzgEuKnlMopW0mDF&#10;4UKJDR1Kyh9pbwLlvFon60tb9fdFm16/mvaanVCp2XTcf4DwNPp/81/6qEP9tyX8PhMmkN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pDGuvGAAAA3AAAAA8AAAAAAAAA&#10;AAAAAAAAoQIAAGRycy9kb3ducmV2LnhtbFBLBQYAAAAABAAEAPkAAACUAwAAAAA=&#10;">
                        <v:stroke startarrowwidth="narrow" startarrowlength="short" endarrowwidth="narrow" endarrowlength="short"/>
                      </v:line>
                      <v:line id="Line 889" o:spid="_x0000_s2061" style="position:absolute;flip:x;visibility:visible;mso-wrap-style:square" from="430,9082" to="6740,9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qMkcIAAADcAAAADwAAAGRycy9kb3ducmV2LnhtbERPS4vCMBC+C/6HMII3TbWg0jWKD4Rl&#10;Lz572NvQzLZlm0lpYu3++40geJuP7znLdWcq0VLjSssKJuMIBHFmdcm5gtv1MFqAcB5ZY2WZFPyR&#10;g/Wq31tiou2Dz9RefC5CCLsEFRTe14mULivIoBvbmjhwP7Yx6ANscqkbfIRwU8lpFM2kwZJDQ4E1&#10;7QrKfi93o6Ddxl/7Y2pn37YuZbq5prE7VUoNB93mA4Snzr/FL/enDvPnMTyfCRfI1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zqMkcIAAADcAAAADwAAAAAAAAAAAAAA&#10;AAChAgAAZHJzL2Rvd25yZXYueG1sUEsFBgAAAAAEAAQA+QAAAJADAAAAAA==&#10;" strokeweight=".5pt">
                        <v:stroke startarrowwidth="narrow" startarrowlength="short" endarrowwidth="narrow" endarrowlength="short"/>
                      </v:line>
                      <v:line id="Line 890" o:spid="_x0000_s2062" style="position:absolute;flip:x;visibility:visible;mso-wrap-style:square" from="430,12715" to="6740,1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MU5cQAAADcAAAADwAAAGRycy9kb3ducmV2LnhtbERPS2vCQBC+F/oflil4M5uqpCVmFW0p&#10;FC/10Rx6G7JjEpqdDdk1if/eLQi9zcf3nGw9mkb01LnasoLnKAZBXFhdc6ng+/QxfQXhPLLGxjIp&#10;uJKD9erxIcNU24EP1B99KUIIuxQVVN63qZSuqMigi2xLHLiz7Qz6ALtS6g6HEG4aOYvjRBqsOTRU&#10;2NJbRcXv8WIU9Nv57v0rt8mPbWuZb0753O0bpSZP42YJwtPo/8V396cO818W8PdMuEC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0xTlxAAAANwAAAAPAAAAAAAAAAAA&#10;AAAAAKECAABkcnMvZG93bnJldi54bWxQSwUGAAAAAAQABAD5AAAAkgMAAAAA&#10;" strokeweight=".5pt">
                        <v:stroke startarrowwidth="narrow" startarrowlength="short" endarrowwidth="narrow" endarrowlength="short"/>
                      </v:line>
                      <v:line id="Line 891" o:spid="_x0000_s2063" style="position:absolute;visibility:visible;mso-wrap-style:square" from="1030,6580" to="1040,9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FgeMQAAADcAAAADwAAAGRycy9kb3ducmV2LnhtbERPTWvCQBC9F/wPywheim4UTTW6Smkt&#10;FC+l0R56G7NjEszOht2txn/fLQi9zeN9zmrTmUZcyPnasoLxKAFBXFhdc6ngsH8bzkH4gKyxsUwK&#10;buRhs+49rDDT9sqfdMlDKWII+wwVVCG0mZS+qMigH9mWOHIn6wyGCF0ptcNrDDeNnCRJKg3WHBsq&#10;bOmlouKc/xgF2w9OD36+OH7fJH2lr3U6fXQ7pQb97nkJIlAX/sV397uO859m8PdMvE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sWB4xAAAANwAAAAPAAAAAAAAAAAA&#10;AAAAAKECAABkcnMvZG93bnJldi54bWxQSwUGAAAAAAQABAD5AAAAkgMAAAAA&#10;" strokeweight=".5pt">
                        <v:stroke startarrowwidth="narrow" startarrowlength="short" endarrow="open" endarrowwidth="narrow" endarrowlength="short"/>
                      </v:line>
                      <v:line id="Line 892" o:spid="_x0000_s2064" style="position:absolute;flip:y;visibility:visible;mso-wrap-style:square" from="1030,12785" to="1040,15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z1gsEAAADcAAAADwAAAGRycy9kb3ducmV2LnhtbERPy6rCMBDdC/5DGMGNXFNdqPQaRUSL&#10;ghtfC3dDM7ctt5mUJtb690YQ3M3hPGe+bE0pGqpdYVnBaBiBIE6tLjhTcDlvf2YgnEfWWFomBU9y&#10;sFx0O3OMtX3wkZqTz0QIYRejgtz7KpbSpTkZdENbEQfuz9YGfYB1JnWNjxBuSjmOook0WHBoyLGi&#10;dU7p/+luFDSb3bHZl3RPkupwG+ntPrkObkr1e+3qF4Sn1n/FH/dOh/nTCbyfCRfIx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zPWCwQAAANwAAAAPAAAAAAAAAAAAAAAA&#10;AKECAABkcnMvZG93bnJldi54bWxQSwUGAAAAAAQABAD5AAAAjwMAAAAA&#10;" strokeweight=".5pt">
                        <v:stroke startarrowwidth="narrow" startarrowlength="short" endarrow="open" endarrowwidth="narrow" endarrowlength="short"/>
                      </v:line>
                      <v:rect id="Rectangle 893" o:spid="_x0000_s2065" style="position:absolute;top:8971;width:2780;height:3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uiFcIA&#10;AADcAAAADwAAAGRycy9kb3ducmV2LnhtbERPTWvCQBC9F/wPywje6sZStKTZiLS0eJFi6qW3ITtm&#10;g5nZkF01/nu3UOhtHu9zivXInbrQEFovBhbzDBRJ7W0rjYHD98fjC6gQUSx2XsjAjQKsy8lDgbn1&#10;V9nTpYqNSiEScjTgYuxzrUPtiDHMfU+SuKMfGGOCQ6PtgNcUzp1+yrKlZmwlNTjs6c1RfarObGA7&#10;8sa6z6/n3U93CO9hz8vziY2ZTcfNK6hIY/wX/7m3Ns1freD3mXSBL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C6IVwgAAANwAAAAPAAAAAAAAAAAAAAAAAJgCAABkcnMvZG93&#10;bnJldi54bWxQSwUGAAAAAAQABAD1AAAAhwMAAAAA&#10;" filled="f" stroked="f" strokeweight=".5pt">
                        <v:textbox inset="1pt,1pt,1pt,1pt">
                          <w:txbxContent>
                            <w:p w:rsidR="004E000A" w:rsidRPr="006E09CF" w:rsidRDefault="004E000A" w:rsidP="00750935">
                              <w:pPr>
                                <w:rPr>
                                  <w:rFonts w:cs="Arial"/>
                                </w:rPr>
                              </w:pPr>
                              <w:r w:rsidRPr="006E09CF">
                                <w:rPr>
                                  <w:rFonts w:cs="Arial"/>
                                </w:rPr>
                                <w:t>T</w:t>
                              </w:r>
                              <w:r w:rsidRPr="006E09CF">
                                <w:rPr>
                                  <w:rFonts w:cs="Arial"/>
                                  <w:vertAlign w:val="subscript"/>
                                </w:rPr>
                                <w:t>s</w:t>
                              </w:r>
                            </w:p>
                          </w:txbxContent>
                        </v:textbox>
                      </v:rect>
                      <v:rect id="Rectangle 894" o:spid="_x0000_s2066" style="position:absolute;left:5360;top:12553;width:2860;height:3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Q2Z8QA&#10;AADcAAAADwAAAGRycy9kb3ducmV2LnhtbESPQWsCQQyF7wX/wxChtzrbIrZsHUWUihcpWi+9hZ10&#10;Z3GTWXZG3f57cyj0lvBe3vsyXw7cmiv1qYni4HlSgCGpom+kdnD6+nh6A5Myisc2Cjn4pQTLxehh&#10;jqWPNznQ9ZhroyGSSnQQcu5Ka1MViDFNYkei2k/sGbOufW19jzcN59a+FMXMMjaiDQE7WgeqzscL&#10;O9gNvPJh+zndf7entEkHnl3O7NzjeFi9g8k05H/z3/XOK/6r0uozOoFd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UNmfEAAAA3AAAAA8AAAAAAAAAAAAAAAAAmAIAAGRycy9k&#10;b3ducmV2LnhtbFBLBQYAAAAABAAEAPUAAACJAwAAAAA=&#10;" filled="f" stroked="f" strokeweight=".5pt">
                        <v:textbox inset="1pt,1pt,1pt,1pt">
                          <w:txbxContent>
                            <w:p w:rsidR="004E000A" w:rsidRPr="006E09CF" w:rsidRDefault="004E000A" w:rsidP="00750935">
                              <w:pPr>
                                <w:rPr>
                                  <w:rFonts w:cs="Arial"/>
                                </w:rPr>
                              </w:pPr>
                              <w:r w:rsidRPr="006E09CF">
                                <w:rPr>
                                  <w:rFonts w:cs="Arial"/>
                                </w:rPr>
                                <w:t>t</w:t>
                              </w:r>
                              <w:r w:rsidRPr="006E09CF">
                                <w:rPr>
                                  <w:rFonts w:cs="Arial"/>
                                  <w:vertAlign w:val="subscript"/>
                                </w:rPr>
                                <w:t>2</w:t>
                              </w:r>
                            </w:p>
                          </w:txbxContent>
                        </v:textbox>
                      </v:rect>
                      <v:line id="Line 895" o:spid="_x0000_s2067" style="position:absolute;flip:x;visibility:visible;mso-wrap-style:square" from="4290,9052" to="9550,14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K7e8QAAADcAAAADwAAAGRycy9kb3ducmV2LnhtbERPS0vDQBC+F/wPywje7MYGWk27Caki&#10;SC99mYO3ITtNgtnZkF3T9N93C0Jv8/E9Z5WNphUD9a6xrOBlGoEgLq1uuFLwffx8fgXhPLLG1jIp&#10;uJCDLH2YrDDR9sx7Gg6+EiGEXYIKau+7REpX1mTQTW1HHLiT7Q36APtK6h7PIdy0chZFc2mw4dBQ&#10;Y0fvNZW/hz+jYFjHm49tYec/tmtkkR+L2O1apZ4ex3wJwtPo7+J/95cO8xdvcHsmXC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0rt7xAAAANwAAAAPAAAAAAAAAAAA&#10;AAAAAKECAABkcnMvZG93bnJldi54bWxQSwUGAAAAAAQABAD5AAAAkgMAAAAA&#10;" strokeweight=".5pt">
                        <v:stroke startarrowwidth="narrow" startarrowlength="short" endarrowwidth="narrow" endarrowlength="short"/>
                      </v:line>
                      <v:line id="Line 896" o:spid="_x0000_s2068" style="position:absolute;flip:x;visibility:visible;mso-wrap-style:square" from="6810,9052" to="14200,16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1iwcYAAADcAAAADwAAAGRycy9kb3ducmV2LnhtbESPT2vCQBDF70K/wzKF3nRTBZHoGmKl&#10;UHpp/ZODtyE7JsHsbMhuY/rtO4eCtxnem/d+s8lG16qB+tB4NvA6S0ARl942XBk4n96nK1AhIlts&#10;PZOBXwqQbZ8mG0ytv/OBhmOslIRwSNFAHWOXah3KmhyGme+IRbv63mGUta+07fEu4a7V8yRZaocN&#10;S0ONHb3VVN6OP87AsFt87r8Kv7z4rtFFfioW4bs15uV5zNegIo3xYf6//rCCvxJ8eUYm0N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Y9YsHGAAAA3AAAAA8AAAAAAAAA&#10;AAAAAAAAoQIAAGRycy9kb3ducmV2LnhtbFBLBQYAAAAABAAEAPkAAACUAwAAAAA=&#10;" strokeweight=".5pt">
                        <v:stroke startarrowwidth="narrow" startarrowlength="short" endarrowwidth="narrow" endarrowlength="short"/>
                      </v:line>
                      <v:line id="Line 897" o:spid="_x0000_s2069" style="position:absolute;visibility:visible;mso-wrap-style:square" from="3190,11524" to="5150,13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8WXMMAAADcAAAADwAAAGRycy9kb3ducmV2LnhtbERPS2vCQBC+F/wPyxS8FN1YJMToKqIt&#10;FC/F16G3aXZMQrOzYXfV+O9doeBtPr7nzBadacSFnK8tKxgNExDEhdU1lwoO+89BBsIHZI2NZVJw&#10;Iw+Lee9lhrm2V97SZRdKEUPY56igCqHNpfRFRQb90LbEkTtZZzBE6EqpHV5juGnke5Kk0mDNsaHC&#10;llYVFX+7s1Hw8c3pwWeT35+bpGO6rtPxm9so1X/tllMQgbrwFP+7v3Scn43g8Uy8QM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9fFlzDAAAA3AAAAA8AAAAAAAAAAAAA&#10;AAAAoQIAAGRycy9kb3ducmV2LnhtbFBLBQYAAAAABAAEAPkAAACRAwAAAAA=&#10;" strokeweight=".5pt">
                        <v:stroke startarrowwidth="narrow" startarrowlength="short" endarrow="open" endarrowwidth="narrow" endarrowlength="short"/>
                      </v:line>
                      <v:line id="Line 898" o:spid="_x0000_s2070" style="position:absolute;visibility:visible;mso-wrap-style:square" from="7460,15924" to="9420,17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xFC8EAAADcAAAADwAAAGRycy9kb3ducmV2LnhtbERPzWoCMRC+F3yHMIK3mtWDLKtRpGIr&#10;iIeqDzDdTLNrN5Mlie7u25tCobf5+H5nteltIx7kQ+1YwWyagSAuna7ZKLhe9q85iBCRNTaOScFA&#10;ATbr0csKC+06/qTHORqRQjgUqKCKsS2kDGVFFsPUtcSJ+3beYkzQG6k9dincNnKeZQtpsebUUGFL&#10;bxWVP+e7VXDy7/kwc/r4xXfe7j5uZrh1RqnJuN8uQUTq47/4z33QaX4+h99n0gVy/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DEULwQAAANwAAAAPAAAAAAAAAAAAAAAA&#10;AKECAABkcnMvZG93bnJldi54bWxQSwUGAAAAAAQABAD5AAAAjwMAAAAA&#10;" strokeweight=".5pt">
                        <v:stroke startarrow="open" startarrowwidth="narrow" startarrowlength="short" endarrowwidth="narrow" endarrowlength="short"/>
                      </v:line>
                      <v:rect id="Rectangle 899" o:spid="_x0000_s2071" style="position:absolute;left:16810;top:15379;width:2860;height:3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XUMcIA&#10;AADcAAAADwAAAGRycy9kb3ducmV2LnhtbERPS2vCQBC+F/oflhG81Y1VRFI3Ii0tXqT4uHgbstNs&#10;SGY2ZFeN/94tFHqbj+85q/XArbpSH2ovBqaTDBRJ6W0tlYHT8fNlCSpEFIutFzJwpwDr4vlphbn1&#10;N9nT9RArlUIk5GjAxdjlWofSEWOY+I4kcT++Z4wJ9pW2Pd5SOLf6NcsWmrGW1OCwo3dHZXO4sIHt&#10;wBvrvr7nu3N7Ch9hz4tLw8aMR8PmDVSkIf6L/9xbm+YvZ/D7TLpA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5dQxwgAAANwAAAAPAAAAAAAAAAAAAAAAAJgCAABkcnMvZG93&#10;bnJldi54bWxQSwUGAAAAAAQABAD1AAAAhwMAAAAA&#10;" filled="f" stroked="f" strokeweight=".5pt">
                        <v:textbox inset="1pt,1pt,1pt,1pt">
                          <w:txbxContent>
                            <w:p w:rsidR="004E000A" w:rsidRPr="006E09CF" w:rsidRDefault="004E000A" w:rsidP="00750935">
                              <w:pPr>
                                <w:rPr>
                                  <w:rFonts w:cs="Arial"/>
                                </w:rPr>
                              </w:pPr>
                              <w:r w:rsidRPr="006E09CF">
                                <w:rPr>
                                  <w:rFonts w:cs="Arial"/>
                                </w:rPr>
                                <w:t>t</w:t>
                              </w:r>
                              <w:r w:rsidRPr="006E09CF">
                                <w:rPr>
                                  <w:rFonts w:cs="Arial"/>
                                  <w:vertAlign w:val="subscript"/>
                                </w:rPr>
                                <w:t>1</w:t>
                              </w:r>
                            </w:p>
                          </w:txbxContent>
                        </v:textbox>
                      </v:rect>
                      <v:line id="Line 900" o:spid="_x0000_s2072" style="position:absolute;visibility:visible;mso-wrap-style:square" from="14200,12685" to="19190,1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D9wMQAAADcAAAADwAAAGRycy9kb3ducmV2LnhtbERPTWvCQBC9C/6HZYReRDeVIhJdpQSE&#10;gr0kbWm9DdkxG5qdjdmNSf99t1DwNo/3ObvDaBtxo87XjhU8LhMQxKXTNVcK3t+Oiw0IH5A1No5J&#10;wQ95OOynkx2m2g2c060IlYgh7FNUYEJoUyl9aciiX7qWOHIX11kMEXaV1B0OMdw2cpUka2mx5thg&#10;sKXMUPld9FZB2ZvTdc7zj3Mt15+vMhuT7CtX6mE2Pm9BBBrDXfzvftFx/uYJ/p6JF8j9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kP3AxAAAANwAAAAPAAAAAAAAAAAA&#10;AAAAAKECAABkcnMvZG93bnJldi54bWxQSwUGAAAAAAQABAD5AAAAkgMAAAAA&#10;" strokeweight=".5pt">
                        <v:stroke startarrowwidth="narrow" startarrowlength="short" endarrowwidth="narrow" endarrowlength="short"/>
                      </v:line>
                      <v:line id="Line 901" o:spid="_x0000_s2073" style="position:absolute;visibility:visible;mso-wrap-style:square" from="11470,12685" to="17960,19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xYW8QAAADcAAAADwAAAGRycy9kb3ducmV2LnhtbERPTWvCQBC9C/6HZYReRDcVKhJdpQSE&#10;gr0kbWm9DdkxG5qdjdmNSf99t1DwNo/3ObvDaBtxo87XjhU8LhMQxKXTNVcK3t+Oiw0IH5A1No5J&#10;wQ95OOynkx2m2g2c060IlYgh7FNUYEJoUyl9aciiX7qWOHIX11kMEXaV1B0OMdw2cpUka2mx5thg&#10;sKXMUPld9FZB2ZvTdc7zj3Mt15+vMhuT7CtX6mE2Pm9BBBrDXfzvftFx/uYJ/p6JF8j9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3FhbxAAAANwAAAAPAAAAAAAAAAAA&#10;AAAAAKECAABkcnMvZG93bnJldi54bWxQSwUGAAAAAAQABAD5AAAAkgMAAAAA&#10;" strokeweight=".5pt">
                        <v:stroke startarrowwidth="narrow" startarrowlength="short" endarrowwidth="narrow" endarrowlength="short"/>
                      </v:line>
                      <v:line id="Line 902" o:spid="_x0000_s2074" style="position:absolute;flip:x;visibility:visible;mso-wrap-style:square" from="18040,14592" to="20000,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FpcAAAADcAAAADwAAAGRycy9kb3ducmV2LnhtbERPy6rCMBDdC/5DGOFuRFPvQqQaRUSL&#10;ghtfC3dDM7bFZlKaWOvfG0FwN4fznNmiNaVoqHaFZQWjYQSCOLW64EzB+bQZTEA4j6yxtEwKXuRg&#10;Me92Zhhr++QDNUefiRDCLkYFufdVLKVLczLohrYiDtzN1gZ9gHUmdY3PEG5K+R9FY2mw4NCQY0Wr&#10;nNL78WEUNOvtodmV9EiSan8d6c0uufSvSv312uUUhKfW/8Rf91aH+ZMxfJ4JF8j5G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sZhaXAAAAA3AAAAA8AAAAAAAAAAAAAAAAA&#10;oQIAAGRycy9kb3ducmV2LnhtbFBLBQYAAAAABAAEAPkAAACOAwAAAAA=&#10;" strokeweight=".5pt">
                        <v:stroke startarrowwidth="narrow" startarrowlength="short" endarrow="open" endarrowwidth="narrow" endarrowlength="short"/>
                      </v:line>
                      <v:line id="Line 903" o:spid="_x0000_s2075" style="position:absolute;flip:x;visibility:visible;mso-wrap-style:square" from="14730,18023" to="16690,2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n1g8QAAADcAAAADwAAAGRycy9kb3ducmV2LnhtbERPTWvCQBC9F/wPywje6sYerEldRYVK&#10;qUVQe+ltyE6TaHY27G418de7QsHbPN7nTOetqcWZnK8sKxgNExDEudUVFwq+D+/PExA+IGusLZOC&#10;jjzMZ72nKWbaXnhH530oRAxhn6GCMoQmk9LnJRn0Q9sQR+7XOoMhQldI7fASw00tX5JkLA1WHBtK&#10;bGhVUn7a/xkFX+lqe0zNKPdXt/xZb7punH52Sg367eINRKA2PMT/7g8d509e4f5MvE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OfWDxAAAANwAAAAPAAAAAAAAAAAA&#10;AAAAAKECAABkcnMvZG93bnJldi54bWxQSwUGAAAAAAQABAD5AAAAkgMAAAAA&#10;" strokeweight=".5pt">
                        <v:stroke startarrow="open" startarrowwidth="narrow" startarrowlength="short" endarrowwidth="narrow" endarrowlength="short"/>
                      </v:line>
                      <v:line id="Line 904" o:spid="_x0000_s2076" style="position:absolute;flip:x;visibility:visible;mso-wrap-style:square" from="16020,3159" to="19490,3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q0TMUAAADcAAAADwAAAGRycy9kb3ducmV2LnhtbESPQYvCQAyF7wv+hyHCXhaduodFqqOI&#10;aFHYi+568BY6sS12MqUz1vrvzUHwlvBe3vsyX/auVh21ofJsYDJOQBHn3lZcGPj/246moEJEtlh7&#10;JgMPCrBcDD7mmFp/5wN1x1goCeGQooEyxibVOuQlOQxj3xCLdvGtwyhrW2jb4l3CXa2/k+RHO6xY&#10;GkpsaF1Sfj3enIFuszt0+5puWdb8nid2u89OX2djPof9agYqUh/f5tf1zgr+VGjlGZlAL5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cq0TMUAAADcAAAADwAAAAAAAAAA&#10;AAAAAAChAgAAZHJzL2Rvd25yZXYueG1sUEsFBgAAAAAEAAQA+QAAAJMDAAAAAA==&#10;" strokeweight=".5pt">
                        <v:stroke startarrowwidth="narrow" startarrowlength="short" endarrow="open" endarrowwidth="narrow" endarrowlength="short"/>
                      </v:line>
                      <v:line id="Line 905" o:spid="_x0000_s2077" style="position:absolute;visibility:visible;mso-wrap-style:square" from="11710,3149" to="14200,3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aWsQAAADcAAAADwAAAGRycy9kb3ducmV2LnhtbERPTWvCQBC9C/0PyxR6kbqxSIhpNlJq&#10;C8WLaPXgbZqdJqHZ2bC71fjvXUHwNo/3OcViMJ04kvOtZQXTSQKCuLK65VrB7vvzOQPhA7LGzjIp&#10;OJOHRfkwKjDX9sQbOm5DLWII+xwVNCH0uZS+asign9ieOHK/1hkMEbpaaoenGG46+ZIkqTTYcmxo&#10;sKf3hqq/7b9R8LHmdOez+c/hLGmfLtt0NnYrpZ4eh7dXEIGGcBff3F86zs/mcH0mXiD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KRpaxAAAANwAAAAPAAAAAAAAAAAA&#10;AAAAAKECAABkcnMvZG93bnJldi54bWxQSwUGAAAAAAQABAD5AAAAkgMAAAAA&#10;" strokeweight=".5pt">
                        <v:stroke startarrowwidth="narrow" startarrowlength="short" endarrow="open" endarrowwidth="narrow" endarrowlength="short"/>
                      </v:line>
                      <v:rect id="Rectangle 906" o:spid="_x0000_s2078" style="position:absolute;left:17040;width:2740;height:3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cm8QA&#10;AADcAAAADwAAAGRycy9kb3ducmV2LnhtbESPQWsCQQyF7wX/wxChtzrbItJuHUWUihcpWi+9hZ10&#10;Z3GTWXZG3f57cyj0lvBe3vsyXw7cmiv1qYni4HlSgCGpom+kdnD6+nh6BZMyisc2Cjn4pQTLxehh&#10;jqWPNznQ9ZhroyGSSnQQcu5Ka1MViDFNYkei2k/sGbOufW19jzcN59a+FMXMMjaiDQE7WgeqzscL&#10;O9gNvPJh+zndf7entEkHnl3O7NzjeFi9g8k05H/z3/XOK/6b4uszOoFd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u3JvEAAAA3AAAAA8AAAAAAAAAAAAAAAAAmAIAAGRycy9k&#10;b3ducmV2LnhtbFBLBQYAAAAABAAEAPUAAACJAwAAAAA=&#10;" filled="f" stroked="f" strokeweight=".5pt">
                        <v:textbox inset="1pt,1pt,1pt,1pt">
                          <w:txbxContent>
                            <w:p w:rsidR="004E000A" w:rsidRPr="009D15FA" w:rsidRDefault="004E000A" w:rsidP="00750935">
                              <w:pPr>
                                <w:rPr>
                                  <w:rFonts w:cs="Arial"/>
                                  <w:sz w:val="22"/>
                                </w:rPr>
                              </w:pPr>
                              <w:proofErr w:type="gramStart"/>
                              <w:r w:rsidRPr="009D15FA">
                                <w:rPr>
                                  <w:rFonts w:cs="Arial"/>
                                  <w:sz w:val="22"/>
                                </w:rPr>
                                <w:t>T</w:t>
                              </w:r>
                              <w:r w:rsidRPr="009D15FA">
                                <w:rPr>
                                  <w:rFonts w:cs="Arial"/>
                                  <w:sz w:val="22"/>
                                  <w:vertAlign w:val="subscript"/>
                                </w:rPr>
                                <w:t>n</w:t>
                              </w:r>
                              <w:proofErr w:type="gramEnd"/>
                            </w:p>
                          </w:txbxContent>
                        </v:textbox>
                      </v:rect>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874" w:type="dxa"/>
          </w:tcPr>
          <w:p w:rsidR="00750935" w:rsidRPr="008228ED" w:rsidRDefault="00750935" w:rsidP="00BF0E06">
            <w:pPr>
              <w:widowControl w:val="0"/>
              <w:numPr>
                <w:ilvl w:val="0"/>
                <w:numId w:val="98"/>
              </w:numPr>
              <w:tabs>
                <w:tab w:val="left" w:pos="340"/>
              </w:tabs>
              <w:spacing w:before="60"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c</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6,5 hoặc 0,7t</w:t>
            </w:r>
            <w:r w:rsidRPr="008228ED">
              <w:rPr>
                <w:rFonts w:cs="Arial"/>
                <w:sz w:val="22"/>
                <w:szCs w:val="22"/>
                <w:vertAlign w:val="subscript"/>
              </w:rPr>
              <w:t>m</w:t>
            </w:r>
            <w:r w:rsidRPr="008228ED">
              <w:rPr>
                <w:rFonts w:cs="Arial"/>
                <w:sz w:val="22"/>
                <w:szCs w:val="22"/>
              </w:rPr>
              <w:t>, lấy trị số nào nhỏ hơn</w:t>
            </w:r>
          </w:p>
          <w:p w:rsidR="00750935" w:rsidRPr="008228ED" w:rsidRDefault="00750935" w:rsidP="00BF0E06">
            <w:pPr>
              <w:widowControl w:val="0"/>
              <w:numPr>
                <w:ilvl w:val="0"/>
                <w:numId w:val="98"/>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1</w:t>
            </w:r>
            <w:r w:rsidRPr="008228ED">
              <w:rPr>
                <w:rFonts w:cs="Arial"/>
                <w:sz w:val="22"/>
                <w:szCs w:val="22"/>
              </w:rPr>
              <w:t xml:space="preserve"> + t</w:t>
            </w:r>
            <w:r w:rsidRPr="008228ED">
              <w:rPr>
                <w:rFonts w:cs="Arial"/>
                <w:sz w:val="22"/>
                <w:szCs w:val="22"/>
                <w:vertAlign w:val="subscript"/>
              </w:rPr>
              <w:t>2</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1,25t</w:t>
            </w:r>
            <w:r w:rsidRPr="008228ED">
              <w:rPr>
                <w:rFonts w:cs="Arial"/>
                <w:sz w:val="22"/>
                <w:szCs w:val="22"/>
                <w:vertAlign w:val="subscript"/>
              </w:rPr>
              <w:t>m</w:t>
            </w:r>
          </w:p>
          <w:p w:rsidR="00750935" w:rsidRPr="008228ED" w:rsidRDefault="00750935" w:rsidP="00BF0E06">
            <w:pPr>
              <w:widowControl w:val="0"/>
              <w:numPr>
                <w:ilvl w:val="0"/>
                <w:numId w:val="98"/>
              </w:numPr>
              <w:tabs>
                <w:tab w:val="left" w:pos="340"/>
              </w:tabs>
              <w:spacing w:after="60" w:line="276" w:lineRule="auto"/>
              <w:jc w:val="both"/>
              <w:rPr>
                <w:rFonts w:cs="Arial"/>
                <w:sz w:val="22"/>
                <w:szCs w:val="22"/>
                <w:lang w:val="fr-FR"/>
              </w:rPr>
            </w:pPr>
            <w:r w:rsidRPr="008228ED">
              <w:rPr>
                <w:rFonts w:cs="Arial"/>
                <w:sz w:val="22"/>
                <w:szCs w:val="22"/>
                <w:lang w:val="fr-FR"/>
              </w:rPr>
              <w:t>t</w:t>
            </w:r>
            <w:r w:rsidRPr="008228ED">
              <w:rPr>
                <w:rFonts w:cs="Arial"/>
                <w:sz w:val="22"/>
                <w:szCs w:val="22"/>
                <w:vertAlign w:val="subscript"/>
                <w:lang w:val="fr-FR"/>
              </w:rPr>
              <w:t>1</w:t>
            </w:r>
            <w:r w:rsidRPr="008228ED">
              <w:rPr>
                <w:rFonts w:cs="Arial"/>
                <w:sz w:val="22"/>
                <w:szCs w:val="22"/>
                <w:lang w:val="fr-FR"/>
              </w:rPr>
              <w:t>, t</w:t>
            </w:r>
            <w:r w:rsidRPr="008228ED">
              <w:rPr>
                <w:rFonts w:cs="Arial"/>
                <w:sz w:val="22"/>
                <w:szCs w:val="22"/>
                <w:vertAlign w:val="subscript"/>
                <w:lang w:val="fr-FR"/>
              </w:rPr>
              <w:t>2</w:t>
            </w:r>
            <w:r w:rsidRPr="008228ED">
              <w:rPr>
                <w:rFonts w:cs="Arial"/>
                <w:sz w:val="22"/>
                <w:szCs w:val="22"/>
                <w:lang w:val="fr-FR"/>
              </w:rPr>
              <w:t xml:space="preserve"> </w:t>
            </w:r>
            <w:r w:rsidRPr="008228ED">
              <w:rPr>
                <w:rFonts w:cs="Arial"/>
                <w:sz w:val="22"/>
                <w:szCs w:val="22"/>
                <w:lang w:val="fr-FR"/>
              </w:rPr>
              <w:sym w:font="Symbol" w:char="F0B3"/>
            </w:r>
            <w:r w:rsidRPr="008228ED">
              <w:rPr>
                <w:rFonts w:cs="Arial"/>
                <w:sz w:val="22"/>
                <w:szCs w:val="22"/>
                <w:lang w:val="fr-FR"/>
              </w:rPr>
              <w:t xml:space="preserve"> t</w:t>
            </w:r>
            <w:r w:rsidRPr="008228ED">
              <w:rPr>
                <w:rFonts w:cs="Arial"/>
                <w:sz w:val="22"/>
                <w:szCs w:val="22"/>
                <w:vertAlign w:val="subscript"/>
                <w:lang w:val="fr-FR"/>
              </w:rPr>
              <w:t>m</w:t>
            </w:r>
            <w:r w:rsidRPr="008228ED">
              <w:rPr>
                <w:rFonts w:cs="Arial"/>
                <w:sz w:val="22"/>
                <w:szCs w:val="22"/>
                <w:lang w:val="fr-FR"/>
              </w:rPr>
              <w:t xml:space="preserve">/3, nhưng tối thiểu là </w:t>
            </w:r>
            <w:r>
              <w:rPr>
                <w:rFonts w:cs="Arial"/>
                <w:sz w:val="22"/>
                <w:szCs w:val="22"/>
                <w:lang w:val="fr-FR"/>
              </w:rPr>
              <w:br/>
            </w:r>
            <w:r w:rsidRPr="008228ED">
              <w:rPr>
                <w:rFonts w:cs="Arial"/>
                <w:sz w:val="22"/>
                <w:szCs w:val="22"/>
                <w:lang w:val="fr-FR"/>
              </w:rPr>
              <w:t>6,5 mm</w:t>
            </w:r>
          </w:p>
          <w:p w:rsidR="00750935" w:rsidRPr="008228ED" w:rsidRDefault="00750935" w:rsidP="002C5B3D">
            <w:pPr>
              <w:widowControl w:val="0"/>
              <w:spacing w:after="60" w:line="276" w:lineRule="auto"/>
              <w:jc w:val="both"/>
              <w:rPr>
                <w:rFonts w:cs="Arial"/>
                <w:sz w:val="22"/>
                <w:szCs w:val="22"/>
                <w:lang w:val="fr-FR"/>
              </w:rPr>
            </w:pPr>
          </w:p>
        </w:tc>
      </w:tr>
    </w:tbl>
    <w:p w:rsidR="00750935" w:rsidRPr="005B675D" w:rsidRDefault="00750935" w:rsidP="00CA37F6">
      <w:pPr>
        <w:jc w:val="center"/>
        <w:rPr>
          <w:b/>
          <w:bCs/>
          <w:lang w:val="fr-FR"/>
        </w:rPr>
      </w:pPr>
      <w:r w:rsidRPr="005B675D">
        <w:rPr>
          <w:b/>
          <w:bCs/>
          <w:lang w:val="fr-FR"/>
        </w:rPr>
        <w:t>Hình 2 - Cách nối đáy với thân hình trụ cho từng trường hợp (tiếp theo)</w:t>
      </w:r>
    </w:p>
    <w:p w:rsidR="00750935" w:rsidRPr="005B675D" w:rsidRDefault="00750935" w:rsidP="002C5B3D">
      <w:pPr>
        <w:jc w:val="both"/>
        <w:rPr>
          <w:b/>
          <w:bCs/>
          <w:lang w:val="fr-FR"/>
        </w:rPr>
      </w:pPr>
    </w:p>
    <w:tbl>
      <w:tblPr>
        <w:tblW w:w="992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214"/>
        <w:gridCol w:w="1134"/>
        <w:gridCol w:w="3582"/>
        <w:gridCol w:w="3991"/>
      </w:tblGrid>
      <w:tr w:rsidR="00750935" w:rsidRPr="008228ED" w:rsidTr="00AA471B">
        <w:trPr>
          <w:jc w:val="center"/>
        </w:trPr>
        <w:tc>
          <w:tcPr>
            <w:tcW w:w="1214" w:type="dxa"/>
            <w:vAlign w:val="center"/>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lastRenderedPageBreak/>
              <w:t>Phần hàn</w:t>
            </w:r>
          </w:p>
        </w:tc>
        <w:tc>
          <w:tcPr>
            <w:tcW w:w="1134" w:type="dxa"/>
            <w:vAlign w:val="center"/>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t>Ký hiệu</w:t>
            </w:r>
          </w:p>
        </w:tc>
        <w:tc>
          <w:tcPr>
            <w:tcW w:w="3582" w:type="dxa"/>
            <w:vAlign w:val="center"/>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t>Cách thức hàn</w:t>
            </w:r>
          </w:p>
        </w:tc>
        <w:tc>
          <w:tcPr>
            <w:tcW w:w="3991" w:type="dxa"/>
            <w:vAlign w:val="center"/>
          </w:tcPr>
          <w:p w:rsidR="00750935" w:rsidRPr="008228ED" w:rsidRDefault="00750935" w:rsidP="002C5B3D">
            <w:pPr>
              <w:widowControl w:val="0"/>
              <w:spacing w:before="60" w:after="60" w:line="276" w:lineRule="auto"/>
              <w:jc w:val="both"/>
              <w:rPr>
                <w:rFonts w:cs="Arial"/>
                <w:sz w:val="22"/>
                <w:szCs w:val="22"/>
              </w:rPr>
            </w:pPr>
            <w:r w:rsidRPr="008228ED">
              <w:rPr>
                <w:rFonts w:cs="Arial"/>
                <w:sz w:val="22"/>
                <w:szCs w:val="22"/>
              </w:rPr>
              <w:t>Ghi chú</w:t>
            </w:r>
          </w:p>
        </w:tc>
      </w:tr>
      <w:tr w:rsidR="00750935" w:rsidRPr="008228ED" w:rsidTr="00AA471B">
        <w:trPr>
          <w:trHeight w:val="2185"/>
          <w:jc w:val="center"/>
        </w:trPr>
        <w:tc>
          <w:tcPr>
            <w:tcW w:w="1214" w:type="dxa"/>
            <w:vMerge w:val="restart"/>
            <w:vAlign w:val="center"/>
          </w:tcPr>
          <w:p w:rsidR="00750935" w:rsidRPr="008228ED" w:rsidRDefault="00750935" w:rsidP="002C5B3D">
            <w:pPr>
              <w:widowControl w:val="0"/>
              <w:spacing w:after="60" w:line="276" w:lineRule="auto"/>
              <w:ind w:left="142" w:hanging="142"/>
              <w:jc w:val="both"/>
              <w:rPr>
                <w:rFonts w:cs="Arial"/>
                <w:sz w:val="22"/>
                <w:szCs w:val="22"/>
              </w:rPr>
            </w:pPr>
            <w:r w:rsidRPr="008228ED">
              <w:rPr>
                <w:rFonts w:cs="Arial"/>
                <w:sz w:val="22"/>
                <w:szCs w:val="22"/>
              </w:rPr>
              <w:t>(</w:t>
            </w:r>
            <w:r>
              <w:rPr>
                <w:rFonts w:cs="Arial"/>
                <w:sz w:val="22"/>
                <w:szCs w:val="22"/>
              </w:rPr>
              <w:t>13</w:t>
            </w:r>
            <w:r w:rsidRPr="008228ED">
              <w:rPr>
                <w:rFonts w:cs="Arial"/>
                <w:sz w:val="22"/>
                <w:szCs w:val="22"/>
              </w:rPr>
              <w:t>)Mối hàn giữa họng lắp phụ tùng và tấm vỏ hoặc tấm đáy</w:t>
            </w:r>
          </w:p>
        </w:tc>
        <w:tc>
          <w:tcPr>
            <w:tcW w:w="1134" w:type="dxa"/>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B</w:t>
            </w:r>
          </w:p>
        </w:tc>
        <w:tc>
          <w:tcPr>
            <w:tcW w:w="3582" w:type="dxa"/>
          </w:tcPr>
          <w:p w:rsidR="00750935" w:rsidRPr="008228ED" w:rsidRDefault="00750935" w:rsidP="002C5B3D">
            <w:pPr>
              <w:widowControl w:val="0"/>
              <w:spacing w:after="60" w:line="276" w:lineRule="auto"/>
              <w:jc w:val="both"/>
              <w:rPr>
                <w:rFonts w:cs="Arial"/>
                <w:sz w:val="22"/>
                <w:szCs w:val="22"/>
              </w:rPr>
            </w:pPr>
          </w:p>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7456" behindDoc="0" locked="0" layoutInCell="1" allowOverlap="1">
                      <wp:simplePos x="0" y="0"/>
                      <wp:positionH relativeFrom="column">
                        <wp:posOffset>212090</wp:posOffset>
                      </wp:positionH>
                      <wp:positionV relativeFrom="paragraph">
                        <wp:posOffset>17780</wp:posOffset>
                      </wp:positionV>
                      <wp:extent cx="1686560" cy="1097280"/>
                      <wp:effectExtent l="12065" t="8255" r="6350" b="8890"/>
                      <wp:wrapNone/>
                      <wp:docPr id="143" name="Group 10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6560" cy="1097280"/>
                                <a:chOff x="-4" y="0"/>
                                <a:chExt cx="20005" cy="19998"/>
                              </a:xfrm>
                            </wpg:grpSpPr>
                            <wps:wsp>
                              <wps:cNvPr id="144" name="Freeform 1057"/>
                              <wps:cNvSpPr>
                                <a:spLocks/>
                              </wps:cNvSpPr>
                              <wps:spPr bwMode="auto">
                                <a:xfrm>
                                  <a:off x="12477" y="3287"/>
                                  <a:ext cx="2847" cy="6620"/>
                                </a:xfrm>
                                <a:custGeom>
                                  <a:avLst/>
                                  <a:gdLst>
                                    <a:gd name="T0" fmla="*/ 106 w 20000"/>
                                    <a:gd name="T1" fmla="*/ 0 h 20000"/>
                                    <a:gd name="T2" fmla="*/ 0 w 20000"/>
                                    <a:gd name="T3" fmla="*/ 19965 h 20000"/>
                                    <a:gd name="T4" fmla="*/ 19947 w 20000"/>
                                    <a:gd name="T5" fmla="*/ 19650 h 20000"/>
                                    <a:gd name="T6" fmla="*/ 19524 w 20000"/>
                                    <a:gd name="T7" fmla="*/ 13112 h 20000"/>
                                    <a:gd name="T8" fmla="*/ 106 w 20000"/>
                                    <a:gd name="T9" fmla="*/ 0 h 20000"/>
                                  </a:gdLst>
                                  <a:ahLst/>
                                  <a:cxnLst>
                                    <a:cxn ang="0">
                                      <a:pos x="T0" y="T1"/>
                                    </a:cxn>
                                    <a:cxn ang="0">
                                      <a:pos x="T2" y="T3"/>
                                    </a:cxn>
                                    <a:cxn ang="0">
                                      <a:pos x="T4" y="T5"/>
                                    </a:cxn>
                                    <a:cxn ang="0">
                                      <a:pos x="T6" y="T7"/>
                                    </a:cxn>
                                    <a:cxn ang="0">
                                      <a:pos x="T8" y="T9"/>
                                    </a:cxn>
                                  </a:cxnLst>
                                  <a:rect l="0" t="0" r="r" b="b"/>
                                  <a:pathLst>
                                    <a:path w="20000" h="20000">
                                      <a:moveTo>
                                        <a:pt x="106" y="0"/>
                                      </a:moveTo>
                                      <a:lnTo>
                                        <a:pt x="0" y="19965"/>
                                      </a:lnTo>
                                      <a:lnTo>
                                        <a:pt x="19947" y="19650"/>
                                      </a:lnTo>
                                      <a:lnTo>
                                        <a:pt x="19524" y="13112"/>
                                      </a:lnTo>
                                      <a:lnTo>
                                        <a:pt x="106" y="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5" name="Freeform 1058"/>
                              <wps:cNvSpPr>
                                <a:spLocks/>
                              </wps:cNvSpPr>
                              <wps:spPr bwMode="auto">
                                <a:xfrm>
                                  <a:off x="8937" y="4224"/>
                                  <a:ext cx="3623" cy="5579"/>
                                </a:xfrm>
                                <a:custGeom>
                                  <a:avLst/>
                                  <a:gdLst>
                                    <a:gd name="T0" fmla="*/ 19958 w 20000"/>
                                    <a:gd name="T1" fmla="*/ 0 h 20000"/>
                                    <a:gd name="T2" fmla="*/ 19875 w 20000"/>
                                    <a:gd name="T3" fmla="*/ 19959 h 20000"/>
                                    <a:gd name="T4" fmla="*/ 0 w 20000"/>
                                    <a:gd name="T5" fmla="*/ 19917 h 20000"/>
                                    <a:gd name="T6" fmla="*/ 19958 w 20000"/>
                                    <a:gd name="T7" fmla="*/ 0 h 20000"/>
                                  </a:gdLst>
                                  <a:ahLst/>
                                  <a:cxnLst>
                                    <a:cxn ang="0">
                                      <a:pos x="T0" y="T1"/>
                                    </a:cxn>
                                    <a:cxn ang="0">
                                      <a:pos x="T2" y="T3"/>
                                    </a:cxn>
                                    <a:cxn ang="0">
                                      <a:pos x="T4" y="T5"/>
                                    </a:cxn>
                                    <a:cxn ang="0">
                                      <a:pos x="T6" y="T7"/>
                                    </a:cxn>
                                  </a:cxnLst>
                                  <a:rect l="0" t="0" r="r" b="b"/>
                                  <a:pathLst>
                                    <a:path w="20000" h="20000">
                                      <a:moveTo>
                                        <a:pt x="19958" y="0"/>
                                      </a:moveTo>
                                      <a:lnTo>
                                        <a:pt x="19875" y="19959"/>
                                      </a:lnTo>
                                      <a:lnTo>
                                        <a:pt x="0" y="19917"/>
                                      </a:lnTo>
                                      <a:lnTo>
                                        <a:pt x="19958" y="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6" name="Line 1059"/>
                              <wps:cNvCnPr/>
                              <wps:spPr bwMode="auto">
                                <a:xfrm flipH="1">
                                  <a:off x="8967" y="4491"/>
                                  <a:ext cx="3450" cy="530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Line 1060"/>
                              <wps:cNvCnPr/>
                              <wps:spPr bwMode="auto">
                                <a:xfrm>
                                  <a:off x="2527" y="7014"/>
                                  <a:ext cx="8" cy="288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1061"/>
                              <wps:cNvCnPr/>
                              <wps:spPr bwMode="auto">
                                <a:xfrm flipV="1">
                                  <a:off x="2527" y="14131"/>
                                  <a:ext cx="8" cy="2882"/>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Rectangle 1062"/>
                              <wps:cNvSpPr>
                                <a:spLocks noChangeArrowheads="1"/>
                              </wps:cNvSpPr>
                              <wps:spPr bwMode="auto">
                                <a:xfrm>
                                  <a:off x="1751" y="9942"/>
                                  <a:ext cx="2094" cy="36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s</w:t>
                                    </w:r>
                                  </w:p>
                                </w:txbxContent>
                              </wps:txbx>
                              <wps:bodyPr rot="0" vert="horz" wrap="square" lIns="12700" tIns="12700" rIns="12700" bIns="12700" anchor="t" anchorCtr="0" upright="1">
                                <a:noAutofit/>
                              </wps:bodyPr>
                            </wps:wsp>
                            <wps:wsp>
                              <wps:cNvPr id="150" name="Rectangle 1063"/>
                              <wps:cNvSpPr>
                                <a:spLocks noChangeArrowheads="1"/>
                              </wps:cNvSpPr>
                              <wps:spPr bwMode="auto">
                                <a:xfrm>
                                  <a:off x="5788" y="13865"/>
                                  <a:ext cx="2154" cy="37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wps:txbx>
                              <wps:bodyPr rot="0" vert="horz" wrap="square" lIns="12700" tIns="12700" rIns="12700" bIns="12700" anchor="t" anchorCtr="0" upright="1">
                                <a:noAutofit/>
                              </wps:bodyPr>
                            </wps:wsp>
                            <wps:wsp>
                              <wps:cNvPr id="151" name="Line 1064"/>
                              <wps:cNvCnPr/>
                              <wps:spPr bwMode="auto">
                                <a:xfrm flipH="1">
                                  <a:off x="4982" y="9849"/>
                                  <a:ext cx="3962" cy="608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Line 1065"/>
                              <wps:cNvCnPr/>
                              <wps:spPr bwMode="auto">
                                <a:xfrm flipH="1">
                                  <a:off x="6880" y="9849"/>
                                  <a:ext cx="5567" cy="8552"/>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 name="Line 1066"/>
                              <wps:cNvCnPr/>
                              <wps:spPr bwMode="auto">
                                <a:xfrm>
                                  <a:off x="4154" y="12684"/>
                                  <a:ext cx="1476" cy="2268"/>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1067"/>
                              <wps:cNvCnPr/>
                              <wps:spPr bwMode="auto">
                                <a:xfrm>
                                  <a:off x="7370" y="17730"/>
                                  <a:ext cx="1476" cy="226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1068"/>
                              <wps:cNvCnPr/>
                              <wps:spPr bwMode="auto">
                                <a:xfrm flipH="1" flipV="1">
                                  <a:off x="14209" y="12244"/>
                                  <a:ext cx="836" cy="128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 name="Arc 1069"/>
                              <wps:cNvSpPr>
                                <a:spLocks/>
                              </wps:cNvSpPr>
                              <wps:spPr bwMode="auto">
                                <a:xfrm flipV="1">
                                  <a:off x="14458" y="12325"/>
                                  <a:ext cx="851" cy="182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7" name="Line 1070"/>
                              <wps:cNvCnPr/>
                              <wps:spPr bwMode="auto">
                                <a:xfrm>
                                  <a:off x="15301" y="4433"/>
                                  <a:ext cx="4700" cy="11"/>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 name="Line 1071"/>
                              <wps:cNvCnPr/>
                              <wps:spPr bwMode="auto">
                                <a:xfrm>
                                  <a:off x="15301" y="12233"/>
                                  <a:ext cx="4700" cy="11"/>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 name="Line 1072"/>
                              <wps:cNvCnPr/>
                              <wps:spPr bwMode="auto">
                                <a:xfrm>
                                  <a:off x="16544" y="4433"/>
                                  <a:ext cx="7" cy="7730"/>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1073"/>
                              <wps:cNvCnPr/>
                              <wps:spPr bwMode="auto">
                                <a:xfrm>
                                  <a:off x="12559" y="3391"/>
                                  <a:ext cx="2719" cy="417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 name="Freeform 1074"/>
                              <wps:cNvSpPr>
                                <a:spLocks/>
                              </wps:cNvSpPr>
                              <wps:spPr bwMode="auto">
                                <a:xfrm>
                                  <a:off x="546" y="9721"/>
                                  <a:ext cx="14763" cy="3056"/>
                                </a:xfrm>
                                <a:custGeom>
                                  <a:avLst/>
                                  <a:gdLst>
                                    <a:gd name="T0" fmla="*/ 19990 w 20000"/>
                                    <a:gd name="T1" fmla="*/ 19924 h 20000"/>
                                    <a:gd name="T2" fmla="*/ 19990 w 20000"/>
                                    <a:gd name="T3" fmla="*/ 0 h 20000"/>
                                    <a:gd name="T4" fmla="*/ 19990 w 20000"/>
                                    <a:gd name="T5" fmla="*/ 606 h 20000"/>
                                    <a:gd name="T6" fmla="*/ 0 w 20000"/>
                                    <a:gd name="T7" fmla="*/ 1136 h 20000"/>
                                  </a:gdLst>
                                  <a:ahLst/>
                                  <a:cxnLst>
                                    <a:cxn ang="0">
                                      <a:pos x="T0" y="T1"/>
                                    </a:cxn>
                                    <a:cxn ang="0">
                                      <a:pos x="T2" y="T3"/>
                                    </a:cxn>
                                    <a:cxn ang="0">
                                      <a:pos x="T4" y="T5"/>
                                    </a:cxn>
                                    <a:cxn ang="0">
                                      <a:pos x="T6" y="T7"/>
                                    </a:cxn>
                                  </a:cxnLst>
                                  <a:rect l="0" t="0" r="r" b="b"/>
                                  <a:pathLst>
                                    <a:path w="20000" h="20000">
                                      <a:moveTo>
                                        <a:pt x="19990" y="19924"/>
                                      </a:moveTo>
                                      <a:lnTo>
                                        <a:pt x="19990" y="0"/>
                                      </a:lnTo>
                                      <a:lnTo>
                                        <a:pt x="19990" y="606"/>
                                      </a:lnTo>
                                      <a:lnTo>
                                        <a:pt x="0" y="1136"/>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2" name="Line 1075"/>
                              <wps:cNvCnPr/>
                              <wps:spPr bwMode="auto">
                                <a:xfrm flipH="1">
                                  <a:off x="501" y="14142"/>
                                  <a:ext cx="14077" cy="1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Freeform 1076"/>
                              <wps:cNvSpPr>
                                <a:spLocks/>
                              </wps:cNvSpPr>
                              <wps:spPr bwMode="auto">
                                <a:xfrm>
                                  <a:off x="-4" y="9814"/>
                                  <a:ext cx="603" cy="4259"/>
                                </a:xfrm>
                                <a:custGeom>
                                  <a:avLst/>
                                  <a:gdLst>
                                    <a:gd name="T0" fmla="*/ 19750 w 20000"/>
                                    <a:gd name="T1" fmla="*/ 0 h 20000"/>
                                    <a:gd name="T2" fmla="*/ 13500 w 20000"/>
                                    <a:gd name="T3" fmla="*/ 0 h 20000"/>
                                    <a:gd name="T4" fmla="*/ 6250 w 20000"/>
                                    <a:gd name="T5" fmla="*/ 815 h 20000"/>
                                    <a:gd name="T6" fmla="*/ 6250 w 20000"/>
                                    <a:gd name="T7" fmla="*/ 1196 h 20000"/>
                                    <a:gd name="T8" fmla="*/ 0 w 20000"/>
                                    <a:gd name="T9" fmla="*/ 1196 h 20000"/>
                                    <a:gd name="T10" fmla="*/ 0 w 20000"/>
                                    <a:gd name="T11" fmla="*/ 11413 h 20000"/>
                                    <a:gd name="T12" fmla="*/ 6250 w 20000"/>
                                    <a:gd name="T13" fmla="*/ 11413 h 20000"/>
                                    <a:gd name="T14" fmla="*/ 6250 w 20000"/>
                                    <a:gd name="T15" fmla="*/ 12609 h 20000"/>
                                    <a:gd name="T16" fmla="*/ 13500 w 20000"/>
                                    <a:gd name="T17" fmla="*/ 12609 h 20000"/>
                                    <a:gd name="T18" fmla="*/ 13500 w 20000"/>
                                    <a:gd name="T19" fmla="*/ 1994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750" y="0"/>
                                      </a:moveTo>
                                      <a:lnTo>
                                        <a:pt x="13500" y="0"/>
                                      </a:lnTo>
                                      <a:lnTo>
                                        <a:pt x="6250" y="815"/>
                                      </a:lnTo>
                                      <a:lnTo>
                                        <a:pt x="6250" y="1196"/>
                                      </a:lnTo>
                                      <a:lnTo>
                                        <a:pt x="0" y="1196"/>
                                      </a:lnTo>
                                      <a:lnTo>
                                        <a:pt x="0" y="11413"/>
                                      </a:lnTo>
                                      <a:lnTo>
                                        <a:pt x="6250" y="11413"/>
                                      </a:lnTo>
                                      <a:lnTo>
                                        <a:pt x="6250" y="12609"/>
                                      </a:lnTo>
                                      <a:lnTo>
                                        <a:pt x="13500" y="12609"/>
                                      </a:lnTo>
                                      <a:lnTo>
                                        <a:pt x="13500" y="19946"/>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4" name="Rectangle 1077"/>
                              <wps:cNvSpPr>
                                <a:spLocks noChangeArrowheads="1"/>
                              </wps:cNvSpPr>
                              <wps:spPr bwMode="auto">
                                <a:xfrm>
                                  <a:off x="13727" y="9536"/>
                                  <a:ext cx="1220" cy="30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r</w:t>
                                    </w:r>
                                    <w:proofErr w:type="gramEnd"/>
                                  </w:p>
                                </w:txbxContent>
                              </wps:txbx>
                              <wps:bodyPr rot="0" vert="horz" wrap="square" lIns="12700" tIns="12700" rIns="12700" bIns="12700" anchor="t" anchorCtr="0" upright="1">
                                <a:noAutofit/>
                              </wps:bodyPr>
                            </wps:wsp>
                            <wps:wsp>
                              <wps:cNvPr id="165" name="Line 1078"/>
                              <wps:cNvCnPr/>
                              <wps:spPr bwMode="auto">
                                <a:xfrm flipV="1">
                                  <a:off x="12477" y="440"/>
                                  <a:ext cx="7" cy="946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Line 1079"/>
                              <wps:cNvCnPr/>
                              <wps:spPr bwMode="auto">
                                <a:xfrm flipV="1">
                                  <a:off x="15309" y="440"/>
                                  <a:ext cx="7" cy="946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 name="Freeform 1080"/>
                              <wps:cNvSpPr>
                                <a:spLocks/>
                              </wps:cNvSpPr>
                              <wps:spPr bwMode="auto">
                                <a:xfrm>
                                  <a:off x="12469" y="0"/>
                                  <a:ext cx="2772" cy="405"/>
                                </a:xfrm>
                                <a:custGeom>
                                  <a:avLst/>
                                  <a:gdLst>
                                    <a:gd name="T0" fmla="*/ 19946 w 20000"/>
                                    <a:gd name="T1" fmla="*/ 19429 h 20000"/>
                                    <a:gd name="T2" fmla="*/ 19946 w 20000"/>
                                    <a:gd name="T3" fmla="*/ 13143 h 20000"/>
                                    <a:gd name="T4" fmla="*/ 19130 w 20000"/>
                                    <a:gd name="T5" fmla="*/ 6286 h 20000"/>
                                    <a:gd name="T6" fmla="*/ 18750 w 20000"/>
                                    <a:gd name="T7" fmla="*/ 6286 h 20000"/>
                                    <a:gd name="T8" fmla="*/ 18750 w 20000"/>
                                    <a:gd name="T9" fmla="*/ 0 h 20000"/>
                                    <a:gd name="T10" fmla="*/ 8533 w 20000"/>
                                    <a:gd name="T11" fmla="*/ 0 h 20000"/>
                                    <a:gd name="T12" fmla="*/ 8533 w 20000"/>
                                    <a:gd name="T13" fmla="*/ 6286 h 20000"/>
                                    <a:gd name="T14" fmla="*/ 7337 w 20000"/>
                                    <a:gd name="T15" fmla="*/ 6286 h 20000"/>
                                    <a:gd name="T16" fmla="*/ 7337 w 20000"/>
                                    <a:gd name="T17" fmla="*/ 13143 h 20000"/>
                                    <a:gd name="T18" fmla="*/ 0 w 20000"/>
                                    <a:gd name="T19" fmla="*/ 1314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946" y="19429"/>
                                      </a:moveTo>
                                      <a:lnTo>
                                        <a:pt x="19946" y="13143"/>
                                      </a:lnTo>
                                      <a:lnTo>
                                        <a:pt x="19130" y="6286"/>
                                      </a:lnTo>
                                      <a:lnTo>
                                        <a:pt x="18750" y="6286"/>
                                      </a:lnTo>
                                      <a:lnTo>
                                        <a:pt x="18750" y="0"/>
                                      </a:lnTo>
                                      <a:lnTo>
                                        <a:pt x="8533" y="0"/>
                                      </a:lnTo>
                                      <a:lnTo>
                                        <a:pt x="8533" y="6286"/>
                                      </a:lnTo>
                                      <a:lnTo>
                                        <a:pt x="7337" y="6286"/>
                                      </a:lnTo>
                                      <a:lnTo>
                                        <a:pt x="7337" y="13143"/>
                                      </a:lnTo>
                                      <a:lnTo>
                                        <a:pt x="0" y="13143"/>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56" o:spid="_x0000_s2079" style="position:absolute;left:0;text-align:left;margin-left:16.7pt;margin-top:1.4pt;width:132.8pt;height:86.4pt;z-index:251667456" coordorigin="-4" coordsize="20005,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">
                      <v:shape id="Freeform 1057" o:spid="_x0000_s2080" style="position:absolute;left:12477;top:3287;width:2847;height:662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CZR8EA&#10;AADcAAAADwAAAGRycy9kb3ducmV2LnhtbERP24rCMBB9X/Afwgi+rWlFl6UaxQuCCCKrgj4OzdgW&#10;m0lpYq1/bwRh3+ZwrjOZtaYUDdWusKwg7kcgiFOrC84UnI7r718QziNrLC2Tgic5mE07XxNMtH3w&#10;HzUHn4kQwi5BBbn3VSKlS3My6Pq2Ig7c1dYGfYB1JnWNjxBuSjmIoh9psODQkGNFy5zS2+FuFLSr&#10;URnHuy2uo+a8vyyynVttvFK9bjsfg/DU+n/xx73RYf5wCO9nwgVy+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gmUfBAAAA3AAAAA8AAAAAAAAAAAAAAAAAmAIAAGRycy9kb3du&#10;cmV2LnhtbFBLBQYAAAAABAAEAPUAAACGAwAAAAA=&#10;" path="m106,l,19965r19947,-315l19524,13112,106,xe" fillcolor="#dfdfdf" stroked="f">
                        <v:stroke startarrowwidth="narrow" startarrowlength="short" endarrowwidth="narrow" endarrowlength="short"/>
                        <v:path arrowok="t" o:connecttype="custom" o:connectlocs="15,0;0,6608;2839,6504;2779,4340;15,0" o:connectangles="0,0,0,0,0"/>
                      </v:shape>
                      <v:shape id="Freeform 1058" o:spid="_x0000_s2081" style="position:absolute;left:8937;top:4224;width:3623;height:557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w83MIA&#10;AADcAAAADwAAAGRycy9kb3ducmV2LnhtbERPTYvCMBC9C/6HMMLeNK2sIl2j7K4IIohYBT0OzWxb&#10;tpmUJtb6740geJvH+5z5sjOVaKlxpWUF8SgCQZxZXXKu4HRcD2cgnEfWWFkmBXdysFz0e3NMtL3x&#10;gdrU5yKEsEtQQeF9nUjpsoIMupGtiQP3ZxuDPsAml7rBWwg3lRxH0VQaLDk0FFjTb0HZf3o1CrrV&#10;pIrj3RbXUXveX37ynVttvFIfg+77C4Snzr/FL/dGh/mfE3g+Ey6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7DzcwgAAANwAAAAPAAAAAAAAAAAAAAAAAJgCAABkcnMvZG93&#10;bnJldi54bWxQSwUGAAAAAAQABAD1AAAAhwMAAAAA&#10;" path="m19958,r-83,19959l,19917,19958,xe" fillcolor="#dfdfdf" stroked="f">
                        <v:stroke startarrowwidth="narrow" startarrowlength="short" endarrowwidth="narrow" endarrowlength="short"/>
                        <v:path arrowok="t" o:connecttype="custom" o:connectlocs="3615,0;3600,5568;0,5556;3615,0" o:connectangles="0,0,0,0"/>
                      </v:shape>
                      <v:line id="Line 1059" o:spid="_x0000_s2082" style="position:absolute;flip:x;visibility:visible;mso-wrap-style:square" from="8967,4491" to="12417,9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WF48MAAADcAAAADwAAAGRycy9kb3ducmV2LnhtbERP32vCMBB+H+x/CCfsTVOdyKxGGYKw&#10;McZcFXw9mrMpNpeaZLb+98tA2Nt9fD9vue5tI67kQ+1YwXiUgSAuna65UnDYb4cvIEJE1tg4JgU3&#10;CrBePT4sMdeu42+6FrESKYRDjgpMjG0uZSgNWQwj1xIn7uS8xZigr6T22KVw28hJls2kxZpTg8GW&#10;NobKc/FjFUy+sudqXn763Sl8HC6bzuyP771ST4P+dQEiUh//xXf3m07zpzP4eyZd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51hePDAAAA3AAAAA8AAAAAAAAAAAAA&#10;AAAAoQIAAGRycy9kb3ducmV2LnhtbFBLBQYAAAAABAAEAPkAAACRAwAAAAA=&#10;">
                        <v:stroke startarrowwidth="narrow" startarrowlength="short" endarrowwidth="narrow" endarrowlength="short"/>
                      </v:line>
                      <v:line id="Line 1060" o:spid="_x0000_s2083" style="position:absolute;visibility:visible;mso-wrap-style:square" from="2527,7014" to="2535,9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ORKcQAAADcAAAADwAAAGRycy9kb3ducmV2LnhtbERPS2vCQBC+F/wPywi9lLpRJGrMRooP&#10;KL2IVg+9TbNjEpqdDbtbjf++Wyj0Nh/fc/JVb1pxJecbywrGowQEcWl1w5WC0/vueQ7CB2SNrWVS&#10;cCcPq2LwkGOm7Y0PdD2GSsQQ9hkqqEPoMil9WZNBP7IdceQu1hkMEbpKaoe3GG5aOUmSVBpsODbU&#10;2NG6pvLr+G0UbPecnvx88flxl3RON006fXJvSj0O+5cliEB9+Bf/uV91nD+dwe8z8QJ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Q5EpxAAAANwAAAAPAAAAAAAAAAAA&#10;AAAAAKECAABkcnMvZG93bnJldi54bWxQSwUGAAAAAAQABAD5AAAAkgMAAAAA&#10;" strokeweight=".5pt">
                        <v:stroke startarrowwidth="narrow" startarrowlength="short" endarrow="open" endarrowwidth="narrow" endarrowlength="short"/>
                      </v:line>
                      <v:line id="Line 1061" o:spid="_x0000_s2084" style="position:absolute;flip:y;visibility:visible;mso-wrap-style:square" from="2527,14131" to="2535,17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MO1sUAAADcAAAADwAAAGRycy9kb3ducmV2LnhtbESPQWvCQBCF7wX/wzJCL0U3SpESXUVE&#10;g0IvWj14G7JjEszOhuwa03/fORS8zfDevPfNYtW7WnXUhsqzgck4AUWce1txYeD8sxt9gQoR2WLt&#10;mQz8UoDVcvC2wNT6Jx+pO8VCSQiHFA2UMTap1iEvyWEY+4ZYtJtvHUZZ20LbFp8S7mo9TZKZdlix&#10;NJTY0Kak/H56OAPddn/sDjU9sqz5vk7s7pBdPq7GvA/79RxUpD6+zP/Xeyv4n0Irz8gEe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nMO1sUAAADcAAAADwAAAAAAAAAA&#10;AAAAAAChAgAAZHJzL2Rvd25yZXYueG1sUEsFBgAAAAAEAAQA+QAAAJMDAAAAAA==&#10;" strokeweight=".5pt">
                        <v:stroke startarrowwidth="narrow" startarrowlength="short" endarrow="open" endarrowwidth="narrow" endarrowlength="short"/>
                      </v:line>
                      <v:rect id="Rectangle 1062" o:spid="_x0000_s2085" style="position:absolute;left:1751;top:9942;width:2094;height:3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RZQcEA&#10;AADcAAAADwAAAGRycy9kb3ducmV2LnhtbERPTWsCMRC9F/wPYQRvNauItKtRRFG8FNF68TZsxs3i&#10;zmTZRN3++6Yg9DaP9znzZce1elAbKi8GRsMMFEnhbSWlgfP39v0DVIgoFmsvZOCHAiwXvbc55tY/&#10;5UiPUyxVCpGQowEXY5NrHQpHjGHoG5LEXX3LGBNsS21bfKZwrvU4y6aasZLU4LChtaPidrqzgX3H&#10;K+t2h8nXpT6HTTjy9H5jYwb9bjUDFamL/+KXe2/T/Mkn/D2TLtC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0WUHBAAAA3AAAAA8AAAAAAAAAAAAAAAAAmAIAAGRycy9kb3du&#10;cmV2LnhtbFBLBQYAAAAABAAEAPUAAACGAw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s</w:t>
                              </w:r>
                            </w:p>
                          </w:txbxContent>
                        </v:textbox>
                      </v:rect>
                      <v:rect id="Rectangle 1063" o:spid="_x0000_s2086" style="position:absolute;left:5788;top:13865;width:2154;height:3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dmAcQA&#10;AADcAAAADwAAAGRycy9kb3ducmV2LnhtbESPQWsCQQyF7wX/wxChtzrbYqVsHUWUihcpWi+9hZ10&#10;Z3GTWXZG3f57cyj0lvBe3vsyXw7cmiv1qYni4HlSgCGpom+kdnD6+nh6A5Myisc2Cjn4pQTLxehh&#10;jqWPNznQ9ZhroyGSSnQQcu5Ka1MViDFNYkei2k/sGbOufW19jzcN59a+FMXMMjaiDQE7WgeqzscL&#10;O9gNvPJh+zndf7entEkHnl3O7NzjeFi9g8k05H/z3/XOK/6r4uszOoFd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XZgHEAAAA3AAAAA8AAAAAAAAAAAAAAAAAmAIAAGRycy9k&#10;b3ducmV2LnhtbFBLBQYAAAAABAAEAPUAAACJAwAAAAA=&#10;" filled="f" stroked="f" strokeweight=".5pt">
                        <v:textbox inset="1pt,1pt,1pt,1pt">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v:textbox>
                      </v:rect>
                      <v:line id="Line 1064" o:spid="_x0000_s2087" style="position:absolute;flip:x;visibility:visible;mso-wrap-style:square" from="4982,9849" to="8944,15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HrHcIAAADcAAAADwAAAGRycy9kb3ducmV2LnhtbERPTYvCMBC9L/gfwgh701RFkWoUdVlY&#10;vKjVHrwNzdgWm0lpsrX7740g7G0e73OW685UoqXGlZYVjIYRCOLM6pJzBZfz92AOwnlkjZVlUvBH&#10;Dtar3scSY20ffKI28bkIIexiVFB4X8dSuqwgg25oa+LA3Wxj0AfY5FI3+AjhppLjKJpJgyWHhgJr&#10;2hWU3ZNfo6DdTvZfh9TOrrYuZbo5pxN3rJT67HebBQhPnf8Xv90/OsyfjuD1TLh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xHrHcIAAADcAAAADwAAAAAAAAAAAAAA&#10;AAChAgAAZHJzL2Rvd25yZXYueG1sUEsFBgAAAAAEAAQA+QAAAJADAAAAAA==&#10;" strokeweight=".5pt">
                        <v:stroke startarrowwidth="narrow" startarrowlength="short" endarrowwidth="narrow" endarrowlength="short"/>
                      </v:line>
                      <v:line id="Line 1065" o:spid="_x0000_s2088" style="position:absolute;flip:x;visibility:visible;mso-wrap-style:square" from="6880,9849" to="12447,18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N1asMAAADcAAAADwAAAGRycy9kb3ducmV2LnhtbERPTWvCQBC9F/wPywjemo1KQ4muohah&#10;9GJrzMHbkB2TYHY2ZLdJ+u/dQqG3ebzPWW9H04ieOldbVjCPYhDEhdU1lwou2fH5FYTzyBoby6Tg&#10;hxxsN5OnNabaDvxF/dmXIoSwS1FB5X2bSumKigy6yLbEgbvZzqAPsCul7nAI4aaRizhOpMGaQ0OF&#10;LR0qKu7nb6Og3y8/3k65Ta62rWW+y/Kl+2yUmk3H3QqEp9H/i//c7zrMf1nA7zPhAr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DdWrDAAAA3AAAAA8AAAAAAAAAAAAA&#10;AAAAoQIAAGRycy9kb3ducmV2LnhtbFBLBQYAAAAABAAEAPkAAACRAwAAAAA=&#10;" strokeweight=".5pt">
                        <v:stroke startarrowwidth="narrow" startarrowlength="short" endarrowwidth="narrow" endarrowlength="short"/>
                      </v:line>
                      <v:line id="Line 1066" o:spid="_x0000_s2089" style="position:absolute;visibility:visible;mso-wrap-style:square" from="4154,12684" to="5630,14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EB98QAAADcAAAADwAAAGRycy9kb3ducmV2LnhtbERPS2sCMRC+C/0PYQpeimar7aJboxQf&#10;IF6Kr4O36Wa6u3QzWZKo6783hYK3+fieM5m1phYXcr6yrOC1n4Agzq2uuFBw2K96IxA+IGusLZOC&#10;G3mYTZ86E8y0vfKWLrtQiBjCPkMFZQhNJqXPSzLo+7YhjtyPdQZDhK6Q2uE1hptaDpIklQYrjg0l&#10;NjQvKf/dnY2C5RenBz8af59uko7pokrfXtxGqe5z+/kBIlAbHuJ/91rH+e9D+HsmXiC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oQH3xAAAANwAAAAPAAAAAAAAAAAA&#10;AAAAAKECAABkcnMvZG93bnJldi54bWxQSwUGAAAAAAQABAD5AAAAkgMAAAAA&#10;" strokeweight=".5pt">
                        <v:stroke startarrowwidth="narrow" startarrowlength="short" endarrow="open" endarrowwidth="narrow" endarrowlength="short"/>
                      </v:line>
                      <v:line id="Line 1067" o:spid="_x0000_s2090" style="position:absolute;visibility:visible;mso-wrap-style:square" from="7370,17730" to="8846,19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Uo8IAAADcAAAADwAAAGRycy9kb3ducmV2LnhtbERPzWoCMRC+F3yHMEJvNWvRIqtRRKkV&#10;Sg9VH2DcjNnVzWRJorv79k2h0Nt8fL+zWHW2Fg/yoXKsYDzKQBAXTldsFJyO7y8zECEia6wdk4Ke&#10;AqyWg6cF5tq1/E2PQzQihXDIUUEZY5NLGYqSLIaRa4gTd3HeYkzQG6k9tinc1vI1y96kxYpTQ4kN&#10;bUoqboe7VfDld7N+7PTnme+83n5cTX9tjVLPw249BxGpi//iP/dep/nTCfw+ky6Qy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slUo8IAAADcAAAADwAAAAAAAAAAAAAA&#10;AAChAgAAZHJzL2Rvd25yZXYueG1sUEsFBgAAAAAEAAQA+QAAAJADAAAAAA==&#10;" strokeweight=".5pt">
                        <v:stroke startarrow="open" startarrowwidth="narrow" startarrowlength="short" endarrowwidth="narrow" endarrowlength="short"/>
                      </v:line>
                      <v:line id="Line 1068" o:spid="_x0000_s2091" style="position:absolute;flip:x y;visibility:visible;mso-wrap-style:square" from="14209,12244" to="15045,13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OZkcEAAADcAAAADwAAAGRycy9kb3ducmV2LnhtbERPzWrCQBC+F3yHZQQvQXcbSKnRVaRo&#10;22usDzBkxySanQ3ZNUnfvlso9DYf3+9s95NtxUC9bxxreF4pEMSlMw1XGi5fp+UrCB+QDbaOScM3&#10;edjvZk9bzI0buaDhHCoRQ9jnqKEOocul9GVNFv3KdcSRu7reYoiwr6TpcYzhtpWpUi/SYsOxocaO&#10;3moq7+eH1XBcJ+rDcXqT6XtalE4VRZdMWi/m02EDItAU/sV/7k8T52cZ/D4TL5C7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85mRwQAAANwAAAAPAAAAAAAAAAAAAAAA&#10;AKECAABkcnMvZG93bnJldi54bWxQSwUGAAAAAAQABAD5AAAAjwMAAAAA&#10;" strokeweight=".5pt">
                        <v:stroke startarrow="open" startarrowwidth="narrow" startarrowlength="short" endarrowwidth="narrow" endarrowlength="short"/>
                      </v:line>
                      <v:shape id="Arc 1069" o:spid="_x0000_s2092" style="position:absolute;left:14458;top:12325;width:851;height:1829;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zjUcIA&#10;AADcAAAADwAAAGRycy9kb3ducmV2LnhtbESPwWrDMBBE74X+g9hCb41cF5vgRjYhkLTHNPYHLNbW&#10;NrFWRlJt5++rQqC3XWbm7eyuWs0oZnJ+sKzgdZOAIG6tHrhT0NTHly0IH5A1jpZJwY08VOXjww4L&#10;bRf+ovkSOhEh7AtU0IcwFVL6tieDfmMn4qh9W2cwxNV1UjtcItyMMk2SXBocOF7ocaJDT+318mMU&#10;1EN+PqV8yCNoDpk9frgme1Pq+Wndv4MItIZ/8z39qWP9LIe/Z+IE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vONRwgAAANwAAAAPAAAAAAAAAAAAAAAAAJgCAABkcnMvZG93&#10;bnJldi54bWxQSwUGAAAAAAQABAD1AAAAhwMAAAAA&#10;" path="m-1,nfc11929,,21600,9670,21600,21600em-1,nsc11929,,21600,9670,21600,21600l,21600,-1,xe" filled="f">
                        <v:path arrowok="t" o:extrusionok="f" o:connecttype="custom" o:connectlocs="0,0;851,1829;0,1829" o:connectangles="0,0,0"/>
                      </v:shape>
                      <v:line id="Line 1070" o:spid="_x0000_s2093" style="position:absolute;visibility:visible;mso-wrap-style:square" from="15301,4433" to="20001,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mA9MUAAADcAAAADwAAAGRycy9kb3ducmV2LnhtbERPTWvCQBC9C/0PyxR6KXVjqUZSVykF&#10;aRFUTPXgbchOk9DsbMiuJubXu0LB2zze58wWnanEmRpXWlYwGkYgiDOrS84V7H+WL1MQziNrrCyT&#10;ggs5WMwfBjNMtG15R+fU5yKEsEtQQeF9nUjpsoIMuqGtiQP3axuDPsAml7rBNoSbSr5G0UQaLDk0&#10;FFjTZ0HZX3oyCt6+jvv+sD2t7HLdj/LN0cfPnVbq6bH7eAfhqfN38b/7W4f54xhuz4QL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mA9MUAAADcAAAADwAAAAAAAAAA&#10;AAAAAAChAgAAZHJzL2Rvd25yZXYueG1sUEsFBgAAAAAEAAQA+QAAAJMDAAAAAA==&#10;" strokeweight=".5pt">
                        <v:stroke dashstyle="3 1" startarrowwidth="narrow" startarrowlength="short" endarrowwidth="narrow" endarrowlength="short"/>
                      </v:line>
                      <v:line id="Line 1071" o:spid="_x0000_s2094" style="position:absolute;visibility:visible;mso-wrap-style:square" from="15301,12233" to="20001,122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YUhscAAADcAAAADwAAAGRycy9kb3ducmV2LnhtbESPT2vCQBDF7wW/wzJCL0U3llYluooI&#10;0lKo4r+DtyE7JsHsbMiumvrpO4dCbzO8N+/9ZjpvXaVu1ITSs4FBPwFFnHlbcm7gsF/1xqBCRLZY&#10;eSYDPxRgPus8TTG1/s5buu1iriSEQ4oGihjrVOuQFeQw9H1NLNrZNw6jrE2ubYN3CXeVfk2SoXZY&#10;sjQUWNOyoOyyuzoDbx+nw+O4uX751fdjkK9PcfTSWmOeu+1iAipSG//Nf9efVvDfhVaekQn07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1ZhSGxwAAANwAAAAPAAAAAAAA&#10;AAAAAAAAAKECAABkcnMvZG93bnJldi54bWxQSwUGAAAAAAQABAD5AAAAlQMAAAAA&#10;" strokeweight=".5pt">
                        <v:stroke dashstyle="3 1" startarrowwidth="narrow" startarrowlength="short" endarrowwidth="narrow" endarrowlength="short"/>
                      </v:line>
                      <v:line id="Line 1072" o:spid="_x0000_s2095" style="position:absolute;visibility:visible;mso-wrap-style:square" from="16544,4433" to="16551,1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qxHcUAAADcAAAADwAAAGRycy9kb3ducmV2LnhtbERPTWvCQBC9C/6HZQpeRDeKtTW6SimI&#10;paBStQdvQ3aaBLOzIbuJqb++WxC8zeN9zmLVmkI0VLncsoLRMAJBnFidc6rgdFwPXkE4j6yxsEwK&#10;fsnBatntLDDW9spf1Bx8KkIIuxgVZN6XsZQuycigG9qSOHA/tjLoA6xSqSu8hnBTyHEUTaXBnEND&#10;hiW9Z5RcDrVRMNmcT7fvff1p19vbKN2d/Uu/1Ur1ntq3OQhPrX+I7+4PHeY/z+D/mXCB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qxHcUAAADcAAAADwAAAAAAAAAA&#10;AAAAAAChAgAAZHJzL2Rvd25yZXYueG1sUEsFBgAAAAAEAAQA+QAAAJMDAAAAAA==&#10;" strokeweight=".5pt">
                        <v:stroke dashstyle="3 1" startarrowwidth="narrow" startarrowlength="short" endarrowwidth="narrow" endarrowlength="short"/>
                      </v:line>
                      <v:line id="Line 1073" o:spid="_x0000_s2096" style="position:absolute;visibility:visible;mso-wrap-style:square" from="12559,3391" to="15278,7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S32sQAAADcAAAADwAAAGRycy9kb3ducmV2LnhtbESPQWvCQBCF7wX/wzKCt7qxh1BTVxFB&#10;8NCLUai9DdkxiWZnk+yq8d87h0Jvb5g337y3WA2uUXfqQ+3ZwGyagCIuvK25NHA8bN8/QYWIbLHx&#10;TAaeFGC1HL0tMLP+wXu657FUAuGQoYEqxjbTOhQVOQxT3xLL7ux7h1HGvtS2x4fAXaM/kiTVDmuW&#10;DxW2tKmouOY3J5RjOt/Of7r6dpl1+em37U6HbzRmMh7WX6AiDfHf/He9sxI/lfhSRhTo5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BLfaxAAAANwAAAAPAAAAAAAAAAAA&#10;AAAAAKECAABkcnMvZG93bnJldi54bWxQSwUGAAAAAAQABAD5AAAAkgMAAAAA&#10;">
                        <v:stroke startarrowwidth="narrow" startarrowlength="short" endarrowwidth="narrow" endarrowlength="short"/>
                      </v:line>
                      <v:shape id="Freeform 1074" o:spid="_x0000_s2097" style="position:absolute;left:546;top:9721;width:14763;height:305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gBBMUA&#10;AADcAAAADwAAAGRycy9kb3ducmV2LnhtbESPQWvDMAyF74P+B6PCbquTHcJI65bQEtilC8sGozc1&#10;VuPQWE5jt83+/TwY7Cbx3vv0tNpMthc3Gn3nWEG6SEAQN0533Cr4/CifXkD4gKyxd0wKvsnDZj17&#10;WGGu3Z3f6VaHVkQI+xwVmBCGXErfGLLoF24gjtrJjRZDXMdW6hHvEW57+ZwkmbTYcbxgcKCtoeZc&#10;X22koH0rv6qqMAd73u9kccz85ajU43wqliACTeHf/Jd+1bF+lsLvM3EC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mAEExQAAANwAAAAPAAAAAAAAAAAAAAAAAJgCAABkcnMv&#10;ZG93bnJldi54bWxQSwUGAAAAAAQABAD1AAAAigMAAAAA&#10;" path="m19990,19924l19990,r,606l,1136e">
                        <v:stroke startarrowwidth="narrow" startarrowlength="short" endarrowwidth="narrow" endarrowlength="short"/>
                        <v:path arrowok="t" o:connecttype="custom" o:connectlocs="14756,3044;14756,0;14756,93;0,174" o:connectangles="0,0,0,0"/>
                      </v:shape>
                      <v:line id="Line 1075" o:spid="_x0000_s2098" style="position:absolute;flip:x;visibility:visible;mso-wrap-style:square" from="501,14142" to="14578,14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vfgMIAAADcAAAADwAAAGRycy9kb3ducmV2LnhtbERP32vCMBB+H/g/hBP2NlMryKxGEUFQ&#10;xtimgq9HczbF5lKTaLv/fhkM9nYf389brHrbiAf5UDtWMB5lIIhLp2uuFJyO25dXECEia2wck4Jv&#10;CrBaDp4WWGjX8Rc9DrESKYRDgQpMjG0hZSgNWQwj1xIn7uK8xZigr6T22KVw28g8y6bSYs2pwWBL&#10;G0Pl9XC3CvKPbFLNynf/eQlvp9umM8fzvlfqediv5yAi9fFf/Ofe6TR/msPvM+kCu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vvfgMIAAADcAAAADwAAAAAAAAAAAAAA&#10;AAChAgAAZHJzL2Rvd25yZXYueG1sUEsFBgAAAAAEAAQA+QAAAJADAAAAAA==&#10;">
                        <v:stroke startarrowwidth="narrow" startarrowlength="short" endarrowwidth="narrow" endarrowlength="short"/>
                      </v:line>
                      <v:shape id="Freeform 1076" o:spid="_x0000_s2099" style="position:absolute;left:-4;top:9814;width:603;height:425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Kk1L0A&#10;AADcAAAADwAAAGRycy9kb3ducmV2LnhtbERPSwrCMBDdC94hjOBOUxVEqlFEEPxtrB5gbMa22ExK&#10;E2u9vREEd/N431msWlOKhmpXWFYwGkYgiFOrC84UXC/bwQyE88gaS8uk4E0OVstuZ4Gxti8+U5P4&#10;TIQQdjEqyL2vYildmpNBN7QVceDutjboA6wzqWt8hXBTynEUTaXBgkNDjhVtckofydMouGdvtpem&#10;Wt+S9mb3bpceD8lJqX6vXc9BeGr9X/xz73SYP53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oKk1L0AAADcAAAADwAAAAAAAAAAAAAAAACYAgAAZHJzL2Rvd25yZXYu&#10;eG1sUEsFBgAAAAAEAAQA9QAAAIIDAAAAAA==&#10;" path="m19750,l13500,,6250,815r,381l,1196,,11413r6250,l6250,12609r7250,l13500,19946e" strokeweight=".5pt">
                        <v:stroke startarrowwidth="narrow" startarrowlength="short" endarrowwidth="narrow" endarrowlength="short"/>
                        <v:path arrowok="t" o:connecttype="custom" o:connectlocs="595,0;407,0;188,174;188,255;0,255;0,2430;188,2430;188,2685;407,2685;407,4248" o:connectangles="0,0,0,0,0,0,0,0,0,0"/>
                      </v:shape>
                      <v:rect id="Rectangle 1077" o:spid="_x0000_s2100" style="position:absolute;left:13727;top:9536;width:1220;height:3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Cqv8EA&#10;AADcAAAADwAAAGRycy9kb3ducmV2LnhtbERPS2vCQBC+F/wPyxS81U2LBImuIpWKlyI+Lt6G7DQb&#10;zMyG7Krx37sFwdt8fM+ZLXpu1JW6UHsx8DnKQJGU3tZSGTgefj4moEJEsdh4IQN3CrCYD95mWFh/&#10;kx1d97FSKURCgQZcjG2hdSgdMYaRb0kS9+c7xphgV2nb4S2Fc6O/sizXjLWkBoctfTsqz/sLG9j0&#10;vLRuvR3/nppjWIUd55czGzN875dTUJH6+BI/3Rub5udj+H8mXaD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Aqr/BAAAA3AAAAA8AAAAAAAAAAAAAAAAAmAIAAGRycy9kb3du&#10;cmV2LnhtbFBLBQYAAAAABAAEAPUAAACGAwAAAAA=&#10;" filled="f" stroked="f" strokeweight=".5pt">
                        <v:textbox inset="1pt,1pt,1pt,1pt">
                          <w:txbxContent>
                            <w:p w:rsidR="004E000A" w:rsidRPr="000458C4" w:rsidRDefault="004E000A" w:rsidP="00750935">
                              <w:pPr>
                                <w:rPr>
                                  <w:rFonts w:cs="Arial"/>
                                </w:rPr>
                              </w:pPr>
                              <w:proofErr w:type="gramStart"/>
                              <w:r w:rsidRPr="000458C4">
                                <w:rPr>
                                  <w:rFonts w:cs="Arial"/>
                                </w:rPr>
                                <w:t>r</w:t>
                              </w:r>
                              <w:proofErr w:type="gramEnd"/>
                            </w:p>
                          </w:txbxContent>
                        </v:textbox>
                      </v:rect>
                      <v:line id="Line 1078" o:spid="_x0000_s2101" style="position:absolute;flip:y;visibility:visible;mso-wrap-style:square" from="12477,440" to="12484,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JH9MMAAADcAAAADwAAAGRycy9kb3ducmV2LnhtbERP32vCMBB+H+x/CCfsTVMdyqxGGYKw&#10;McZcFXw9mrMpNpeaZLb+98tA2Nt9fD9vue5tI67kQ+1YwXiUgSAuna65UnDYb4cvIEJE1tg4JgU3&#10;CrBePT4sMdeu42+6FrESKYRDjgpMjG0uZSgNWQwj1xIn7uS8xZigr6T22KVw28hJls2kxZpTg8GW&#10;NobKc/FjFUy+sudqXn763Sl8HC6bzuyP771ST4P+dQEiUh//xXf3m07zZ1P4eyZd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SR/TDAAAA3AAAAA8AAAAAAAAAAAAA&#10;AAAAoQIAAGRycy9kb3ducmV2LnhtbFBLBQYAAAAABAAEAPkAAACRAwAAAAA=&#10;">
                        <v:stroke startarrowwidth="narrow" startarrowlength="short" endarrowwidth="narrow" endarrowlength="short"/>
                      </v:line>
                      <v:line id="Line 1079" o:spid="_x0000_s2102" style="position:absolute;flip:y;visibility:visible;mso-wrap-style:square" from="15309,440" to="15316,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DZg8IAAADcAAAADwAAAGRycy9kb3ducmV2LnhtbERP32vCMBB+H/g/hBP2NlMVyqxGEUFQ&#10;xtimgq9HczbF5lKTaLv/fhkM9nYf389brHrbiAf5UDtWMB5lIIhLp2uuFJyO25dXECEia2wck4Jv&#10;CrBaDp4WWGjX8Rc9DrESKYRDgQpMjG0hZSgNWQwj1xIn7uK8xZigr6T22KVw28hJluXSYs2pwWBL&#10;G0Pl9XC3CiYf2bSale/+8xLeTrdNZ47nfa/U87Bfz0FE6uO/+M+902l+nsPvM+kCu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cDZg8IAAADcAAAADwAAAAAAAAAAAAAA&#10;AAChAgAAZHJzL2Rvd25yZXYueG1sUEsFBgAAAAAEAAQA+QAAAJADAAAAAA==&#10;">
                        <v:stroke startarrowwidth="narrow" startarrowlength="short" endarrowwidth="narrow" endarrowlength="short"/>
                      </v:line>
                      <v:shape id="Freeform 1080" o:spid="_x0000_s2103" style="position:absolute;left:12469;width:2772;height:40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mi170A&#10;AADcAAAADwAAAGRycy9kb3ducmV2LnhtbERPSwrCMBDdC94hjOBOU12oVKOIIPjbWD3A2IxtsZmU&#10;JtZ6eyMI7ubxvrNYtaYUDdWusKxgNIxAEKdWF5wpuF62gxkI55E1lpZJwZscrJbdzgJjbV98pibx&#10;mQgh7GJUkHtfxVK6NCeDbmgr4sDdbW3QB1hnUtf4CuGmlOMomkiDBYeGHCva5JQ+kqdRcM/ebC9N&#10;tb4l7c3u3S49HpKTUv1eu56D8NT6v/jn3ukwfzKF7zPhArn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bmi170AAADcAAAADwAAAAAAAAAAAAAAAACYAgAAZHJzL2Rvd25yZXYu&#10;eG1sUEsFBgAAAAAEAAQA9QAAAIIDAAAAAA==&#10;" path="m19946,19429r,-6286l19130,6286r-380,l18750,,8533,r,6286l7337,6286r,6857l,13143e" strokeweight=".5pt">
                        <v:stroke startarrowwidth="narrow" startarrowlength="short" endarrowwidth="narrow" endarrowlength="short"/>
                        <v:path arrowok="t" o:connecttype="custom" o:connectlocs="2765,393;2765,266;2651,127;2599,127;2599,0;1183,0;1183,127;1017,127;1017,266;0,266" o:connectangles="0,0,0,0,0,0,0,0,0,0"/>
                      </v:shape>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991" w:type="dxa"/>
            <w:vMerge w:val="restart"/>
            <w:vAlign w:val="center"/>
          </w:tcPr>
          <w:p w:rsidR="00750935" w:rsidRPr="008228ED" w:rsidRDefault="00750935" w:rsidP="00BF0E06">
            <w:pPr>
              <w:widowControl w:val="0"/>
              <w:numPr>
                <w:ilvl w:val="0"/>
                <w:numId w:val="99"/>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c</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6,5 hoặc 0,7t</w:t>
            </w:r>
            <w:r w:rsidRPr="008228ED">
              <w:rPr>
                <w:rFonts w:cs="Arial"/>
                <w:sz w:val="22"/>
                <w:szCs w:val="22"/>
                <w:vertAlign w:val="subscript"/>
              </w:rPr>
              <w:t>m</w:t>
            </w:r>
            <w:r w:rsidRPr="008228ED">
              <w:rPr>
                <w:rFonts w:cs="Arial"/>
                <w:sz w:val="22"/>
                <w:szCs w:val="22"/>
              </w:rPr>
              <w:t>, lấy trị số nào nhỏ hơn</w:t>
            </w:r>
          </w:p>
          <w:p w:rsidR="00750935" w:rsidRPr="008228ED" w:rsidRDefault="00750935" w:rsidP="00BF0E06">
            <w:pPr>
              <w:widowControl w:val="0"/>
              <w:numPr>
                <w:ilvl w:val="0"/>
                <w:numId w:val="99"/>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1</w:t>
            </w:r>
            <w:r w:rsidRPr="008228ED">
              <w:rPr>
                <w:rFonts w:cs="Arial"/>
                <w:sz w:val="22"/>
                <w:szCs w:val="22"/>
              </w:rPr>
              <w:t xml:space="preserve"> + t</w:t>
            </w:r>
            <w:r w:rsidRPr="008228ED">
              <w:rPr>
                <w:rFonts w:cs="Arial"/>
                <w:sz w:val="22"/>
                <w:szCs w:val="22"/>
                <w:vertAlign w:val="subscript"/>
              </w:rPr>
              <w:t>2</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1,25t</w:t>
            </w:r>
            <w:r w:rsidRPr="008228ED">
              <w:rPr>
                <w:rFonts w:cs="Arial"/>
                <w:sz w:val="22"/>
                <w:szCs w:val="22"/>
                <w:vertAlign w:val="subscript"/>
              </w:rPr>
              <w:t>m</w:t>
            </w:r>
          </w:p>
          <w:p w:rsidR="00750935" w:rsidRPr="008228ED" w:rsidRDefault="00750935" w:rsidP="00BF0E06">
            <w:pPr>
              <w:widowControl w:val="0"/>
              <w:numPr>
                <w:ilvl w:val="0"/>
                <w:numId w:val="100"/>
              </w:numPr>
              <w:tabs>
                <w:tab w:val="left" w:pos="340"/>
              </w:tabs>
              <w:spacing w:after="60" w:line="276" w:lineRule="auto"/>
              <w:jc w:val="both"/>
              <w:rPr>
                <w:rFonts w:cs="Arial"/>
                <w:sz w:val="22"/>
                <w:szCs w:val="22"/>
                <w:lang w:val="fr-FR"/>
              </w:rPr>
            </w:pPr>
            <w:r w:rsidRPr="008228ED">
              <w:rPr>
                <w:rFonts w:cs="Arial"/>
                <w:sz w:val="22"/>
                <w:szCs w:val="22"/>
                <w:lang w:val="fr-FR"/>
              </w:rPr>
              <w:t>t</w:t>
            </w:r>
            <w:r w:rsidRPr="008228ED">
              <w:rPr>
                <w:rFonts w:cs="Arial"/>
                <w:sz w:val="22"/>
                <w:szCs w:val="22"/>
                <w:vertAlign w:val="subscript"/>
                <w:lang w:val="fr-FR"/>
              </w:rPr>
              <w:t>1</w:t>
            </w:r>
            <w:r w:rsidRPr="008228ED">
              <w:rPr>
                <w:rFonts w:cs="Arial"/>
                <w:sz w:val="22"/>
                <w:szCs w:val="22"/>
                <w:lang w:val="fr-FR"/>
              </w:rPr>
              <w:t>, t</w:t>
            </w:r>
            <w:r w:rsidRPr="008228ED">
              <w:rPr>
                <w:rFonts w:cs="Arial"/>
                <w:sz w:val="22"/>
                <w:szCs w:val="22"/>
                <w:vertAlign w:val="subscript"/>
                <w:lang w:val="fr-FR"/>
              </w:rPr>
              <w:t>2</w:t>
            </w:r>
            <w:r w:rsidRPr="008228ED">
              <w:rPr>
                <w:rFonts w:cs="Arial"/>
                <w:sz w:val="22"/>
                <w:szCs w:val="22"/>
                <w:lang w:val="fr-FR"/>
              </w:rPr>
              <w:t xml:space="preserve"> </w:t>
            </w:r>
            <w:r w:rsidRPr="008228ED">
              <w:rPr>
                <w:rFonts w:cs="Arial"/>
                <w:sz w:val="22"/>
                <w:szCs w:val="22"/>
                <w:lang w:val="fr-FR"/>
              </w:rPr>
              <w:sym w:font="Symbol" w:char="F0B3"/>
            </w:r>
            <w:r w:rsidRPr="008228ED">
              <w:rPr>
                <w:rFonts w:cs="Arial"/>
                <w:sz w:val="22"/>
                <w:szCs w:val="22"/>
                <w:lang w:val="fr-FR"/>
              </w:rPr>
              <w:t xml:space="preserve"> t</w:t>
            </w:r>
            <w:r w:rsidRPr="008228ED">
              <w:rPr>
                <w:rFonts w:cs="Arial"/>
                <w:sz w:val="22"/>
                <w:szCs w:val="22"/>
                <w:vertAlign w:val="subscript"/>
                <w:lang w:val="fr-FR"/>
              </w:rPr>
              <w:t>m</w:t>
            </w:r>
            <w:r w:rsidRPr="008228ED">
              <w:rPr>
                <w:rFonts w:cs="Arial"/>
                <w:sz w:val="22"/>
                <w:szCs w:val="22"/>
                <w:lang w:val="fr-FR"/>
              </w:rPr>
              <w:t>/3, nhưng tối thiểu là 6,5 mm</w:t>
            </w:r>
          </w:p>
        </w:tc>
      </w:tr>
      <w:tr w:rsidR="00750935" w:rsidRPr="008228ED" w:rsidTr="00AA471B">
        <w:trPr>
          <w:jc w:val="center"/>
        </w:trPr>
        <w:tc>
          <w:tcPr>
            <w:tcW w:w="1214" w:type="dxa"/>
            <w:vMerge/>
            <w:vAlign w:val="center"/>
          </w:tcPr>
          <w:p w:rsidR="00750935" w:rsidRPr="008228ED" w:rsidRDefault="00750935" w:rsidP="002C5B3D">
            <w:pPr>
              <w:widowControl w:val="0"/>
              <w:spacing w:after="60" w:line="276" w:lineRule="auto"/>
              <w:jc w:val="both"/>
              <w:rPr>
                <w:rFonts w:cs="Arial"/>
                <w:sz w:val="22"/>
                <w:szCs w:val="22"/>
                <w:lang w:val="fr-FR"/>
              </w:rPr>
            </w:pPr>
          </w:p>
        </w:tc>
        <w:tc>
          <w:tcPr>
            <w:tcW w:w="1134" w:type="dxa"/>
          </w:tcPr>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C</w:t>
            </w:r>
          </w:p>
        </w:tc>
        <w:tc>
          <w:tcPr>
            <w:tcW w:w="3582"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8480" behindDoc="0" locked="0" layoutInCell="1" allowOverlap="1">
                      <wp:simplePos x="0" y="0"/>
                      <wp:positionH relativeFrom="column">
                        <wp:posOffset>382270</wp:posOffset>
                      </wp:positionH>
                      <wp:positionV relativeFrom="paragraph">
                        <wp:posOffset>173355</wp:posOffset>
                      </wp:positionV>
                      <wp:extent cx="1302385" cy="1257300"/>
                      <wp:effectExtent l="10795" t="11430" r="10795" b="7620"/>
                      <wp:wrapNone/>
                      <wp:docPr id="118" name="Group 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2385" cy="1257300"/>
                                <a:chOff x="-64" y="1"/>
                                <a:chExt cx="20510" cy="19999"/>
                              </a:xfrm>
                            </wpg:grpSpPr>
                            <wps:wsp>
                              <wps:cNvPr id="119" name="Line 1082"/>
                              <wps:cNvCnPr/>
                              <wps:spPr bwMode="auto">
                                <a:xfrm>
                                  <a:off x="2506" y="9576"/>
                                  <a:ext cx="10" cy="251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 name="Line 1083"/>
                              <wps:cNvCnPr/>
                              <wps:spPr bwMode="auto">
                                <a:xfrm flipV="1">
                                  <a:off x="2506" y="17485"/>
                                  <a:ext cx="10" cy="251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 name="Rectangle 1084"/>
                              <wps:cNvSpPr>
                                <a:spLocks noChangeArrowheads="1"/>
                              </wps:cNvSpPr>
                              <wps:spPr bwMode="auto">
                                <a:xfrm>
                                  <a:off x="1526" y="12950"/>
                                  <a:ext cx="3160" cy="34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s</w:t>
                                    </w:r>
                                  </w:p>
                                </w:txbxContent>
                              </wps:txbx>
                              <wps:bodyPr rot="0" vert="horz" wrap="square" lIns="12700" tIns="12700" rIns="12700" bIns="12700" anchor="t" anchorCtr="0" upright="1">
                                <a:noAutofit/>
                              </wps:bodyPr>
                            </wps:wsp>
                            <wps:wsp>
                              <wps:cNvPr id="122" name="Rectangle 1085"/>
                              <wps:cNvSpPr>
                                <a:spLocks noChangeArrowheads="1"/>
                              </wps:cNvSpPr>
                              <wps:spPr bwMode="auto">
                                <a:xfrm>
                                  <a:off x="16436" y="1031"/>
                                  <a:ext cx="2120" cy="3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wps:txbx>
                              <wps:bodyPr rot="0" vert="horz" wrap="square" lIns="12700" tIns="12700" rIns="12700" bIns="12700" anchor="t" anchorCtr="0" upright="1">
                                <a:noAutofit/>
                              </wps:bodyPr>
                            </wps:wsp>
                            <wps:wsp>
                              <wps:cNvPr id="123" name="Line 1086"/>
                              <wps:cNvCnPr/>
                              <wps:spPr bwMode="auto">
                                <a:xfrm>
                                  <a:off x="13986" y="1"/>
                                  <a:ext cx="1880" cy="189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Line 1087"/>
                              <wps:cNvCnPr/>
                              <wps:spPr bwMode="auto">
                                <a:xfrm>
                                  <a:off x="6366" y="17495"/>
                                  <a:ext cx="10" cy="1030"/>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1088"/>
                              <wps:cNvCnPr/>
                              <wps:spPr bwMode="auto">
                                <a:xfrm>
                                  <a:off x="14226" y="17333"/>
                                  <a:ext cx="10" cy="1192"/>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Freeform 1089"/>
                              <wps:cNvSpPr>
                                <a:spLocks/>
                              </wps:cNvSpPr>
                              <wps:spPr bwMode="auto">
                                <a:xfrm>
                                  <a:off x="12226" y="3667"/>
                                  <a:ext cx="1660" cy="13798"/>
                                </a:xfrm>
                                <a:custGeom>
                                  <a:avLst/>
                                  <a:gdLst>
                                    <a:gd name="T0" fmla="*/ 19880 w 20000"/>
                                    <a:gd name="T1" fmla="*/ 19883 h 20000"/>
                                    <a:gd name="T2" fmla="*/ 0 w 20000"/>
                                    <a:gd name="T3" fmla="*/ 19985 h 20000"/>
                                    <a:gd name="T4" fmla="*/ 0 w 20000"/>
                                    <a:gd name="T5" fmla="*/ 0 h 20000"/>
                                  </a:gdLst>
                                  <a:ahLst/>
                                  <a:cxnLst>
                                    <a:cxn ang="0">
                                      <a:pos x="T0" y="T1"/>
                                    </a:cxn>
                                    <a:cxn ang="0">
                                      <a:pos x="T2" y="T3"/>
                                    </a:cxn>
                                    <a:cxn ang="0">
                                      <a:pos x="T4" y="T5"/>
                                    </a:cxn>
                                  </a:cxnLst>
                                  <a:rect l="0" t="0" r="r" b="b"/>
                                  <a:pathLst>
                                    <a:path w="20000" h="20000">
                                      <a:moveTo>
                                        <a:pt x="19880" y="19883"/>
                                      </a:moveTo>
                                      <a:lnTo>
                                        <a:pt x="0" y="19985"/>
                                      </a:lnTo>
                                      <a:lnTo>
                                        <a:pt x="0" y="0"/>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 name="Line 1090"/>
                              <wps:cNvCnPr/>
                              <wps:spPr bwMode="auto">
                                <a:xfrm flipV="1">
                                  <a:off x="15876" y="3294"/>
                                  <a:ext cx="10" cy="1245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Freeform 1091"/>
                              <wps:cNvSpPr>
                                <a:spLocks/>
                              </wps:cNvSpPr>
                              <wps:spPr bwMode="auto">
                                <a:xfrm>
                                  <a:off x="12136" y="2971"/>
                                  <a:ext cx="3680" cy="646"/>
                                </a:xfrm>
                                <a:custGeom>
                                  <a:avLst/>
                                  <a:gdLst>
                                    <a:gd name="T0" fmla="*/ 0 w 20000"/>
                                    <a:gd name="T1" fmla="*/ 19688 h 20000"/>
                                    <a:gd name="T2" fmla="*/ 0 w 20000"/>
                                    <a:gd name="T3" fmla="*/ 13438 h 20000"/>
                                    <a:gd name="T4" fmla="*/ 815 w 20000"/>
                                    <a:gd name="T5" fmla="*/ 6250 h 20000"/>
                                    <a:gd name="T6" fmla="*/ 1196 w 20000"/>
                                    <a:gd name="T7" fmla="*/ 6250 h 20000"/>
                                    <a:gd name="T8" fmla="*/ 1196 w 20000"/>
                                    <a:gd name="T9" fmla="*/ 0 h 20000"/>
                                    <a:gd name="T10" fmla="*/ 11413 w 20000"/>
                                    <a:gd name="T11" fmla="*/ 0 h 20000"/>
                                    <a:gd name="T12" fmla="*/ 11413 w 20000"/>
                                    <a:gd name="T13" fmla="*/ 6250 h 20000"/>
                                    <a:gd name="T14" fmla="*/ 12609 w 20000"/>
                                    <a:gd name="T15" fmla="*/ 6250 h 20000"/>
                                    <a:gd name="T16" fmla="*/ 12609 w 20000"/>
                                    <a:gd name="T17" fmla="*/ 13438 h 20000"/>
                                    <a:gd name="T18" fmla="*/ 19946 w 20000"/>
                                    <a:gd name="T19" fmla="*/ 13438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19688"/>
                                      </a:moveTo>
                                      <a:lnTo>
                                        <a:pt x="0" y="13438"/>
                                      </a:lnTo>
                                      <a:lnTo>
                                        <a:pt x="815" y="6250"/>
                                      </a:lnTo>
                                      <a:lnTo>
                                        <a:pt x="1196" y="6250"/>
                                      </a:lnTo>
                                      <a:lnTo>
                                        <a:pt x="1196" y="0"/>
                                      </a:lnTo>
                                      <a:lnTo>
                                        <a:pt x="11413" y="0"/>
                                      </a:lnTo>
                                      <a:lnTo>
                                        <a:pt x="11413" y="6250"/>
                                      </a:lnTo>
                                      <a:lnTo>
                                        <a:pt x="12609" y="6250"/>
                                      </a:lnTo>
                                      <a:lnTo>
                                        <a:pt x="12609" y="13438"/>
                                      </a:lnTo>
                                      <a:lnTo>
                                        <a:pt x="19946" y="13438"/>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 name="Freeform 1092"/>
                              <wps:cNvSpPr>
                                <a:spLocks/>
                              </wps:cNvSpPr>
                              <wps:spPr bwMode="auto">
                                <a:xfrm>
                                  <a:off x="7306" y="6344"/>
                                  <a:ext cx="4820" cy="5757"/>
                                </a:xfrm>
                                <a:custGeom>
                                  <a:avLst/>
                                  <a:gdLst>
                                    <a:gd name="T0" fmla="*/ 0 w 20000"/>
                                    <a:gd name="T1" fmla="*/ 19965 h 20000"/>
                                    <a:gd name="T2" fmla="*/ 19959 w 20000"/>
                                    <a:gd name="T3" fmla="*/ 19895 h 20000"/>
                                    <a:gd name="T4" fmla="*/ 19917 w 20000"/>
                                    <a:gd name="T5" fmla="*/ 0 h 20000"/>
                                    <a:gd name="T6" fmla="*/ 0 w 20000"/>
                                    <a:gd name="T7" fmla="*/ 19965 h 20000"/>
                                  </a:gdLst>
                                  <a:ahLst/>
                                  <a:cxnLst>
                                    <a:cxn ang="0">
                                      <a:pos x="T0" y="T1"/>
                                    </a:cxn>
                                    <a:cxn ang="0">
                                      <a:pos x="T2" y="T3"/>
                                    </a:cxn>
                                    <a:cxn ang="0">
                                      <a:pos x="T4" y="T5"/>
                                    </a:cxn>
                                    <a:cxn ang="0">
                                      <a:pos x="T6" y="T7"/>
                                    </a:cxn>
                                  </a:cxnLst>
                                  <a:rect l="0" t="0" r="r" b="b"/>
                                  <a:pathLst>
                                    <a:path w="20000" h="20000">
                                      <a:moveTo>
                                        <a:pt x="0" y="19965"/>
                                      </a:moveTo>
                                      <a:lnTo>
                                        <a:pt x="19959" y="19895"/>
                                      </a:lnTo>
                                      <a:lnTo>
                                        <a:pt x="19917" y="0"/>
                                      </a:lnTo>
                                      <a:lnTo>
                                        <a:pt x="0" y="19965"/>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0" name="Line 1093"/>
                              <wps:cNvCnPr/>
                              <wps:spPr bwMode="auto">
                                <a:xfrm flipV="1">
                                  <a:off x="7376" y="6314"/>
                                  <a:ext cx="4840" cy="577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1094"/>
                              <wps:cNvCnPr/>
                              <wps:spPr bwMode="auto">
                                <a:xfrm>
                                  <a:off x="18496" y="4344"/>
                                  <a:ext cx="1950" cy="2010"/>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1095"/>
                              <wps:cNvCnPr/>
                              <wps:spPr bwMode="auto">
                                <a:xfrm>
                                  <a:off x="6376" y="18505"/>
                                  <a:ext cx="7790" cy="10"/>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Freeform 1096"/>
                              <wps:cNvSpPr>
                                <a:spLocks/>
                              </wps:cNvSpPr>
                              <wps:spPr bwMode="auto">
                                <a:xfrm>
                                  <a:off x="6086" y="12061"/>
                                  <a:ext cx="6070" cy="5323"/>
                                </a:xfrm>
                                <a:custGeom>
                                  <a:avLst/>
                                  <a:gdLst>
                                    <a:gd name="T0" fmla="*/ 0 w 20000"/>
                                    <a:gd name="T1" fmla="*/ 152 h 20000"/>
                                    <a:gd name="T2" fmla="*/ 19967 w 20000"/>
                                    <a:gd name="T3" fmla="*/ 0 h 20000"/>
                                    <a:gd name="T4" fmla="*/ 19638 w 20000"/>
                                    <a:gd name="T5" fmla="*/ 19962 h 20000"/>
                                    <a:gd name="T6" fmla="*/ 13114 w 20000"/>
                                    <a:gd name="T7" fmla="*/ 19545 h 20000"/>
                                    <a:gd name="T8" fmla="*/ 0 w 20000"/>
                                    <a:gd name="T9" fmla="*/ 152 h 20000"/>
                                  </a:gdLst>
                                  <a:ahLst/>
                                  <a:cxnLst>
                                    <a:cxn ang="0">
                                      <a:pos x="T0" y="T1"/>
                                    </a:cxn>
                                    <a:cxn ang="0">
                                      <a:pos x="T2" y="T3"/>
                                    </a:cxn>
                                    <a:cxn ang="0">
                                      <a:pos x="T4" y="T5"/>
                                    </a:cxn>
                                    <a:cxn ang="0">
                                      <a:pos x="T6" y="T7"/>
                                    </a:cxn>
                                    <a:cxn ang="0">
                                      <a:pos x="T8" y="T9"/>
                                    </a:cxn>
                                  </a:cxnLst>
                                  <a:rect l="0" t="0" r="r" b="b"/>
                                  <a:pathLst>
                                    <a:path w="20000" h="20000">
                                      <a:moveTo>
                                        <a:pt x="0" y="152"/>
                                      </a:moveTo>
                                      <a:lnTo>
                                        <a:pt x="19967" y="0"/>
                                      </a:lnTo>
                                      <a:lnTo>
                                        <a:pt x="19638" y="19962"/>
                                      </a:lnTo>
                                      <a:lnTo>
                                        <a:pt x="13114" y="19545"/>
                                      </a:lnTo>
                                      <a:lnTo>
                                        <a:pt x="0" y="152"/>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4" name="Line 1097"/>
                              <wps:cNvCnPr/>
                              <wps:spPr bwMode="auto">
                                <a:xfrm flipH="1" flipV="1">
                                  <a:off x="13976" y="15293"/>
                                  <a:ext cx="1180" cy="1556"/>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Arc 1098"/>
                              <wps:cNvSpPr>
                                <a:spLocks/>
                              </wps:cNvSpPr>
                              <wps:spPr bwMode="auto">
                                <a:xfrm flipV="1">
                                  <a:off x="14126" y="15768"/>
                                  <a:ext cx="1680" cy="159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 name="Line 1099"/>
                              <wps:cNvCnPr/>
                              <wps:spPr bwMode="auto">
                                <a:xfrm>
                                  <a:off x="6086" y="12071"/>
                                  <a:ext cx="4000" cy="532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 name="Rectangle 1100"/>
                              <wps:cNvSpPr>
                                <a:spLocks noChangeArrowheads="1"/>
                              </wps:cNvSpPr>
                              <wps:spPr bwMode="auto">
                                <a:xfrm>
                                  <a:off x="12536" y="12475"/>
                                  <a:ext cx="2810" cy="34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jc w:val="center"/>
                                      <w:rPr>
                                        <w:rFonts w:cs="Arial"/>
                                      </w:rPr>
                                    </w:pPr>
                                    <w:proofErr w:type="gramStart"/>
                                    <w:r w:rsidRPr="000458C4">
                                      <w:rPr>
                                        <w:rFonts w:cs="Arial"/>
                                      </w:rPr>
                                      <w:t>r</w:t>
                                    </w:r>
                                    <w:proofErr w:type="gramEnd"/>
                                  </w:p>
                                </w:txbxContent>
                              </wps:txbx>
                              <wps:bodyPr rot="0" vert="horz" wrap="square" lIns="12700" tIns="12700" rIns="12700" bIns="12700" anchor="t" anchorCtr="0" upright="1">
                                <a:noAutofit/>
                              </wps:bodyPr>
                            </wps:wsp>
                            <wps:wsp>
                              <wps:cNvPr id="138" name="Line 1101"/>
                              <wps:cNvCnPr/>
                              <wps:spPr bwMode="auto">
                                <a:xfrm flipH="1" flipV="1">
                                  <a:off x="296" y="11990"/>
                                  <a:ext cx="11860" cy="7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 name="Line 1102"/>
                              <wps:cNvCnPr/>
                              <wps:spPr bwMode="auto">
                                <a:xfrm flipH="1">
                                  <a:off x="396" y="17424"/>
                                  <a:ext cx="13710" cy="1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 name="Freeform 1103"/>
                              <wps:cNvSpPr>
                                <a:spLocks/>
                              </wps:cNvSpPr>
                              <wps:spPr bwMode="auto">
                                <a:xfrm>
                                  <a:off x="-64" y="12031"/>
                                  <a:ext cx="370" cy="5181"/>
                                </a:xfrm>
                                <a:custGeom>
                                  <a:avLst/>
                                  <a:gdLst>
                                    <a:gd name="T0" fmla="*/ 19459 w 20000"/>
                                    <a:gd name="T1" fmla="*/ 19961 h 20000"/>
                                    <a:gd name="T2" fmla="*/ 12973 w 20000"/>
                                    <a:gd name="T3" fmla="*/ 19961 h 20000"/>
                                    <a:gd name="T4" fmla="*/ 6486 w 20000"/>
                                    <a:gd name="T5" fmla="*/ 19142 h 20000"/>
                                    <a:gd name="T6" fmla="*/ 6486 w 20000"/>
                                    <a:gd name="T7" fmla="*/ 18752 h 20000"/>
                                    <a:gd name="T8" fmla="*/ 0 w 20000"/>
                                    <a:gd name="T9" fmla="*/ 18752 h 20000"/>
                                    <a:gd name="T10" fmla="*/ 0 w 20000"/>
                                    <a:gd name="T11" fmla="*/ 8538 h 20000"/>
                                    <a:gd name="T12" fmla="*/ 6486 w 20000"/>
                                    <a:gd name="T13" fmla="*/ 8538 h 20000"/>
                                    <a:gd name="T14" fmla="*/ 6486 w 20000"/>
                                    <a:gd name="T15" fmla="*/ 7329 h 20000"/>
                                    <a:gd name="T16" fmla="*/ 12973 w 20000"/>
                                    <a:gd name="T17" fmla="*/ 7329 h 20000"/>
                                    <a:gd name="T18" fmla="*/ 12973 w 20000"/>
                                    <a:gd name="T19"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459" y="19961"/>
                                      </a:moveTo>
                                      <a:lnTo>
                                        <a:pt x="12973" y="19961"/>
                                      </a:lnTo>
                                      <a:lnTo>
                                        <a:pt x="6486" y="19142"/>
                                      </a:lnTo>
                                      <a:lnTo>
                                        <a:pt x="6486" y="18752"/>
                                      </a:lnTo>
                                      <a:lnTo>
                                        <a:pt x="0" y="18752"/>
                                      </a:lnTo>
                                      <a:lnTo>
                                        <a:pt x="0" y="8538"/>
                                      </a:lnTo>
                                      <a:lnTo>
                                        <a:pt x="6486" y="8538"/>
                                      </a:lnTo>
                                      <a:lnTo>
                                        <a:pt x="6486" y="7329"/>
                                      </a:lnTo>
                                      <a:lnTo>
                                        <a:pt x="12973" y="7329"/>
                                      </a:lnTo>
                                      <a:lnTo>
                                        <a:pt x="12973" y="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1" name="Line 1104"/>
                              <wps:cNvCnPr/>
                              <wps:spPr bwMode="auto">
                                <a:xfrm flipV="1">
                                  <a:off x="12166" y="1082"/>
                                  <a:ext cx="4520" cy="533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 name="Line 1105"/>
                              <wps:cNvCnPr/>
                              <wps:spPr bwMode="auto">
                                <a:xfrm flipV="1">
                                  <a:off x="12166" y="3445"/>
                                  <a:ext cx="7040" cy="865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081" o:spid="_x0000_s2104" style="position:absolute;left:0;text-align:left;margin-left:30.1pt;margin-top:13.65pt;width:102.55pt;height:99pt;z-index:251668480" coordorigin="-64,1" coordsize="20510,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">
                      <v:line id="Line 1082" o:spid="_x0000_s2105" style="position:absolute;visibility:visible;mso-wrap-style:square" from="2506,9576" to="2516,12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OP3cMAAADcAAAADwAAAGRycy9kb3ducmV2LnhtbERPS4vCMBC+C/sfwgheRFMXKdo1yrK7&#10;gnhZfB28jc1sW2wmJYla/70RFrzNx/ec2aI1tbiS85VlBaNhAoI4t7riQsF+txxMQPiArLG2TAru&#10;5GExf+vMMNP2xhu6bkMhYgj7DBWUITSZlD4vyaAf2oY4cn/WGQwRukJqh7cYbmr5niSpNFhxbCix&#10;oa+S8vP2YhT8/HK695Pp6XiXdEi/q3Tcd2ulet328wNEoDa8xP/ulY7zR1N4PhMvkP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jj93DAAAA3AAAAA8AAAAAAAAAAAAA&#10;AAAAoQIAAGRycy9kb3ducmV2LnhtbFBLBQYAAAAABAAEAPkAAACRAwAAAAA=&#10;" strokeweight=".5pt">
                        <v:stroke startarrowwidth="narrow" startarrowlength="short" endarrow="open" endarrowwidth="narrow" endarrowlength="short"/>
                      </v:line>
                      <v:line id="Line 1083" o:spid="_x0000_s2106" style="position:absolute;flip:y;visibility:visible;mso-wrap-style:square" from="2506,17485" to="2516,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rncMUAAADcAAAADwAAAGRycy9kb3ducmV2LnhtbESPQYvCQAyF7wv+hyHCXhad6kGW6igi&#10;WhS86K4Hb6ET22InUzpj7f57cxD2lvBe3vuyWPWuVh21ofJsYDJOQBHn3lZcGPj92Y2+QYWIbLH2&#10;TAb+KMBqOfhYYGr9k0/UnWOhJIRDigbKGJtU65CX5DCMfUMs2s23DqOsbaFti08Jd7WeJslMO6xY&#10;GkpsaFNSfj8/nIFuuz91h5oeWdYcrxO7O2SXr6sxn8N+PQcVqY//5vf13gr+VPDlGZlAL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rncMUAAADcAAAADwAAAAAAAAAA&#10;AAAAAAChAgAAZHJzL2Rvd25yZXYueG1sUEsFBgAAAAAEAAQA+QAAAJMDAAAAAA==&#10;" strokeweight=".5pt">
                        <v:stroke startarrowwidth="narrow" startarrowlength="short" endarrow="open" endarrowwidth="narrow" endarrowlength="short"/>
                      </v:line>
                      <v:rect id="Rectangle 1084" o:spid="_x0000_s2107" style="position:absolute;left:1526;top:12950;width:3160;height:3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2w58AA&#10;AADcAAAADwAAAGRycy9kb3ducmV2LnhtbERPS4vCMBC+L/gfwgje1lQRkWoUUXbxIouPi7ehGZti&#10;Z1KaqN1/vxEWvM3H95zFquNaPagNlRcDo2EGiqTwtpLSwPn09TkDFSKKxdoLGfilAKtl72OBufVP&#10;OdDjGEuVQiTkaMDF2ORah8IRYxj6hiRxV98yxgTbUtsWnymcaz3OsqlmrCQ1OGxo46i4He9sYNfx&#10;2rrvn8n+Up/DNhx4er+xMYN+t56DitTFt/jfvbNp/ngEr2fSBXr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2w58AAAADcAAAADwAAAAAAAAAAAAAAAACYAgAAZHJzL2Rvd25y&#10;ZXYueG1sUEsFBgAAAAAEAAQA9QAAAIUDA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s</w:t>
                              </w:r>
                            </w:p>
                          </w:txbxContent>
                        </v:textbox>
                      </v:rect>
                      <v:rect id="Rectangle 1085" o:spid="_x0000_s2108" style="position:absolute;left:16436;top:1031;width:2120;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8ukMEA&#10;AADcAAAADwAAAGRycy9kb3ducmV2LnhtbERPTWvCQBC9F/wPywi91Y2hSImuIoripRQ1F29DdswG&#10;M7Mhu2r677uFQm/zeJ+zWA3cqgf1ofFiYDrJQJFU3jZSGyjPu7cPUCGiWGy9kIFvCrBajl4WWFj/&#10;lCM9TrFWKURCgQZcjF2hdagcMYaJ70gSd/U9Y0ywr7Xt8ZnCudV5ls00YyOpwWFHG0fV7XRnA4eB&#10;19btv94/L20ZtuHIs/uNjXkdD+s5qEhD/Bf/uQ82zc9z+H0mXaC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PLpDBAAAA3AAAAA8AAAAAAAAAAAAAAAAAmAIAAGRycy9kb3du&#10;cmV2LnhtbFBLBQYAAAAABAAEAPUAAACGAwAAAAA=&#10;" filled="f" stroked="f" strokeweight=".5pt">
                        <v:textbox inset="1pt,1pt,1pt,1pt">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v:textbox>
                      </v:rect>
                      <v:line id="Line 1086" o:spid="_x0000_s2109" style="position:absolute;visibility:visible;mso-wrap-style:square" from="13986,1" to="15866,1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dyisMAAADcAAAADwAAAGRycy9kb3ducmV2LnhtbERPTWsCMRC9C/6HMEIvUrPasuhqFLEW&#10;pBfR6qG36WbcXdxMliTq+u9NoeBtHu9zZovW1OJKzleWFQwHCQji3OqKCwWH78/XMQgfkDXWlknB&#10;nTws5t3ODDNtb7yj6z4UIoawz1BBGUKTSenzkgz6gW2II3eyzmCI0BVSO7zFcFPLUZKk0mDFsaHE&#10;hlYl5ef9xShYbzk9+PHk9+cu6Zh+VOl7330p9dJrl1MQgdrwFP+7NzrOH73B3zPxAj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ncorDAAAA3AAAAA8AAAAAAAAAAAAA&#10;AAAAoQIAAGRycy9kb3ducmV2LnhtbFBLBQYAAAAABAAEAPkAAACRAwAAAAA=&#10;" strokeweight=".5pt">
                        <v:stroke startarrowwidth="narrow" startarrowlength="short" endarrow="open" endarrowwidth="narrow" endarrowlength="short"/>
                      </v:line>
                      <v:line id="Line 1087" o:spid="_x0000_s2110" style="position:absolute;visibility:visible;mso-wrap-style:square" from="6366,17495" to="6376,18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1t/sQAAADcAAAADwAAAGRycy9kb3ducmV2LnhtbERPTYvCMBC9C/6HMIIXWVNF3KUaRQRR&#10;BFfs6sHb0My2ZZtJaaJWf/1GELzN433OdN6YUlypdoVlBYN+BII4tbrgTMHxZ/XxBcJ5ZI2lZVJw&#10;JwfzWbs1xVjbGx/omvhMhBB2MSrIva9iKV2ak0HXtxVx4H5tbdAHWGdS13gL4aaUwygaS4MFh4Yc&#10;K1rmlP4lF6NgtD4fH6f9ZWtXu8cg+z77z16jlep2msUEhKfGv8Uv90aH+cMRPJ8JF8j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LW3+xAAAANwAAAAPAAAAAAAAAAAA&#10;AAAAAKECAABkcnMvZG93bnJldi54bWxQSwUGAAAAAAQABAD5AAAAkgMAAAAA&#10;" strokeweight=".5pt">
                        <v:stroke dashstyle="3 1" startarrowwidth="narrow" startarrowlength="short" endarrowwidth="narrow" endarrowlength="short"/>
                      </v:line>
                      <v:line id="Line 1088" o:spid="_x0000_s2111" style="position:absolute;visibility:visible;mso-wrap-style:square" from="14226,17333" to="14236,18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HIZcQAAADcAAAADwAAAGRycy9kb3ducmV2LnhtbERPS4vCMBC+L/gfwgh7EU2VXZVqFBFk&#10;F0HF18Hb0IxtsZmUJmr115sFYW/z8T1nPK1NIW5Uudyygm4nAkGcWJ1zquCwX7SHIJxH1lhYJgUP&#10;cjCdND7GGGt75y3ddj4VIYRdjAoy78tYSpdkZNB1bEkcuLOtDPoAq1TqCu8h3BSyF0V9aTDn0JBh&#10;SfOMksvuahR8/ZwOz+PmurSL1bObrk9+0Kq1Up/NejYC4an2/+K3+1eH+b1v+HsmXCA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YchlxAAAANwAAAAPAAAAAAAAAAAA&#10;AAAAAKECAABkcnMvZG93bnJldi54bWxQSwUGAAAAAAQABAD5AAAAkgMAAAAA&#10;" strokeweight=".5pt">
                        <v:stroke dashstyle="3 1" startarrowwidth="narrow" startarrowlength="short" endarrowwidth="narrow" endarrowlength="short"/>
                      </v:line>
                      <v:shape id="Freeform 1089" o:spid="_x0000_s2112" style="position:absolute;left:12226;top:3667;width:1660;height:1379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sgsMUA&#10;AADcAAAADwAAAGRycy9kb3ducmV2LnhtbESPQWvDMAyF74P9B6NBb6vTHMLI6pbQEuhlDcsGYzc1&#10;VuPQWE5jr03/fT0Y7Cbx3vv0tFxPthcXGn3nWMFinoAgbpzuuFXw+VE+v4DwAVlj75gU3MjDevX4&#10;sMRcuyu/06UOrYgQ9jkqMCEMuZS+MWTRz91AHLWjGy2GuI6t1CNeI9z2Mk2STFrsOF4wONDGUHOq&#10;f2ykoN2XX1VVmG97etvK4pD580Gp2dNUvIIINIV/8196p2P9NIPfZ+IE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GyCwxQAAANwAAAAPAAAAAAAAAAAAAAAAAJgCAABkcnMv&#10;ZG93bnJldi54bWxQSwUGAAAAAAQABAD1AAAAigMAAAAA&#10;" path="m19880,19883l,19985,,e">
                        <v:stroke startarrowwidth="narrow" startarrowlength="short" endarrowwidth="narrow" endarrowlength="short"/>
                        <v:path arrowok="t" o:connecttype="custom" o:connectlocs="1650,13717;0,13788;0,0" o:connectangles="0,0,0"/>
                      </v:shape>
                      <v:line id="Line 1090" o:spid="_x0000_s2113" style="position:absolute;flip:y;visibility:visible;mso-wrap-style:square" from="15876,3294" to="15886,15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bF2MMAAADcAAAADwAAAGRycy9kb3ducmV2LnhtbERP32vCMBB+H/g/hBP2NlM72LQaRQRB&#10;GWObCr4ezdkUm0tNou3++2Uw2Nt9fD9vvuxtI+7kQ+1YwXiUgSAuna65UnA8bJ4mIEJE1tg4JgXf&#10;FGC5GDzMsdCu4y+672MlUgiHAhWYGNtCylAashhGriVO3Nl5izFBX0ntsUvhtpF5lr1IizWnBoMt&#10;rQ2Vl/3NKsg/sudqWr77z3N4O17XnTmcdr1Sj8N+NQMRqY//4j/3Vqf5+Sv8PpMuk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mxdjDAAAA3AAAAA8AAAAAAAAAAAAA&#10;AAAAoQIAAGRycy9kb3ducmV2LnhtbFBLBQYAAAAABAAEAPkAAACRAwAAAAA=&#10;">
                        <v:stroke startarrowwidth="narrow" startarrowlength="short" endarrowwidth="narrow" endarrowlength="short"/>
                      </v:line>
                      <v:shape id="Freeform 1091" o:spid="_x0000_s2114" style="position:absolute;left:12136;top:2971;width:3680;height:64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ZcQA&#10;AADcAAAADwAAAGRycy9kb3ducmV2LnhtbESPQWuDQBCF74X+h2UKvdW1OZRis0oIFNI2l2p/wOhO&#10;VOLOirs1+u8zh0BuM7w3732zLRY3qJmm0Hs28JqkoIgbb3tuDfxVny/voEJEtjh4JgMrBSjyx4ct&#10;ZtZf+JfmMrZKQjhkaKCLccy0Dk1HDkPiR2LRTn5yGGWdWm0nvEi4G/QmTd+0w56locOR9h015/Lf&#10;GTi1K/tqHnd1udT+Kxyan+/yaMzz07L7ABVpiXfz7fpgBX8jtPKMTK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Mj2XEAAAA3AAAAA8AAAAAAAAAAAAAAAAAmAIAAGRycy9k&#10;b3ducmV2LnhtbFBLBQYAAAAABAAEAPUAAACJAwAAAAA=&#10;" path="m,19688l,13438,815,6250r381,l1196,,11413,r,6250l12609,6250r,7188l19946,13438e" strokeweight=".5pt">
                        <v:stroke startarrowwidth="narrow" startarrowlength="short" endarrowwidth="narrow" endarrowlength="short"/>
                        <v:path arrowok="t" o:connecttype="custom" o:connectlocs="0,636;0,434;150,202;220,202;220,0;2100,0;2100,202;2320,202;2320,434;3670,434" o:connectangles="0,0,0,0,0,0,0,0,0,0"/>
                      </v:shape>
                      <v:shape id="Freeform 1092" o:spid="_x0000_s2115" style="position:absolute;left:7306;top:6344;width:4820;height:575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7TecMA&#10;AADcAAAADwAAAGRycy9kb3ducmV2LnhtbERP22rCQBB9L/gPywh9000ERVNXaSuBIITiBfRxyE6T&#10;0OxsyK5J+vfdQqFvczjX2e5H04ieOldbVhDPIxDEhdU1lwqul3S2BuE8ssbGMin4Jgf73eRpi4m2&#10;A5+oP/tShBB2CSqovG8TKV1RkUE3ty1x4D5tZ9AH2JVSdziEcNPIRRStpMGaQ0OFLb1XVHydH0bB&#10;eFg2cZwfMY3628f9rczdIfNKPU/H1xcQnkb/L/5zZzrMX2zg95lwgd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7TecMAAADcAAAADwAAAAAAAAAAAAAAAACYAgAAZHJzL2Rv&#10;d25yZXYueG1sUEsFBgAAAAAEAAQA9QAAAIgDAAAAAA==&#10;" path="m,19965r19959,-70l19917,,,19965xe" fillcolor="#dfdfdf" stroked="f">
                        <v:stroke startarrowwidth="narrow" startarrowlength="short" endarrowwidth="narrow" endarrowlength="short"/>
                        <v:path arrowok="t" o:connecttype="custom" o:connectlocs="0,5747;4810,5727;4800,0;0,5747" o:connectangles="0,0,0,0"/>
                      </v:shape>
                      <v:line id="Line 1093" o:spid="_x0000_s2116" style="position:absolute;flip:y;visibility:visible;mso-wrap-style:square" from="7376,6314" to="12216,12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bLccYAAADcAAAADwAAAGRycy9kb3ducmV2LnhtbESPT2vDMAzF74N9B6PBbquzFsaW1S2j&#10;MOgoo+sf2FXEahwWy5ntNum3rw6F3iTe03s/TeeDb9WJYmoCG3geFaCIq2Abrg3sd59Pr6BSRrbY&#10;BiYDZ0own93fTbG0oecNnba5VhLCqUQDLueu1DpVjjymUeiIRTuE6DHLGmttI/YS7ls9LooX7bFh&#10;aXDY0cJR9bc9egPjdTGp36rv+HNIq/3/one736/BmMeH4eMdVKYh38zX66UV/IngyzMygZ5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Wy3HGAAAA3AAAAA8AAAAAAAAA&#10;AAAAAAAAoQIAAGRycy9kb3ducmV2LnhtbFBLBQYAAAAABAAEAPkAAACUAwAAAAA=&#10;">
                        <v:stroke startarrowwidth="narrow" startarrowlength="short" endarrowwidth="narrow" endarrowlength="short"/>
                      </v:line>
                      <v:line id="Line 1094" o:spid="_x0000_s2117" style="position:absolute;visibility:visible;mso-wrap-style:square" from="18496,4344" to="20446,6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ESm8EAAADcAAAADwAAAGRycy9kb3ducmV2LnhtbERP3WrCMBS+H/gO4QjezbQbiHRGEcc2&#10;YXgx3QMcm2NabU5KEm379osg7O58fL9nseptI27kQ+1YQT7NQBCXTtdsFPwePp7nIEJE1tg4JgUD&#10;BVgtR08LLLTr+Idu+2hECuFQoIIqxraQMpQVWQxT1xIn7uS8xZigN1J77FK4beRLls2kxZpTQ4Ut&#10;bSoqL/urVbDzn/Mhd/r7yFdev3+dzXDujFKTcb9+AxGpj//ih3ur0/zXHO7PpAv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YRKbwQAAANwAAAAPAAAAAAAAAAAAAAAA&#10;AKECAABkcnMvZG93bnJldi54bWxQSwUGAAAAAAQABAD5AAAAjwMAAAAA&#10;" strokeweight=".5pt">
                        <v:stroke startarrow="open" startarrowwidth="narrow" startarrowlength="short" endarrowwidth="narrow" endarrowlength="short"/>
                      </v:line>
                      <v:line id="Line 1095" o:spid="_x0000_s2118" style="position:absolute;visibility:visible;mso-wrap-style:square" from="6376,18505" to="14166,18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HGzMQAAADcAAAADwAAAGRycy9kb3ducmV2LnhtbERPS4vCMBC+L/gfwgh7EU11F5VqFBFk&#10;F0HF18Hb0IxtsZmUJmr115sFYW/z8T1nPK1NIW5Uudyygm4nAkGcWJ1zquCwX7SHIJxH1lhYJgUP&#10;cjCdND7GGGt75y3ddj4VIYRdjAoy78tYSpdkZNB1bEkcuLOtDPoAq1TqCu8h3BSyF0V9aTDn0JBh&#10;SfOMksvuahR8/5wOz+PmurSL1bObrk9+0Kq1Up/NejYC4an2/+K3+1eH+V89+HsmXCA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UcbMxAAAANwAAAAPAAAAAAAAAAAA&#10;AAAAAKECAABkcnMvZG93bnJldi54bWxQSwUGAAAAAAQABAD5AAAAkgMAAAAA&#10;" strokeweight=".5pt">
                        <v:stroke dashstyle="3 1" startarrowwidth="narrow" startarrowlength="short" endarrowwidth="narrow" endarrowlength="short"/>
                      </v:line>
                      <v:shape id="Freeform 1096" o:spid="_x0000_s2119" style="position:absolute;left:6086;top:12061;width:6070;height:532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9yTsEA&#10;AADcAAAADwAAAGRycy9kb3ducmV2LnhtbERP24rCMBB9X/Afwgi+rWkVl6UaxQuCCCKrgj4OzdgW&#10;m0lpYq1/bwRh3+ZwrjOZtaYUDdWusKwg7kcgiFOrC84UnI7r718QziNrLC2Tgic5mE07XxNMtH3w&#10;HzUHn4kQwi5BBbn3VSKlS3My6Pq2Ig7c1dYGfYB1JnWNjxBuSjmIoh9psODQkGNFy5zS2+FuFLSr&#10;URnHuy2uo+a8vyyynVttvFK9bjsfg/DU+n/xx73RYf5wCO9nwgVy+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1Pck7BAAAA3AAAAA8AAAAAAAAAAAAAAAAAmAIAAGRycy9kb3du&#10;cmV2LnhtbFBLBQYAAAAABAAEAPUAAACGAwAAAAA=&#10;" path="m,152l19967,r-329,19962l13114,19545,,152xe" fillcolor="#dfdfdf" stroked="f">
                        <v:stroke startarrowwidth="narrow" startarrowlength="short" endarrowwidth="narrow" endarrowlength="short"/>
                        <v:path arrowok="t" o:connecttype="custom" o:connectlocs="0,40;6060,0;5960,5313;3980,5202;0,40" o:connectangles="0,0,0,0,0"/>
                      </v:shape>
                      <v:line id="Line 1097" o:spid="_x0000_s2120" style="position:absolute;flip:x y;visibility:visible;mso-wrap-style:square" from="13976,15293" to="15156,16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DZqr8AAADcAAAADwAAAGRycy9kb3ducmV2LnhtbERPzYrCMBC+L/gOYQQvool1WbQaRUTX&#10;vdb1AYZmbKvNpDRR69tvBGFv8/H9znLd2VrcqfWVYw2TsQJBnDtTcaHh9LsfzUD4gGywdkwanuRh&#10;vep9LDE17sEZ3Y+hEDGEfYoayhCaVEqfl2TRj11DHLmzay2GCNtCmhYfMdzWMlHqS1qsODaU2NC2&#10;pPx6vFkNu/lQHRwnF5l8J1nuVJY1w07rQb/bLEAE6sK/+O3+MXH+9BNez8QL5Oo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mDZqr8AAADcAAAADwAAAAAAAAAAAAAAAACh&#10;AgAAZHJzL2Rvd25yZXYueG1sUEsFBgAAAAAEAAQA+QAAAI0DAAAAAA==&#10;" strokeweight=".5pt">
                        <v:stroke startarrow="open" startarrowwidth="narrow" startarrowlength="short" endarrowwidth="narrow" endarrowlength="short"/>
                      </v:line>
                      <v:shape id="Arc 1098" o:spid="_x0000_s2121" style="position:absolute;left:14126;top:15768;width:1680;height:1596;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GYhsEA&#10;AADcAAAADwAAAGRycy9kb3ducmV2LnhtbESP3YrCMBCF74V9hzALe6epSotU0yKCu1769wBDM7bF&#10;ZlKSbO2+/UYQvJvhnPPNmU05mk4M5HxrWcF8loAgrqxuuVZwveynKxA+IGvsLJOCP/JQFh+TDeba&#10;PvhEwznUIkLY56igCaHPpfRVQwb9zPbEUbtZZzDE1dVSO3xEuOnkIkkyabDleKHBnnYNVffzr1Fw&#10;abPj94J3WQQNIbX7H3dNl0p9fY7bNYhAY3ibX+mDjvWXKTyfiRPI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xmIbBAAAA3AAAAA8AAAAAAAAAAAAAAAAAmAIAAGRycy9kb3du&#10;cmV2LnhtbFBLBQYAAAAABAAEAPUAAACGAwAAAAA=&#10;" path="m-1,nfc11929,,21600,9670,21600,21600em-1,nsc11929,,21600,9670,21600,21600l,21600,-1,xe" filled="f">
                        <v:path arrowok="t" o:extrusionok="f" o:connecttype="custom" o:connectlocs="0,0;1680,1596;0,1596" o:connectangles="0,0,0"/>
                      </v:shape>
                      <v:line id="Line 1099" o:spid="_x0000_s2122" style="position:absolute;visibility:visible;mso-wrap-style:square" from="6086,12071" to="10086,17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KlKMQAAADcAAAADwAAAGRycy9kb3ducmV2LnhtbESPQYvCMBCF74L/IYzgTVNXKGs1igjC&#10;HrxYhXVvQzO21WbSNlHrvzeCsLcZ3nvfvFmsOlOJO7WutKxgMo5AEGdWl5wrOB62o28QziNrrCyT&#10;gic5WC37vQUm2j54T/fU5yJA2CWooPC+TqR0WUEG3djWxEE729agD2ubS93iI8BNJb+iKJYGSw4X&#10;CqxpU1B2TW8mUI7xbDv7bcrbZdKkp7+6OR12qNRw0K3nIDx1/t/8Sf/oUH8aw/uZMIFc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EqUoxAAAANwAAAAPAAAAAAAAAAAA&#10;AAAAAKECAABkcnMvZG93bnJldi54bWxQSwUGAAAAAAQABAD5AAAAkgMAAAAA&#10;">
                        <v:stroke startarrowwidth="narrow" startarrowlength="short" endarrowwidth="narrow" endarrowlength="short"/>
                      </v:line>
                      <v:rect id="Rectangle 1100" o:spid="_x0000_s2123" style="position:absolute;left:12536;top:12475;width:2810;height:3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Eb1cEA&#10;AADcAAAADwAAAGRycy9kb3ducmV2LnhtbERPTWsCMRC9F/wPYQrearZWbFmNIkrFi4jWS2/DZtws&#10;7kyWTdTtv28Ewds83udM5x3X6kptqLwYeB9koEgKbyspDRx/vt++QIWIYrH2Qgb+KMB81nuZYm79&#10;TfZ0PcRSpRAJORpwMTa51qFwxBgGviFJ3Mm3jDHBttS2xVsK51oPs2ysGStJDQ4bWjoqzocLG9h0&#10;vLBuvRttf+tjWIU9jy9nNqb/2i0moCJ18Sl+uDc2zf/4hPsz6QI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hG9XBAAAA3AAAAA8AAAAAAAAAAAAAAAAAmAIAAGRycy9kb3du&#10;cmV2LnhtbFBLBQYAAAAABAAEAPUAAACGAwAAAAA=&#10;" filled="f" stroked="f" strokeweight=".5pt">
                        <v:textbox inset="1pt,1pt,1pt,1pt">
                          <w:txbxContent>
                            <w:p w:rsidR="004E000A" w:rsidRPr="000458C4" w:rsidRDefault="004E000A" w:rsidP="00750935">
                              <w:pPr>
                                <w:jc w:val="center"/>
                                <w:rPr>
                                  <w:rFonts w:cs="Arial"/>
                                </w:rPr>
                              </w:pPr>
                              <w:proofErr w:type="gramStart"/>
                              <w:r w:rsidRPr="000458C4">
                                <w:rPr>
                                  <w:rFonts w:cs="Arial"/>
                                </w:rPr>
                                <w:t>r</w:t>
                              </w:r>
                              <w:proofErr w:type="gramEnd"/>
                            </w:p>
                          </w:txbxContent>
                        </v:textbox>
                      </v:rect>
                      <v:line id="Line 1101" o:spid="_x0000_s2124" style="position:absolute;flip:x y;visibility:visible;mso-wrap-style:square" from="296,11990" to="12156,12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aIqcQAAADcAAAADwAAAGRycy9kb3ducmV2LnhtbESPT2sCMRDF7wW/Qxiht5rVgpWtUYog&#10;WAoW/xx6HDbjZulmsiRR12/vHARvM7w37/1mvux9qy4UUxPYwHhUgCKugm24NnA8rN9moFJGttgG&#10;JgM3SrBcDF7mWNpw5R1d9rlWEsKpRAMu567UOlWOPKZR6IhFO4XoMcsaa20jXiXct3pSFFPtsWFp&#10;cNjRylH1vz97A9F141B/7+LHqtje/rZ80vHn15jXYf/1CSpTn5/mx/XGCv670MozMoFe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NoipxAAAANwAAAAPAAAAAAAAAAAA&#10;AAAAAKECAABkcnMvZG93bnJldi54bWxQSwUGAAAAAAQABAD5AAAAkgMAAAAA&#10;">
                        <v:stroke startarrowwidth="narrow" startarrowlength="short" endarrowwidth="narrow" endarrowlength="short"/>
                      </v:line>
                      <v:line id="Line 1102" o:spid="_x0000_s2125" style="position:absolute;flip:x;visibility:visible;mso-wrap-style:square" from="396,17424" to="14106,17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i7MMAAADcAAAADwAAAGRycy9kb3ducmV2LnhtbERP32vCMBB+F/wfwgl703QKMmujDEHY&#10;GLJNhb0ezbUpNpeaZLb775fBwLf7+H5esR1sK27kQ+NYweMsA0FcOt1wreB82k+fQISIrLF1TAp+&#10;KMB2Mx4VmGvX8yfdjrEWKYRDjgpMjF0uZSgNWQwz1xEnrnLeYkzQ11J77FO4beU8y5bSYsOpwWBH&#10;O0Pl5fhtFczfs0W9Kg/+owpv5+uuN6ev10Gph8nwvAYRaYh38b/7Raf5ixX8PZMukJ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sYuzDAAAA3AAAAA8AAAAAAAAAAAAA&#10;AAAAoQIAAGRycy9kb3ducmV2LnhtbFBLBQYAAAAABAAEAPkAAACRAwAAAAA=&#10;">
                        <v:stroke startarrowwidth="narrow" startarrowlength="short" endarrowwidth="narrow" endarrowlength="short"/>
                      </v:line>
                      <v:shape id="Freeform 1103" o:spid="_x0000_s2126" style="position:absolute;left:-64;top:12031;width:370;height:51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Vmw8MA&#10;AADcAAAADwAAAGRycy9kb3ducmV2LnhtbESPQYvCQAyF78L+hyEL3nS6IiJdRxFhwV292O4PiJ3Y&#10;FjuZ0hlr/ffmIHhLeC/vfVltBteonrpQezbwNU1AERfe1lwa+M9/JktQISJbbDyTgQcF2Kw/RitM&#10;rb/zifoslkpCOKRooIqxTbUORUUOw9S3xKJdfOcwytqV2nZ4l3DX6FmSLLTDmqWhwpZ2FRXX7OYM&#10;XMoH+7xvt+dsOPvfsC8Of9nRmPHnsP0GFWmIb/Prem8Ffy748oxMo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Vmw8MAAADcAAAADwAAAAAAAAAAAAAAAACYAgAAZHJzL2Rv&#10;d25yZXYueG1sUEsFBgAAAAAEAAQA9QAAAIgDAAAAAA==&#10;" path="m19459,19961r-6486,l6486,19142r,-390l,18752,,8538r6486,l6486,7329r6487,l12973,e" strokeweight=".5pt">
                        <v:stroke startarrowwidth="narrow" startarrowlength="short" endarrowwidth="narrow" endarrowlength="short"/>
                        <v:path arrowok="t" o:connecttype="custom" o:connectlocs="360,5171;240,5171;120,4959;120,4858;0,4858;0,2212;120,2212;120,1899;240,1899;240,0" o:connectangles="0,0,0,0,0,0,0,0,0,0"/>
                      </v:shape>
                      <v:line id="Line 1104" o:spid="_x0000_s2127" style="position:absolute;flip:y;visibility:visible;mso-wrap-style:square" from="12166,1082" to="16686,6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h9wMIAAADcAAAADwAAAGRycy9kb3ducmV2LnhtbERPS4vCMBC+L/gfwgh709QHItUo6rKw&#10;eFGrPXgbmrEtNpPSZGv33xtB2Nt8fM9ZrjtTiZYaV1pWMBpGIIgzq0vOFVzO34M5COeRNVaWScEf&#10;OViveh9LjLV98InaxOcihLCLUUHhfR1L6bKCDLqhrYkDd7ONQR9gk0vd4COEm0qOo2gmDZYcGgqs&#10;aVdQdk9+jYJ2O9l/HVI7u9q6lOnmnE7csVLqs99tFiA8df5f/Hb/6DB/OoLXM+ECuX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sh9wMIAAADcAAAADwAAAAAAAAAAAAAA&#10;AAChAgAAZHJzL2Rvd25yZXYueG1sUEsFBgAAAAAEAAQA+QAAAJADAAAAAA==&#10;" strokeweight=".5pt">
                        <v:stroke startarrowwidth="narrow" startarrowlength="short" endarrowwidth="narrow" endarrowlength="short"/>
                      </v:line>
                      <v:line id="Line 1105" o:spid="_x0000_s2128" style="position:absolute;flip:y;visibility:visible;mso-wrap-style:square" from="12166,3445" to="19206,12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rjt8MAAADcAAAADwAAAGRycy9kb3ducmV2LnhtbERPTWvCQBC9F/wPywjemo1aQomuohah&#10;9GJrzMHbkB2TYHY2ZLdJ+u/dQqG3ebzPWW9H04ieOldbVjCPYhDEhdU1lwou2fH5FYTzyBoby6Tg&#10;hxxsN5OnNabaDvxF/dmXIoSwS1FB5X2bSumKigy6yLbEgbvZzqAPsCul7nAI4aaRizhOpMGaQ0OF&#10;LR0qKu7nb6Og3y8/3k65Ta62rWW+y/Kl+2yUmk3H3QqEp9H/i//c7zrMf1nA7zPhAr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a47fDAAAA3AAAAA8AAAAAAAAAAAAA&#10;AAAAoQIAAGRycy9kb3ducmV2LnhtbFBLBQYAAAAABAAEAPkAAACRAwAAAAA=&#10;" strokeweight=".5pt">
                        <v:stroke startarrowwidth="narrow" startarrowlength="short" endarrowwidth="narrow" endarrowlength="short"/>
                      </v:line>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991" w:type="dxa"/>
            <w:vMerge/>
            <w:vAlign w:val="center"/>
          </w:tcPr>
          <w:p w:rsidR="00750935" w:rsidRPr="008228ED" w:rsidRDefault="00750935" w:rsidP="002C5B3D">
            <w:pPr>
              <w:widowControl w:val="0"/>
              <w:spacing w:after="60" w:line="276" w:lineRule="auto"/>
              <w:jc w:val="both"/>
              <w:rPr>
                <w:rFonts w:cs="Arial"/>
                <w:sz w:val="22"/>
                <w:szCs w:val="22"/>
                <w:lang w:val="fr-FR"/>
              </w:rPr>
            </w:pPr>
          </w:p>
        </w:tc>
      </w:tr>
      <w:tr w:rsidR="00750935" w:rsidRPr="008228ED" w:rsidTr="00AA471B">
        <w:trPr>
          <w:trHeight w:val="1912"/>
          <w:jc w:val="center"/>
        </w:trPr>
        <w:tc>
          <w:tcPr>
            <w:tcW w:w="1214" w:type="dxa"/>
            <w:vMerge/>
            <w:vAlign w:val="center"/>
          </w:tcPr>
          <w:p w:rsidR="00750935" w:rsidRPr="008228ED" w:rsidRDefault="00750935" w:rsidP="002C5B3D">
            <w:pPr>
              <w:widowControl w:val="0"/>
              <w:spacing w:after="60" w:line="276" w:lineRule="auto"/>
              <w:jc w:val="both"/>
              <w:rPr>
                <w:rFonts w:cs="Arial"/>
                <w:sz w:val="22"/>
                <w:szCs w:val="22"/>
                <w:lang w:val="fr-FR"/>
              </w:rPr>
            </w:pPr>
          </w:p>
        </w:tc>
        <w:tc>
          <w:tcPr>
            <w:tcW w:w="1134" w:type="dxa"/>
          </w:tcPr>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lang w:val="fr-FR"/>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D</w: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582"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70528" behindDoc="0" locked="0" layoutInCell="1" allowOverlap="1">
                      <wp:simplePos x="0" y="0"/>
                      <wp:positionH relativeFrom="column">
                        <wp:posOffset>355600</wp:posOffset>
                      </wp:positionH>
                      <wp:positionV relativeFrom="paragraph">
                        <wp:posOffset>92710</wp:posOffset>
                      </wp:positionV>
                      <wp:extent cx="1348105" cy="1400175"/>
                      <wp:effectExtent l="12700" t="6985" r="10795" b="12065"/>
                      <wp:wrapNone/>
                      <wp:docPr id="94" name="Group 1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8105" cy="1400175"/>
                                <a:chOff x="-149" y="-2"/>
                                <a:chExt cx="21230" cy="20005"/>
                              </a:xfrm>
                            </wpg:grpSpPr>
                            <wps:wsp>
                              <wps:cNvPr id="95" name="Line 1147"/>
                              <wps:cNvCnPr/>
                              <wps:spPr bwMode="auto">
                                <a:xfrm>
                                  <a:off x="2421" y="8163"/>
                                  <a:ext cx="10" cy="225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Line 1148"/>
                              <wps:cNvCnPr/>
                              <wps:spPr bwMode="auto">
                                <a:xfrm flipV="1">
                                  <a:off x="2421" y="15267"/>
                                  <a:ext cx="10" cy="225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 name="Rectangle 1149"/>
                              <wps:cNvSpPr>
                                <a:spLocks noChangeArrowheads="1"/>
                              </wps:cNvSpPr>
                              <wps:spPr bwMode="auto">
                                <a:xfrm>
                                  <a:off x="1441" y="11193"/>
                                  <a:ext cx="3160" cy="311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s</w:t>
                                    </w:r>
                                  </w:p>
                                </w:txbxContent>
                              </wps:txbx>
                              <wps:bodyPr rot="0" vert="horz" wrap="square" lIns="12700" tIns="12700" rIns="12700" bIns="12700" anchor="t" anchorCtr="0" upright="1">
                                <a:noAutofit/>
                              </wps:bodyPr>
                            </wps:wsp>
                            <wps:wsp>
                              <wps:cNvPr id="98" name="Rectangle 1150"/>
                              <wps:cNvSpPr>
                                <a:spLocks noChangeArrowheads="1"/>
                              </wps:cNvSpPr>
                              <wps:spPr bwMode="auto">
                                <a:xfrm>
                                  <a:off x="17151" y="923"/>
                                  <a:ext cx="2120" cy="33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2</w:t>
                                    </w:r>
                                  </w:p>
                                </w:txbxContent>
                              </wps:txbx>
                              <wps:bodyPr rot="0" vert="horz" wrap="square" lIns="12700" tIns="12700" rIns="12700" bIns="12700" anchor="t" anchorCtr="0" upright="1">
                                <a:noAutofit/>
                              </wps:bodyPr>
                            </wps:wsp>
                            <wps:wsp>
                              <wps:cNvPr id="99" name="Rectangle 1151"/>
                              <wps:cNvSpPr>
                                <a:spLocks noChangeArrowheads="1"/>
                              </wps:cNvSpPr>
                              <wps:spPr bwMode="auto">
                                <a:xfrm>
                                  <a:off x="5821" y="15285"/>
                                  <a:ext cx="2120" cy="33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1</w:t>
                                    </w:r>
                                  </w:p>
                                </w:txbxContent>
                              </wps:txbx>
                              <wps:bodyPr rot="0" vert="horz" wrap="square" lIns="12700" tIns="12700" rIns="12700" bIns="12700" anchor="t" anchorCtr="0" upright="1">
                                <a:noAutofit/>
                              </wps:bodyPr>
                            </wps:wsp>
                            <wps:wsp>
                              <wps:cNvPr id="100" name="Line 1152"/>
                              <wps:cNvCnPr/>
                              <wps:spPr bwMode="auto">
                                <a:xfrm>
                                  <a:off x="14861" y="-2"/>
                                  <a:ext cx="1880" cy="1705"/>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 name="Freeform 1153"/>
                              <wps:cNvSpPr>
                                <a:spLocks/>
                              </wps:cNvSpPr>
                              <wps:spPr bwMode="auto">
                                <a:xfrm>
                                  <a:off x="7221" y="5913"/>
                                  <a:ext cx="4930" cy="4510"/>
                                </a:xfrm>
                                <a:custGeom>
                                  <a:avLst/>
                                  <a:gdLst>
                                    <a:gd name="T0" fmla="*/ 0 w 20000"/>
                                    <a:gd name="T1" fmla="*/ 19960 h 20000"/>
                                    <a:gd name="T2" fmla="*/ 19513 w 20000"/>
                                    <a:gd name="T3" fmla="*/ 19879 h 20000"/>
                                    <a:gd name="T4" fmla="*/ 19959 w 20000"/>
                                    <a:gd name="T5" fmla="*/ 0 h 20000"/>
                                    <a:gd name="T6" fmla="*/ 0 w 20000"/>
                                    <a:gd name="T7" fmla="*/ 19960 h 20000"/>
                                  </a:gdLst>
                                  <a:ahLst/>
                                  <a:cxnLst>
                                    <a:cxn ang="0">
                                      <a:pos x="T0" y="T1"/>
                                    </a:cxn>
                                    <a:cxn ang="0">
                                      <a:pos x="T2" y="T3"/>
                                    </a:cxn>
                                    <a:cxn ang="0">
                                      <a:pos x="T4" y="T5"/>
                                    </a:cxn>
                                    <a:cxn ang="0">
                                      <a:pos x="T6" y="T7"/>
                                    </a:cxn>
                                  </a:cxnLst>
                                  <a:rect l="0" t="0" r="r" b="b"/>
                                  <a:pathLst>
                                    <a:path w="20000" h="20000">
                                      <a:moveTo>
                                        <a:pt x="0" y="19960"/>
                                      </a:moveTo>
                                      <a:lnTo>
                                        <a:pt x="19513" y="19879"/>
                                      </a:lnTo>
                                      <a:lnTo>
                                        <a:pt x="19959" y="0"/>
                                      </a:lnTo>
                                      <a:lnTo>
                                        <a:pt x="0" y="1996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2" name="Line 1154"/>
                              <wps:cNvCnPr/>
                              <wps:spPr bwMode="auto">
                                <a:xfrm flipV="1">
                                  <a:off x="7291" y="5977"/>
                                  <a:ext cx="4860" cy="443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 name="Line 1155"/>
                              <wps:cNvCnPr/>
                              <wps:spPr bwMode="auto">
                                <a:xfrm>
                                  <a:off x="19131" y="4117"/>
                                  <a:ext cx="1950" cy="180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 name="Freeform 1156"/>
                              <wps:cNvSpPr>
                                <a:spLocks/>
                              </wps:cNvSpPr>
                              <wps:spPr bwMode="auto">
                                <a:xfrm>
                                  <a:off x="11091" y="10332"/>
                                  <a:ext cx="4740" cy="4981"/>
                                </a:xfrm>
                                <a:custGeom>
                                  <a:avLst/>
                                  <a:gdLst>
                                    <a:gd name="T0" fmla="*/ 19958 w 20000"/>
                                    <a:gd name="T1" fmla="*/ 364 h 20000"/>
                                    <a:gd name="T2" fmla="*/ 0 w 20000"/>
                                    <a:gd name="T3" fmla="*/ 0 h 20000"/>
                                    <a:gd name="T4" fmla="*/ 0 w 20000"/>
                                    <a:gd name="T5" fmla="*/ 19964 h 20000"/>
                                    <a:gd name="T6" fmla="*/ 19958 w 20000"/>
                                    <a:gd name="T7" fmla="*/ 364 h 20000"/>
                                  </a:gdLst>
                                  <a:ahLst/>
                                  <a:cxnLst>
                                    <a:cxn ang="0">
                                      <a:pos x="T0" y="T1"/>
                                    </a:cxn>
                                    <a:cxn ang="0">
                                      <a:pos x="T2" y="T3"/>
                                    </a:cxn>
                                    <a:cxn ang="0">
                                      <a:pos x="T4" y="T5"/>
                                    </a:cxn>
                                    <a:cxn ang="0">
                                      <a:pos x="T6" y="T7"/>
                                    </a:cxn>
                                  </a:cxnLst>
                                  <a:rect l="0" t="0" r="r" b="b"/>
                                  <a:pathLst>
                                    <a:path w="20000" h="20000">
                                      <a:moveTo>
                                        <a:pt x="19958" y="364"/>
                                      </a:moveTo>
                                      <a:lnTo>
                                        <a:pt x="0" y="0"/>
                                      </a:lnTo>
                                      <a:lnTo>
                                        <a:pt x="0" y="19964"/>
                                      </a:lnTo>
                                      <a:lnTo>
                                        <a:pt x="19958" y="364"/>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5" name="Line 1157"/>
                              <wps:cNvCnPr/>
                              <wps:spPr bwMode="auto">
                                <a:xfrm flipH="1">
                                  <a:off x="11091" y="11094"/>
                                  <a:ext cx="4580" cy="415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 name="Line 1158"/>
                              <wps:cNvCnPr/>
                              <wps:spPr bwMode="auto">
                                <a:xfrm flipH="1" flipV="1">
                                  <a:off x="211" y="10332"/>
                                  <a:ext cx="11860" cy="6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 name="Line 1159"/>
                              <wps:cNvCnPr/>
                              <wps:spPr bwMode="auto">
                                <a:xfrm flipH="1">
                                  <a:off x="311" y="15213"/>
                                  <a:ext cx="10790" cy="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 name="Freeform 1160"/>
                              <wps:cNvSpPr>
                                <a:spLocks/>
                              </wps:cNvSpPr>
                              <wps:spPr bwMode="auto">
                                <a:xfrm>
                                  <a:off x="-149" y="10368"/>
                                  <a:ext cx="370" cy="4654"/>
                                </a:xfrm>
                                <a:custGeom>
                                  <a:avLst/>
                                  <a:gdLst>
                                    <a:gd name="T0" fmla="*/ 19459 w 20000"/>
                                    <a:gd name="T1" fmla="*/ 19961 h 20000"/>
                                    <a:gd name="T2" fmla="*/ 12973 w 20000"/>
                                    <a:gd name="T3" fmla="*/ 19961 h 20000"/>
                                    <a:gd name="T4" fmla="*/ 6486 w 20000"/>
                                    <a:gd name="T5" fmla="*/ 19142 h 20000"/>
                                    <a:gd name="T6" fmla="*/ 6486 w 20000"/>
                                    <a:gd name="T7" fmla="*/ 18752 h 20000"/>
                                    <a:gd name="T8" fmla="*/ 0 w 20000"/>
                                    <a:gd name="T9" fmla="*/ 18752 h 20000"/>
                                    <a:gd name="T10" fmla="*/ 0 w 20000"/>
                                    <a:gd name="T11" fmla="*/ 8538 h 20000"/>
                                    <a:gd name="T12" fmla="*/ 6486 w 20000"/>
                                    <a:gd name="T13" fmla="*/ 8538 h 20000"/>
                                    <a:gd name="T14" fmla="*/ 6486 w 20000"/>
                                    <a:gd name="T15" fmla="*/ 7329 h 20000"/>
                                    <a:gd name="T16" fmla="*/ 12973 w 20000"/>
                                    <a:gd name="T17" fmla="*/ 7329 h 20000"/>
                                    <a:gd name="T18" fmla="*/ 12973 w 20000"/>
                                    <a:gd name="T19"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459" y="19961"/>
                                      </a:moveTo>
                                      <a:lnTo>
                                        <a:pt x="12973" y="19961"/>
                                      </a:lnTo>
                                      <a:lnTo>
                                        <a:pt x="6486" y="19142"/>
                                      </a:lnTo>
                                      <a:lnTo>
                                        <a:pt x="6486" y="18752"/>
                                      </a:lnTo>
                                      <a:lnTo>
                                        <a:pt x="0" y="18752"/>
                                      </a:lnTo>
                                      <a:lnTo>
                                        <a:pt x="0" y="8538"/>
                                      </a:lnTo>
                                      <a:lnTo>
                                        <a:pt x="6486" y="8538"/>
                                      </a:lnTo>
                                      <a:lnTo>
                                        <a:pt x="6486" y="7329"/>
                                      </a:lnTo>
                                      <a:lnTo>
                                        <a:pt x="12973" y="7329"/>
                                      </a:lnTo>
                                      <a:lnTo>
                                        <a:pt x="12973" y="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9" name="Freeform 1161"/>
                              <wps:cNvSpPr>
                                <a:spLocks/>
                              </wps:cNvSpPr>
                              <wps:spPr bwMode="auto">
                                <a:xfrm>
                                  <a:off x="12141" y="3119"/>
                                  <a:ext cx="3620" cy="8020"/>
                                </a:xfrm>
                                <a:custGeom>
                                  <a:avLst/>
                                  <a:gdLst>
                                    <a:gd name="T0" fmla="*/ 0 w 20000"/>
                                    <a:gd name="T1" fmla="*/ 0 h 20000"/>
                                    <a:gd name="T2" fmla="*/ 0 w 20000"/>
                                    <a:gd name="T3" fmla="*/ 19977 h 20000"/>
                                    <a:gd name="T4" fmla="*/ 19890 w 20000"/>
                                    <a:gd name="T5" fmla="*/ 19796 h 20000"/>
                                    <a:gd name="T6" fmla="*/ 19945 w 20000"/>
                                    <a:gd name="T7" fmla="*/ 520 h 20000"/>
                                  </a:gdLst>
                                  <a:ahLst/>
                                  <a:cxnLst>
                                    <a:cxn ang="0">
                                      <a:pos x="T0" y="T1"/>
                                    </a:cxn>
                                    <a:cxn ang="0">
                                      <a:pos x="T2" y="T3"/>
                                    </a:cxn>
                                    <a:cxn ang="0">
                                      <a:pos x="T4" y="T5"/>
                                    </a:cxn>
                                    <a:cxn ang="0">
                                      <a:pos x="T6" y="T7"/>
                                    </a:cxn>
                                  </a:cxnLst>
                                  <a:rect l="0" t="0" r="r" b="b"/>
                                  <a:pathLst>
                                    <a:path w="20000" h="20000">
                                      <a:moveTo>
                                        <a:pt x="0" y="0"/>
                                      </a:moveTo>
                                      <a:lnTo>
                                        <a:pt x="0" y="19977"/>
                                      </a:lnTo>
                                      <a:lnTo>
                                        <a:pt x="19890" y="19796"/>
                                      </a:lnTo>
                                      <a:lnTo>
                                        <a:pt x="19945" y="520"/>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 name="Freeform 1162"/>
                              <wps:cNvSpPr>
                                <a:spLocks/>
                              </wps:cNvSpPr>
                              <wps:spPr bwMode="auto">
                                <a:xfrm>
                                  <a:off x="12051" y="3101"/>
                                  <a:ext cx="3680" cy="581"/>
                                </a:xfrm>
                                <a:custGeom>
                                  <a:avLst/>
                                  <a:gdLst>
                                    <a:gd name="T0" fmla="*/ 0 w 20000"/>
                                    <a:gd name="T1" fmla="*/ 0 h 20000"/>
                                    <a:gd name="T2" fmla="*/ 0 w 20000"/>
                                    <a:gd name="T3" fmla="*/ 6250 h 20000"/>
                                    <a:gd name="T4" fmla="*/ 815 w 20000"/>
                                    <a:gd name="T5" fmla="*/ 13438 h 20000"/>
                                    <a:gd name="T6" fmla="*/ 1196 w 20000"/>
                                    <a:gd name="T7" fmla="*/ 13438 h 20000"/>
                                    <a:gd name="T8" fmla="*/ 1196 w 20000"/>
                                    <a:gd name="T9" fmla="*/ 19688 h 20000"/>
                                    <a:gd name="T10" fmla="*/ 11413 w 20000"/>
                                    <a:gd name="T11" fmla="*/ 19688 h 20000"/>
                                    <a:gd name="T12" fmla="*/ 11413 w 20000"/>
                                    <a:gd name="T13" fmla="*/ 13438 h 20000"/>
                                    <a:gd name="T14" fmla="*/ 12609 w 20000"/>
                                    <a:gd name="T15" fmla="*/ 13438 h 20000"/>
                                    <a:gd name="T16" fmla="*/ 12609 w 20000"/>
                                    <a:gd name="T17" fmla="*/ 6250 h 20000"/>
                                    <a:gd name="T18" fmla="*/ 19946 w 20000"/>
                                    <a:gd name="T19" fmla="*/ 625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0"/>
                                      </a:moveTo>
                                      <a:lnTo>
                                        <a:pt x="0" y="6250"/>
                                      </a:lnTo>
                                      <a:lnTo>
                                        <a:pt x="815" y="13438"/>
                                      </a:lnTo>
                                      <a:lnTo>
                                        <a:pt x="1196" y="13438"/>
                                      </a:lnTo>
                                      <a:lnTo>
                                        <a:pt x="1196" y="19688"/>
                                      </a:lnTo>
                                      <a:lnTo>
                                        <a:pt x="11413" y="19688"/>
                                      </a:lnTo>
                                      <a:lnTo>
                                        <a:pt x="11413" y="13438"/>
                                      </a:lnTo>
                                      <a:lnTo>
                                        <a:pt x="12609" y="13438"/>
                                      </a:lnTo>
                                      <a:lnTo>
                                        <a:pt x="12609" y="6250"/>
                                      </a:lnTo>
                                      <a:lnTo>
                                        <a:pt x="19946" y="625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1" name="Line 1163"/>
                              <wps:cNvCnPr/>
                              <wps:spPr bwMode="auto">
                                <a:xfrm>
                                  <a:off x="11091" y="10332"/>
                                  <a:ext cx="10" cy="48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 name="Line 1164"/>
                              <wps:cNvCnPr/>
                              <wps:spPr bwMode="auto">
                                <a:xfrm flipV="1">
                                  <a:off x="12141" y="887"/>
                                  <a:ext cx="5560" cy="504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 name="Line 1165"/>
                              <wps:cNvCnPr/>
                              <wps:spPr bwMode="auto">
                                <a:xfrm flipH="1">
                                  <a:off x="6591" y="15177"/>
                                  <a:ext cx="4580" cy="415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 name="Line 1166"/>
                              <wps:cNvCnPr/>
                              <wps:spPr bwMode="auto">
                                <a:xfrm>
                                  <a:off x="4011" y="14224"/>
                                  <a:ext cx="1880" cy="1706"/>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 name="Line 1167"/>
                              <wps:cNvCnPr/>
                              <wps:spPr bwMode="auto">
                                <a:xfrm>
                                  <a:off x="7961" y="18198"/>
                                  <a:ext cx="1950" cy="1805"/>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 name="Line 1168"/>
                              <wps:cNvCnPr/>
                              <wps:spPr bwMode="auto">
                                <a:xfrm flipV="1">
                                  <a:off x="4491" y="11239"/>
                                  <a:ext cx="6670" cy="6051"/>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 name="Line 1169"/>
                              <wps:cNvCnPr/>
                              <wps:spPr bwMode="auto">
                                <a:xfrm flipV="1">
                                  <a:off x="12051" y="3473"/>
                                  <a:ext cx="7660" cy="694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146" o:spid="_x0000_s2129" style="position:absolute;left:0;text-align:left;margin-left:28pt;margin-top:7.3pt;width:106.15pt;height:110.25pt;z-index:251670528" coordorigin="-149,-2" coordsize="21230,2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">
                      <v:line id="Line 1147" o:spid="_x0000_s2130" style="position:absolute;visibility:visible;mso-wrap-style:square" from="2421,8163" to="2431,10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R7k8UAAADbAAAADwAAAGRycy9kb3ducmV2LnhtbESPT2sCMRTE70K/Q3gFL6JZpV10NYqo&#10;BelF6p+Dt+fmdXfp5mVJoq7f3hQKPQ4z8xtmtmhNLW7kfGVZwXCQgCDOra64UHA8fPTHIHxA1lhb&#10;JgUP8rCYv3RmmGl75y+67UMhIoR9hgrKEJpMSp+XZNAPbEMcvW/rDIYoXSG1w3uEm1qOkiSVBiuO&#10;CyU2tCop/9lfjYLNjtOjH08u54ekU7qu0ree+1Sq+9oupyACteE//NfeagWTd/j9En+AnD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R7k8UAAADbAAAADwAAAAAAAAAA&#10;AAAAAAChAgAAZHJzL2Rvd25yZXYueG1sUEsFBgAAAAAEAAQA+QAAAJMDAAAAAA==&#10;" strokeweight=".5pt">
                        <v:stroke startarrowwidth="narrow" startarrowlength="short" endarrow="open" endarrowwidth="narrow" endarrowlength="short"/>
                      </v:line>
                      <v:line id="Line 1148" o:spid="_x0000_s2131" style="position:absolute;flip:y;visibility:visible;mso-wrap-style:square" from="2421,15267" to="2431,17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hH58MAAADbAAAADwAAAGRycy9kb3ducmV2LnhtbESPzarCMBSE94LvEI7gRq6pLkR7jSKi&#10;RcGNfwt3h+bcttzmpDSx1rc3guBymJlvmPmyNaVoqHaFZQWjYQSCOLW64EzB5bz9mYJwHlljaZkU&#10;PMnBctHtzDHW9sFHak4+EwHCLkYFufdVLKVLczLohrYiDt6frQ36IOtM6hofAW5KOY6iiTRYcFjI&#10;saJ1Tun/6W4UNJvdsdmXdE+S6nAb6e0+uQ5uSvV77eoXhKfWf8Of9k4rmE3g/SX8AL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EoR+fDAAAA2wAAAA8AAAAAAAAAAAAA&#10;AAAAoQIAAGRycy9kb3ducmV2LnhtbFBLBQYAAAAABAAEAPkAAACRAwAAAAA=&#10;" strokeweight=".5pt">
                        <v:stroke startarrowwidth="narrow" startarrowlength="short" endarrow="open" endarrowwidth="narrow" endarrowlength="short"/>
                      </v:line>
                      <v:rect id="Rectangle 1149" o:spid="_x0000_s2132" style="position:absolute;left:1441;top:11193;width:3160;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VyOMMA&#10;AADbAAAADwAAAGRycy9kb3ducmV2LnhtbESPQWvCQBSE74L/YXkFb7ppKdrGrCKWipciWi+9PbLP&#10;bEje25BdNf333UKhx2FmvmGK9cCtulEfai8GHmcZKJLS21oqA+fP9+kLqBBRLLZeyMA3BVivxqMC&#10;c+vvcqTbKVYqQSTkaMDF2OVah9IRY5j5jiR5F98zxiT7Stse7wnOrX7KsrlmrCUtOOxo66hsTlc2&#10;sB94Y93u8Pzx1Z7DWzjy/NqwMZOHYbMEFWmI/+G/9t4aeF3A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VyOMMAAADbAAAADwAAAAAAAAAAAAAAAACYAgAAZHJzL2Rv&#10;d25yZXYueG1sUEsFBgAAAAAEAAQA9QAAAIgDA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s</w:t>
                              </w:r>
                            </w:p>
                          </w:txbxContent>
                        </v:textbox>
                      </v:rect>
                      <v:rect id="Rectangle 1150" o:spid="_x0000_s2133" style="position:absolute;left:17151;top:923;width:2120;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rmSsEA&#10;AADbAAAADwAAAGRycy9kb3ducmV2LnhtbERPTWvCQBC9C/0PyxR6042lBBtdRVpacikS68XbkB2z&#10;wcxsyK4m/ffdQ6HHx/ve7Cbu1J2G0HoxsFxkoEhqb1tpDJy+P+YrUCGiWOy8kIEfCrDbPsw2WFg/&#10;SkX3Y2xUCpFQoAEXY19oHWpHjGHhe5LEXfzAGBMcGm0HHFM4d/o5y3LN2EpqcNjTm6P6eryxgXLi&#10;vXWfh5evc3cK76Hi/HZlY54ep/0aVKQp/ov/3KU18JrGpi/pB+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K5krBAAAA2wAAAA8AAAAAAAAAAAAAAAAAmAIAAGRycy9kb3du&#10;cmV2LnhtbFBLBQYAAAAABAAEAPUAAACGAw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2</w:t>
                              </w:r>
                            </w:p>
                          </w:txbxContent>
                        </v:textbox>
                      </v:rect>
                      <v:rect id="Rectangle 1151" o:spid="_x0000_s2134" style="position:absolute;left:5821;top:15285;width:2120;height:3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D0cMA&#10;AADbAAAADwAAAGRycy9kb3ducmV2LnhtbESPQWvCQBSE70L/w/IEb7qxiGjqRqSlxUspWi+9PbKv&#10;2ZC8tyG7avz3bqHgcZiZb5jNduBWXagPtRcD81kGiqT0tpbKwOn7fboCFSKKxdYLGbhRgG3xNNpg&#10;bv1VDnQ5xkoliIQcDbgYu1zrUDpiDDPfkSTv1/eMMcm+0rbHa4Jzq5+zbKkZa0kLDjt6dVQ2xzMb&#10;2A+8s+7ja/H5057CWzjw8tywMZPxsHsBFWmIj/B/e28NrNfw9yX9AF3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D0cMAAADbAAAADwAAAAAAAAAAAAAAAACYAgAAZHJzL2Rv&#10;d25yZXYueG1sUEsFBgAAAAAEAAQA9QAAAIgDA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1</w:t>
                              </w:r>
                            </w:p>
                          </w:txbxContent>
                        </v:textbox>
                      </v:rect>
                      <v:line id="Line 1152" o:spid="_x0000_s2135" style="position:absolute;visibility:visible;mso-wrap-style:square" from="14861,-2" to="16741,1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CwncYAAADcAAAADwAAAGRycy9kb3ducmV2LnhtbESPT2vCQBDF74V+h2UKXopuFAkaXaWo&#10;Beml1D+H3qbZMQnNzobdrcZv3zkUepvhvXnvN8t171p1pRAbzwbGowwUceltw5WB0/F1OAMVE7LF&#10;1jMZuFOE9erxYYmF9Tf+oOshVUpCOBZooE6pK7SOZU0O48h3xKJdfHCYZA2VtgFvEu5aPcmyXDts&#10;WBpq7GhTU/l9+HEGdu+cn+Js/vV513TOt00+fQ5vxgye+pcFqER9+jf/Xe+t4GeCL8/IBHr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AsJ3GAAAA3AAAAA8AAAAAAAAA&#10;AAAAAAAAoQIAAGRycy9kb3ducmV2LnhtbFBLBQYAAAAABAAEAPkAAACUAwAAAAA=&#10;" strokeweight=".5pt">
                        <v:stroke startarrowwidth="narrow" startarrowlength="short" endarrow="open" endarrowwidth="narrow" endarrowlength="short"/>
                      </v:line>
                      <v:shape id="Freeform 1153" o:spid="_x0000_s2136" style="position:absolute;left:7221;top:5913;width:4930;height:451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2DH8MA&#10;AADcAAAADwAAAGRycy9kb3ducmV2LnhtbERPyWrDMBC9F/IPYgK5NZILKcWJErJgMAVTmhaS42BN&#10;bBNrZCzVdv++KhR6m8dbZ7ObbCsG6n3jWEOyVCCIS2carjR8fmSPLyB8QDbYOiYN3+Rht509bDA1&#10;buR3Gs6hEjGEfYoa6hC6VEpf1mTRL11HHLmb6y2GCPtKmh7HGG5b+aTUs7TYcGyosaNjTeX9/GU1&#10;TKdVmyTFK2ZquLxdD1XhT3nQejGf9msQgabwL/5z5ybOVwn8PhMv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2DH8MAAADcAAAADwAAAAAAAAAAAAAAAACYAgAAZHJzL2Rv&#10;d25yZXYueG1sUEsFBgAAAAAEAAQA9QAAAIgDAAAAAA==&#10;" path="m,19960r19513,-81l19959,,,19960xe" fillcolor="#dfdfdf" stroked="f">
                        <v:stroke startarrowwidth="narrow" startarrowlength="short" endarrowwidth="narrow" endarrowlength="short"/>
                        <v:path arrowok="t" o:connecttype="custom" o:connectlocs="0,4501;4810,4483;4920,0;0,4501" o:connectangles="0,0,0,0"/>
                      </v:shape>
                      <v:line id="Line 1154" o:spid="_x0000_s2137" style="position:absolute;flip:y;visibility:visible;mso-wrap-style:square" from="7291,5977" to="12151,1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Q6IMMAAADcAAAADwAAAGRycy9kb3ducmV2LnhtbERP30vDMBB+F/Y/hBv45pJVGFqXjTEQ&#10;FBlqN/D1aG5NWXPpkrjW/94Iwt7u4/t5y/XoOnGhEFvPGuYzBYK49qblRsNh/3z3ACImZIOdZ9Lw&#10;QxHWq8nNEkvjB/6kS5UakUM4lqjBptSXUsbaksM48z1x5o4+OEwZhkaagEMOd50slFpIhy3nBos9&#10;bS3Vp+rbaSje1X3zWO/CxzG+Hc7bwe6/Xketb6fj5glEojFdxf/uF5PnqwL+nskXy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kOiDDAAAA3AAAAA8AAAAAAAAAAAAA&#10;AAAAoQIAAGRycy9kb3ducmV2LnhtbFBLBQYAAAAABAAEAPkAAACRAwAAAAA=&#10;">
                        <v:stroke startarrowwidth="narrow" startarrowlength="short" endarrowwidth="narrow" endarrowlength="short"/>
                      </v:line>
                      <v:line id="Line 1155" o:spid="_x0000_s2138" style="position:absolute;visibility:visible;mso-wrap-style:square" from="19131,4117" to="21081,5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jysEAAADcAAAADwAAAGRycy9kb3ducmV2LnhtbERP22oCMRB9F/oPYQp906wtiKxGEcW2&#10;IH3w8gHTzTS7upksSXR3/94IBd/mcK4zX3a2FjfyoXKsYDzKQBAXTldsFJyO2+EURIjIGmvHpKCn&#10;AMvFy2COuXYt7+l2iEakEA45KihjbHIpQ1GSxTByDXHi/py3GBP0RmqPbQq3tXzPsom0WHFqKLGh&#10;dUnF5XC1Cn7857QfO7375SuvNl9n059bo9Tba7eagYjUxaf43/2t0/zsAx7PpAvk4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k+PKwQAAANwAAAAPAAAAAAAAAAAAAAAA&#10;AKECAABkcnMvZG93bnJldi54bWxQSwUGAAAAAAQABAD5AAAAjwMAAAAA&#10;" strokeweight=".5pt">
                        <v:stroke startarrow="open" startarrowwidth="narrow" startarrowlength="short" endarrowwidth="narrow" endarrowlength="short"/>
                      </v:line>
                      <v:shape id="Freeform 1156" o:spid="_x0000_s2139" style="position:absolute;left:11091;top:10332;width:4740;height:49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ogh8MA&#10;AADcAAAADwAAAGRycy9kb3ducmV2LnhtbERP32vCMBB+F/wfwg32NpMON6SaljkRZCDDOpiPR3Nr&#10;y5pLaWLt/nsjDHy7j+/nrfLRtmKg3jeONSQzBYK4dKbhSsPXcfu0AOEDssHWMWn4Iw95Np2sMDXu&#10;wgcailCJGMI+RQ11CF0qpS9rsuhnriOO3I/rLYYI+0qaHi8x3LbyWalXabHh2FBjR+81lb/F2WoY&#10;Ny9tkuw/cKuG78/Tutr7zS5o/fgwvi1BBBrDXfzv3pk4X83h9ky8QG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ogh8MAAADcAAAADwAAAAAAAAAAAAAAAACYAgAAZHJzL2Rv&#10;d25yZXYueG1sUEsFBgAAAAAEAAQA9QAAAIgDAAAAAA==&#10;" path="m19958,364l,,,19964,19958,364xe" fillcolor="#dfdfdf" stroked="f">
                        <v:stroke startarrowwidth="narrow" startarrowlength="short" endarrowwidth="narrow" endarrowlength="short"/>
                        <v:path arrowok="t" o:connecttype="custom" o:connectlocs="4730,91;0,0;0,4972;4730,91" o:connectangles="0,0,0,0"/>
                      </v:shape>
                      <v:line id="Line 1157" o:spid="_x0000_s2140" style="position:absolute;flip:x;visibility:visible;mso-wrap-style:square" from="11091,11094" to="15671,15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2iVMMAAADcAAAADwAAAGRycy9kb3ducmV2LnhtbERP22oCMRB9L/QfwhT6VpNaLO3WKCII&#10;iki9QV+HzbhZupmsSXS3f98Ihb7N4VxnPO1dI64UYu1Zw/NAgSAuvam50nA8LJ7eQMSEbLDxTBp+&#10;KMJ0cn83xsL4jnd03adK5BCOBWqwKbWFlLG05DAOfEucuZMPDlOGoZImYJfDXSOHSr1KhzXnBost&#10;zS2V3/uL0zD8VC/Ve7kJ21NcH8/zzh6+Vr3Wjw/97ANEoj79i//cS5PnqxHcnskXyM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NolTDAAAA3AAAAA8AAAAAAAAAAAAA&#10;AAAAoQIAAGRycy9kb3ducmV2LnhtbFBLBQYAAAAABAAEAPkAAACRAwAAAAA=&#10;">
                        <v:stroke startarrowwidth="narrow" startarrowlength="short" endarrowwidth="narrow" endarrowlength="short"/>
                      </v:line>
                      <v:line id="Line 1158" o:spid="_x0000_s2141" style="position:absolute;flip:x y;visibility:visible;mso-wrap-style:square" from="211,10332" to="12071,10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lz/cIAAADcAAAADwAAAGRycy9kb3ducmV2LnhtbERPTWsCMRC9F/wPYYTeamIPtqxGKQuC&#10;ImzR9uBx2IybpZvJkqTr7r9vCoXe5vE+Z7MbXScGCrH1rGG5UCCIa29abjR8fuyfXkHEhGyw80wa&#10;Joqw284eNlgYf+czDZfUiBzCsUANNqW+kDLWlhzGhe+JM3fzwWHKMDTSBLzncNfJZ6VW0mHLucFi&#10;T6Wl+uvy7TQE2y99czyHl1JV07Ximwynd60f5+PbGkSiMf2L/9wHk+erFfw+ky+Q2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Ilz/cIAAADcAAAADwAAAAAAAAAAAAAA&#10;AAChAgAAZHJzL2Rvd25yZXYueG1sUEsFBgAAAAAEAAQA+QAAAJADAAAAAA==&#10;">
                        <v:stroke startarrowwidth="narrow" startarrowlength="short" endarrowwidth="narrow" endarrowlength="short"/>
                      </v:line>
                      <v:line id="Line 1159" o:spid="_x0000_s2142" style="position:absolute;flip:x;visibility:visible;mso-wrap-style:square" from="311,15213" to="11101,15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OZuMMAAADcAAAADwAAAGRycy9kb3ducmV2LnhtbERP22oCMRB9L/QfwhT6VpNasO3WKCII&#10;iki9QV+HzbhZupmsSXS3f98Ihb7N4VxnPO1dI64UYu1Zw/NAgSAuvam50nA8LJ7eQMSEbLDxTBp+&#10;KMJ0cn83xsL4jnd03adK5BCOBWqwKbWFlLG05DAOfEucuZMPDlOGoZImYJfDXSOHSo2kw5pzg8WW&#10;5pbK7/3FaRh+qpfqvdyE7Smuj+d5Zw9fq17rx4d+9gEiUZ/+xX/upcnz1SvcnskXyM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dTmbjDAAAA3AAAAA8AAAAAAAAAAAAA&#10;AAAAoQIAAGRycy9kb3ducmV2LnhtbFBLBQYAAAAABAAEAPkAAACRAwAAAAA=&#10;">
                        <v:stroke startarrowwidth="narrow" startarrowlength="short" endarrowwidth="narrow" endarrowlength="short"/>
                      </v:line>
                      <v:shape id="Freeform 1160" o:spid="_x0000_s2143" style="position:absolute;left:-149;top:10368;width:370;height:4654;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nTBcQA&#10;AADcAAAADwAAAGRycy9kb3ducmV2LnhtbESPzW7CQAyE70h9h5Ur9UY25VChlAUhJCRoeyHwAE7W&#10;JFGz3ii7zc/b1wckbrZmPPN5s5tcqwbqQ+PZwHuSgiIuvW24MnC7HpdrUCEiW2w9k4GZAuy2L4sN&#10;ZtaPfKEhj5WSEA4ZGqhj7DKtQ1mTw5D4jli0u+8dRln7StseRwl3rV6l6Yd22LA01NjRoabyN/9z&#10;Bu7VzP46dPsinwp/Dqfy+yv/Mebtddp/goo0xaf5cX2ygp8KrTwjE+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50wXEAAAA3AAAAA8AAAAAAAAAAAAAAAAAmAIAAGRycy9k&#10;b3ducmV2LnhtbFBLBQYAAAAABAAEAPUAAACJAwAAAAA=&#10;" path="m19459,19961r-6486,l6486,19142r,-390l,18752,,8538r6486,l6486,7329r6487,l12973,e" strokeweight=".5pt">
                        <v:stroke startarrowwidth="narrow" startarrowlength="short" endarrowwidth="narrow" endarrowlength="short"/>
                        <v:path arrowok="t" o:connecttype="custom" o:connectlocs="360,4645;240,4645;120,4454;120,4364;0,4364;0,1987;120,1987;120,1705;240,1705;240,0" o:connectangles="0,0,0,0,0,0,0,0,0,0"/>
                      </v:shape>
                      <v:shape id="Freeform 1161" o:spid="_x0000_s2144" style="position:absolute;left:12141;top:3119;width:3620;height:802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HoosQA&#10;AADcAAAADwAAAGRycy9kb3ducmV2LnhtbESPT4vCMBDF78J+hzAL3jTVg2g1SlEEL6v4B5a9jc3Y&#10;FJtJbbJav71ZWPA2w3vvN29mi9ZW4k6NLx0rGPQTEMS50yUXCk7HdW8MwgdkjZVjUvAkD4v5R2eG&#10;qXYP3tP9EAoRIexTVGBCqFMpfW7Iou+7mjhqF9dYDHFtCqkbfES4reQwSUbSYsnxgsGaloby6+HX&#10;Rgra7fp7t8vMj71+rWR2HvnbWanuZ5tNQQRqw9v8n97oWD+ZwN8zcQI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x6KLEAAAA3AAAAA8AAAAAAAAAAAAAAAAAmAIAAGRycy9k&#10;b3ducmV2LnhtbFBLBQYAAAAABAAEAPUAAACJAwAAAAA=&#10;" path="m,l,19977r19890,-181l19945,520e">
                        <v:stroke startarrowwidth="narrow" startarrowlength="short" endarrowwidth="narrow" endarrowlength="short"/>
                        <v:path arrowok="t" o:connecttype="custom" o:connectlocs="0,0;0,8011;3600,7938;3610,209" o:connectangles="0,0,0,0"/>
                      </v:shape>
                      <v:shape id="Freeform 1162" o:spid="_x0000_s2145" style="position:absolute;left:12051;top:3101;width:3680;height:5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J3sEA&#10;AADcAAAADwAAAGRycy9kb3ducmV2LnhtbESPwarCQAxF94L/MERwp1PfQqQ6igiCT91Y/YDYiW2x&#10;kymdsda/N4sHb5dwb+49WW16V6uO2lB5NjCbJqCIc28rLgzcrvvJAlSIyBZrz2TgQwE26+Fghan1&#10;b75Ql8VCSQiHFA2UMTap1iEvyWGY+oZYtIdvHUZZ20LbFt8S7mr9kyRz7bBiaSixoV1J+TN7OQOP&#10;4sP+2jXbe9bf/W845KdjdjZmPOq3S1CR+vhv/rs+WMGfCb48IxPo9R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WSd7BAAAA3AAAAA8AAAAAAAAAAAAAAAAAmAIAAGRycy9kb3du&#10;cmV2LnhtbFBLBQYAAAAABAAEAPUAAACGAwAAAAA=&#10;" path="m,l,6250r815,7188l1196,13438r,6250l11413,19688r,-6250l12609,13438r,-7188l19946,6250e" strokeweight=".5pt">
                        <v:stroke startarrowwidth="narrow" startarrowlength="short" endarrowwidth="narrow" endarrowlength="short"/>
                        <v:path arrowok="t" o:connecttype="custom" o:connectlocs="0,0;0,182;150,390;220,390;220,572;2100,572;2100,390;2320,390;2320,182;3670,182" o:connectangles="0,0,0,0,0,0,0,0,0,0"/>
                      </v:shape>
                      <v:line id="Line 1163" o:spid="_x0000_s2146" style="position:absolute;visibility:visible;mso-wrap-style:square" from="11091,10332" to="11101,15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5hPMUAAADcAAAADwAAAGRycy9kb3ducmV2LnhtbESPQWuDQBCF74H+h2UKvSWrPYTEZiOl&#10;IPTQS1Vochvcqdq6s+quxv77bCDQ2wzvvW/eHNLFdGKm0bWWFcSbCARxZXXLtYKyyNY7EM4ja+ws&#10;k4I/cpAeH1YHTLS98CfNua9FgLBLUEHjfZ9I6aqGDLqN7YmD9m1Hgz6sYy31iJcAN518jqKtNNhy&#10;uNBgT28NVb/5ZAKl3O6z/dfQTj/xkJ/O/XAqPlCpp8fl9QWEp8X/m+/pdx3qxzHcngkTyOM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05hPMUAAADcAAAADwAAAAAAAAAA&#10;AAAAAAChAgAAZHJzL2Rvd25yZXYueG1sUEsFBgAAAAAEAAQA+QAAAJMDAAAAAA==&#10;">
                        <v:stroke startarrowwidth="narrow" startarrowlength="short" endarrowwidth="narrow" endarrowlength="short"/>
                      </v:line>
                      <v:line id="Line 1164" o:spid="_x0000_s2147" style="position:absolute;flip:y;visibility:visible;mso-wrap-style:square" from="12141,887" to="17701,5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nMqsMAAADcAAAADwAAAGRycy9kb3ducmV2LnhtbERPyWrDMBC9B/oPYgq5JXJsMMGJErJQ&#10;CL20WXzobbCmtok1MpZqu39fFQK5zeOts96OphE9da62rGAxj0AQF1bXXCq4Xd9mSxDOI2tsLJOC&#10;X3Kw3bxM1phpO/CZ+osvRQhhl6GCyvs2k9IVFRl0c9sSB+7bdgZ9gF0pdYdDCDeNjKMolQZrDg0V&#10;tnSoqLhffoyCfp+8Hz9ym37Ztpb57pon7rNRavo67lYgPI3+KX64TzrMX8Tw/0y4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pzKrDAAAA3AAAAA8AAAAAAAAAAAAA&#10;AAAAoQIAAGRycy9kb3ducmV2LnhtbFBLBQYAAAAABAAEAPkAAACRAwAAAAA=&#10;" strokeweight=".5pt">
                        <v:stroke startarrowwidth="narrow" startarrowlength="short" endarrowwidth="narrow" endarrowlength="short"/>
                      </v:line>
                      <v:line id="Line 1165" o:spid="_x0000_s2148" style="position:absolute;flip:x;visibility:visible;mso-wrap-style:square" from="6591,15177" to="11171,19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VpMcIAAADcAAAADwAAAGRycy9kb3ducmV2LnhtbERPTYvCMBC9C/6HMAveNNWCSDWKqyzI&#10;XtRqD96GZrYt20xKk63df28Ewds83uesNr2pRUetqywrmE4iEMS51RUXCq6Xr/EChPPIGmvLpOCf&#10;HGzWw8EKE23vfKYu9YUIIewSVFB63yRSurwkg25iG+LA/djWoA+wLaRu8R7CTS1nUTSXBisODSU2&#10;tCsp/03/jILuM/7eHzM7v9mmktn2ksXuVCs1+ui3SxCeev8Wv9wHHeZPY3g+Ey6Q6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uVpMcIAAADcAAAADwAAAAAAAAAAAAAA&#10;AAChAgAAZHJzL2Rvd25yZXYueG1sUEsFBgAAAAAEAAQA+QAAAJADAAAAAA==&#10;" strokeweight=".5pt">
                        <v:stroke startarrowwidth="narrow" startarrowlength="short" endarrowwidth="narrow" endarrowlength="short"/>
                      </v:line>
                      <v:line id="Line 1166" o:spid="_x0000_s2149" style="position:absolute;visibility:visible;mso-wrap-style:square" from="4011,14224" to="5891,15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IgQ8QAAADcAAAADwAAAGRycy9kb3ducmV2LnhtbERPS2vCQBC+F/wPywi9lLpJkWBT1yA+&#10;QHopTfXgbZqdJqHZ2bC7avz3bqHgbT6+58yLwXTiTM63lhWkkwQEcWV1y7WC/df2eQbCB2SNnWVS&#10;cCUPxWL0MMdc2wt/0rkMtYgh7HNU0ITQ51L6qiGDfmJ74sj9WGcwROhqqR1eYrjp5EuSZNJgy7Gh&#10;wZ5WDVW/5cko2Hxwtvez1+/jVdIhW7fZ9Mm9K/U4HpZvIAIN4S7+d+90nJ9O4e+ZeIF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IiBDxAAAANwAAAAPAAAAAAAAAAAA&#10;AAAAAKECAABkcnMvZG93bnJldi54bWxQSwUGAAAAAAQABAD5AAAAkgMAAAAA&#10;" strokeweight=".5pt">
                        <v:stroke startarrowwidth="narrow" startarrowlength="short" endarrow="open" endarrowwidth="narrow" endarrowlength="short"/>
                      </v:line>
                      <v:line id="Line 1167" o:spid="_x0000_s2150" style="position:absolute;visibility:visible;mso-wrap-style:square" from="7961,18198" to="9911,20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I+MEAAADcAAAADwAAAGRycy9kb3ducmV2LnhtbERP3WrCMBS+H/gO4QjezbSDiXRGEcc2&#10;YXgx3QMcm2NabU5KEm379osg7O58fL9nseptI27kQ+1YQT7NQBCXTtdsFPwePp7nIEJE1tg4JgUD&#10;BVgtR08LLLTr+Idu+2hECuFQoIIqxraQMpQVWQxT1xIn7uS8xZigN1J77FK4beRLls2kxZpTQ4Ut&#10;bSoqL/urVbDzn/Mhd/r7yFdev3+dzXDujFKTcb9+AxGpj//ih3ur0/z8Fe7PpAv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70j4wQAAANwAAAAPAAAAAAAAAAAAAAAA&#10;AKECAABkcnMvZG93bnJldi54bWxQSwUGAAAAAAQABAD5AAAAjwMAAAAA&#10;" strokeweight=".5pt">
                        <v:stroke startarrow="open" startarrowwidth="narrow" startarrowlength="short" endarrowwidth="narrow" endarrowlength="short"/>
                      </v:line>
                      <v:line id="Line 1168" o:spid="_x0000_s2151" style="position:absolute;flip:y;visibility:visible;mso-wrap-style:square" from="4491,11239" to="11161,17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LKqcMAAADcAAAADwAAAGRycy9kb3ducmV2LnhtbERPTWvCQBC9F/wPywi9NZs0EEp0FbUU&#10;ipdaYw7ehuyYBLOzIbuN8d93hUJv83ifs1xPphMjDa61rCCJYhDEldUt1wpOxcfLGwjnkTV2lknB&#10;nRysV7OnJeba3vibxqOvRQhhl6OCxvs+l9JVDRl0ke2JA3exg0Ef4FBLPeAthJtOvsZxJg22HBoa&#10;7GnXUHU9/hgF4zbdv3+VNjvbvpXlpihTd+iUep5PmwUIT5P/F/+5P3WYn2TweCZc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6SyqnDAAAA3AAAAA8AAAAAAAAAAAAA&#10;AAAAoQIAAGRycy9kb3ducmV2LnhtbFBLBQYAAAAABAAEAPkAAACRAwAAAAA=&#10;" strokeweight=".5pt">
                        <v:stroke startarrowwidth="narrow" startarrowlength="short" endarrowwidth="narrow" endarrowlength="short"/>
                      </v:line>
                      <v:line id="Line 1169" o:spid="_x0000_s2152" style="position:absolute;flip:y;visibility:visible;mso-wrap-style:square" from="12051,3473" to="19711,10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5vMsEAAADcAAAADwAAAGRycy9kb3ducmV2LnhtbERPTYvCMBC9C/6HMMLeNFVBl2oUdVkQ&#10;L7pqD96GZmyLzaQ02Vr/vREEb/N4nzNftqYUDdWusKxgOIhAEKdWF5wpOJ9++98gnEfWWFomBQ9y&#10;sFx0O3OMtb3zHzVHn4kQwi5GBbn3VSylS3My6Aa2Ig7c1dYGfYB1JnWN9xBuSjmKook0WHBoyLGi&#10;TU7p7fhvFDTr8e5nn9jJxVaFTFanZOwOpVJfvXY1A+Gp9R/x273VYf5wCq9nwgVy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3m8ywQAAANwAAAAPAAAAAAAAAAAAAAAA&#10;AKECAABkcnMvZG93bnJldi54bWxQSwUGAAAAAAQABAD5AAAAjwMAAAAA&#10;" strokeweight=".5pt">
                        <v:stroke startarrowwidth="narrow" startarrowlength="short" endarrowwidth="narrow" endarrowlength="short"/>
                      </v:line>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991" w:type="dxa"/>
            <w:vMerge/>
            <w:vAlign w:val="center"/>
          </w:tcPr>
          <w:p w:rsidR="00750935" w:rsidRPr="008228ED" w:rsidRDefault="00750935" w:rsidP="002C5B3D">
            <w:pPr>
              <w:widowControl w:val="0"/>
              <w:spacing w:after="60" w:line="276" w:lineRule="auto"/>
              <w:jc w:val="both"/>
              <w:rPr>
                <w:rFonts w:cs="Arial"/>
                <w:sz w:val="22"/>
                <w:szCs w:val="22"/>
              </w:rPr>
            </w:pPr>
          </w:p>
        </w:tc>
      </w:tr>
      <w:tr w:rsidR="00750935" w:rsidRPr="008228ED" w:rsidTr="00AA471B">
        <w:trPr>
          <w:trHeight w:val="1673"/>
          <w:jc w:val="center"/>
        </w:trPr>
        <w:tc>
          <w:tcPr>
            <w:tcW w:w="1214" w:type="dxa"/>
            <w:vMerge/>
            <w:vAlign w:val="center"/>
          </w:tcPr>
          <w:p w:rsidR="00750935" w:rsidRPr="008228ED" w:rsidRDefault="00750935" w:rsidP="002C5B3D">
            <w:pPr>
              <w:widowControl w:val="0"/>
              <w:spacing w:after="60" w:line="276" w:lineRule="auto"/>
              <w:jc w:val="both"/>
              <w:rPr>
                <w:rFonts w:cs="Arial"/>
                <w:noProof/>
                <w:sz w:val="22"/>
                <w:szCs w:val="22"/>
              </w:rPr>
            </w:pPr>
          </w:p>
        </w:tc>
        <w:tc>
          <w:tcPr>
            <w:tcW w:w="1134" w:type="dxa"/>
          </w:tcPr>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r w:rsidRPr="008228ED">
              <w:rPr>
                <w:rFonts w:cs="Arial"/>
                <w:sz w:val="22"/>
                <w:szCs w:val="22"/>
              </w:rPr>
              <w:t>E</w:t>
            </w:r>
          </w:p>
        </w:tc>
        <w:tc>
          <w:tcPr>
            <w:tcW w:w="3582" w:type="dxa"/>
          </w:tcPr>
          <w:p w:rsidR="00750935" w:rsidRPr="008228ED" w:rsidRDefault="00F83108" w:rsidP="002C5B3D">
            <w:pPr>
              <w:widowControl w:val="0"/>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69504" behindDoc="0" locked="0" layoutInCell="1" allowOverlap="1">
                      <wp:simplePos x="0" y="0"/>
                      <wp:positionH relativeFrom="column">
                        <wp:posOffset>273685</wp:posOffset>
                      </wp:positionH>
                      <wp:positionV relativeFrom="paragraph">
                        <wp:posOffset>130175</wp:posOffset>
                      </wp:positionV>
                      <wp:extent cx="1556385" cy="1721485"/>
                      <wp:effectExtent l="6985" t="6350" r="8255" b="5715"/>
                      <wp:wrapNone/>
                      <wp:docPr id="54" name="Group 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6385" cy="1721485"/>
                                <a:chOff x="2" y="-1"/>
                                <a:chExt cx="19996" cy="20002"/>
                              </a:xfrm>
                            </wpg:grpSpPr>
                            <wps:wsp>
                              <wps:cNvPr id="55" name="Freeform 1107"/>
                              <wps:cNvSpPr>
                                <a:spLocks/>
                              </wps:cNvSpPr>
                              <wps:spPr bwMode="auto">
                                <a:xfrm>
                                  <a:off x="9417" y="7355"/>
                                  <a:ext cx="3924" cy="3180"/>
                                </a:xfrm>
                                <a:custGeom>
                                  <a:avLst/>
                                  <a:gdLst>
                                    <a:gd name="T0" fmla="*/ 19958 w 20000"/>
                                    <a:gd name="T1" fmla="*/ 0 h 20000"/>
                                    <a:gd name="T2" fmla="*/ 0 w 20000"/>
                                    <a:gd name="T3" fmla="*/ 325 h 20000"/>
                                    <a:gd name="T4" fmla="*/ 8316 w 20000"/>
                                    <a:gd name="T5" fmla="*/ 19954 h 20000"/>
                                    <a:gd name="T6" fmla="*/ 19958 w 20000"/>
                                    <a:gd name="T7" fmla="*/ 19582 h 20000"/>
                                  </a:gdLst>
                                  <a:ahLst/>
                                  <a:cxnLst>
                                    <a:cxn ang="0">
                                      <a:pos x="T0" y="T1"/>
                                    </a:cxn>
                                    <a:cxn ang="0">
                                      <a:pos x="T2" y="T3"/>
                                    </a:cxn>
                                    <a:cxn ang="0">
                                      <a:pos x="T4" y="T5"/>
                                    </a:cxn>
                                    <a:cxn ang="0">
                                      <a:pos x="T6" y="T7"/>
                                    </a:cxn>
                                  </a:cxnLst>
                                  <a:rect l="0" t="0" r="r" b="b"/>
                                  <a:pathLst>
                                    <a:path w="20000" h="20000">
                                      <a:moveTo>
                                        <a:pt x="19958" y="0"/>
                                      </a:moveTo>
                                      <a:lnTo>
                                        <a:pt x="0" y="325"/>
                                      </a:lnTo>
                                      <a:lnTo>
                                        <a:pt x="8316" y="19954"/>
                                      </a:lnTo>
                                      <a:lnTo>
                                        <a:pt x="19958" y="19582"/>
                                      </a:lnTo>
                                    </a:path>
                                  </a:pathLst>
                                </a:custGeom>
                                <a:solidFill>
                                  <a:srgbClr val="DFDFD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6" name="Line 1108"/>
                              <wps:cNvCnPr/>
                              <wps:spPr bwMode="auto">
                                <a:xfrm>
                                  <a:off x="859" y="8646"/>
                                  <a:ext cx="8" cy="183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Rectangle 1109"/>
                              <wps:cNvSpPr>
                                <a:spLocks noChangeArrowheads="1"/>
                              </wps:cNvSpPr>
                              <wps:spPr bwMode="auto">
                                <a:xfrm>
                                  <a:off x="16727" y="811"/>
                                  <a:ext cx="1729" cy="2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wps:txbx>
                              <wps:bodyPr rot="0" vert="horz" wrap="square" lIns="12700" tIns="12700" rIns="12700" bIns="12700" anchor="t" anchorCtr="0" upright="1">
                                <a:noAutofit/>
                              </wps:bodyPr>
                            </wps:wsp>
                            <wps:wsp>
                              <wps:cNvPr id="58" name="Rectangle 1110"/>
                              <wps:cNvSpPr>
                                <a:spLocks noChangeArrowheads="1"/>
                              </wps:cNvSpPr>
                              <wps:spPr bwMode="auto">
                                <a:xfrm>
                                  <a:off x="14752" y="12306"/>
                                  <a:ext cx="1461" cy="2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r</w:t>
                                    </w:r>
                                    <w:proofErr w:type="gramEnd"/>
                                  </w:p>
                                </w:txbxContent>
                              </wps:txbx>
                              <wps:bodyPr rot="0" vert="horz" wrap="square" lIns="12700" tIns="12700" rIns="12700" bIns="12700" anchor="t" anchorCtr="0" upright="1">
                                <a:noAutofit/>
                              </wps:bodyPr>
                            </wps:wsp>
                            <wps:wsp>
                              <wps:cNvPr id="59" name="Rectangle 1111"/>
                              <wps:cNvSpPr>
                                <a:spLocks noChangeArrowheads="1"/>
                              </wps:cNvSpPr>
                              <wps:spPr bwMode="auto">
                                <a:xfrm>
                                  <a:off x="15584" y="16172"/>
                                  <a:ext cx="1730" cy="2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AA37A1" w:rsidRDefault="004E000A" w:rsidP="00750935">
                                    <w:pPr>
                                      <w:rPr>
                                        <w:rFonts w:cs="Arial"/>
                                        <w:spacing w:val="-4"/>
                                      </w:rPr>
                                    </w:pPr>
                                    <w:proofErr w:type="gramStart"/>
                                    <w:r w:rsidRPr="00AA37A1">
                                      <w:rPr>
                                        <w:rFonts w:cs="Arial"/>
                                        <w:spacing w:val="-4"/>
                                      </w:rPr>
                                      <w:t>t</w:t>
                                    </w:r>
                                    <w:r w:rsidRPr="00AA37A1">
                                      <w:rPr>
                                        <w:rFonts w:cs="Arial"/>
                                        <w:spacing w:val="-4"/>
                                        <w:vertAlign w:val="subscript"/>
                                      </w:rPr>
                                      <w:t>w</w:t>
                                    </w:r>
                                    <w:proofErr w:type="gramEnd"/>
                                  </w:p>
                                </w:txbxContent>
                              </wps:txbx>
                              <wps:bodyPr rot="0" vert="horz" wrap="square" lIns="12700" tIns="12700" rIns="12700" bIns="12700" anchor="t" anchorCtr="0" upright="1">
                                <a:noAutofit/>
                              </wps:bodyPr>
                            </wps:wsp>
                            <wps:wsp>
                              <wps:cNvPr id="60" name="Line 1112"/>
                              <wps:cNvCnPr/>
                              <wps:spPr bwMode="auto">
                                <a:xfrm>
                                  <a:off x="15185" y="-1"/>
                                  <a:ext cx="1533" cy="138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1" name="Group 1113"/>
                              <wpg:cNvGrpSpPr>
                                <a:grpSpLocks/>
                              </wpg:cNvGrpSpPr>
                              <wpg:grpSpPr bwMode="auto">
                                <a:xfrm>
                                  <a:off x="10192" y="4455"/>
                                  <a:ext cx="3222" cy="2944"/>
                                  <a:chOff x="0" y="0"/>
                                  <a:chExt cx="20000" cy="20000"/>
                                </a:xfrm>
                              </wpg:grpSpPr>
                              <wps:wsp>
                                <wps:cNvPr id="62" name="Freeform 1114"/>
                                <wps:cNvSpPr>
                                  <a:spLocks/>
                                </wps:cNvSpPr>
                                <wps:spPr bwMode="auto">
                                  <a:xfrm>
                                    <a:off x="0" y="0"/>
                                    <a:ext cx="20000" cy="20000"/>
                                  </a:xfrm>
                                  <a:custGeom>
                                    <a:avLst/>
                                    <a:gdLst>
                                      <a:gd name="T0" fmla="*/ 0 w 20000"/>
                                      <a:gd name="T1" fmla="*/ 19950 h 20000"/>
                                      <a:gd name="T2" fmla="*/ 19494 w 20000"/>
                                      <a:gd name="T3" fmla="*/ 19900 h 20000"/>
                                      <a:gd name="T4" fmla="*/ 19949 w 20000"/>
                                      <a:gd name="T5" fmla="*/ 0 h 20000"/>
                                      <a:gd name="T6" fmla="*/ 0 w 20000"/>
                                      <a:gd name="T7" fmla="*/ 19950 h 20000"/>
                                    </a:gdLst>
                                    <a:ahLst/>
                                    <a:cxnLst>
                                      <a:cxn ang="0">
                                        <a:pos x="T0" y="T1"/>
                                      </a:cxn>
                                      <a:cxn ang="0">
                                        <a:pos x="T2" y="T3"/>
                                      </a:cxn>
                                      <a:cxn ang="0">
                                        <a:pos x="T4" y="T5"/>
                                      </a:cxn>
                                      <a:cxn ang="0">
                                        <a:pos x="T6" y="T7"/>
                                      </a:cxn>
                                    </a:cxnLst>
                                    <a:rect l="0" t="0" r="r" b="b"/>
                                    <a:pathLst>
                                      <a:path w="20000" h="20000">
                                        <a:moveTo>
                                          <a:pt x="0" y="19950"/>
                                        </a:moveTo>
                                        <a:lnTo>
                                          <a:pt x="19494" y="19900"/>
                                        </a:lnTo>
                                        <a:lnTo>
                                          <a:pt x="19949" y="0"/>
                                        </a:lnTo>
                                        <a:lnTo>
                                          <a:pt x="0" y="1995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 name="Line 1115"/>
                                <wps:cNvCnPr/>
                                <wps:spPr bwMode="auto">
                                  <a:xfrm flipV="1">
                                    <a:off x="304" y="306"/>
                                    <a:ext cx="19696" cy="1969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4" name="Line 1116"/>
                              <wps:cNvCnPr/>
                              <wps:spPr bwMode="auto">
                                <a:xfrm>
                                  <a:off x="18407" y="2994"/>
                                  <a:ext cx="1591" cy="1469"/>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Freeform 1117"/>
                              <wps:cNvSpPr>
                                <a:spLocks/>
                              </wps:cNvSpPr>
                              <wps:spPr bwMode="auto">
                                <a:xfrm>
                                  <a:off x="13414" y="2758"/>
                                  <a:ext cx="3003" cy="473"/>
                                </a:xfrm>
                                <a:custGeom>
                                  <a:avLst/>
                                  <a:gdLst>
                                    <a:gd name="T0" fmla="*/ 0 w 20000"/>
                                    <a:gd name="T1" fmla="*/ 0 h 20000"/>
                                    <a:gd name="T2" fmla="*/ 0 w 20000"/>
                                    <a:gd name="T3" fmla="*/ 6250 h 20000"/>
                                    <a:gd name="T4" fmla="*/ 815 w 20000"/>
                                    <a:gd name="T5" fmla="*/ 13438 h 20000"/>
                                    <a:gd name="T6" fmla="*/ 1196 w 20000"/>
                                    <a:gd name="T7" fmla="*/ 13438 h 20000"/>
                                    <a:gd name="T8" fmla="*/ 1196 w 20000"/>
                                    <a:gd name="T9" fmla="*/ 19688 h 20000"/>
                                    <a:gd name="T10" fmla="*/ 11413 w 20000"/>
                                    <a:gd name="T11" fmla="*/ 19688 h 20000"/>
                                    <a:gd name="T12" fmla="*/ 11413 w 20000"/>
                                    <a:gd name="T13" fmla="*/ 13438 h 20000"/>
                                    <a:gd name="T14" fmla="*/ 12609 w 20000"/>
                                    <a:gd name="T15" fmla="*/ 13438 h 20000"/>
                                    <a:gd name="T16" fmla="*/ 12609 w 20000"/>
                                    <a:gd name="T17" fmla="*/ 6250 h 20000"/>
                                    <a:gd name="T18" fmla="*/ 19946 w 20000"/>
                                    <a:gd name="T19" fmla="*/ 625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0"/>
                                      </a:moveTo>
                                      <a:lnTo>
                                        <a:pt x="0" y="6250"/>
                                      </a:lnTo>
                                      <a:lnTo>
                                        <a:pt x="815" y="13438"/>
                                      </a:lnTo>
                                      <a:lnTo>
                                        <a:pt x="1196" y="13438"/>
                                      </a:lnTo>
                                      <a:lnTo>
                                        <a:pt x="1196" y="19688"/>
                                      </a:lnTo>
                                      <a:lnTo>
                                        <a:pt x="11413" y="19688"/>
                                      </a:lnTo>
                                      <a:lnTo>
                                        <a:pt x="11413" y="13438"/>
                                      </a:lnTo>
                                      <a:lnTo>
                                        <a:pt x="12609" y="13438"/>
                                      </a:lnTo>
                                      <a:lnTo>
                                        <a:pt x="12609" y="6250"/>
                                      </a:lnTo>
                                      <a:lnTo>
                                        <a:pt x="19946" y="625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6" name="Line 1118"/>
                              <wps:cNvCnPr/>
                              <wps:spPr bwMode="auto">
                                <a:xfrm flipV="1">
                                  <a:off x="13488" y="2448"/>
                                  <a:ext cx="5433" cy="491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1119"/>
                              <wps:cNvCnPr/>
                              <wps:spPr bwMode="auto">
                                <a:xfrm>
                                  <a:off x="13398" y="13538"/>
                                  <a:ext cx="4952" cy="4478"/>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1120"/>
                              <wps:cNvCnPr/>
                              <wps:spPr bwMode="auto">
                                <a:xfrm flipH="1">
                                  <a:off x="17118" y="15345"/>
                                  <a:ext cx="1379" cy="143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Line 1121"/>
                              <wps:cNvCnPr/>
                              <wps:spPr bwMode="auto">
                                <a:xfrm flipH="1">
                                  <a:off x="13985" y="18481"/>
                                  <a:ext cx="1550" cy="1520"/>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0" name="Group 1122"/>
                              <wpg:cNvGrpSpPr>
                                <a:grpSpLocks/>
                              </wpg:cNvGrpSpPr>
                              <wpg:grpSpPr bwMode="auto">
                                <a:xfrm>
                                  <a:off x="10192" y="13508"/>
                                  <a:ext cx="3222" cy="2959"/>
                                  <a:chOff x="0" y="0"/>
                                  <a:chExt cx="20000" cy="20000"/>
                                </a:xfrm>
                              </wpg:grpSpPr>
                              <wps:wsp>
                                <wps:cNvPr id="71" name="Freeform 1123"/>
                                <wps:cNvSpPr>
                                  <a:spLocks/>
                                </wps:cNvSpPr>
                                <wps:spPr bwMode="auto">
                                  <a:xfrm>
                                    <a:off x="0" y="101"/>
                                    <a:ext cx="20000" cy="19899"/>
                                  </a:xfrm>
                                  <a:custGeom>
                                    <a:avLst/>
                                    <a:gdLst>
                                      <a:gd name="T0" fmla="*/ 0 w 20000"/>
                                      <a:gd name="T1" fmla="*/ 0 h 20000"/>
                                      <a:gd name="T2" fmla="*/ 19494 w 20000"/>
                                      <a:gd name="T3" fmla="*/ 50 h 20000"/>
                                      <a:gd name="T4" fmla="*/ 19949 w 20000"/>
                                      <a:gd name="T5" fmla="*/ 19950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19494" y="50"/>
                                        </a:lnTo>
                                        <a:lnTo>
                                          <a:pt x="19949" y="19950"/>
                                        </a:lnTo>
                                        <a:lnTo>
                                          <a:pt x="0" y="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2" name="Line 1124"/>
                                <wps:cNvCnPr/>
                                <wps:spPr bwMode="auto">
                                  <a:xfrm>
                                    <a:off x="205" y="0"/>
                                    <a:ext cx="19795" cy="1970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3" name="Freeform 1125"/>
                              <wps:cNvSpPr>
                                <a:spLocks/>
                              </wps:cNvSpPr>
                              <wps:spPr bwMode="auto">
                                <a:xfrm>
                                  <a:off x="206" y="10476"/>
                                  <a:ext cx="13298" cy="3047"/>
                                </a:xfrm>
                                <a:custGeom>
                                  <a:avLst/>
                                  <a:gdLst>
                                    <a:gd name="T0" fmla="*/ 0 w 20000"/>
                                    <a:gd name="T1" fmla="*/ 0 h 20000"/>
                                    <a:gd name="T2" fmla="*/ 19988 w 20000"/>
                                    <a:gd name="T3" fmla="*/ 48 h 20000"/>
                                    <a:gd name="T4" fmla="*/ 19988 w 20000"/>
                                    <a:gd name="T5" fmla="*/ 19952 h 20000"/>
                                    <a:gd name="T6" fmla="*/ 98 w 20000"/>
                                    <a:gd name="T7" fmla="*/ 19952 h 20000"/>
                                  </a:gdLst>
                                  <a:ahLst/>
                                  <a:cxnLst>
                                    <a:cxn ang="0">
                                      <a:pos x="T0" y="T1"/>
                                    </a:cxn>
                                    <a:cxn ang="0">
                                      <a:pos x="T2" y="T3"/>
                                    </a:cxn>
                                    <a:cxn ang="0">
                                      <a:pos x="T4" y="T5"/>
                                    </a:cxn>
                                    <a:cxn ang="0">
                                      <a:pos x="T6" y="T7"/>
                                    </a:cxn>
                                  </a:cxnLst>
                                  <a:rect l="0" t="0" r="r" b="b"/>
                                  <a:pathLst>
                                    <a:path w="20000" h="20000">
                                      <a:moveTo>
                                        <a:pt x="0" y="0"/>
                                      </a:moveTo>
                                      <a:lnTo>
                                        <a:pt x="19988" y="48"/>
                                      </a:lnTo>
                                      <a:lnTo>
                                        <a:pt x="19988" y="19952"/>
                                      </a:lnTo>
                                      <a:lnTo>
                                        <a:pt x="98" y="19952"/>
                                      </a:lnTo>
                                    </a:path>
                                  </a:pathLst>
                                </a:custGeom>
                                <a:solidFill>
                                  <a:srgbClr val="FFFFF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 name="Line 1126"/>
                              <wps:cNvCnPr/>
                              <wps:spPr bwMode="auto">
                                <a:xfrm flipV="1">
                                  <a:off x="859" y="13479"/>
                                  <a:ext cx="8" cy="183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Rectangle 1127"/>
                              <wps:cNvSpPr>
                                <a:spLocks noChangeArrowheads="1"/>
                              </wps:cNvSpPr>
                              <wps:spPr bwMode="auto">
                                <a:xfrm>
                                  <a:off x="124" y="10638"/>
                                  <a:ext cx="2578" cy="25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s</w:t>
                                    </w:r>
                                  </w:p>
                                </w:txbxContent>
                              </wps:txbx>
                              <wps:bodyPr rot="0" vert="horz" wrap="square" lIns="12700" tIns="12700" rIns="12700" bIns="12700" anchor="t" anchorCtr="0" upright="1">
                                <a:noAutofit/>
                              </wps:bodyPr>
                            </wps:wsp>
                            <wpg:grpSp>
                              <wpg:cNvPr id="76" name="Group 1128"/>
                              <wpg:cNvGrpSpPr>
                                <a:grpSpLocks/>
                              </wpg:cNvGrpSpPr>
                              <wpg:grpSpPr bwMode="auto">
                                <a:xfrm>
                                  <a:off x="1903" y="7458"/>
                                  <a:ext cx="3222" cy="2944"/>
                                  <a:chOff x="0" y="0"/>
                                  <a:chExt cx="20000" cy="20000"/>
                                </a:xfrm>
                              </wpg:grpSpPr>
                              <wps:wsp>
                                <wps:cNvPr id="77" name="Freeform 1129"/>
                                <wps:cNvSpPr>
                                  <a:spLocks/>
                                </wps:cNvSpPr>
                                <wps:spPr bwMode="auto">
                                  <a:xfrm>
                                    <a:off x="0" y="0"/>
                                    <a:ext cx="20000" cy="20000"/>
                                  </a:xfrm>
                                  <a:custGeom>
                                    <a:avLst/>
                                    <a:gdLst>
                                      <a:gd name="T0" fmla="*/ 0 w 20000"/>
                                      <a:gd name="T1" fmla="*/ 19950 h 20000"/>
                                      <a:gd name="T2" fmla="*/ 19494 w 20000"/>
                                      <a:gd name="T3" fmla="*/ 19900 h 20000"/>
                                      <a:gd name="T4" fmla="*/ 19949 w 20000"/>
                                      <a:gd name="T5" fmla="*/ 0 h 20000"/>
                                      <a:gd name="T6" fmla="*/ 0 w 20000"/>
                                      <a:gd name="T7" fmla="*/ 19950 h 20000"/>
                                    </a:gdLst>
                                    <a:ahLst/>
                                    <a:cxnLst>
                                      <a:cxn ang="0">
                                        <a:pos x="T0" y="T1"/>
                                      </a:cxn>
                                      <a:cxn ang="0">
                                        <a:pos x="T2" y="T3"/>
                                      </a:cxn>
                                      <a:cxn ang="0">
                                        <a:pos x="T4" y="T5"/>
                                      </a:cxn>
                                      <a:cxn ang="0">
                                        <a:pos x="T6" y="T7"/>
                                      </a:cxn>
                                    </a:cxnLst>
                                    <a:rect l="0" t="0" r="r" b="b"/>
                                    <a:pathLst>
                                      <a:path w="20000" h="20000">
                                        <a:moveTo>
                                          <a:pt x="0" y="19950"/>
                                        </a:moveTo>
                                        <a:lnTo>
                                          <a:pt x="19494" y="19900"/>
                                        </a:lnTo>
                                        <a:lnTo>
                                          <a:pt x="19949" y="0"/>
                                        </a:lnTo>
                                        <a:lnTo>
                                          <a:pt x="0" y="1995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 name="Line 1130"/>
                                <wps:cNvCnPr/>
                                <wps:spPr bwMode="auto">
                                  <a:xfrm flipV="1">
                                    <a:off x="298" y="306"/>
                                    <a:ext cx="19702" cy="1969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9" name="Freeform 1131"/>
                              <wps:cNvSpPr>
                                <a:spLocks/>
                              </wps:cNvSpPr>
                              <wps:spPr bwMode="auto">
                                <a:xfrm>
                                  <a:off x="5223" y="7370"/>
                                  <a:ext cx="8207" cy="3091"/>
                                </a:xfrm>
                                <a:custGeom>
                                  <a:avLst/>
                                  <a:gdLst>
                                    <a:gd name="T0" fmla="*/ 19980 w 20000"/>
                                    <a:gd name="T1" fmla="*/ 0 h 20000"/>
                                    <a:gd name="T2" fmla="*/ 0 w 20000"/>
                                    <a:gd name="T3" fmla="*/ 382 h 20000"/>
                                    <a:gd name="T4" fmla="*/ 0 w 20000"/>
                                    <a:gd name="T5" fmla="*/ 19952 h 20000"/>
                                    <a:gd name="T6" fmla="*/ 19682 w 20000"/>
                                    <a:gd name="T7" fmla="*/ 19952 h 20000"/>
                                  </a:gdLst>
                                  <a:ahLst/>
                                  <a:cxnLst>
                                    <a:cxn ang="0">
                                      <a:pos x="T0" y="T1"/>
                                    </a:cxn>
                                    <a:cxn ang="0">
                                      <a:pos x="T2" y="T3"/>
                                    </a:cxn>
                                    <a:cxn ang="0">
                                      <a:pos x="T4" y="T5"/>
                                    </a:cxn>
                                    <a:cxn ang="0">
                                      <a:pos x="T6" y="T7"/>
                                    </a:cxn>
                                  </a:cxnLst>
                                  <a:rect l="0" t="0" r="r" b="b"/>
                                  <a:pathLst>
                                    <a:path w="20000" h="20000">
                                      <a:moveTo>
                                        <a:pt x="19980" y="0"/>
                                      </a:moveTo>
                                      <a:lnTo>
                                        <a:pt x="0" y="382"/>
                                      </a:lnTo>
                                      <a:lnTo>
                                        <a:pt x="0" y="19952"/>
                                      </a:lnTo>
                                      <a:lnTo>
                                        <a:pt x="19682" y="19952"/>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 name="Freeform 1132"/>
                              <wps:cNvSpPr>
                                <a:spLocks/>
                              </wps:cNvSpPr>
                              <wps:spPr bwMode="auto">
                                <a:xfrm>
                                  <a:off x="2" y="10417"/>
                                  <a:ext cx="334" cy="2981"/>
                                </a:xfrm>
                                <a:custGeom>
                                  <a:avLst/>
                                  <a:gdLst>
                                    <a:gd name="T0" fmla="*/ 19512 w 20000"/>
                                    <a:gd name="T1" fmla="*/ 19950 h 20000"/>
                                    <a:gd name="T2" fmla="*/ 13171 w 20000"/>
                                    <a:gd name="T3" fmla="*/ 19950 h 20000"/>
                                    <a:gd name="T4" fmla="*/ 6341 w 20000"/>
                                    <a:gd name="T5" fmla="*/ 19158 h 20000"/>
                                    <a:gd name="T6" fmla="*/ 6341 w 20000"/>
                                    <a:gd name="T7" fmla="*/ 18762 h 20000"/>
                                    <a:gd name="T8" fmla="*/ 0 w 20000"/>
                                    <a:gd name="T9" fmla="*/ 18762 h 20000"/>
                                    <a:gd name="T10" fmla="*/ 0 w 20000"/>
                                    <a:gd name="T11" fmla="*/ 8515 h 20000"/>
                                    <a:gd name="T12" fmla="*/ 6341 w 20000"/>
                                    <a:gd name="T13" fmla="*/ 8515 h 20000"/>
                                    <a:gd name="T14" fmla="*/ 6341 w 20000"/>
                                    <a:gd name="T15" fmla="*/ 7327 h 20000"/>
                                    <a:gd name="T16" fmla="*/ 13171 w 20000"/>
                                    <a:gd name="T17" fmla="*/ 7327 h 20000"/>
                                    <a:gd name="T18" fmla="*/ 13171 w 20000"/>
                                    <a:gd name="T19"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512" y="19950"/>
                                      </a:moveTo>
                                      <a:lnTo>
                                        <a:pt x="13171" y="19950"/>
                                      </a:lnTo>
                                      <a:lnTo>
                                        <a:pt x="6341" y="19158"/>
                                      </a:lnTo>
                                      <a:lnTo>
                                        <a:pt x="6341" y="18762"/>
                                      </a:lnTo>
                                      <a:lnTo>
                                        <a:pt x="0" y="18762"/>
                                      </a:lnTo>
                                      <a:lnTo>
                                        <a:pt x="0" y="8515"/>
                                      </a:lnTo>
                                      <a:lnTo>
                                        <a:pt x="6341" y="8515"/>
                                      </a:lnTo>
                                      <a:lnTo>
                                        <a:pt x="6341" y="7327"/>
                                      </a:lnTo>
                                      <a:lnTo>
                                        <a:pt x="13171" y="7327"/>
                                      </a:lnTo>
                                      <a:lnTo>
                                        <a:pt x="13171" y="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 name="Line 1133"/>
                              <wps:cNvCnPr/>
                              <wps:spPr bwMode="auto">
                                <a:xfrm>
                                  <a:off x="8544" y="7429"/>
                                  <a:ext cx="8" cy="3106"/>
                                </a:xfrm>
                                <a:prstGeom prst="line">
                                  <a:avLst/>
                                </a:prstGeom>
                                <a:noFill/>
                                <a:ln w="9525">
                                  <a:solidFill>
                                    <a:srgbClr val="000000"/>
                                  </a:solidFill>
                                  <a:prstDash val="sys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134"/>
                              <wps:cNvCnPr/>
                              <wps:spPr bwMode="auto">
                                <a:xfrm>
                                  <a:off x="9033" y="7429"/>
                                  <a:ext cx="8" cy="3106"/>
                                </a:xfrm>
                                <a:prstGeom prst="line">
                                  <a:avLst/>
                                </a:prstGeom>
                                <a:noFill/>
                                <a:ln w="9525">
                                  <a:solidFill>
                                    <a:srgbClr val="000000"/>
                                  </a:solidFill>
                                  <a:prstDash val="sys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 name="Arc 1135"/>
                              <wps:cNvSpPr>
                                <a:spLocks/>
                              </wps:cNvSpPr>
                              <wps:spPr bwMode="auto">
                                <a:xfrm flipV="1">
                                  <a:off x="15568" y="15618"/>
                                  <a:ext cx="881" cy="96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prstDash val="sysDash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4" name="Freeform 1136"/>
                              <wps:cNvSpPr>
                                <a:spLocks/>
                              </wps:cNvSpPr>
                              <wps:spPr bwMode="auto">
                                <a:xfrm>
                                  <a:off x="13488" y="2943"/>
                                  <a:ext cx="2088" cy="13671"/>
                                </a:xfrm>
                                <a:custGeom>
                                  <a:avLst/>
                                  <a:gdLst>
                                    <a:gd name="T0" fmla="*/ 0 w 20000"/>
                                    <a:gd name="T1" fmla="*/ 0 h 20000"/>
                                    <a:gd name="T2" fmla="*/ 0 w 20000"/>
                                    <a:gd name="T3" fmla="*/ 19914 h 20000"/>
                                    <a:gd name="T4" fmla="*/ 19922 w 20000"/>
                                    <a:gd name="T5" fmla="*/ 19989 h 20000"/>
                                  </a:gdLst>
                                  <a:ahLst/>
                                  <a:cxnLst>
                                    <a:cxn ang="0">
                                      <a:pos x="T0" y="T1"/>
                                    </a:cxn>
                                    <a:cxn ang="0">
                                      <a:pos x="T2" y="T3"/>
                                    </a:cxn>
                                    <a:cxn ang="0">
                                      <a:pos x="T4" y="T5"/>
                                    </a:cxn>
                                  </a:cxnLst>
                                  <a:rect l="0" t="0" r="r" b="b"/>
                                  <a:pathLst>
                                    <a:path w="20000" h="20000">
                                      <a:moveTo>
                                        <a:pt x="0" y="0"/>
                                      </a:moveTo>
                                      <a:lnTo>
                                        <a:pt x="0" y="19914"/>
                                      </a:lnTo>
                                      <a:lnTo>
                                        <a:pt x="19922" y="19989"/>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 name="Line 1137"/>
                              <wps:cNvCnPr/>
                              <wps:spPr bwMode="auto">
                                <a:xfrm flipV="1">
                                  <a:off x="16433" y="2840"/>
                                  <a:ext cx="8" cy="1310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 name="Line 1138"/>
                              <wps:cNvCnPr/>
                              <wps:spPr bwMode="auto">
                                <a:xfrm flipV="1">
                                  <a:off x="13488" y="847"/>
                                  <a:ext cx="3899" cy="352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1139"/>
                              <wps:cNvSpPr>
                                <a:spLocks noChangeArrowheads="1"/>
                              </wps:cNvSpPr>
                              <wps:spPr bwMode="auto">
                                <a:xfrm>
                                  <a:off x="8527" y="1910"/>
                                  <a:ext cx="4112" cy="26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AA37A1" w:rsidRDefault="004E000A" w:rsidP="00750935">
                                    <w:pPr>
                                      <w:rPr>
                                        <w:rFonts w:cs="Arial"/>
                                        <w:spacing w:val="-4"/>
                                        <w:sz w:val="22"/>
                                      </w:rPr>
                                    </w:pPr>
                                    <w:r w:rsidRPr="00AA37A1">
                                      <w:rPr>
                                        <w:rFonts w:cs="Arial"/>
                                        <w:spacing w:val="-4"/>
                                        <w:sz w:val="22"/>
                                      </w:rPr>
                                      <w:t>0,5t</w:t>
                                    </w:r>
                                    <w:r w:rsidRPr="00AA37A1">
                                      <w:rPr>
                                        <w:rFonts w:cs="Arial"/>
                                        <w:spacing w:val="-4"/>
                                        <w:sz w:val="22"/>
                                        <w:vertAlign w:val="subscript"/>
                                      </w:rPr>
                                      <w:t>m</w:t>
                                    </w:r>
                                  </w:p>
                                </w:txbxContent>
                              </wps:txbx>
                              <wps:bodyPr rot="0" vert="horz" wrap="square" lIns="12700" tIns="12700" rIns="12700" bIns="12700" anchor="t" anchorCtr="0" upright="1">
                                <a:noAutofit/>
                              </wps:bodyPr>
                            </wps:wsp>
                            <wps:wsp>
                              <wps:cNvPr id="88" name="Line 1140"/>
                              <wps:cNvCnPr/>
                              <wps:spPr bwMode="auto">
                                <a:xfrm>
                                  <a:off x="6986" y="2928"/>
                                  <a:ext cx="1533" cy="1387"/>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1141"/>
                              <wps:cNvCnPr/>
                              <wps:spPr bwMode="auto">
                                <a:xfrm>
                                  <a:off x="10208" y="5931"/>
                                  <a:ext cx="1591" cy="146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1142"/>
                              <wps:cNvCnPr/>
                              <wps:spPr bwMode="auto">
                                <a:xfrm flipV="1">
                                  <a:off x="5289" y="5385"/>
                                  <a:ext cx="5433" cy="4914"/>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Line 1143"/>
                              <wps:cNvCnPr/>
                              <wps:spPr bwMode="auto">
                                <a:xfrm flipV="1">
                                  <a:off x="5289" y="3777"/>
                                  <a:ext cx="3899" cy="3526"/>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1144"/>
                              <wps:cNvCnPr/>
                              <wps:spPr bwMode="auto">
                                <a:xfrm>
                                  <a:off x="13463" y="16585"/>
                                  <a:ext cx="3288" cy="2973"/>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Freeform 1145"/>
                              <wps:cNvSpPr>
                                <a:spLocks/>
                              </wps:cNvSpPr>
                              <wps:spPr bwMode="auto">
                                <a:xfrm>
                                  <a:off x="14100" y="14615"/>
                                  <a:ext cx="2088" cy="1726"/>
                                </a:xfrm>
                                <a:custGeom>
                                  <a:avLst/>
                                  <a:gdLst>
                                    <a:gd name="T0" fmla="*/ 18125 w 20000"/>
                                    <a:gd name="T1" fmla="*/ 19915 h 20000"/>
                                    <a:gd name="T2" fmla="*/ 0 w 20000"/>
                                    <a:gd name="T3" fmla="*/ 0 h 20000"/>
                                    <a:gd name="T4" fmla="*/ 19922 w 20000"/>
                                    <a:gd name="T5" fmla="*/ 0 h 20000"/>
                                  </a:gdLst>
                                  <a:ahLst/>
                                  <a:cxnLst>
                                    <a:cxn ang="0">
                                      <a:pos x="T0" y="T1"/>
                                    </a:cxn>
                                    <a:cxn ang="0">
                                      <a:pos x="T2" y="T3"/>
                                    </a:cxn>
                                    <a:cxn ang="0">
                                      <a:pos x="T4" y="T5"/>
                                    </a:cxn>
                                  </a:cxnLst>
                                  <a:rect l="0" t="0" r="r" b="b"/>
                                  <a:pathLst>
                                    <a:path w="20000" h="20000">
                                      <a:moveTo>
                                        <a:pt x="18125" y="19915"/>
                                      </a:moveTo>
                                      <a:lnTo>
                                        <a:pt x="0" y="0"/>
                                      </a:lnTo>
                                      <a:lnTo>
                                        <a:pt x="19922" y="0"/>
                                      </a:lnTo>
                                    </a:path>
                                  </a:pathLst>
                                </a:custGeom>
                                <a:noFill/>
                                <a:ln w="6350" cap="flat">
                                  <a:solidFill>
                                    <a:srgbClr val="000000"/>
                                  </a:solidFill>
                                  <a:prstDash val="solid"/>
                                  <a:round/>
                                  <a:headEnd type="arrow"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06" o:spid="_x0000_s2153" style="position:absolute;left:0;text-align:left;margin-left:21.55pt;margin-top:10.25pt;width:122.55pt;height:135.55pt;z-index:251669504" coordorigin="2,-1" coordsize="19996,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">
                      <v:shape id="Freeform 1107" o:spid="_x0000_s2154" style="position:absolute;left:9417;top:7355;width:3924;height:318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5YNcMA&#10;AADbAAAADwAAAGRycy9kb3ducmV2LnhtbESPQWsCMRSE7wX/Q3iCl1KztVjKahQRih5KS1U8PzbP&#10;3dV9L0sSdf33jSD0OMzMN8x03nGjLuRD7cTA6zADRVI4W0tpYLf9fPkAFSKKxcYJGbhRgPms9zTF&#10;3Lqr/NJlE0uVIBJyNFDF2OZah6IixjB0LUnyDs4zxiR9qa3Ha4Jzo0dZ9q4Za0kLFba0rKg4bc5s&#10;gM/++/h286v98Wv1zCPHP6cDGzPod4sJqEhd/A8/2mtrYDyG+5f0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5YNcMAAADbAAAADwAAAAAAAAAAAAAAAACYAgAAZHJzL2Rv&#10;d25yZXYueG1sUEsFBgAAAAAEAAQA9QAAAIgDAAAAAA==&#10;" path="m19958,l,325,8316,19954r11642,-372e" fillcolor="#dfdfdf">
                        <v:stroke startarrowwidth="narrow" startarrowlength="short" endarrowwidth="narrow" endarrowlength="short"/>
                        <v:path arrowok="t" o:connecttype="custom" o:connectlocs="3916,0;0,52;1632,3173;3916,3114" o:connectangles="0,0,0,0"/>
                      </v:shape>
                      <v:line id="Line 1108" o:spid="_x0000_s2155" style="position:absolute;visibility:visible;mso-wrap-style:square" from="859,8646" to="867,10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9ffsUAAADbAAAADwAAAGRycy9kb3ducmV2LnhtbESPT2sCMRTE70K/Q3gFL1KzFQ12NUpp&#10;FaSX4p8eentuXneXbl6WJOr67U1B6HGYmd8w82VnG3EmH2rHGp6HGQjiwpmaSw2H/fppCiJEZION&#10;Y9JwpQDLxUNvjrlxF97SeRdLkSAcctRQxdjmUoaiIoth6Fri5P04bzEm6UtpPF4S3DZylGVKWqw5&#10;LVTY0ltFxe/uZDWsPlkdwvTl+H2V9KXeazUe+A+t+4/d6wxEpC7+h+/tjdEwUfD3Jf0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9ffsUAAADbAAAADwAAAAAAAAAA&#10;AAAAAAChAgAAZHJzL2Rvd25yZXYueG1sUEsFBgAAAAAEAAQA+QAAAJMDAAAAAA==&#10;" strokeweight=".5pt">
                        <v:stroke startarrowwidth="narrow" startarrowlength="short" endarrow="open" endarrowwidth="narrow" endarrowlength="short"/>
                      </v:line>
                      <v:rect id="Rectangle 1109" o:spid="_x0000_s2156" style="position:absolute;left:16727;top:811;width:1729;height:2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zIosMA&#10;AADbAAAADwAAAGRycy9kb3ducmV2LnhtbESPQWsCMRSE7wX/Q3gFbzVbqbasRhGl4kVE66W3x+a5&#10;Wdz3smyibv99Iwgeh5n5hpnOO67VldpQeTHwPshAkRTeVlIaOP58v32BChHFYu2FDPxRgPms9zLF&#10;3Pqb7Ol6iKVKEAk5GnAxNrnWoXDEGAa+IUneybeMMcm21LbFW4JzrYdZNtaMlaQFhw0tHRXnw4UN&#10;bDpeWLfefWx/62NYhT2PL2c2pv/aLSagInXxGX60N9bA6BPuX9IP0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zIosMAAADbAAAADwAAAAAAAAAAAAAAAACYAgAAZHJzL2Rv&#10;d25yZXYueG1sUEsFBgAAAAAEAAQA9QAAAIgDAAAAAA==&#10;" filled="f" stroked="f" strokeweight=".5pt">
                        <v:textbox inset="1pt,1pt,1pt,1pt">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v:textbox>
                      </v:rect>
                      <v:rect id="Rectangle 1110" o:spid="_x0000_s2157" style="position:absolute;left:14752;top:12306;width:1461;height:2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Nc0MEA&#10;AADbAAAADwAAAGRycy9kb3ducmV2LnhtbERPTWvCQBC9C/0PyxS86cbShhJdRVpacikl1ou3ITtm&#10;g5nZkF1N/PfdQ6HHx/ve7Cbu1I2G0HoxsFpmoEhqb1tpDBx/PhavoEJEsdh5IQN3CrDbPsw2WFg/&#10;SkW3Q2xUCpFQoAEXY19oHWpHjGHpe5LEnf3AGBMcGm0HHFM4d/opy3LN2EpqcNjTm6P6criygXLi&#10;vXWf389fp+4Y3kPF+fXCxswfp/0aVKQp/ov/3KU18JLGpi/pB+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zXNDBAAAA2wAAAA8AAAAAAAAAAAAAAAAAmAIAAGRycy9kb3du&#10;cmV2LnhtbFBLBQYAAAAABAAEAPUAAACGAwAAAAA=&#10;" filled="f" stroked="f" strokeweight=".5pt">
                        <v:textbox inset="1pt,1pt,1pt,1pt">
                          <w:txbxContent>
                            <w:p w:rsidR="004E000A" w:rsidRPr="000458C4" w:rsidRDefault="004E000A" w:rsidP="00750935">
                              <w:pPr>
                                <w:rPr>
                                  <w:rFonts w:cs="Arial"/>
                                </w:rPr>
                              </w:pPr>
                              <w:proofErr w:type="gramStart"/>
                              <w:r w:rsidRPr="000458C4">
                                <w:rPr>
                                  <w:rFonts w:cs="Arial"/>
                                </w:rPr>
                                <w:t>r</w:t>
                              </w:r>
                              <w:proofErr w:type="gramEnd"/>
                            </w:p>
                          </w:txbxContent>
                        </v:textbox>
                      </v:rect>
                      <v:rect id="Rectangle 1111" o:spid="_x0000_s2158" style="position:absolute;left:15584;top:16172;width:1730;height:2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5S8MA&#10;AADbAAAADwAAAGRycy9kb3ducmV2LnhtbESPQWsCMRSE7wX/Q3gFbzVbqdKuRhGl4kVE66W3x+a5&#10;Wdz3smyibv99Iwgeh5n5hpnOO67VldpQeTHwPshAkRTeVlIaOP58v32CChHFYu2FDPxRgPms9zLF&#10;3Pqb7Ol6iKVKEAk5GnAxNrnWoXDEGAa+IUneybeMMcm21LbFW4JzrYdZNtaMlaQFhw0tHRXnw4UN&#10;bDpeWLfefWx/62NYhT2PL2c2pv/aLSagInXxGX60N9bA6AvuX9IP0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5S8MAAADbAAAADwAAAAAAAAAAAAAAAACYAgAAZHJzL2Rv&#10;d25yZXYueG1sUEsFBgAAAAAEAAQA9QAAAIgDAAAAAA==&#10;" filled="f" stroked="f" strokeweight=".5pt">
                        <v:textbox inset="1pt,1pt,1pt,1pt">
                          <w:txbxContent>
                            <w:p w:rsidR="004E000A" w:rsidRPr="00AA37A1" w:rsidRDefault="004E000A" w:rsidP="00750935">
                              <w:pPr>
                                <w:rPr>
                                  <w:rFonts w:cs="Arial"/>
                                  <w:spacing w:val="-4"/>
                                </w:rPr>
                              </w:pPr>
                              <w:proofErr w:type="gramStart"/>
                              <w:r w:rsidRPr="00AA37A1">
                                <w:rPr>
                                  <w:rFonts w:cs="Arial"/>
                                  <w:spacing w:val="-4"/>
                                </w:rPr>
                                <w:t>t</w:t>
                              </w:r>
                              <w:r w:rsidRPr="00AA37A1">
                                <w:rPr>
                                  <w:rFonts w:cs="Arial"/>
                                  <w:spacing w:val="-4"/>
                                  <w:vertAlign w:val="subscript"/>
                                </w:rPr>
                                <w:t>w</w:t>
                              </w:r>
                              <w:proofErr w:type="gramEnd"/>
                            </w:p>
                          </w:txbxContent>
                        </v:textbox>
                      </v:rect>
                      <v:line id="Line 1112" o:spid="_x0000_s2159" style="position:absolute;visibility:visible;mso-wrap-style:square" from="15185,-1" to="16718,1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aoLMIAAADbAAAADwAAAGRycy9kb3ducmV2LnhtbERPTWvCMBi+D/wP4R14GZpORtBqWmQ6&#10;GLvI/Djs9q55bcuaNyXJtP775SDs+PB8r8rBduJCPrSONTxPMxDElTMt1xqOh7fJHESIyAY7x6Th&#10;RgHKYvSwwty4K3/SZR9rkUI45KihibHPpQxVQxbD1PXEiTs7bzEm6GtpPF5TuO3kLMuUtNhyamiw&#10;p9eGqp/9r9Ww3bE6hvni++sm6aQ2rXp58h9ajx+H9RJEpCH+i+/ud6NBpfXpS/oBsv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7aoLMIAAADbAAAADwAAAAAAAAAAAAAA&#10;AAChAgAAZHJzL2Rvd25yZXYueG1sUEsFBgAAAAAEAAQA+QAAAJADAAAAAA==&#10;" strokeweight=".5pt">
                        <v:stroke startarrowwidth="narrow" startarrowlength="short" endarrow="open" endarrowwidth="narrow" endarrowlength="short"/>
                      </v:line>
                      <v:group id="Group 1113" o:spid="_x0000_s2160" style="position:absolute;left:10192;top:4455;width:3222;height:2944"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 id="Freeform 1114" o:spid="_x0000_s2161" style="position:absolute;width:20000;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eUOsMA&#10;AADbAAAADwAAAGRycy9kb3ducmV2LnhtbESP3YrCMBSE7xd8h3AE79a0BWWpxuIPgggi6y7o5aE5&#10;tsXmpDSx1rc3wsJeDjPzDTPPelOLjlpXWVYQjyMQxLnVFRcKfn+2n18gnEfWWFsmBU9ykC0GH3NM&#10;tX3wN3UnX4gAYZeigtL7JpXS5SUZdGPbEAfvaluDPsi2kLrFR4CbWiZRNJUGKw4LJTa0Lim/ne5G&#10;Qb+Z1HF82OM26s7Hy6o4uM3OKzUa9ssZCE+9/w//tXdawTSB95fw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eUOsMAAADbAAAADwAAAAAAAAAAAAAAAACYAgAAZHJzL2Rv&#10;d25yZXYueG1sUEsFBgAAAAAEAAQA9QAAAIgDAAAAAA==&#10;" path="m,19950r19494,-50l19949,,,19950xe" fillcolor="#dfdfdf" stroked="f">
                          <v:stroke startarrowwidth="narrow" startarrowlength="short" endarrowwidth="narrow" endarrowlength="short"/>
                          <v:path arrowok="t" o:connecttype="custom" o:connectlocs="0,19950;19494,19900;19949,0;0,19950" o:connectangles="0,0,0,0"/>
                        </v:shape>
                        <v:line id="Line 1115" o:spid="_x0000_s2162" style="position:absolute;flip:y;visibility:visible;mso-wrap-style:square" from="304,306"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tMNMQAAADbAAAADwAAAGRycy9kb3ducmV2LnhtbESP3WoCMRSE7wu+QzhC72pWBamrUUQo&#10;VEpp/QFvD5vjZnFzsibR3b59IwheDjPzDTNfdrYWN/KhcqxgOMhAEBdOV1wqOOw/3t5BhIissXZM&#10;Cv4owHLRe5ljrl3LW7rtYikShEOOCkyMTS5lKAxZDAPXECfv5LzFmKQvpfbYJrit5SjLJtJixWnB&#10;YENrQ8V5d7UKRj/ZuJwW3/73FL4Ol3Vr9sdNp9Rrv1vNQETq4jP8aH9qBZMx3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G0w0xAAAANsAAAAPAAAAAAAAAAAA&#10;AAAAAKECAABkcnMvZG93bnJldi54bWxQSwUGAAAAAAQABAD5AAAAkgMAAAAA&#10;">
                          <v:stroke startarrowwidth="narrow" startarrowlength="short" endarrowwidth="narrow" endarrowlength="short"/>
                        </v:line>
                      </v:group>
                      <v:line id="Line 1116" o:spid="_x0000_s2163" style="position:absolute;visibility:visible;mso-wrap-style:square" from="18407,2994" to="19998,4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2qjcMAAADbAAAADwAAAGRycy9kb3ducmV2LnhtbESP0WoCMRRE3wv+Q7iCbzWriMhqFFFs&#10;C8WH2n7AdXPNrm5uliS6u3/fFIQ+DjNzhlltOluLB/lQOVYwGWcgiAunKzYKfr4PrwsQISJrrB2T&#10;gp4CbNaDlxXm2rX8RY9TNCJBOOSooIyxyaUMRUkWw9g1xMm7OG8xJumN1B7bBLe1nGbZXFqsOC2U&#10;2NCupOJ2ulsFR/+26CdOf575ztv9+9X019YoNRp22yWISF38Dz/bH1rBfAZ/X9IP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Etqo3DAAAA2wAAAA8AAAAAAAAAAAAA&#10;AAAAoQIAAGRycy9kb3ducmV2LnhtbFBLBQYAAAAABAAEAPkAAACRAwAAAAA=&#10;" strokeweight=".5pt">
                        <v:stroke startarrow="open" startarrowwidth="narrow" startarrowlength="short" endarrowwidth="narrow" endarrowlength="short"/>
                      </v:line>
                      <v:shape id="Freeform 1117" o:spid="_x0000_s2164" style="position:absolute;left:13414;top:2758;width:3003;height:473;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TRv74A&#10;AADbAAAADwAAAGRycy9kb3ducmV2LnhtbESPzQrCMBCE74LvEFbwpqmCItUoIgj+Xaw+wNqsbbHZ&#10;lCbW+vZGEDwOM/MNs1i1phQN1a6wrGA0jEAQp1YXnCm4XraDGQjnkTWWlknBmxyslt3OAmNtX3ym&#10;JvGZCBB2MSrIva9iKV2ak0E3tBVx8O62NuiDrDOpa3wFuCnlOIqm0mDBYSHHijY5pY/kaRTcszfb&#10;S1Otb0l7s3u3S4+H5KRUv9eu5yA8tf4f/rV3WsF0At8v4QfI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w00b++AAAA2wAAAA8AAAAAAAAAAAAAAAAAmAIAAGRycy9kb3ducmV2&#10;LnhtbFBLBQYAAAAABAAEAPUAAACDAwAAAAA=&#10;" path="m,l,6250r815,7188l1196,13438r,6250l11413,19688r,-6250l12609,13438r,-7188l19946,6250e" strokeweight=".5pt">
                        <v:stroke startarrowwidth="narrow" startarrowlength="short" endarrowwidth="narrow" endarrowlength="short"/>
                        <v:path arrowok="t" o:connecttype="custom" o:connectlocs="0,0;0,148;122,318;180,318;180,466;1714,466;1714,318;1893,318;1893,148;2995,148" o:connectangles="0,0,0,0,0,0,0,0,0,0"/>
                      </v:shape>
                      <v:line id="Line 1118" o:spid="_x0000_s2165" style="position:absolute;flip:y;visibility:visible;mso-wrap-style:square" from="13488,2448" to="18921,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oOpMIAAADbAAAADwAAAGRycy9kb3ducmV2LnhtbESPQYvCMBSE7wv+h/AEb2vqCmWpRlEX&#10;Qbzoqj14ezTPtti8lCbW+u+NIHgcZuYbZjrvTCVaalxpWcFoGIEgzqwuOVdwOq6/f0E4j6yxskwK&#10;HuRgPut9TTHR9s7/1B58LgKEXYIKCu/rREqXFWTQDW1NHLyLbQz6IJtc6gbvAW4q+RNFsTRYclgo&#10;sKZVQdn1cDMK2uV4+7dLbXy2dSnTxTEdu32l1KDfLSYgPHX+E363N1pBHMPrS/gB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koOpMIAAADbAAAADwAAAAAAAAAAAAAA&#10;AAChAgAAZHJzL2Rvd25yZXYueG1sUEsFBgAAAAAEAAQA+QAAAJADAAAAAA==&#10;" strokeweight=".5pt">
                        <v:stroke startarrowwidth="narrow" startarrowlength="short" endarrowwidth="narrow" endarrowlength="short"/>
                      </v:line>
                      <v:line id="Line 1119" o:spid="_x0000_s2166" style="position:absolute;visibility:visible;mso-wrap-style:square" from="13398,13538" to="18350,1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muy8UAAADbAAAADwAAAGRycy9kb3ducmV2LnhtbESPT2vCQBTE74LfYXlCL2I27SGW1FUk&#10;IBTai39K6+2Rfc0Gs29jdtX47V1B8DjMzG+Y2aK3jThT52vHCl6TFARx6XTNlYLddjV5B+EDssbG&#10;MSm4kofFfDiYYa7dhdd03oRKRAj7HBWYENpcSl8asugT1xJH7991FkOUXSV1h5cIt418S9NMWqw5&#10;LhhsqTBUHjYnq6A8ma/jmMc/+1pmv9+y6NPib63Uy6hffoAI1Idn+NH+1AqyKdy/xB8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muy8UAAADbAAAADwAAAAAAAAAA&#10;AAAAAAChAgAAZHJzL2Rvd25yZXYueG1sUEsFBgAAAAAEAAQA+QAAAJMDAAAAAA==&#10;" strokeweight=".5pt">
                        <v:stroke startarrowwidth="narrow" startarrowlength="short" endarrowwidth="narrow" endarrowlength="short"/>
                      </v:line>
                      <v:line id="Line 1120" o:spid="_x0000_s2167" style="position:absolute;flip:x;visibility:visible;mso-wrap-style:square" from="17118,15345" to="18497,1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4GKb4AAADbAAAADwAAAGRycy9kb3ducmV2LnhtbERPuwrCMBTdBf8hXMFFNNVBpBpFRIuC&#10;i6/B7dJc22JzU5pY69+bQXA8nPdi1ZpSNFS7wrKC8SgCQZxaXXCm4HrZDWcgnEfWWFomBR9ysFp2&#10;OwuMtX3ziZqzz0QIYRejgtz7KpbSpTkZdCNbEQfuYWuDPsA6k7rGdwg3pZxE0VQaLDg05FjRJqf0&#10;eX4ZBc12f2oOJb2SpDrex3p3SG6Du1L9Xrueg/DU+r/4595rBdMwNnwJP0Auv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qLgYpvgAAANsAAAAPAAAAAAAAAAAAAAAAAKEC&#10;AABkcnMvZG93bnJldi54bWxQSwUGAAAAAAQABAD5AAAAjAMAAAAA&#10;" strokeweight=".5pt">
                        <v:stroke startarrowwidth="narrow" startarrowlength="short" endarrow="open" endarrowwidth="narrow" endarrowlength="short"/>
                      </v:line>
                      <v:line id="Line 1121" o:spid="_x0000_s2168" style="position:absolute;flip:x;visibility:visible;mso-wrap-style:square" from="13985,18481" to="15535,2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g92sUAAADbAAAADwAAAGRycy9kb3ducmV2LnhtbESPQWvCQBSE74L/YXlCb7qxh9CkrqKC&#10;pbRFMHrp7ZF9TVKzb8PuVpP++m5B8DjMzDfMYtWbVlzI+caygvksAUFcWt1wpeB03E2fQPiArLG1&#10;TAoG8rBajkcLzLW98oEuRahEhLDPUUEdQpdL6cuaDPqZ7Yij92WdwRClq6R2eI1w08rHJEmlwYbj&#10;Qo0dbWsqz8WPUfCRbfffmZmX/tdtPl/ehyHN3galHib9+hlEoD7cw7f2q1aQZvD/Jf4A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Xg92sUAAADbAAAADwAAAAAAAAAA&#10;AAAAAAChAgAAZHJzL2Rvd25yZXYueG1sUEsFBgAAAAAEAAQA+QAAAJMDAAAAAA==&#10;" strokeweight=".5pt">
                        <v:stroke startarrow="open" startarrowwidth="narrow" startarrowlength="short" endarrowwidth="narrow" endarrowlength="short"/>
                      </v:line>
                      <v:group id="Group 1122" o:spid="_x0000_s2169" style="position:absolute;left:10192;top:13508;width:3222;height:2959"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Freeform 1123" o:spid="_x0000_s2170" style="position:absolute;top:101;width:20000;height:1989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yckMMA&#10;AADbAAAADwAAAGRycy9kb3ducmV2LnhtbESPQYvCMBSE78L+h/AEb2taQXepRnEVQQRZ7Ap6fDTP&#10;tti8lCbW+u+NsOBxmJlvmNmiM5VoqXGlZQXxMAJBnFldcq7g+Lf5/AbhPLLGyjIpeJCDxfyjN8NE&#10;2zsfqE19LgKEXYIKCu/rREqXFWTQDW1NHLyLbQz6IJtc6gbvAW4qOYqiiTRYclgosKZVQdk1vRkF&#10;3XpcxfF+h5uoPf2ef/K9W2+9UoN+t5yC8NT5d/i/vdUKvmJ4fQk/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3yckMMAAADbAAAADwAAAAAAAAAAAAAAAACYAgAAZHJzL2Rv&#10;d25yZXYueG1sUEsFBgAAAAAEAAQA9QAAAIgDAAAAAA==&#10;" path="m,l19494,50r455,19900l,xe" fillcolor="#dfdfdf" stroked="f">
                          <v:stroke startarrowwidth="narrow" startarrowlength="short" endarrowwidth="narrow" endarrowlength="short"/>
                          <v:path arrowok="t" o:connecttype="custom" o:connectlocs="0,0;19494,50;19949,19849;0,0" o:connectangles="0,0,0,0"/>
                        </v:shape>
                        <v:line id="Line 1124" o:spid="_x0000_s2171" style="position:absolute;visibility:visible;mso-wrap-style:square" from="205,0" to="20000,19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YzR8QAAADbAAAADwAAAGRycy9kb3ducmV2LnhtbESPQWvCQBSE7wX/w/IEb3WjB1tTVxEh&#10;4MFLE0F7e2SfSTT7NsluTPrvu4VCj8PMfMNsdqOpxZM6V1lWsJhHIIhzqysuFJyz5PUdhPPIGmvL&#10;pOCbHOy2k5cNxtoO/EnP1BciQNjFqKD0vomldHlJBt3cNsTBu9nOoA+yK6TucAhwU8tlFK2kwYrD&#10;QokNHUrKH2lvAuW8WifrS1v190WbXr+a9pqdUKnZdNx/gPA0+v/wX/uoFbwt4fdL+AF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FjNHxAAAANsAAAAPAAAAAAAAAAAA&#10;AAAAAKECAABkcnMvZG93bnJldi54bWxQSwUGAAAAAAQABAD5AAAAkgMAAAAA&#10;">
                          <v:stroke startarrowwidth="narrow" startarrowlength="short" endarrowwidth="narrow" endarrowlength="short"/>
                        </v:line>
                      </v:group>
                      <v:shape id="Freeform 1125" o:spid="_x0000_s2172" style="position:absolute;left:206;top:10476;width:13298;height:304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AaEMQA&#10;AADbAAAADwAAAGRycy9kb3ducmV2LnhtbESPQWvCQBSE74X+h+UVvNWNFaxENyG0CF5aqQri7Zl9&#10;ZoPZt2l21fjv3ULB4zAz3zDzvLeNuFDna8cKRsMEBHHpdM2Vgu1m8ToF4QOyxsYxKbiRhzx7fppj&#10;qt2Vf+iyDpWIEPYpKjAhtKmUvjRk0Q9dSxy9o+sshii7SuoOrxFuG/mWJBNpsea4YLClD0PlaX22&#10;kYL2e7FbrQqzt6evT1kcJv73oNTgpS9mIAL14RH+by+1gvcx/H2JP0B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wGhDEAAAA2wAAAA8AAAAAAAAAAAAAAAAAmAIAAGRycy9k&#10;b3ducmV2LnhtbFBLBQYAAAAABAAEAPUAAACJAwAAAAA=&#10;" path="m,l19988,48r,19904l98,19952e">
                        <v:stroke startarrowwidth="narrow" startarrowlength="short" endarrowwidth="narrow" endarrowlength="short"/>
                        <v:path arrowok="t" o:connecttype="custom" o:connectlocs="0,0;13290,7;13290,3040;65,3040" o:connectangles="0,0,0,0"/>
                      </v:shape>
                      <v:line id="Line 1126" o:spid="_x0000_s2173" style="position:absolute;flip:y;visibility:visible;mso-wrap-style:square" from="859,13479" to="867,15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qa8cQAAADbAAAADwAAAGRycy9kb3ducmV2LnhtbESPT4vCMBTE74LfITzBi6ypIutSjSKi&#10;RWEv/jt4ezRv27LNS2lird/eCILHYWZ+w8yXrSlFQ7UrLCsYDSMQxKnVBWcKzqft1w8I55E1lpZJ&#10;wYMcLBfdzhxjbe98oOboMxEg7GJUkHtfxVK6NCeDbmgr4uD92dqgD7LOpK7xHuCmlOMo+pYGCw4L&#10;OVa0zin9P96MgmazOzT7km5JUv1eR3q7Ty6Dq1L9XruagfDU+k/43d5pBdMJvL6EHyA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prxxAAAANsAAAAPAAAAAAAAAAAA&#10;AAAAAKECAABkcnMvZG93bnJldi54bWxQSwUGAAAAAAQABAD5AAAAkgMAAAAA&#10;" strokeweight=".5pt">
                        <v:stroke startarrowwidth="narrow" startarrowlength="short" endarrow="open" endarrowwidth="narrow" endarrowlength="short"/>
                      </v:line>
                      <v:rect id="Rectangle 1127" o:spid="_x0000_s2174" style="position:absolute;left:124;top:10638;width:2578;height:2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evLsMA&#10;AADbAAAADwAAAGRycy9kb3ducmV2LnhtbESPQWsCMRSE7wX/Q3gFbzVbqbasRhGl4kVE66W3x+a5&#10;Wdz3smyibv99Iwgeh5n5hpnOO67VldpQeTHwPshAkRTeVlIaOP58v32BChHFYu2FDPxRgPms9zLF&#10;3Pqb7Ol6iKVKEAk5GnAxNrnWoXDEGAa+IUneybeMMcm21LbFW4JzrYdZNtaMlaQFhw0tHRXnw4UN&#10;bDpeWLfefWx/62NYhT2PL2c2pv/aLSagInXxGX60N9bA5wjuX9IP0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evLsMAAADbAAAADwAAAAAAAAAAAAAAAACYAgAAZHJzL2Rv&#10;d25yZXYueG1sUEsFBgAAAAAEAAQA9QAAAIgDA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s</w:t>
                              </w:r>
                            </w:p>
                          </w:txbxContent>
                        </v:textbox>
                      </v:rect>
                      <v:group id="Group 1128" o:spid="_x0000_s2175" style="position:absolute;left:1903;top:7458;width:3222;height:2944"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 id="Freeform 1129" o:spid="_x0000_s2176" style="position:absolute;width:20000;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mhf8MA&#10;AADbAAAADwAAAGRycy9kb3ducmV2LnhtbESPW4vCMBSE34X9D+Es+LamFbxQjeIFQQRZdBf08dAc&#10;22JzUppY6783guDjMDPfMNN5a0rRUO0KywriXgSCOLW64EzB/9/mZwzCeWSNpWVS8CAH89lXZ4qJ&#10;tnc+UHP0mQgQdgkqyL2vEildmpNB17MVcfAutjbog6wzqWu8B7gpZT+KhtJgwWEhx4pWOaXX480o&#10;aNeDMo73O9xEzen3vMz2br31SnW/28UEhKfWf8Lv9lYrGI3g9SX8AD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9mhf8MAAADbAAAADwAAAAAAAAAAAAAAAACYAgAAZHJzL2Rv&#10;d25yZXYueG1sUEsFBgAAAAAEAAQA9QAAAIgDAAAAAA==&#10;" path="m,19950r19494,-50l19949,,,19950xe" fillcolor="#dfdfdf" stroked="f">
                          <v:stroke startarrowwidth="narrow" startarrowlength="short" endarrowwidth="narrow" endarrowlength="short"/>
                          <v:path arrowok="t" o:connecttype="custom" o:connectlocs="0,19950;19494,19900;19949,0;0,19950" o:connectangles="0,0,0,0"/>
                        </v:shape>
                        <v:line id="Line 1130" o:spid="_x0000_s2177" style="position:absolute;flip:y;visibility:visible;mso-wrap-style:square" from="298,306"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ZImMIAAADbAAAADwAAAGRycy9kb3ducmV2LnhtbERPW2vCMBR+H/gfwhF8m6kKm+tMiwgD&#10;Rca8wV4PzbEpa066JNru3y8Pgz1+fPdVOdhW3MmHxrGC2TQDQVw53XCt4HJ+e1yCCBFZY+uYFPxQ&#10;gLIYPaww167nI91PsRYphEOOCkyMXS5lqAxZDFPXESfu6rzFmKCvpfbYp3DbynmWPUmLDacGgx1t&#10;DFVfp5tVMP/IFvVL9e4P17C/fG96c/7cDUpNxsP6FUSkIf6L/9xbreA5jU1f0g+Q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ZImMIAAADbAAAADwAAAAAAAAAAAAAA&#10;AAChAgAAZHJzL2Rvd25yZXYueG1sUEsFBgAAAAAEAAQA+QAAAJADAAAAAA==&#10;">
                          <v:stroke startarrowwidth="narrow" startarrowlength="short" endarrowwidth="narrow" endarrowlength="short"/>
                        </v:line>
                      </v:group>
                      <v:shape id="Freeform 1131" o:spid="_x0000_s2178" style="position:absolute;left:5223;top:7370;width:8207;height:309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iNIsQA&#10;AADbAAAADwAAAGRycy9kb3ducmV2LnhtbESPT4vCMBTE74LfITzBm00V8U/XKCIIPQnbVXBvj+Zt&#10;27V5qU3U7rc3woLHYWZ+w6w2nanFnVpXWVYwjmIQxLnVFRcKjl/70QKE88gaa8uk4I8cbNb93goT&#10;bR/8SffMFyJA2CWooPS+SaR0eUkGXWQb4uD92NagD7ItpG7xEeCmlpM4nkmDFYeFEhvalZRfsptR&#10;EB9m1cmluL0tj5ffPLum8+/zVKnhoNt+gPDU+Xf4v51qBfMlvL6EHy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ojSLEAAAA2wAAAA8AAAAAAAAAAAAAAAAAmAIAAGRycy9k&#10;b3ducmV2LnhtbFBLBQYAAAAABAAEAPUAAACJAwAAAAA=&#10;" path="m19980,l,382,,19952r19682,e" filled="f">
                        <v:stroke startarrowwidth="narrow" startarrowlength="short" endarrowwidth="narrow" endarrowlength="short"/>
                        <v:path arrowok="t" o:connecttype="custom" o:connectlocs="8199,0;0,59;0,3084;8077,3084" o:connectangles="0,0,0,0"/>
                      </v:shape>
                      <v:shape id="Freeform 1132" o:spid="_x0000_s2179" style="position:absolute;left:2;top:10417;width:334;height:298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U3bwA&#10;AADbAAAADwAAAGRycy9kb3ducmV2LnhtbERPSwrCMBDdC94hjOBOU12IVNMiguBvY/UAYzO2xWZS&#10;mljr7c1CcPl4/3Xam1p01LrKsoLZNAJBnFtdcaHgdt1NliCcR9ZYWyYFH3KQJsPBGmNt33yhLvOF&#10;CCHsYlRQet/EUrq8JINuahviwD1sa9AH2BZSt/gO4aaW8yhaSIMVh4YSG9qWlD+zl1HwKD5sr12z&#10;uWf93R7cPj8ds7NS41G/WYHw1Pu/+OfeawXLsD58CT9AJl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8T5TdvAAAANsAAAAPAAAAAAAAAAAAAAAAAJgCAABkcnMvZG93bnJldi54&#10;bWxQSwUGAAAAAAQABAD1AAAAgQMAAAAA&#10;" path="m19512,19950r-6341,l6341,19158r,-396l,18762,,8515r6341,l6341,7327r6830,l13171,e" strokeweight=".5pt">
                        <v:stroke startarrowwidth="narrow" startarrowlength="short" endarrowwidth="narrow" endarrowlength="short"/>
                        <v:path arrowok="t" o:connecttype="custom" o:connectlocs="326,2974;220,2974;106,2855;106,2796;0,2796;0,1269;106,1269;106,1092;220,1092;220,0" o:connectangles="0,0,0,0,0,0,0,0,0,0"/>
                      </v:shape>
                      <v:line id="Line 1133" o:spid="_x0000_s2180" style="position:absolute;visibility:visible;mso-wrap-style:square" from="8544,7429" to="8552,10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QJjMIAAADbAAAADwAAAGRycy9kb3ducmV2LnhtbESPT4vCMBTE7wt+h/AEb2uqCyrVKCJs&#10;2YviP/D6bJ5tsHkpTbZ2v/1GEDwOM/MbZrHqbCVaarxxrGA0TEAQ504bLhScT9+fMxA+IGusHJOC&#10;P/KwWvY+Fphq9+ADtcdQiAhhn6KCMoQ6ldLnJVn0Q1cTR+/mGoshyqaQusFHhNtKjpNkIi0ajgsl&#10;1rQpKb8ff62CdpvtC5OY7H4jumS7ryvxeKrUoN+t5yACdeEdfrV/tILZCJ5f4g+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QJjMIAAADbAAAADwAAAAAAAAAAAAAA&#10;AAChAgAAZHJzL2Rvd25yZXYueG1sUEsFBgAAAAAEAAQA+QAAAJADAAAAAA==&#10;">
                        <v:stroke dashstyle="3 1 1 1" startarrowwidth="narrow" startarrowlength="short" endarrowwidth="narrow" endarrowlength="short"/>
                      </v:line>
                      <v:line id="Line 1134" o:spid="_x0000_s2181" style="position:absolute;visibility:visible;mso-wrap-style:square" from="9033,7429" to="9041,10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aX+8IAAADbAAAADwAAAGRycy9kb3ducmV2LnhtbESPQWvCQBSE74L/YXlCb7oxQivRVUQw&#10;eGlpbcHrM/tMFrNvQ3aN8d+7BcHjMDPfMMt1b2vRUeuNYwXTSQKCuHDacKng73c3noPwAVlj7ZgU&#10;3MnDejUcLDHT7sY/1B1CKSKEfYYKqhCaTEpfVGTRT1xDHL2zay2GKNtS6hZvEW5rmSbJu7RoOC5U&#10;2NC2ouJyuFoF3Wf+XZrE5Jcz0TH/mp2I0w+l3kb9ZgEiUB9e4Wd7rxXMU/j/En+A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HaX+8IAAADbAAAADwAAAAAAAAAAAAAA&#10;AAChAgAAZHJzL2Rvd25yZXYueG1sUEsFBgAAAAAEAAQA+QAAAJADAAAAAA==&#10;">
                        <v:stroke dashstyle="3 1 1 1" startarrowwidth="narrow" startarrowlength="short" endarrowwidth="narrow" endarrowlength="short"/>
                      </v:line>
                      <v:shape id="Arc 1135" o:spid="_x0000_s2182" style="position:absolute;left:15568;top:15618;width:881;height:96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01CcUA&#10;AADbAAAADwAAAGRycy9kb3ducmV2LnhtbESPQUvDQBSE74L/YXlCb3ZjLVJjt0UsosV6aOvF2yP7&#10;kg3Jvg3Z1zb9992C4HGYmW+Y+XLwrTpSH+vABh7GGSjiItiaKwM/+/f7GagoyBbbwGTgTBGWi9ub&#10;OeY2nHhLx51UKkE45mjAiXS51rFw5DGOQ0ecvDL0HiXJvtK2x1OC+1ZPsuxJe6w5LTjs6M1R0ewO&#10;3sB6Wzj/21TytW/Kj1Km39PV5tmY0d3w+gJKaJD/8F/70xqYPcL1S/oBe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jTUJxQAAANsAAAAPAAAAAAAAAAAAAAAAAJgCAABkcnMv&#10;ZG93bnJldi54bWxQSwUGAAAAAAQABAD1AAAAigMAAAAA&#10;" path="m-1,nfc11929,,21600,9670,21600,21600em-1,nsc11929,,21600,9670,21600,21600l,21600,-1,xe" filled="f">
                        <v:stroke dashstyle="3 1 1 1"/>
                        <v:path arrowok="t" o:extrusionok="f" o:connecttype="custom" o:connectlocs="0,0;881,960;0,960" o:connectangles="0,0,0"/>
                      </v:shape>
                      <v:shape id="Freeform 1136" o:spid="_x0000_s2183" style="position:absolute;left:13488;top:2943;width:2088;height:13671;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xSm8QA&#10;AADbAAAADwAAAGRycy9kb3ducmV2LnhtbESPQWvCQBSE7wX/w/IEb3WjhNSmriKCkFOhaQrt7ZF9&#10;JtHs25jdaPrvu4LQ4zAz3zDr7WhacaXeNZYVLOYRCOLS6oYrBcXn4XkFwnlkja1lUvBLDrabydMa&#10;U21v/EHX3FciQNilqKD2vkuldGVNBt3cdsTBO9reoA+yr6Tu8RbgppXLKEqkwYbDQo0d7Wsqz/lg&#10;FETvSfPlMtwNr8X5VOaX7OXnO1ZqNh13byA8jf4//GhnWsEqhvu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8UpvEAAAA2wAAAA8AAAAAAAAAAAAAAAAAmAIAAGRycy9k&#10;b3ducmV2LnhtbFBLBQYAAAAABAAEAPUAAACJAwAAAAA=&#10;" path="m,l,19914r19922,75e" filled="f">
                        <v:stroke startarrowwidth="narrow" startarrowlength="short" endarrowwidth="narrow" endarrowlength="short"/>
                        <v:path arrowok="t" o:connecttype="custom" o:connectlocs="0,0;0,13612;2080,13663" o:connectangles="0,0,0"/>
                      </v:shape>
                      <v:line id="Line 1137" o:spid="_x0000_s2184" style="position:absolute;flip:y;visibility:visible;mso-wrap-style:square" from="16433,2840" to="16441,15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KXIcQAAADbAAAADwAAAGRycy9kb3ducmV2LnhtbESPQWsCMRSE74X+h/AKvWlWi2W7NUoR&#10;BEWkVoVeH5vnZnHzsk2iu/33jSD0OMzMN8x03ttGXMmH2rGC0TADQVw6XXOl4HhYDnIQISJrbByT&#10;gl8KMJ89Pkyx0K7jL7ruYyUShEOBCkyMbSFlKA1ZDEPXEifv5LzFmKSvpPbYJbht5DjLXqXFmtOC&#10;wZYWhsrz/mIVjD+zl+qt3PrdKWyOP4vOHL7XvVLPT/3HO4hIffwP39srrSCfwO1L+gF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pchxAAAANsAAAAPAAAAAAAAAAAA&#10;AAAAAKECAABkcnMvZG93bnJldi54bWxQSwUGAAAAAAQABAD5AAAAkgMAAAAA&#10;">
                        <v:stroke startarrowwidth="narrow" startarrowlength="short" endarrowwidth="narrow" endarrowlength="short"/>
                      </v:line>
                      <v:line id="Line 1138" o:spid="_x0000_s2185" style="position:absolute;flip:y;visibility:visible;mso-wrap-style:square" from="13488,847" to="17387,4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boXsMAAADbAAAADwAAAGRycy9kb3ducmV2LnhtbESPT4vCMBTE74LfITzBm6YqFOkaxT8I&#10;4kVX7WFvj+ZtW7Z5KU2s9dsbQdjjMDO/YRarzlSipcaVlhVMxhEI4szqknMFt+t+NAfhPLLGyjIp&#10;eJKD1bLfW2Ci7YO/qb34XAQIuwQVFN7XiZQuK8igG9uaOHi/tjHog2xyqRt8BLip5DSKYmmw5LBQ&#10;YE3bgrK/y90oaDez4+6U2vjH1qVM19d05s6VUsNBt/4C4anz/+FP+6AVzGN4fwk/QC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5G6F7DAAAA2wAAAA8AAAAAAAAAAAAA&#10;AAAAoQIAAGRycy9kb3ducmV2LnhtbFBLBQYAAAAABAAEAPkAAACRAwAAAAA=&#10;" strokeweight=".5pt">
                        <v:stroke startarrowwidth="narrow" startarrowlength="short" endarrowwidth="narrow" endarrowlength="short"/>
                      </v:line>
                      <v:rect id="Rectangle 1139" o:spid="_x0000_s2186" style="position:absolute;left:8527;top:1910;width:4112;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k5cMA&#10;AADbAAAADwAAAGRycy9kb3ducmV2LnhtbESPQWvCQBSE70L/w/IEb7qxiErqRqSlxUspWi+9PbKv&#10;2ZC8tyG7avz3bqHgcZiZb5jNduBWXagPtRcD81kGiqT0tpbKwOn7fboGFSKKxdYLGbhRgG3xNNpg&#10;bv1VDnQ5xkoliIQcDbgYu1zrUDpiDDPfkSTv1/eMMcm+0rbHa4Jzq5+zbKkZa0kLDjt6dVQ2xzMb&#10;2A+8s+7ja/H5057CWzjw8tywMZPxsHsBFWmIj/B/e28NrFfw9yX9AF3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zk5cMAAADbAAAADwAAAAAAAAAAAAAAAACYAgAAZHJzL2Rv&#10;d25yZXYueG1sUEsFBgAAAAAEAAQA9QAAAIgDAAAAAA==&#10;" filled="f" stroked="f" strokeweight=".5pt">
                        <v:textbox inset="1pt,1pt,1pt,1pt">
                          <w:txbxContent>
                            <w:p w:rsidR="004E000A" w:rsidRPr="00AA37A1" w:rsidRDefault="004E000A" w:rsidP="00750935">
                              <w:pPr>
                                <w:rPr>
                                  <w:rFonts w:cs="Arial"/>
                                  <w:spacing w:val="-4"/>
                                  <w:sz w:val="22"/>
                                </w:rPr>
                              </w:pPr>
                              <w:r w:rsidRPr="00AA37A1">
                                <w:rPr>
                                  <w:rFonts w:cs="Arial"/>
                                  <w:spacing w:val="-4"/>
                                  <w:sz w:val="22"/>
                                </w:rPr>
                                <w:t>0,5t</w:t>
                              </w:r>
                              <w:r w:rsidRPr="00AA37A1">
                                <w:rPr>
                                  <w:rFonts w:cs="Arial"/>
                                  <w:spacing w:val="-4"/>
                                  <w:sz w:val="22"/>
                                  <w:vertAlign w:val="subscript"/>
                                </w:rPr>
                                <w:t>m</w:t>
                              </w:r>
                            </w:p>
                          </w:txbxContent>
                        </v:textbox>
                      </v:rect>
                      <v:line id="Line 1140" o:spid="_x0000_s2187" style="position:absolute;visibility:visible;mso-wrap-style:square" from="6986,2928" to="8519,4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xC0MIAAADbAAAADwAAAGRycy9kb3ducmV2LnhtbERPy2rCQBTdF/yH4RbcFJ1USohpJiJV&#10;obgp9bFwd83cJqGZO2Fm1Pj3zqLQ5eG8i8VgOnEl51vLCl6nCQjiyuqWawWH/WaSgfABWWNnmRTc&#10;ycOiHD0VmGt742+67kItYgj7HBU0IfS5lL5qyKCf2p44cj/WGQwRulpqh7cYbjo5S5JUGmw5NjTY&#10;00dD1e/uYhSsvzg9+Gx+Pt0lHdNVm769uK1S4+dh+Q4i0BD+xX/uT60gi2Pjl/gDZP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xC0MIAAADbAAAADwAAAAAAAAAAAAAA&#10;AAChAgAAZHJzL2Rvd25yZXYueG1sUEsFBgAAAAAEAAQA+QAAAJADAAAAAA==&#10;" strokeweight=".5pt">
                        <v:stroke startarrowwidth="narrow" startarrowlength="short" endarrow="open" endarrowwidth="narrow" endarrowlength="short"/>
                      </v:line>
                      <v:line id="Line 1141" o:spid="_x0000_s2188" style="position:absolute;visibility:visible;mso-wrap-style:square" from="10208,5931" to="11799,7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Dj6cQAAADbAAAADwAAAGRycy9kb3ducmV2LnhtbESPwW7CMBBE70j8g7VIvYFDD1WaYhAC&#10;0VaqemjoByzx4gTidWQbkvx9XalSj6OZeaNZbQbbijv50DhWsFxkIIgrpxs2Cr6Ph3kOIkRkja1j&#10;UjBSgM16OllhoV3PX3QvoxEJwqFABXWMXSFlqGqyGBauI07e2XmLMUlvpPbYJ7ht5WOWPUmLDaeF&#10;Gjva1VRdy5tV8Olf83Hp9MeJb7zdv13MeOmNUg+zYfsCItIQ/8N/7XetIH+G3y/pB8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IOPpxAAAANsAAAAPAAAAAAAAAAAA&#10;AAAAAKECAABkcnMvZG93bnJldi54bWxQSwUGAAAAAAQABAD5AAAAkgMAAAAA&#10;" strokeweight=".5pt">
                        <v:stroke startarrow="open" startarrowwidth="narrow" startarrowlength="short" endarrowwidth="narrow" endarrowlength="short"/>
                      </v:line>
                      <v:line id="Line 1142" o:spid="_x0000_s2189" style="position:absolute;flip:y;visibility:visible;mso-wrap-style:square" from="5289,5385" to="10722,10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DbMEAAADbAAAADwAAAGRycy9kb3ducmV2LnhtbERPy4rCMBTdC/MP4Q6401QF0WpanJEB&#10;ceNrupjdpbm2xeamNJla/94sBJeH816nvalFR62rLCuYjCMQxLnVFRcKfi8/owUI55E11pZJwYMc&#10;pMnHYI2xtnc+UXf2hQgh7GJUUHrfxFK6vCSDbmwb4sBdbWvQB9gWUrd4D+GmltMomkuDFYeGEhv6&#10;Lim/nf+Ngu5rtt8eMjv/s00ls80lm7ljrdTws9+sQHjq/Vv8cu+0gmVYH76EHyCT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OkNswQAAANsAAAAPAAAAAAAAAAAAAAAA&#10;AKECAABkcnMvZG93bnJldi54bWxQSwUGAAAAAAQABAD5AAAAjwMAAAAA&#10;" strokeweight=".5pt">
                        <v:stroke startarrowwidth="narrow" startarrowlength="short" endarrowwidth="narrow" endarrowlength="short"/>
                      </v:line>
                      <v:line id="Line 1143" o:spid="_x0000_s2190" style="position:absolute;flip:y;visibility:visible;mso-wrap-style:square" from="5289,3777" to="9188,7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bm98QAAADbAAAADwAAAGRycy9kb3ducmV2LnhtbESPQWvCQBSE74L/YXmF3ppNGpA2uoq2&#10;FMSL1jSH3h7ZZxKafRuy2xj/vSsIHoeZ+YZZrEbTioF611hWkEQxCOLS6oYrBT/518sbCOeRNbaW&#10;ScGFHKyW08kCM23P/E3D0VciQNhlqKD2vsukdGVNBl1kO+LgnWxv0AfZV1L3eA5w08rXOJ5Jgw2H&#10;hRo7+qip/Dv+GwXDJt197gs7+7VdI4t1XqTu0Cr1/DSu5yA8jf4Rvre3WsF7Arcv4Q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dub3xAAAANsAAAAPAAAAAAAAAAAA&#10;AAAAAKECAABkcnMvZG93bnJldi54bWxQSwUGAAAAAAQABAD5AAAAkgMAAAAA&#10;" strokeweight=".5pt">
                        <v:stroke startarrowwidth="narrow" startarrowlength="short" endarrowwidth="narrow" endarrowlength="short"/>
                      </v:line>
                      <v:line id="Line 1144" o:spid="_x0000_s2191" style="position:absolute;visibility:visible;mso-wrap-style:square" from="13463,16585" to="16751,19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t9dMUAAADbAAAADwAAAGRycy9kb3ducmV2LnhtbESPQWvCQBSE7wX/w/IKXqTZmIPYNKuU&#10;gCDoRW1pe3tkX7Oh2bcxu5r4791CocdhZr5hivVoW3Gl3jeOFcyTFARx5XTDtYK30+ZpCcIHZI2t&#10;Y1JwIw/r1eShwFy7gQ90PYZaRAj7HBWYELpcSl8ZsugT1xFH79v1FkOUfS11j0OE21ZmabqQFhuO&#10;CwY7Kg1VP8eLVVBdzO4849n7VyMXH3tZjmn5eVBq+ji+voAINIb/8F97qxU8Z/D7Jf4A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t9dMUAAADbAAAADwAAAAAAAAAA&#10;AAAAAAChAgAAZHJzL2Rvd25yZXYueG1sUEsFBgAAAAAEAAQA+QAAAJMDAAAAAA==&#10;" strokeweight=".5pt">
                        <v:stroke startarrowwidth="narrow" startarrowlength="short" endarrowwidth="narrow" endarrowlength="short"/>
                      </v:line>
                      <v:shape id="Freeform 1145" o:spid="_x0000_s2192" style="position:absolute;left:14100;top:14615;width:2088;height:1726;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DDsQA&#10;AADbAAAADwAAAGRycy9kb3ducmV2LnhtbESPQWvCQBSE7wX/w/IEL0U3KhSNriJCQdtTUj14e2af&#10;STD7NuxuNfXXu4VCj8PMfMMs151pxI2cry0rGI8SEMSF1TWXCg5f78MZCB+QNTaWScEPeVivei9L&#10;TLW9c0a3PJQiQtinqKAKoU2l9EVFBv3ItsTRu1hnMETpSqkd3iPcNHKSJG/SYM1xocKWthUV1/zb&#10;KNg/8nlWHBE/JvsmZPnJvU7Pn0oN+t1mASJQF/7Df+2dVjCfwu+X+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Dww7EAAAA2wAAAA8AAAAAAAAAAAAAAAAAmAIAAGRycy9k&#10;b3ducmV2LnhtbFBLBQYAAAAABAAEAPUAAACJAwAAAAA=&#10;" path="m18125,19915l,,19922,e" filled="f" strokeweight=".5pt">
                        <v:stroke startarrow="open" startarrowwidth="narrow" startarrowlength="short" endarrowwidth="narrow" endarrowlength="short"/>
                        <v:path arrowok="t" o:connecttype="custom" o:connectlocs="1892,1719;0,0;2080,0" o:connectangles="0,0,0"/>
                      </v:shape>
                    </v:group>
                  </w:pict>
                </mc:Fallback>
              </mc:AlternateContent>
            </w: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p w:rsidR="00750935" w:rsidRPr="008228ED" w:rsidRDefault="00750935" w:rsidP="002C5B3D">
            <w:pPr>
              <w:widowControl w:val="0"/>
              <w:spacing w:after="60" w:line="276" w:lineRule="auto"/>
              <w:jc w:val="both"/>
              <w:rPr>
                <w:rFonts w:cs="Arial"/>
                <w:sz w:val="22"/>
                <w:szCs w:val="22"/>
              </w:rPr>
            </w:pPr>
          </w:p>
        </w:tc>
        <w:tc>
          <w:tcPr>
            <w:tcW w:w="3991" w:type="dxa"/>
            <w:vMerge w:val="restart"/>
            <w:vAlign w:val="center"/>
          </w:tcPr>
          <w:p w:rsidR="00750935" w:rsidRPr="008228ED" w:rsidRDefault="00750935" w:rsidP="00BF0E06">
            <w:pPr>
              <w:widowControl w:val="0"/>
              <w:numPr>
                <w:ilvl w:val="0"/>
                <w:numId w:val="101"/>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 xml:space="preserve">c </w:t>
            </w:r>
            <w:r w:rsidRPr="008228ED">
              <w:rPr>
                <w:rFonts w:cs="Arial"/>
                <w:sz w:val="22"/>
                <w:szCs w:val="22"/>
              </w:rPr>
              <w:sym w:font="Symbol" w:char="F0B3"/>
            </w:r>
            <w:r w:rsidRPr="008228ED">
              <w:rPr>
                <w:rFonts w:cs="Arial"/>
                <w:sz w:val="22"/>
                <w:szCs w:val="22"/>
              </w:rPr>
              <w:t xml:space="preserve"> 6,5 hoặc 0,7t</w:t>
            </w:r>
            <w:r w:rsidRPr="008228ED">
              <w:rPr>
                <w:rFonts w:cs="Arial"/>
                <w:sz w:val="22"/>
                <w:szCs w:val="22"/>
                <w:vertAlign w:val="subscript"/>
              </w:rPr>
              <w:t>m</w:t>
            </w:r>
            <w:r w:rsidRPr="008228ED">
              <w:rPr>
                <w:rFonts w:cs="Arial"/>
                <w:sz w:val="22"/>
                <w:szCs w:val="22"/>
              </w:rPr>
              <w:t>, lấy trị số nào nhỏ hơn</w:t>
            </w:r>
          </w:p>
          <w:p w:rsidR="00750935" w:rsidRPr="008228ED" w:rsidRDefault="00750935" w:rsidP="00BF0E06">
            <w:pPr>
              <w:widowControl w:val="0"/>
              <w:numPr>
                <w:ilvl w:val="0"/>
                <w:numId w:val="102"/>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1</w:t>
            </w:r>
            <w:r w:rsidRPr="008228ED">
              <w:rPr>
                <w:rFonts w:cs="Arial"/>
                <w:sz w:val="22"/>
                <w:szCs w:val="22"/>
              </w:rPr>
              <w:t xml:space="preserve"> + t</w:t>
            </w:r>
            <w:r w:rsidRPr="008228ED">
              <w:rPr>
                <w:rFonts w:cs="Arial"/>
                <w:sz w:val="22"/>
                <w:szCs w:val="22"/>
                <w:vertAlign w:val="subscript"/>
              </w:rPr>
              <w:t>2</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1,25t</w:t>
            </w:r>
            <w:r w:rsidRPr="008228ED">
              <w:rPr>
                <w:rFonts w:cs="Arial"/>
                <w:sz w:val="22"/>
                <w:szCs w:val="22"/>
                <w:vertAlign w:val="subscript"/>
              </w:rPr>
              <w:t>m</w:t>
            </w:r>
          </w:p>
          <w:p w:rsidR="00750935" w:rsidRPr="008228ED" w:rsidRDefault="00750935" w:rsidP="00BF0E06">
            <w:pPr>
              <w:widowControl w:val="0"/>
              <w:numPr>
                <w:ilvl w:val="0"/>
                <w:numId w:val="102"/>
              </w:numPr>
              <w:tabs>
                <w:tab w:val="left" w:pos="340"/>
              </w:tabs>
              <w:spacing w:after="60" w:line="276" w:lineRule="auto"/>
              <w:jc w:val="both"/>
              <w:rPr>
                <w:rFonts w:cs="Arial"/>
                <w:sz w:val="22"/>
                <w:szCs w:val="22"/>
                <w:lang w:val="fr-FR"/>
              </w:rPr>
            </w:pPr>
            <w:r w:rsidRPr="008228ED">
              <w:rPr>
                <w:rFonts w:cs="Arial"/>
                <w:sz w:val="22"/>
                <w:szCs w:val="22"/>
                <w:lang w:val="fr-FR"/>
              </w:rPr>
              <w:t>t</w:t>
            </w:r>
            <w:r w:rsidRPr="008228ED">
              <w:rPr>
                <w:rFonts w:cs="Arial"/>
                <w:sz w:val="22"/>
                <w:szCs w:val="22"/>
                <w:vertAlign w:val="subscript"/>
                <w:lang w:val="fr-FR"/>
              </w:rPr>
              <w:t>1</w:t>
            </w:r>
            <w:r w:rsidRPr="008228ED">
              <w:rPr>
                <w:rFonts w:cs="Arial"/>
                <w:sz w:val="22"/>
                <w:szCs w:val="22"/>
                <w:lang w:val="fr-FR"/>
              </w:rPr>
              <w:t>, t</w:t>
            </w:r>
            <w:r w:rsidRPr="008228ED">
              <w:rPr>
                <w:rFonts w:cs="Arial"/>
                <w:sz w:val="22"/>
                <w:szCs w:val="22"/>
                <w:vertAlign w:val="subscript"/>
                <w:lang w:val="fr-FR"/>
              </w:rPr>
              <w:t>2</w:t>
            </w:r>
            <w:r w:rsidRPr="008228ED">
              <w:rPr>
                <w:rFonts w:cs="Arial"/>
                <w:sz w:val="22"/>
                <w:szCs w:val="22"/>
                <w:lang w:val="fr-FR"/>
              </w:rPr>
              <w:t xml:space="preserve"> </w:t>
            </w:r>
            <w:r w:rsidRPr="008228ED">
              <w:rPr>
                <w:rFonts w:cs="Arial"/>
                <w:sz w:val="22"/>
                <w:szCs w:val="22"/>
                <w:lang w:val="fr-FR"/>
              </w:rPr>
              <w:sym w:font="Symbol" w:char="F0B3"/>
            </w:r>
            <w:r w:rsidRPr="008228ED">
              <w:rPr>
                <w:rFonts w:cs="Arial"/>
                <w:sz w:val="22"/>
                <w:szCs w:val="22"/>
                <w:lang w:val="fr-FR"/>
              </w:rPr>
              <w:t xml:space="preserve">  t</w:t>
            </w:r>
            <w:r w:rsidRPr="008228ED">
              <w:rPr>
                <w:rFonts w:cs="Arial"/>
                <w:sz w:val="22"/>
                <w:szCs w:val="22"/>
                <w:vertAlign w:val="subscript"/>
                <w:lang w:val="fr-FR"/>
              </w:rPr>
              <w:t>m</w:t>
            </w:r>
            <w:r w:rsidRPr="008228ED">
              <w:rPr>
                <w:rFonts w:cs="Arial"/>
                <w:sz w:val="22"/>
                <w:szCs w:val="22"/>
                <w:lang w:val="fr-FR"/>
              </w:rPr>
              <w:t>/3, nhưng tối thiểu là 6,5 mm</w:t>
            </w:r>
          </w:p>
          <w:p w:rsidR="00750935" w:rsidRPr="008228ED" w:rsidRDefault="00750935" w:rsidP="00BF0E06">
            <w:pPr>
              <w:widowControl w:val="0"/>
              <w:numPr>
                <w:ilvl w:val="0"/>
                <w:numId w:val="102"/>
              </w:numPr>
              <w:tabs>
                <w:tab w:val="left" w:pos="340"/>
              </w:tabs>
              <w:spacing w:after="60" w:line="276" w:lineRule="auto"/>
              <w:jc w:val="both"/>
              <w:rPr>
                <w:rFonts w:cs="Arial"/>
                <w:sz w:val="22"/>
                <w:szCs w:val="22"/>
              </w:rPr>
            </w:pPr>
            <w:r w:rsidRPr="008228ED">
              <w:rPr>
                <w:rFonts w:cs="Arial"/>
                <w:sz w:val="22"/>
                <w:szCs w:val="22"/>
              </w:rPr>
              <w:t>t</w:t>
            </w:r>
            <w:r w:rsidRPr="008228ED">
              <w:rPr>
                <w:rFonts w:cs="Arial"/>
                <w:sz w:val="22"/>
                <w:szCs w:val="22"/>
                <w:vertAlign w:val="subscript"/>
              </w:rPr>
              <w:t>w</w:t>
            </w:r>
            <w:r w:rsidRPr="008228ED">
              <w:rPr>
                <w:rFonts w:cs="Arial"/>
                <w:sz w:val="22"/>
                <w:szCs w:val="22"/>
              </w:rPr>
              <w:t xml:space="preserve"> </w:t>
            </w:r>
            <w:r w:rsidRPr="008228ED">
              <w:rPr>
                <w:rFonts w:cs="Arial"/>
                <w:sz w:val="22"/>
                <w:szCs w:val="22"/>
              </w:rPr>
              <w:sym w:font="Symbol" w:char="F0B3"/>
            </w:r>
            <w:r w:rsidRPr="008228ED">
              <w:rPr>
                <w:rFonts w:cs="Arial"/>
                <w:sz w:val="22"/>
                <w:szCs w:val="22"/>
              </w:rPr>
              <w:t xml:space="preserve"> 0,7t</w:t>
            </w:r>
            <w:r w:rsidRPr="008228ED">
              <w:rPr>
                <w:rFonts w:cs="Arial"/>
                <w:sz w:val="22"/>
                <w:szCs w:val="22"/>
                <w:vertAlign w:val="subscript"/>
              </w:rPr>
              <w:t>m</w:t>
            </w:r>
          </w:p>
        </w:tc>
      </w:tr>
      <w:tr w:rsidR="00750935" w:rsidRPr="008228ED" w:rsidTr="00AA471B">
        <w:trPr>
          <w:trHeight w:val="2002"/>
          <w:jc w:val="center"/>
        </w:trPr>
        <w:tc>
          <w:tcPr>
            <w:tcW w:w="1214" w:type="dxa"/>
            <w:vMerge/>
            <w:vAlign w:val="center"/>
          </w:tcPr>
          <w:p w:rsidR="00750935" w:rsidRPr="008228ED" w:rsidRDefault="00750935" w:rsidP="002C5B3D">
            <w:pPr>
              <w:widowControl w:val="0"/>
              <w:numPr>
                <w:ilvl w:val="12"/>
                <w:numId w:val="0"/>
              </w:numPr>
              <w:spacing w:after="60" w:line="276" w:lineRule="auto"/>
              <w:jc w:val="both"/>
              <w:rPr>
                <w:rFonts w:cs="Arial"/>
                <w:noProof/>
                <w:sz w:val="22"/>
                <w:szCs w:val="22"/>
              </w:rPr>
            </w:pPr>
          </w:p>
        </w:tc>
        <w:tc>
          <w:tcPr>
            <w:tcW w:w="1134" w:type="dxa"/>
          </w:tcPr>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r w:rsidRPr="008228ED">
              <w:rPr>
                <w:rFonts w:cs="Arial"/>
                <w:sz w:val="22"/>
                <w:szCs w:val="22"/>
              </w:rPr>
              <w:t>F</w:t>
            </w:r>
          </w:p>
        </w:tc>
        <w:tc>
          <w:tcPr>
            <w:tcW w:w="3582" w:type="dxa"/>
          </w:tcPr>
          <w:p w:rsidR="00750935" w:rsidRPr="008228ED" w:rsidRDefault="00F83108" w:rsidP="002C5B3D">
            <w:pPr>
              <w:widowControl w:val="0"/>
              <w:numPr>
                <w:ilvl w:val="12"/>
                <w:numId w:val="0"/>
              </w:numPr>
              <w:spacing w:after="60" w:line="276" w:lineRule="auto"/>
              <w:jc w:val="both"/>
              <w:rPr>
                <w:rFonts w:cs="Arial"/>
                <w:sz w:val="22"/>
                <w:szCs w:val="22"/>
              </w:rPr>
            </w:pPr>
            <w:r>
              <w:rPr>
                <w:rFonts w:cs="Arial"/>
                <w:noProof/>
                <w:sz w:val="22"/>
                <w:szCs w:val="22"/>
              </w:rPr>
              <mc:AlternateContent>
                <mc:Choice Requires="wpg">
                  <w:drawing>
                    <wp:anchor distT="0" distB="0" distL="114300" distR="114300" simplePos="0" relativeHeight="251671552" behindDoc="0" locked="0" layoutInCell="1" allowOverlap="1">
                      <wp:simplePos x="0" y="0"/>
                      <wp:positionH relativeFrom="column">
                        <wp:posOffset>276860</wp:posOffset>
                      </wp:positionH>
                      <wp:positionV relativeFrom="paragraph">
                        <wp:posOffset>135890</wp:posOffset>
                      </wp:positionV>
                      <wp:extent cx="1556385" cy="1318260"/>
                      <wp:effectExtent l="10160" t="12065" r="5080" b="12700"/>
                      <wp:wrapNone/>
                      <wp:docPr id="12" name="Group 1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6385" cy="1318260"/>
                                <a:chOff x="0" y="0"/>
                                <a:chExt cx="20000" cy="20000"/>
                              </a:xfrm>
                            </wpg:grpSpPr>
                            <wps:wsp>
                              <wps:cNvPr id="13" name="Freeform 1171"/>
                              <wps:cNvSpPr>
                                <a:spLocks/>
                              </wps:cNvSpPr>
                              <wps:spPr bwMode="auto">
                                <a:xfrm>
                                  <a:off x="9449" y="9634"/>
                                  <a:ext cx="3925" cy="4008"/>
                                </a:xfrm>
                                <a:custGeom>
                                  <a:avLst/>
                                  <a:gdLst>
                                    <a:gd name="T0" fmla="*/ 19958 w 20000"/>
                                    <a:gd name="T1" fmla="*/ 0 h 20000"/>
                                    <a:gd name="T2" fmla="*/ 0 w 20000"/>
                                    <a:gd name="T3" fmla="*/ 337 h 20000"/>
                                    <a:gd name="T4" fmla="*/ 8358 w 20000"/>
                                    <a:gd name="T5" fmla="*/ 19952 h 20000"/>
                                    <a:gd name="T6" fmla="*/ 19958 w 20000"/>
                                    <a:gd name="T7" fmla="*/ 19808 h 20000"/>
                                  </a:gdLst>
                                  <a:ahLst/>
                                  <a:cxnLst>
                                    <a:cxn ang="0">
                                      <a:pos x="T0" y="T1"/>
                                    </a:cxn>
                                    <a:cxn ang="0">
                                      <a:pos x="T2" y="T3"/>
                                    </a:cxn>
                                    <a:cxn ang="0">
                                      <a:pos x="T4" y="T5"/>
                                    </a:cxn>
                                    <a:cxn ang="0">
                                      <a:pos x="T6" y="T7"/>
                                    </a:cxn>
                                  </a:cxnLst>
                                  <a:rect l="0" t="0" r="r" b="b"/>
                                  <a:pathLst>
                                    <a:path w="20000" h="20000">
                                      <a:moveTo>
                                        <a:pt x="19958" y="0"/>
                                      </a:moveTo>
                                      <a:lnTo>
                                        <a:pt x="0" y="337"/>
                                      </a:lnTo>
                                      <a:lnTo>
                                        <a:pt x="8358" y="19952"/>
                                      </a:lnTo>
                                      <a:lnTo>
                                        <a:pt x="19958" y="19808"/>
                                      </a:lnTo>
                                    </a:path>
                                  </a:pathLst>
                                </a:custGeom>
                                <a:solidFill>
                                  <a:srgbClr val="DFDFDF"/>
                                </a:solidFill>
                                <a:ln w="952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 name="Line 1172"/>
                              <wps:cNvCnPr/>
                              <wps:spPr bwMode="auto">
                                <a:xfrm>
                                  <a:off x="856" y="11291"/>
                                  <a:ext cx="9" cy="239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Rectangle 1173"/>
                              <wps:cNvSpPr>
                                <a:spLocks noChangeArrowheads="1"/>
                              </wps:cNvSpPr>
                              <wps:spPr bwMode="auto">
                                <a:xfrm>
                                  <a:off x="16728" y="1060"/>
                                  <a:ext cx="1730" cy="35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wps:txbx>
                              <wps:bodyPr rot="0" vert="horz" wrap="square" lIns="12700" tIns="12700" rIns="12700" bIns="12700" anchor="t" anchorCtr="0" upright="1">
                                <a:noAutofit/>
                              </wps:bodyPr>
                            </wps:wsp>
                            <wps:wsp>
                              <wps:cNvPr id="16" name="Rectangle 1174"/>
                              <wps:cNvSpPr>
                                <a:spLocks noChangeArrowheads="1"/>
                              </wps:cNvSpPr>
                              <wps:spPr bwMode="auto">
                                <a:xfrm>
                                  <a:off x="14231" y="13141"/>
                                  <a:ext cx="1461" cy="29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proofErr w:type="gramStart"/>
                                    <w:r w:rsidRPr="000458C4">
                                      <w:rPr>
                                        <w:rFonts w:cs="Arial"/>
                                      </w:rPr>
                                      <w:t>r</w:t>
                                    </w:r>
                                    <w:proofErr w:type="gramEnd"/>
                                  </w:p>
                                </w:txbxContent>
                              </wps:txbx>
                              <wps:bodyPr rot="0" vert="horz" wrap="square" lIns="12700" tIns="12700" rIns="12700" bIns="12700" anchor="t" anchorCtr="0" upright="1">
                                <a:noAutofit/>
                              </wps:bodyPr>
                            </wps:wsp>
                            <wps:wsp>
                              <wps:cNvPr id="20" name="Line 1175"/>
                              <wps:cNvCnPr/>
                              <wps:spPr bwMode="auto">
                                <a:xfrm>
                                  <a:off x="15186" y="0"/>
                                  <a:ext cx="1534" cy="181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1" name="Group 1176"/>
                              <wpg:cNvGrpSpPr>
                                <a:grpSpLocks/>
                              </wpg:cNvGrpSpPr>
                              <wpg:grpSpPr bwMode="auto">
                                <a:xfrm>
                                  <a:off x="10192" y="5819"/>
                                  <a:ext cx="3223" cy="3844"/>
                                  <a:chOff x="0" y="0"/>
                                  <a:chExt cx="20000" cy="20000"/>
                                </a:xfrm>
                              </wpg:grpSpPr>
                              <wps:wsp>
                                <wps:cNvPr id="22" name="Freeform 1177"/>
                                <wps:cNvSpPr>
                                  <a:spLocks/>
                                </wps:cNvSpPr>
                                <wps:spPr bwMode="auto">
                                  <a:xfrm>
                                    <a:off x="0" y="0"/>
                                    <a:ext cx="20000" cy="20000"/>
                                  </a:xfrm>
                                  <a:custGeom>
                                    <a:avLst/>
                                    <a:gdLst>
                                      <a:gd name="T0" fmla="*/ 0 w 20000"/>
                                      <a:gd name="T1" fmla="*/ 19950 h 20000"/>
                                      <a:gd name="T2" fmla="*/ 19494 w 20000"/>
                                      <a:gd name="T3" fmla="*/ 19900 h 20000"/>
                                      <a:gd name="T4" fmla="*/ 19949 w 20000"/>
                                      <a:gd name="T5" fmla="*/ 0 h 20000"/>
                                      <a:gd name="T6" fmla="*/ 0 w 20000"/>
                                      <a:gd name="T7" fmla="*/ 19950 h 20000"/>
                                    </a:gdLst>
                                    <a:ahLst/>
                                    <a:cxnLst>
                                      <a:cxn ang="0">
                                        <a:pos x="T0" y="T1"/>
                                      </a:cxn>
                                      <a:cxn ang="0">
                                        <a:pos x="T2" y="T3"/>
                                      </a:cxn>
                                      <a:cxn ang="0">
                                        <a:pos x="T4" y="T5"/>
                                      </a:cxn>
                                      <a:cxn ang="0">
                                        <a:pos x="T6" y="T7"/>
                                      </a:cxn>
                                    </a:cxnLst>
                                    <a:rect l="0" t="0" r="r" b="b"/>
                                    <a:pathLst>
                                      <a:path w="20000" h="20000">
                                        <a:moveTo>
                                          <a:pt x="0" y="19950"/>
                                        </a:moveTo>
                                        <a:lnTo>
                                          <a:pt x="19494" y="19900"/>
                                        </a:lnTo>
                                        <a:lnTo>
                                          <a:pt x="19949" y="0"/>
                                        </a:lnTo>
                                        <a:lnTo>
                                          <a:pt x="0" y="1995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 name="Line 1178"/>
                                <wps:cNvCnPr/>
                                <wps:spPr bwMode="auto">
                                  <a:xfrm flipV="1">
                                    <a:off x="298" y="302"/>
                                    <a:ext cx="19702" cy="1969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4" name="Line 1179"/>
                              <wps:cNvCnPr/>
                              <wps:spPr bwMode="auto">
                                <a:xfrm>
                                  <a:off x="18409" y="3911"/>
                                  <a:ext cx="1591" cy="1918"/>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Freeform 1180"/>
                              <wps:cNvSpPr>
                                <a:spLocks/>
                              </wps:cNvSpPr>
                              <wps:spPr bwMode="auto">
                                <a:xfrm>
                                  <a:off x="13415" y="3603"/>
                                  <a:ext cx="3003" cy="617"/>
                                </a:xfrm>
                                <a:custGeom>
                                  <a:avLst/>
                                  <a:gdLst>
                                    <a:gd name="T0" fmla="*/ 0 w 20000"/>
                                    <a:gd name="T1" fmla="*/ 0 h 20000"/>
                                    <a:gd name="T2" fmla="*/ 0 w 20000"/>
                                    <a:gd name="T3" fmla="*/ 6250 h 20000"/>
                                    <a:gd name="T4" fmla="*/ 815 w 20000"/>
                                    <a:gd name="T5" fmla="*/ 13438 h 20000"/>
                                    <a:gd name="T6" fmla="*/ 1196 w 20000"/>
                                    <a:gd name="T7" fmla="*/ 13438 h 20000"/>
                                    <a:gd name="T8" fmla="*/ 1196 w 20000"/>
                                    <a:gd name="T9" fmla="*/ 19688 h 20000"/>
                                    <a:gd name="T10" fmla="*/ 11413 w 20000"/>
                                    <a:gd name="T11" fmla="*/ 19688 h 20000"/>
                                    <a:gd name="T12" fmla="*/ 11413 w 20000"/>
                                    <a:gd name="T13" fmla="*/ 13438 h 20000"/>
                                    <a:gd name="T14" fmla="*/ 12609 w 20000"/>
                                    <a:gd name="T15" fmla="*/ 13438 h 20000"/>
                                    <a:gd name="T16" fmla="*/ 12609 w 20000"/>
                                    <a:gd name="T17" fmla="*/ 6250 h 20000"/>
                                    <a:gd name="T18" fmla="*/ 19946 w 20000"/>
                                    <a:gd name="T19" fmla="*/ 625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0" y="0"/>
                                      </a:moveTo>
                                      <a:lnTo>
                                        <a:pt x="0" y="6250"/>
                                      </a:lnTo>
                                      <a:lnTo>
                                        <a:pt x="815" y="13438"/>
                                      </a:lnTo>
                                      <a:lnTo>
                                        <a:pt x="1196" y="13438"/>
                                      </a:lnTo>
                                      <a:lnTo>
                                        <a:pt x="1196" y="19688"/>
                                      </a:lnTo>
                                      <a:lnTo>
                                        <a:pt x="11413" y="19688"/>
                                      </a:lnTo>
                                      <a:lnTo>
                                        <a:pt x="11413" y="13438"/>
                                      </a:lnTo>
                                      <a:lnTo>
                                        <a:pt x="12609" y="13438"/>
                                      </a:lnTo>
                                      <a:lnTo>
                                        <a:pt x="12609" y="6250"/>
                                      </a:lnTo>
                                      <a:lnTo>
                                        <a:pt x="19946" y="625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 name="Line 1181"/>
                              <wps:cNvCnPr/>
                              <wps:spPr bwMode="auto">
                                <a:xfrm flipV="1">
                                  <a:off x="13488" y="3198"/>
                                  <a:ext cx="5435" cy="6417"/>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1182"/>
                              <wps:cNvCnPr/>
                              <wps:spPr bwMode="auto">
                                <a:xfrm flipV="1">
                                  <a:off x="856" y="17601"/>
                                  <a:ext cx="8" cy="2399"/>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Rectangle 1183"/>
                              <wps:cNvSpPr>
                                <a:spLocks noChangeArrowheads="1"/>
                              </wps:cNvSpPr>
                              <wps:spPr bwMode="auto">
                                <a:xfrm>
                                  <a:off x="122" y="13892"/>
                                  <a:ext cx="2578" cy="3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0458C4" w:rsidRDefault="004E000A" w:rsidP="00750935">
                                    <w:pPr>
                                      <w:rPr>
                                        <w:rFonts w:cs="Arial"/>
                                      </w:rPr>
                                    </w:pPr>
                                    <w:r w:rsidRPr="000458C4">
                                      <w:rPr>
                                        <w:rFonts w:cs="Arial"/>
                                      </w:rPr>
                                      <w:t>T</w:t>
                                    </w:r>
                                    <w:r w:rsidRPr="000458C4">
                                      <w:rPr>
                                        <w:rFonts w:cs="Arial"/>
                                        <w:vertAlign w:val="subscript"/>
                                      </w:rPr>
                                      <w:t>s</w:t>
                                    </w:r>
                                  </w:p>
                                </w:txbxContent>
                              </wps:txbx>
                              <wps:bodyPr rot="0" vert="horz" wrap="square" lIns="12700" tIns="12700" rIns="12700" bIns="12700" anchor="t" anchorCtr="0" upright="1">
                                <a:noAutofit/>
                              </wps:bodyPr>
                            </wps:wsp>
                            <wpg:grpSp>
                              <wpg:cNvPr id="29" name="Group 1184"/>
                              <wpg:cNvGrpSpPr>
                                <a:grpSpLocks/>
                              </wpg:cNvGrpSpPr>
                              <wpg:grpSpPr bwMode="auto">
                                <a:xfrm>
                                  <a:off x="1901" y="9740"/>
                                  <a:ext cx="3223" cy="3844"/>
                                  <a:chOff x="0" y="0"/>
                                  <a:chExt cx="20000" cy="20000"/>
                                </a:xfrm>
                              </wpg:grpSpPr>
                              <wps:wsp>
                                <wps:cNvPr id="32" name="Freeform 1185"/>
                                <wps:cNvSpPr>
                                  <a:spLocks/>
                                </wps:cNvSpPr>
                                <wps:spPr bwMode="auto">
                                  <a:xfrm>
                                    <a:off x="0" y="0"/>
                                    <a:ext cx="20000" cy="20000"/>
                                  </a:xfrm>
                                  <a:custGeom>
                                    <a:avLst/>
                                    <a:gdLst>
                                      <a:gd name="T0" fmla="*/ 0 w 20000"/>
                                      <a:gd name="T1" fmla="*/ 19950 h 20000"/>
                                      <a:gd name="T2" fmla="*/ 19494 w 20000"/>
                                      <a:gd name="T3" fmla="*/ 19900 h 20000"/>
                                      <a:gd name="T4" fmla="*/ 19949 w 20000"/>
                                      <a:gd name="T5" fmla="*/ 0 h 20000"/>
                                      <a:gd name="T6" fmla="*/ 0 w 20000"/>
                                      <a:gd name="T7" fmla="*/ 19950 h 20000"/>
                                    </a:gdLst>
                                    <a:ahLst/>
                                    <a:cxnLst>
                                      <a:cxn ang="0">
                                        <a:pos x="T0" y="T1"/>
                                      </a:cxn>
                                      <a:cxn ang="0">
                                        <a:pos x="T2" y="T3"/>
                                      </a:cxn>
                                      <a:cxn ang="0">
                                        <a:pos x="T4" y="T5"/>
                                      </a:cxn>
                                      <a:cxn ang="0">
                                        <a:pos x="T6" y="T7"/>
                                      </a:cxn>
                                    </a:cxnLst>
                                    <a:rect l="0" t="0" r="r" b="b"/>
                                    <a:pathLst>
                                      <a:path w="20000" h="20000">
                                        <a:moveTo>
                                          <a:pt x="0" y="19950"/>
                                        </a:moveTo>
                                        <a:lnTo>
                                          <a:pt x="19494" y="19900"/>
                                        </a:lnTo>
                                        <a:lnTo>
                                          <a:pt x="19949" y="0"/>
                                        </a:lnTo>
                                        <a:lnTo>
                                          <a:pt x="0" y="1995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 name="Line 1186"/>
                                <wps:cNvCnPr/>
                                <wps:spPr bwMode="auto">
                                  <a:xfrm flipV="1">
                                    <a:off x="304" y="302"/>
                                    <a:ext cx="19696" cy="1969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5" name="Freeform 1187"/>
                              <wps:cNvSpPr>
                                <a:spLocks/>
                              </wps:cNvSpPr>
                              <wps:spPr bwMode="auto">
                                <a:xfrm>
                                  <a:off x="5222" y="9624"/>
                                  <a:ext cx="8209" cy="3969"/>
                                </a:xfrm>
                                <a:custGeom>
                                  <a:avLst/>
                                  <a:gdLst>
                                    <a:gd name="T0" fmla="*/ 19980 w 20000"/>
                                    <a:gd name="T1" fmla="*/ 0 h 20000"/>
                                    <a:gd name="T2" fmla="*/ 0 w 20000"/>
                                    <a:gd name="T3" fmla="*/ 388 h 20000"/>
                                    <a:gd name="T4" fmla="*/ 0 w 20000"/>
                                    <a:gd name="T5" fmla="*/ 19951 h 20000"/>
                                    <a:gd name="T6" fmla="*/ 19682 w 20000"/>
                                    <a:gd name="T7" fmla="*/ 19951 h 20000"/>
                                  </a:gdLst>
                                  <a:ahLst/>
                                  <a:cxnLst>
                                    <a:cxn ang="0">
                                      <a:pos x="T0" y="T1"/>
                                    </a:cxn>
                                    <a:cxn ang="0">
                                      <a:pos x="T2" y="T3"/>
                                    </a:cxn>
                                    <a:cxn ang="0">
                                      <a:pos x="T4" y="T5"/>
                                    </a:cxn>
                                    <a:cxn ang="0">
                                      <a:pos x="T6" y="T7"/>
                                    </a:cxn>
                                  </a:cxnLst>
                                  <a:rect l="0" t="0" r="r" b="b"/>
                                  <a:pathLst>
                                    <a:path w="20000" h="20000">
                                      <a:moveTo>
                                        <a:pt x="19980" y="0"/>
                                      </a:moveTo>
                                      <a:lnTo>
                                        <a:pt x="0" y="388"/>
                                      </a:lnTo>
                                      <a:lnTo>
                                        <a:pt x="0" y="19951"/>
                                      </a:lnTo>
                                      <a:lnTo>
                                        <a:pt x="19682" y="19951"/>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 name="Freeform 1188"/>
                              <wps:cNvSpPr>
                                <a:spLocks/>
                              </wps:cNvSpPr>
                              <wps:spPr bwMode="auto">
                                <a:xfrm>
                                  <a:off x="0" y="13603"/>
                                  <a:ext cx="334" cy="3892"/>
                                </a:xfrm>
                                <a:custGeom>
                                  <a:avLst/>
                                  <a:gdLst>
                                    <a:gd name="T0" fmla="*/ 19512 w 20000"/>
                                    <a:gd name="T1" fmla="*/ 19950 h 20000"/>
                                    <a:gd name="T2" fmla="*/ 13171 w 20000"/>
                                    <a:gd name="T3" fmla="*/ 19950 h 20000"/>
                                    <a:gd name="T4" fmla="*/ 6341 w 20000"/>
                                    <a:gd name="T5" fmla="*/ 19158 h 20000"/>
                                    <a:gd name="T6" fmla="*/ 6341 w 20000"/>
                                    <a:gd name="T7" fmla="*/ 18762 h 20000"/>
                                    <a:gd name="T8" fmla="*/ 0 w 20000"/>
                                    <a:gd name="T9" fmla="*/ 18762 h 20000"/>
                                    <a:gd name="T10" fmla="*/ 0 w 20000"/>
                                    <a:gd name="T11" fmla="*/ 8515 h 20000"/>
                                    <a:gd name="T12" fmla="*/ 6341 w 20000"/>
                                    <a:gd name="T13" fmla="*/ 8515 h 20000"/>
                                    <a:gd name="T14" fmla="*/ 6341 w 20000"/>
                                    <a:gd name="T15" fmla="*/ 7327 h 20000"/>
                                    <a:gd name="T16" fmla="*/ 13171 w 20000"/>
                                    <a:gd name="T17" fmla="*/ 7327 h 20000"/>
                                    <a:gd name="T18" fmla="*/ 13171 w 20000"/>
                                    <a:gd name="T19"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000" h="20000">
                                      <a:moveTo>
                                        <a:pt x="19512" y="19950"/>
                                      </a:moveTo>
                                      <a:lnTo>
                                        <a:pt x="13171" y="19950"/>
                                      </a:lnTo>
                                      <a:lnTo>
                                        <a:pt x="6341" y="19158"/>
                                      </a:lnTo>
                                      <a:lnTo>
                                        <a:pt x="6341" y="18762"/>
                                      </a:lnTo>
                                      <a:lnTo>
                                        <a:pt x="0" y="18762"/>
                                      </a:lnTo>
                                      <a:lnTo>
                                        <a:pt x="0" y="8515"/>
                                      </a:lnTo>
                                      <a:lnTo>
                                        <a:pt x="6341" y="8515"/>
                                      </a:lnTo>
                                      <a:lnTo>
                                        <a:pt x="6341" y="7327"/>
                                      </a:lnTo>
                                      <a:lnTo>
                                        <a:pt x="13171" y="7327"/>
                                      </a:lnTo>
                                      <a:lnTo>
                                        <a:pt x="13171" y="0"/>
                                      </a:lnTo>
                                    </a:path>
                                  </a:pathLst>
                                </a:custGeom>
                                <a:solidFill>
                                  <a:srgbClr val="FFFFFF"/>
                                </a:solidFill>
                                <a:ln w="6350"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 name="Line 1189"/>
                              <wps:cNvCnPr/>
                              <wps:spPr bwMode="auto">
                                <a:xfrm>
                                  <a:off x="8543" y="9701"/>
                                  <a:ext cx="9" cy="3912"/>
                                </a:xfrm>
                                <a:prstGeom prst="line">
                                  <a:avLst/>
                                </a:prstGeom>
                                <a:noFill/>
                                <a:ln w="9525">
                                  <a:solidFill>
                                    <a:srgbClr val="000000"/>
                                  </a:solidFill>
                                  <a:prstDash val="sys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1190"/>
                              <wps:cNvCnPr/>
                              <wps:spPr bwMode="auto">
                                <a:xfrm>
                                  <a:off x="9033" y="9701"/>
                                  <a:ext cx="8" cy="3912"/>
                                </a:xfrm>
                                <a:prstGeom prst="line">
                                  <a:avLst/>
                                </a:prstGeom>
                                <a:noFill/>
                                <a:ln w="9525">
                                  <a:solidFill>
                                    <a:srgbClr val="000000"/>
                                  </a:solidFill>
                                  <a:prstDash val="sys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191"/>
                              <wps:cNvCnPr/>
                              <wps:spPr bwMode="auto">
                                <a:xfrm flipV="1">
                                  <a:off x="16434" y="3651"/>
                                  <a:ext cx="8" cy="1276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92"/>
                              <wps:cNvCnPr/>
                              <wps:spPr bwMode="auto">
                                <a:xfrm flipV="1">
                                  <a:off x="13488" y="1108"/>
                                  <a:ext cx="3901" cy="460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193"/>
                              <wps:cNvSpPr>
                                <a:spLocks noChangeArrowheads="1"/>
                              </wps:cNvSpPr>
                              <wps:spPr bwMode="auto">
                                <a:xfrm>
                                  <a:off x="7605" y="1407"/>
                                  <a:ext cx="4113" cy="35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E000A" w:rsidRPr="00AA37A1" w:rsidRDefault="004E000A" w:rsidP="00750935">
                                    <w:pPr>
                                      <w:rPr>
                                        <w:rFonts w:cs="Arial"/>
                                        <w:spacing w:val="-4"/>
                                        <w:sz w:val="22"/>
                                      </w:rPr>
                                    </w:pPr>
                                    <w:r w:rsidRPr="00AA37A1">
                                      <w:rPr>
                                        <w:rFonts w:cs="Arial"/>
                                        <w:spacing w:val="-4"/>
                                        <w:sz w:val="22"/>
                                      </w:rPr>
                                      <w:t>0,5t</w:t>
                                    </w:r>
                                    <w:r w:rsidRPr="00AA37A1">
                                      <w:rPr>
                                        <w:rFonts w:cs="Arial"/>
                                        <w:spacing w:val="-4"/>
                                        <w:sz w:val="22"/>
                                        <w:vertAlign w:val="subscript"/>
                                      </w:rPr>
                                      <w:t>m</w:t>
                                    </w:r>
                                  </w:p>
                                </w:txbxContent>
                              </wps:txbx>
                              <wps:bodyPr rot="0" vert="horz" wrap="square" lIns="12700" tIns="12700" rIns="12700" bIns="12700" anchor="t" anchorCtr="0" upright="1">
                                <a:noAutofit/>
                              </wps:bodyPr>
                            </wps:wsp>
                            <wps:wsp>
                              <wps:cNvPr id="43" name="Line 1194"/>
                              <wps:cNvCnPr/>
                              <wps:spPr bwMode="auto">
                                <a:xfrm>
                                  <a:off x="6985" y="3825"/>
                                  <a:ext cx="1534" cy="1811"/>
                                </a:xfrm>
                                <a:prstGeom prst="line">
                                  <a:avLst/>
                                </a:prstGeom>
                                <a:noFill/>
                                <a:ln w="635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Line 1195"/>
                              <wps:cNvCnPr/>
                              <wps:spPr bwMode="auto">
                                <a:xfrm>
                                  <a:off x="10126" y="7649"/>
                                  <a:ext cx="1592" cy="1917"/>
                                </a:xfrm>
                                <a:prstGeom prst="line">
                                  <a:avLst/>
                                </a:prstGeom>
                                <a:noFill/>
                                <a:ln w="6350">
                                  <a:solidFill>
                                    <a:srgbClr val="000000"/>
                                  </a:solidFill>
                                  <a:round/>
                                  <a:headEnd type="arrow"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96"/>
                              <wps:cNvCnPr/>
                              <wps:spPr bwMode="auto">
                                <a:xfrm flipV="1">
                                  <a:off x="5288" y="6830"/>
                                  <a:ext cx="5377" cy="6619"/>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1197"/>
                              <wps:cNvCnPr/>
                              <wps:spPr bwMode="auto">
                                <a:xfrm flipV="1">
                                  <a:off x="5288" y="4933"/>
                                  <a:ext cx="3900" cy="460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Freeform 1198"/>
                              <wps:cNvSpPr>
                                <a:spLocks/>
                              </wps:cNvSpPr>
                              <wps:spPr bwMode="auto">
                                <a:xfrm>
                                  <a:off x="14818" y="15655"/>
                                  <a:ext cx="1314" cy="1532"/>
                                </a:xfrm>
                                <a:custGeom>
                                  <a:avLst/>
                                  <a:gdLst>
                                    <a:gd name="T0" fmla="*/ 19876 w 20000"/>
                                    <a:gd name="T1" fmla="*/ 19874 h 20000"/>
                                    <a:gd name="T2" fmla="*/ 0 w 20000"/>
                                    <a:gd name="T3" fmla="*/ 0 h 20000"/>
                                  </a:gdLst>
                                  <a:ahLst/>
                                  <a:cxnLst>
                                    <a:cxn ang="0">
                                      <a:pos x="T0" y="T1"/>
                                    </a:cxn>
                                    <a:cxn ang="0">
                                      <a:pos x="T2" y="T3"/>
                                    </a:cxn>
                                  </a:cxnLst>
                                  <a:rect l="0" t="0" r="r" b="b"/>
                                  <a:pathLst>
                                    <a:path w="20000" h="20000">
                                      <a:moveTo>
                                        <a:pt x="19876" y="19874"/>
                                      </a:moveTo>
                                      <a:lnTo>
                                        <a:pt x="0" y="0"/>
                                      </a:lnTo>
                                    </a:path>
                                  </a:pathLst>
                                </a:custGeom>
                                <a:noFill/>
                                <a:ln w="6350" cap="flat">
                                  <a:solidFill>
                                    <a:srgbClr val="000000"/>
                                  </a:solidFill>
                                  <a:prstDash val="solid"/>
                                  <a:round/>
                                  <a:headEnd type="arrow"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 name="Arc 1199"/>
                              <wps:cNvSpPr>
                                <a:spLocks/>
                              </wps:cNvSpPr>
                              <wps:spPr bwMode="auto">
                                <a:xfrm flipV="1">
                                  <a:off x="15569" y="16089"/>
                                  <a:ext cx="849" cy="14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9" name="Freeform 1200"/>
                              <wps:cNvSpPr>
                                <a:spLocks/>
                              </wps:cNvSpPr>
                              <wps:spPr bwMode="auto">
                                <a:xfrm>
                                  <a:off x="204" y="13603"/>
                                  <a:ext cx="13301" cy="3979"/>
                                </a:xfrm>
                                <a:custGeom>
                                  <a:avLst/>
                                  <a:gdLst>
                                    <a:gd name="T0" fmla="*/ 0 w 20000"/>
                                    <a:gd name="T1" fmla="*/ 0 h 20000"/>
                                    <a:gd name="T2" fmla="*/ 19988 w 20000"/>
                                    <a:gd name="T3" fmla="*/ 48 h 20000"/>
                                    <a:gd name="T4" fmla="*/ 19988 w 20000"/>
                                    <a:gd name="T5" fmla="*/ 19952 h 20000"/>
                                    <a:gd name="T6" fmla="*/ 98 w 20000"/>
                                    <a:gd name="T7" fmla="*/ 19952 h 20000"/>
                                  </a:gdLst>
                                  <a:ahLst/>
                                  <a:cxnLst>
                                    <a:cxn ang="0">
                                      <a:pos x="T0" y="T1"/>
                                    </a:cxn>
                                    <a:cxn ang="0">
                                      <a:pos x="T2" y="T3"/>
                                    </a:cxn>
                                    <a:cxn ang="0">
                                      <a:pos x="T4" y="T5"/>
                                    </a:cxn>
                                    <a:cxn ang="0">
                                      <a:pos x="T6" y="T7"/>
                                    </a:cxn>
                                  </a:cxnLst>
                                  <a:rect l="0" t="0" r="r" b="b"/>
                                  <a:pathLst>
                                    <a:path w="20000" h="20000">
                                      <a:moveTo>
                                        <a:pt x="0" y="0"/>
                                      </a:moveTo>
                                      <a:lnTo>
                                        <a:pt x="19988" y="48"/>
                                      </a:lnTo>
                                      <a:lnTo>
                                        <a:pt x="19988" y="19952"/>
                                      </a:lnTo>
                                      <a:lnTo>
                                        <a:pt x="98" y="19952"/>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 name="Oval 1201"/>
                              <wps:cNvSpPr>
                                <a:spLocks noChangeArrowheads="1"/>
                              </wps:cNvSpPr>
                              <wps:spPr bwMode="auto">
                                <a:xfrm>
                                  <a:off x="10233" y="16956"/>
                                  <a:ext cx="3157" cy="1242"/>
                                </a:xfrm>
                                <a:prstGeom prst="ellipse">
                                  <a:avLst/>
                                </a:prstGeom>
                                <a:solidFill>
                                  <a:srgbClr val="DFDFD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 name="Freeform 1202"/>
                              <wps:cNvSpPr>
                                <a:spLocks/>
                              </wps:cNvSpPr>
                              <wps:spPr bwMode="auto">
                                <a:xfrm>
                                  <a:off x="10192" y="13622"/>
                                  <a:ext cx="3223" cy="3912"/>
                                </a:xfrm>
                                <a:custGeom>
                                  <a:avLst/>
                                  <a:gdLst>
                                    <a:gd name="T0" fmla="*/ 4810 w 20000"/>
                                    <a:gd name="T1" fmla="*/ 0 h 20000"/>
                                    <a:gd name="T2" fmla="*/ 0 w 20000"/>
                                    <a:gd name="T3" fmla="*/ 19951 h 20000"/>
                                    <a:gd name="T4" fmla="*/ 19494 w 20000"/>
                                    <a:gd name="T5" fmla="*/ 19901 h 20000"/>
                                    <a:gd name="T6" fmla="*/ 19949 w 20000"/>
                                    <a:gd name="T7" fmla="*/ 493 h 20000"/>
                                    <a:gd name="T8" fmla="*/ 4810 w 20000"/>
                                    <a:gd name="T9" fmla="*/ 0 h 20000"/>
                                  </a:gdLst>
                                  <a:ahLst/>
                                  <a:cxnLst>
                                    <a:cxn ang="0">
                                      <a:pos x="T0" y="T1"/>
                                    </a:cxn>
                                    <a:cxn ang="0">
                                      <a:pos x="T2" y="T3"/>
                                    </a:cxn>
                                    <a:cxn ang="0">
                                      <a:pos x="T4" y="T5"/>
                                    </a:cxn>
                                    <a:cxn ang="0">
                                      <a:pos x="T6" y="T7"/>
                                    </a:cxn>
                                    <a:cxn ang="0">
                                      <a:pos x="T8" y="T9"/>
                                    </a:cxn>
                                  </a:cxnLst>
                                  <a:rect l="0" t="0" r="r" b="b"/>
                                  <a:pathLst>
                                    <a:path w="20000" h="20000">
                                      <a:moveTo>
                                        <a:pt x="4810" y="0"/>
                                      </a:moveTo>
                                      <a:lnTo>
                                        <a:pt x="0" y="19951"/>
                                      </a:lnTo>
                                      <a:lnTo>
                                        <a:pt x="19494" y="19901"/>
                                      </a:lnTo>
                                      <a:lnTo>
                                        <a:pt x="19949" y="493"/>
                                      </a:lnTo>
                                      <a:lnTo>
                                        <a:pt x="4810" y="0"/>
                                      </a:lnTo>
                                      <a:close/>
                                    </a:path>
                                  </a:pathLst>
                                </a:custGeom>
                                <a:solidFill>
                                  <a:srgbClr val="DFDFDF"/>
                                </a:solidFill>
                                <a:ln>
                                  <a:noFill/>
                                </a:ln>
                                <a:effectLst/>
                                <a:extLst>
                                  <a:ext uri="{91240B29-F687-4f45-9708-019B960494DF}">
                                    <a14:hiddenLine xmlns:a14="http://schemas.microsoft.com/office/drawing/2010/main" w="9525" cap="flat">
                                      <a:solidFill>
                                        <a:srgbClr val="000000"/>
                                      </a:solidFill>
                                      <a:round/>
                                      <a:headEnd type="none" w="sm" len="sm"/>
                                      <a:tailEnd type="none" w="sm" len="sm"/>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2" name="Line 1203"/>
                              <wps:cNvCnPr/>
                              <wps:spPr bwMode="auto">
                                <a:xfrm flipH="1">
                                  <a:off x="10110" y="13555"/>
                                  <a:ext cx="922" cy="397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Freeform 1204"/>
                              <wps:cNvSpPr>
                                <a:spLocks/>
                              </wps:cNvSpPr>
                              <wps:spPr bwMode="auto">
                                <a:xfrm>
                                  <a:off x="13472" y="3882"/>
                                  <a:ext cx="2105" cy="13738"/>
                                </a:xfrm>
                                <a:custGeom>
                                  <a:avLst/>
                                  <a:gdLst>
                                    <a:gd name="T0" fmla="*/ 0 w 20000"/>
                                    <a:gd name="T1" fmla="*/ 0 h 20000"/>
                                    <a:gd name="T2" fmla="*/ 155 w 20000"/>
                                    <a:gd name="T3" fmla="*/ 19888 h 20000"/>
                                    <a:gd name="T4" fmla="*/ 19922 w 20000"/>
                                    <a:gd name="T5" fmla="*/ 19986 h 20000"/>
                                  </a:gdLst>
                                  <a:ahLst/>
                                  <a:cxnLst>
                                    <a:cxn ang="0">
                                      <a:pos x="T0" y="T1"/>
                                    </a:cxn>
                                    <a:cxn ang="0">
                                      <a:pos x="T2" y="T3"/>
                                    </a:cxn>
                                    <a:cxn ang="0">
                                      <a:pos x="T4" y="T5"/>
                                    </a:cxn>
                                  </a:cxnLst>
                                  <a:rect l="0" t="0" r="r" b="b"/>
                                  <a:pathLst>
                                    <a:path w="20000" h="20000">
                                      <a:moveTo>
                                        <a:pt x="0" y="0"/>
                                      </a:moveTo>
                                      <a:lnTo>
                                        <a:pt x="155" y="19888"/>
                                      </a:lnTo>
                                      <a:lnTo>
                                        <a:pt x="19922" y="19986"/>
                                      </a:lnTo>
                                    </a:path>
                                  </a:pathLst>
                                </a:custGeom>
                                <a:noFill/>
                                <a:ln w="952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70" o:spid="_x0000_s2193" style="position:absolute;left:0;text-align:left;margin-left:21.8pt;margin-top:10.7pt;width:122.55pt;height:103.8pt;z-index:251671552"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">
                      <v:shape id="Freeform 1171" o:spid="_x0000_s2194" style="position:absolute;left:9449;top:9634;width:3925;height:400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HcGsEA&#10;AADbAAAADwAAAGRycy9kb3ducmV2LnhtbERPTWsCMRC9C/0PYQq9SM1WQcrWKEUQeyiKWnoeNuPu&#10;6s5kSaKu/94Igrd5vM+ZzDpu1Jl8qJ0Y+BhkoEgKZ2spDfztFu+foEJEsdg4IQNXCjCbvvQmmFt3&#10;kQ2dt7FUKURCjgaqGNtc61BUxBgGriVJ3N55xpigL7X1eEnh3Ohhlo01Yy2pocKW5hUVx+2JDfDJ&#10;rw6jq1/+H36XfR46Xh/3bMzba/f9BSpSF5/ih/vHpvkjuP+SDtDT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B3BrBAAAA2wAAAA8AAAAAAAAAAAAAAAAAmAIAAGRycy9kb3du&#10;cmV2LnhtbFBLBQYAAAAABAAEAPUAAACGAwAAAAA=&#10;" path="m19958,l,337,8358,19952r11600,-144e" fillcolor="#dfdfdf">
                        <v:stroke startarrowwidth="narrow" startarrowlength="short" endarrowwidth="narrow" endarrowlength="short"/>
                        <v:path arrowok="t" o:connecttype="custom" o:connectlocs="3917,0;0,68;1640,3998;3917,3970" o:connectangles="0,0,0,0"/>
                      </v:shape>
                      <v:line id="Line 1172" o:spid="_x0000_s2195" style="position:absolute;visibility:visible;mso-wrap-style:square" from="856,11291" to="865,13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vdUsMAAADbAAAADwAAAGRycy9kb3ducmV2LnhtbERPTWvCQBC9F/wPywheSt0oEjRmI2Jb&#10;KF5Koz30Ns2OSTA7G3a3Gv99Vyj0No/3OflmMJ24kPOtZQWzaQKCuLK65VrB8fD6tAThA7LGzjIp&#10;uJGHTTF6yDHT9sofdClDLWII+wwVNCH0mZS+asign9qeOHIn6wyGCF0ttcNrDDednCdJKg22HBsa&#10;7GnXUHUuf4yCl3dOj365+v66SfpMn9t08ej2Sk3Gw3YNItAQ/sV/7jcd5y/g/ks8QB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L3VLDAAAA2wAAAA8AAAAAAAAAAAAA&#10;AAAAoQIAAGRycy9kb3ducmV2LnhtbFBLBQYAAAAABAAEAPkAAACRAwAAAAA=&#10;" strokeweight=".5pt">
                        <v:stroke startarrowwidth="narrow" startarrowlength="short" endarrow="open" endarrowwidth="narrow" endarrowlength="short"/>
                      </v:line>
                      <v:rect id="Rectangle 1173" o:spid="_x0000_s2196" style="position:absolute;left:16728;top:1060;width:1730;height: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hKjsAA&#10;AADbAAAADwAAAGRycy9kb3ducmV2LnhtbERPS2sCMRC+F/wPYQRvNWuxIqtRxKJ4KcXHxduwGTeL&#10;O5NlE3X996ZQ6G0+vufMlx3X6k5tqLwYGA0zUCSFt5WUBk7HzfsUVIgoFmsvZOBJAZaL3tscc+sf&#10;sqf7IZYqhUjI0YCLscm1DoUjxjD0DUniLr5ljAm2pbYtPlI41/ojyyaasZLU4LChtaPierixgV3H&#10;K+u2P+Pvc30KX2HPk9uVjRn0u9UMVKQu/ov/3Dub5n/C7y/pAL1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1hKjsAAAADbAAAADwAAAAAAAAAAAAAAAACYAgAAZHJzL2Rvd25y&#10;ZXYueG1sUEsFBgAAAAAEAAQA9QAAAIUDAAAAAA==&#10;" filled="f" stroked="f" strokeweight=".5pt">
                        <v:textbox inset="1pt,1pt,1pt,1pt">
                          <w:txbxContent>
                            <w:p w:rsidR="004E000A" w:rsidRPr="000458C4" w:rsidRDefault="004E000A" w:rsidP="00750935">
                              <w:pPr>
                                <w:rPr>
                                  <w:rFonts w:cs="Arial"/>
                                </w:rPr>
                              </w:pPr>
                              <w:proofErr w:type="gramStart"/>
                              <w:r w:rsidRPr="000458C4">
                                <w:rPr>
                                  <w:rFonts w:cs="Arial"/>
                                </w:rPr>
                                <w:t>t</w:t>
                              </w:r>
                              <w:r w:rsidRPr="000458C4">
                                <w:rPr>
                                  <w:rFonts w:cs="Arial"/>
                                  <w:vertAlign w:val="subscript"/>
                                </w:rPr>
                                <w:t>c</w:t>
                              </w:r>
                              <w:proofErr w:type="gramEnd"/>
                            </w:p>
                          </w:txbxContent>
                        </v:textbox>
                      </v:rect>
                      <v:rect id="Rectangle 1174" o:spid="_x0000_s2197" style="position:absolute;left:14231;top:13141;width:1461;height:2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rU+cAA&#10;AADbAAAADwAAAGRycy9kb3ducmV2LnhtbERPTWvCQBC9F/wPywje6sYioURXEcXiRUTrpbchO2aD&#10;mdmQXTX9911B6G0e73Pmy54bdacu1F4MTMYZKJLS21oqA+fv7fsnqBBRLDZeyMAvBVguBm9zLKx/&#10;yJHup1ipFCKhQAMuxrbQOpSOGMPYtySJu/iOMSbYVdp2+Ejh3OiPLMs1Yy2pwWFLa0fl9XRjA7ue&#10;V9Z9Hab7n+YcNuHI+e3KxoyG/WoGKlIf/8Uv986m+Tk8f0kH6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4rU+cAAAADbAAAADwAAAAAAAAAAAAAAAACYAgAAZHJzL2Rvd25y&#10;ZXYueG1sUEsFBgAAAAAEAAQA9QAAAIUDAAAAAA==&#10;" filled="f" stroked="f" strokeweight=".5pt">
                        <v:textbox inset="1pt,1pt,1pt,1pt">
                          <w:txbxContent>
                            <w:p w:rsidR="004E000A" w:rsidRPr="000458C4" w:rsidRDefault="004E000A" w:rsidP="00750935">
                              <w:pPr>
                                <w:rPr>
                                  <w:rFonts w:cs="Arial"/>
                                </w:rPr>
                              </w:pPr>
                              <w:proofErr w:type="gramStart"/>
                              <w:r w:rsidRPr="000458C4">
                                <w:rPr>
                                  <w:rFonts w:cs="Arial"/>
                                </w:rPr>
                                <w:t>r</w:t>
                              </w:r>
                              <w:proofErr w:type="gramEnd"/>
                            </w:p>
                          </w:txbxContent>
                        </v:textbox>
                      </v:rect>
                      <v:line id="Line 1175" o:spid="_x0000_s2198" style="position:absolute;visibility:visible;mso-wrap-style:square" from="15186,0" to="16720,1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wR7MEAAADbAAAADwAAAGRycy9kb3ducmV2LnhtbERPy4rCMBTdC/5DuIIb0VQZilajiDow&#10;zGbwtXB3ba5tsbkpSUbr308WAy4P571YtaYWD3K+sqxgPEpAEOdWV1woOB0/h1MQPiBrrC2Tghd5&#10;WC27nQVm2j55T49DKEQMYZ+hgjKEJpPS5yUZ9CPbEEfuZp3BEKErpHb4jOGmlpMkSaXBimNDiQ1t&#10;Ssrvh1+jYPfD6clPZ9fLS9I53Vbpx8B9K9Xvtes5iEBteIv/3V9awSSuj1/iD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3BHswQAAANsAAAAPAAAAAAAAAAAAAAAA&#10;AKECAABkcnMvZG93bnJldi54bWxQSwUGAAAAAAQABAD5AAAAjwMAAAAA&#10;" strokeweight=".5pt">
                        <v:stroke startarrowwidth="narrow" startarrowlength="short" endarrow="open" endarrowwidth="narrow" endarrowlength="short"/>
                      </v:line>
                      <v:group id="Group 1176" o:spid="_x0000_s2199" style="position:absolute;left:10192;top:5819;width:3223;height:3844"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Freeform 1177" o:spid="_x0000_s2200" style="position:absolute;width:20000;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0t+sMA&#10;AADbAAAADwAAAGRycy9kb3ducmV2LnhtbESP3YrCMBSE7wXfIRzBO01bcJGuUfxBEEHEKriXh+Zs&#10;W7Y5KU2s9e03wsJeDjPzDbNY9aYWHbWusqwgnkYgiHOrKy4U3K77yRyE88gaa8uk4EUOVsvhYIGp&#10;tk++UJf5QgQIuxQVlN43qZQuL8mgm9qGOHjftjXog2wLqVt8BripZRJFH9JgxWGhxIa2JeU/2cMo&#10;6HezOo5PR9xH3f38tSlObnfwSo1H/foThKfe/4f/2getIEng/SX8AL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0t+sMAAADbAAAADwAAAAAAAAAAAAAAAACYAgAAZHJzL2Rv&#10;d25yZXYueG1sUEsFBgAAAAAEAAQA9QAAAIgDAAAAAA==&#10;" path="m,19950r19494,-50l19949,,,19950xe" fillcolor="#dfdfdf" stroked="f">
                          <v:stroke startarrowwidth="narrow" startarrowlength="short" endarrowwidth="narrow" endarrowlength="short"/>
                          <v:path arrowok="t" o:connecttype="custom" o:connectlocs="0,19950;19494,19900;19949,0;0,19950" o:connectangles="0,0,0,0"/>
                        </v:shape>
                        <v:line id="Line 1178" o:spid="_x0000_s2201" style="position:absolute;flip:y;visibility:visible;mso-wrap-style:square" from="298,302"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H19MMAAADbAAAADwAAAGRycy9kb3ducmV2LnhtbESP3WoCMRSE7wt9h3AKvatZFaRdjSJC&#10;wSJi/YHeHjbHzeLmZJtEd317IwheDjPfDDOZdbYWF/Khcqyg38tAEBdOV1wqOOy/Pz5BhIissXZM&#10;Cq4UYDZ9fZlgrl3LW7rsYilSCYccFZgYm1zKUBiyGHquIU7e0XmLMUlfSu2xTeW2loMsG0mLFacF&#10;gw0tDBWn3dkqGGyyYflVrP3vMawO/4vW7P9+OqXe37r5GESkLj7DD3qpEzeE+5f0A+T0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xx9fTDAAAA2wAAAA8AAAAAAAAAAAAA&#10;AAAAoQIAAGRycy9kb3ducmV2LnhtbFBLBQYAAAAABAAEAPkAAACRAwAAAAA=&#10;">
                          <v:stroke startarrowwidth="narrow" startarrowlength="short" endarrowwidth="narrow" endarrowlength="short"/>
                        </v:line>
                      </v:group>
                      <v:line id="Line 1179" o:spid="_x0000_s2202" style="position:absolute;visibility:visible;mso-wrap-style:square" from="18409,3911" to="20000,5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cTTcMAAADbAAAADwAAAGRycy9kb3ducmV2LnhtbESPUWvCMBSF3wf+h3CFvc1UGUM6YxFF&#10;Nxh70O0H3DXXtLW5KUm07b9fBgMfD+ec73BWxWBbcSMfascK5rMMBHHpdM1GwffX/mkJIkRkja1j&#10;UjBSgGI9eVhhrl3PR7qdohEJwiFHBVWMXS5lKCuyGGauI07e2XmLMUlvpPbYJ7ht5SLLXqTFmtNC&#10;hR1tKyovp6tV8OkPy3Hu9McPX3mze2vM2PRGqcfpsHkFEWmI9/B/+10rWDzD35f0A+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dHE03DAAAA2wAAAA8AAAAAAAAAAAAA&#10;AAAAoQIAAGRycy9kb3ducmV2LnhtbFBLBQYAAAAABAAEAPkAAACRAwAAAAA=&#10;" strokeweight=".5pt">
                        <v:stroke startarrow="open" startarrowwidth="narrow" startarrowlength="short" endarrowwidth="narrow" endarrowlength="short"/>
                      </v:line>
                      <v:shape id="Freeform 1180" o:spid="_x0000_s2203" style="position:absolute;left:13415;top:3603;width:3003;height:61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5of74A&#10;AADbAAAADwAAAGRycy9kb3ducmV2LnhtbESPzQrCMBCE74LvEFbwpqmCItUoIgj+Xaw+wNqsbbHZ&#10;lCbW+vZGEDwOM/MNs1i1phQN1a6wrGA0jEAQp1YXnCm4XraDGQjnkTWWlknBmxyslt3OAmNtX3ym&#10;JvGZCBB2MSrIva9iKV2ak0E3tBVx8O62NuiDrDOpa3wFuCnlOIqm0mDBYSHHijY5pY/kaRTcszfb&#10;S1Otb0l7s3u3S4+H5KRUv9eu5yA8tf4f/rV3WsF4At8v4QfI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peaH++AAAA2wAAAA8AAAAAAAAAAAAAAAAAmAIAAGRycy9kb3ducmV2&#10;LnhtbFBLBQYAAAAABAAEAPUAAACDAwAAAAA=&#10;" path="m,l,6250r815,7188l1196,13438r,6250l11413,19688r,-6250l12609,13438r,-7188l19946,6250e" strokeweight=".5pt">
                        <v:stroke startarrowwidth="narrow" startarrowlength="short" endarrowwidth="narrow" endarrowlength="short"/>
                        <v:path arrowok="t" o:connecttype="custom" o:connectlocs="0,0;0,193;122,415;180,415;180,607;1714,607;1714,415;1893,415;1893,193;2995,193" o:connectangles="0,0,0,0,0,0,0,0,0,0"/>
                      </v:shape>
                      <v:line id="Line 1181" o:spid="_x0000_s2204" style="position:absolute;flip:y;visibility:visible;mso-wrap-style:square" from="13488,3198" to="18923,9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C3ZMQAAADbAAAADwAAAGRycy9kb3ducmV2LnhtbESPQWuDQBSE74H8h+UFeotrFaTYbEKa&#10;UCi9NNV46O3hvqrUfSvu1th/3w0Echxm5htms5tNLyYaXWdZwWMUgyCure64UXAuX9dPIJxH1thb&#10;JgV/5GC3XS42mGt74U+aCt+IAGGXo4LW+yGX0tUtGXSRHYiD921Hgz7IsZF6xEuAm14mcZxJgx2H&#10;hRYHOrRU/xS/RsH0kr4fPyqbfdmhk9W+rFJ36pV6WM37ZxCeZn8P39pvWkGSwfVL+AFy+w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ILdkxAAAANsAAAAPAAAAAAAAAAAA&#10;AAAAAKECAABkcnMvZG93bnJldi54bWxQSwUGAAAAAAQABAD5AAAAkgMAAAAA&#10;" strokeweight=".5pt">
                        <v:stroke startarrowwidth="narrow" startarrowlength="short" endarrowwidth="narrow" endarrowlength="short"/>
                      </v:line>
                      <v:line id="Line 1182" o:spid="_x0000_s2205" style="position:absolute;flip:y;visibility:visible;mso-wrap-style:square" from="856,17601" to="864,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srm8YAAADbAAAADwAAAGRycy9kb3ducmV2LnhtbESPzWrDMBCE74W8g9hAL6WR40NS3Mgm&#10;hMY40EvS9pDbYm1tU2tlLPmnb18FCjkOM/MNs8tm04qRetdYVrBeRSCIS6sbrhR8fhyfX0A4j6yx&#10;tUwKfslBli4edphoO/GZxouvRICwS1BB7X2XSOnKmgy6le2Ig/dte4M+yL6SuscpwE0r4yjaSIMN&#10;h4UaOzrUVP5cBqNgfCvO46mlIc+79+taH0/519NVqcflvH8F4Wn29/B/u9AK4i3cvoQfIN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3bK5vGAAAA2wAAAA8AAAAAAAAA&#10;AAAAAAAAoQIAAGRycy9kb3ducmV2LnhtbFBLBQYAAAAABAAEAPkAAACUAwAAAAA=&#10;" strokeweight=".5pt">
                        <v:stroke startarrowwidth="narrow" startarrowlength="short" endarrow="open" endarrowwidth="narrow" endarrowlength="short"/>
                      </v:line>
                      <v:rect id="Rectangle 1183" o:spid="_x0000_s2206" style="position:absolute;left:122;top:13892;width:2578;height:3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Uvrb8A&#10;AADbAAAADwAAAGRycy9kb3ducmV2LnhtbERPTYvCMBC9C/sfwizsTVNFRKpRxGXFyyJqL96GZmyK&#10;nUlponb//eYgeHy87+W650Y9qAu1FwPjUQaKpPS2lspAcf4ZzkGFiGKx8UIG/ijAevUxWGJu/VOO&#10;9DjFSqUQCTkacDG2udahdMQYRr4lSdzVd4wxwa7StsNnCudGT7JsphlrSQ0OW9o6Km+nOxvY97yx&#10;bneY/l6aInyHI8/uNzbm67PfLEBF6uNb/HLvrYFJGpu+pB+g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3NS+tvwAAANsAAAAPAAAAAAAAAAAAAAAAAJgCAABkcnMvZG93bnJl&#10;di54bWxQSwUGAAAAAAQABAD1AAAAhAMAAAAA&#10;" filled="f" stroked="f" strokeweight=".5pt">
                        <v:textbox inset="1pt,1pt,1pt,1pt">
                          <w:txbxContent>
                            <w:p w:rsidR="004E000A" w:rsidRPr="000458C4" w:rsidRDefault="004E000A" w:rsidP="00750935">
                              <w:pPr>
                                <w:rPr>
                                  <w:rFonts w:cs="Arial"/>
                                </w:rPr>
                              </w:pPr>
                              <w:r w:rsidRPr="000458C4">
                                <w:rPr>
                                  <w:rFonts w:cs="Arial"/>
                                </w:rPr>
                                <w:t>T</w:t>
                              </w:r>
                              <w:r w:rsidRPr="000458C4">
                                <w:rPr>
                                  <w:rFonts w:cs="Arial"/>
                                  <w:vertAlign w:val="subscript"/>
                                </w:rPr>
                                <w:t>s</w:t>
                              </w:r>
                            </w:p>
                          </w:txbxContent>
                        </v:textbox>
                      </v:rect>
                      <v:group id="Group 1184" o:spid="_x0000_s2207" style="position:absolute;left:1901;top:9740;width:3223;height:3844"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reeform 1185" o:spid="_x0000_s2208" style="position:absolute;width:20000;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S7J8MA&#10;AADbAAAADwAAAGRycy9kb3ducmV2LnhtbESP3YrCMBSE7wXfIRzBuzWtyy5LNYo/CLIgslXQy0Nz&#10;bIvNSWmytb69EQQvh5n5hpnOO1OJlhpXWlYQjyIQxJnVJecKjofNxw8I55E1VpZJwZ0czGf93hQT&#10;bW/8R23qcxEg7BJUUHhfJ1K6rCCDbmRr4uBdbGPQB9nkUjd4C3BTyXEUfUuDJYeFAmtaFZRd03+j&#10;oFt/VXG8+8VN1J7252W+c+utV2o46BYTEJ46/w6/2lut4HM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S7J8MAAADbAAAADwAAAAAAAAAAAAAAAACYAgAAZHJzL2Rv&#10;d25yZXYueG1sUEsFBgAAAAAEAAQA9QAAAIgDAAAAAA==&#10;" path="m,19950r19494,-50l19949,,,19950xe" fillcolor="#dfdfdf" stroked="f">
                          <v:stroke startarrowwidth="narrow" startarrowlength="short" endarrowwidth="narrow" endarrowlength="short"/>
                          <v:path arrowok="t" o:connecttype="custom" o:connectlocs="0,19950;19494,19900;19949,0;0,19950" o:connectangles="0,0,0,0"/>
                        </v:shape>
                        <v:line id="Line 1186" o:spid="_x0000_s2209" style="position:absolute;flip:y;visibility:visible;mso-wrap-style:square" from="304,302"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H7XcQAAADbAAAADwAAAGRycy9kb3ducmV2LnhtbESPW2sCMRSE3wv9D+EIvtWsF4quRilC&#10;wSJSb+DrYXPcLG5Otknqbv99IxT6OMzMN8xi1dla3MmHyrGC4SADQVw4XXGp4Hx6f5mCCBFZY+2Y&#10;FPxQgNXy+WmBuXYtH+h+jKVIEA45KjAxNrmUoTBkMQxcQ5y8q/MWY5K+lNpjm+C2lqMse5UWK04L&#10;BhtaGypux2+rYPSZjctZsfP7a9iev9atOV0+OqX6ve5tDiJSF//Df+2NVjCewONL+g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QftdxAAAANsAAAAPAAAAAAAAAAAA&#10;AAAAAKECAABkcnMvZG93bnJldi54bWxQSwUGAAAAAAQABAD5AAAAkgMAAAAA&#10;">
                          <v:stroke startarrowwidth="narrow" startarrowlength="short" endarrowwidth="narrow" endarrowlength="short"/>
                        </v:line>
                      </v:group>
                      <v:shape id="Freeform 1187" o:spid="_x0000_s2210" style="position:absolute;left:5222;top:9624;width:8209;height:396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8+58UA&#10;AADbAAAADwAAAGRycy9kb3ducmV2LnhtbESPT2vCQBTE70K/w/KE3nRjW/+lbkQKhZwE0xT09sg+&#10;kzTZt2l21fjtu4VCj8PM/IbZbAfTiiv1rrasYDaNQBAXVtdcKsg/3icrEM4ja2wtk4I7OdgmD6MN&#10;xtre+EDXzJciQNjFqKDyvouldEVFBt3UdsTBO9veoA+yL6Xu8RbgppVPUbSQBmsOCxV29FZR0WQX&#10;oyDaL+pPl+Luss6bryL7Tpen44tSj+Nh9wrC0+D/w3/tVCt4nsPvl/ADZP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Tz7nxQAAANsAAAAPAAAAAAAAAAAAAAAAAJgCAABkcnMv&#10;ZG93bnJldi54bWxQSwUGAAAAAAQABAD1AAAAigMAAAAA&#10;" path="m19980,l,388,,19951r19682,e" filled="f">
                        <v:stroke startarrowwidth="narrow" startarrowlength="short" endarrowwidth="narrow" endarrowlength="short"/>
                        <v:path arrowok="t" o:connecttype="custom" o:connectlocs="8201,0;0,77;0,3959;8078,3959" o:connectangles="0,0,0,0"/>
                      </v:shape>
                      <v:shape id="Freeform 1188" o:spid="_x0000_s2211" style="position:absolute;top:13603;width:334;height:389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Vg1b4A&#10;AADbAAAADwAAAGRycy9kb3ducmV2LnhtbESPzQrCMBCE74LvEFbwpqkKItUoIgj+Xaw+wNqsbbHZ&#10;lCbW+vZGEDwOM/MNs1i1phQN1a6wrGA0jEAQp1YXnCm4XraDGQjnkTWWlknBmxyslt3OAmNtX3ym&#10;JvGZCBB2MSrIva9iKV2ak0E3tBVx8O62NuiDrDOpa3wFuCnlOIqm0mDBYSHHijY5pY/kaRTcszfb&#10;S1Otb0l7s3u3S4+H5KRUv9eu5yA8tf4f/rV3WsFkCt8v4QfI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9VYNW+AAAA2wAAAA8AAAAAAAAAAAAAAAAAmAIAAGRycy9kb3ducmV2&#10;LnhtbFBLBQYAAAAABAAEAPUAAACDAwAAAAA=&#10;" path="m19512,19950r-6341,l6341,19158r,-396l,18762,,8515r6341,l6341,7327r6830,l13171,e" strokeweight=".5pt">
                        <v:stroke startarrowwidth="narrow" startarrowlength="short" endarrowwidth="narrow" endarrowlength="short"/>
                        <v:path arrowok="t" o:connecttype="custom" o:connectlocs="326,3882;220,3882;106,3728;106,3651;0,3651;0,1657;106,1657;106,1426;220,1426;220,0" o:connectangles="0,0,0,0,0,0,0,0,0,0"/>
                      </v:shape>
                      <v:line id="Line 1189" o:spid="_x0000_s2212" style="position:absolute;visibility:visible;mso-wrap-style:square" from="8543,9701" to="8552,13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Fp9r8AAADbAAAADwAAAGRycy9kb3ducmV2LnhtbERPTYvCMBC9C/6HMII3TVVYpWuURbB4&#10;WdEq7HW2GdtgMylNrN1/bw4LHh/ve73tbS06ar1xrGA2TUAQF04bLhVcL/vJCoQPyBprx6Tgjzxs&#10;N8PBGlPtnnymLg+liCHsU1RQhdCkUvqiIot+6hriyN1cazFE2JZSt/iM4baW8yT5kBYNx4YKG9pV&#10;VNzzh1XQfWen0iQmu9+IfrLj4pd4vlRqPOq/PkEE6sNb/O8+aAWLODZ+iT9Abl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iFp9r8AAADbAAAADwAAAAAAAAAAAAAAAACh&#10;AgAAZHJzL2Rvd25yZXYueG1sUEsFBgAAAAAEAAQA+QAAAI0DAAAAAA==&#10;">
                        <v:stroke dashstyle="3 1 1 1" startarrowwidth="narrow" startarrowlength="short" endarrowwidth="narrow" endarrowlength="short"/>
                      </v:line>
                      <v:line id="Line 1190" o:spid="_x0000_s2213" style="position:absolute;visibility:visible;mso-wrap-style:square" from="9033,9701" to="9041,13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3MbcMAAADbAAAADwAAAGRycy9kb3ducmV2LnhtbESPQWvCQBSE74X+h+UVeqsbFWyNrlIK&#10;hl4UTQWvz+wzWcy+Ddk1xn/vCkKPw8x8w8yXva1FR603jhUMBwkI4sJpw6WC/d/q4wuED8gaa8ek&#10;4EYelovXlzmm2l15R10eShEh7FNUUIXQpFL6oiKLfuAa4uidXGsxRNmWUrd4jXBby1GSTKRFw3Gh&#10;woZ+KirO+cUq6NbZtjSJyc4nokO2GR+JR59Kvb/13zMQgfrwH362f7WC8RQeX+IPkI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1tzG3DAAAA2wAAAA8AAAAAAAAAAAAA&#10;AAAAoQIAAGRycy9kb3ducmV2LnhtbFBLBQYAAAAABAAEAPkAAACRAwAAAAA=&#10;">
                        <v:stroke dashstyle="3 1 1 1" startarrowwidth="narrow" startarrowlength="short" endarrowwidth="narrow" endarrowlength="short"/>
                      </v:line>
                      <v:line id="Line 1191" o:spid="_x0000_s2214" style="position:absolute;flip:y;visibility:visible;mso-wrap-style:square" from="16434,3651" to="16442,16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yOI8IAAADbAAAADwAAAGRycy9kb3ducmV2LnhtbERPW2vCMBR+H/gfwhF8m6k6hutMiwgD&#10;Rca8wV4PzbEpa066JNru3y8Pgz1+fPdVOdhW3MmHxrGC2TQDQVw53XCt4HJ+e1yCCBFZY+uYFPxQ&#10;gLIYPaww167nI91PsRYphEOOCkyMXS5lqAxZDFPXESfu6rzFmKCvpfbYp3DbynmWPUuLDacGgx1t&#10;DFVfp5tVMP/IFvVL9e4P17C/fG96c/7cDUpNxsP6FUSkIf6L/9xbreAprU9f0g+Q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XyOI8IAAADbAAAADwAAAAAAAAAAAAAA&#10;AAChAgAAZHJzL2Rvd25yZXYueG1sUEsFBgAAAAAEAAQA+QAAAJADAAAAAA==&#10;">
                        <v:stroke startarrowwidth="narrow" startarrowlength="short" endarrowwidth="narrow" endarrowlength="short"/>
                      </v:line>
                      <v:line id="Line 1192" o:spid="_x0000_s2215" style="position:absolute;flip:y;visibility:visible;mso-wrap-style:square" from="13488,1108" to="17389,5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bKsMQAAADbAAAADwAAAGRycy9kb3ducmV2LnhtbESPT4vCMBTE7wt+h/CEvWnqH0SqUdRl&#10;YfGiVnvw9miebbF5KU22dr+9EYQ9DjPzG2a57kwlWmpcaVnBaBiBIM6sLjlXcDl/D+YgnEfWWFkm&#10;BX/kYL3qfSwx1vbBJ2oTn4sAYRejgsL7OpbSZQUZdENbEwfvZhuDPsgml7rBR4CbSo6jaCYNlhwW&#10;CqxpV1B2T36NgnY72X8dUju72rqU6eacTtyxUuqz320WIDx1/j/8bv9oBdMRvL6EHyB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FsqwxAAAANsAAAAPAAAAAAAAAAAA&#10;AAAAAKECAABkcnMvZG93bnJldi54bWxQSwUGAAAAAAQABAD5AAAAkgMAAAAA&#10;" strokeweight=".5pt">
                        <v:stroke startarrowwidth="narrow" startarrowlength="short" endarrowwidth="narrow" endarrowlength="short"/>
                      </v:line>
                      <v:rect id="Rectangle 1193" o:spid="_x0000_s2216" style="position:absolute;left:7605;top:1407;width:4113;height: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L958IA&#10;AADbAAAADwAAAGRycy9kb3ducmV2LnhtbESPzYoCMRCE74LvEFrYm2YUkWXWKKK4eBHx5+KtmfRO&#10;Bqc7wyTq7NtvBGGPRVV9Rc2XHdfqQW2ovBgYjzJQJIW3lZQGLuft8BNUiCgWay9k4JcCLBf93hxz&#10;659ypMcplipBJORowMXY5FqHwhFjGPmGJHk/vmWMSbalti0+E5xrPcmymWasJC04bGjtqLid7mxg&#10;1/HKuu/DdH+tL2ETjjy739iYj0G3+gIVqYv/4Xd7Zw1MJ/D6kn6AXv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Av3nwgAAANsAAAAPAAAAAAAAAAAAAAAAAJgCAABkcnMvZG93&#10;bnJldi54bWxQSwUGAAAAAAQABAD1AAAAhwMAAAAA&#10;" filled="f" stroked="f" strokeweight=".5pt">
                        <v:textbox inset="1pt,1pt,1pt,1pt">
                          <w:txbxContent>
                            <w:p w:rsidR="004E000A" w:rsidRPr="00AA37A1" w:rsidRDefault="004E000A" w:rsidP="00750935">
                              <w:pPr>
                                <w:rPr>
                                  <w:rFonts w:cs="Arial"/>
                                  <w:spacing w:val="-4"/>
                                  <w:sz w:val="22"/>
                                </w:rPr>
                              </w:pPr>
                              <w:r w:rsidRPr="00AA37A1">
                                <w:rPr>
                                  <w:rFonts w:cs="Arial"/>
                                  <w:spacing w:val="-4"/>
                                  <w:sz w:val="22"/>
                                </w:rPr>
                                <w:t>0,5t</w:t>
                              </w:r>
                              <w:r w:rsidRPr="00AA37A1">
                                <w:rPr>
                                  <w:rFonts w:cs="Arial"/>
                                  <w:spacing w:val="-4"/>
                                  <w:sz w:val="22"/>
                                  <w:vertAlign w:val="subscript"/>
                                </w:rPr>
                                <w:t>m</w:t>
                              </w:r>
                            </w:p>
                          </w:txbxContent>
                        </v:textbox>
                      </v:rect>
                      <v:line id="Line 1194" o:spid="_x0000_s2217" style="position:absolute;visibility:visible;mso-wrap-style:square" from="6985,3825" to="8519,5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FqO8QAAADbAAAADwAAAGRycy9kb3ducmV2LnhtbESPQWsCMRSE74L/ITzBi9RsVRZdjVJq&#10;C9KLaPXQ2+vmubt087IkUdd/b4SCx2FmvmEWq9bU4kLOV5YVvA4TEMS51RUXCg7fny9TED4ga6wt&#10;k4IbeVgtu50FZtpeeUeXfShEhLDPUEEZQpNJ6fOSDPqhbYijd7LOYIjSFVI7vEa4qeUoSVJpsOK4&#10;UGJD7yXlf/uzUfCx5fTgp7Pfn5ukY7qu0snAfSnV77VvcxCB2vAM/7c3WsFkDI8v8QfI5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0Wo7xAAAANsAAAAPAAAAAAAAAAAA&#10;AAAAAKECAABkcnMvZG93bnJldi54bWxQSwUGAAAAAAQABAD5AAAAkgMAAAAA&#10;" strokeweight=".5pt">
                        <v:stroke startarrowwidth="narrow" startarrowlength="short" endarrow="open" endarrowwidth="narrow" endarrowlength="short"/>
                      </v:line>
                      <v:line id="Line 1195" o:spid="_x0000_s2218" style="position:absolute;visibility:visible;mso-wrap-style:square" from="10126,7649" to="11718,9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j27cMAAADbAAAADwAAAGRycy9kb3ducmV2LnhtbESP0WoCMRRE3wX/IdyCb5pVRGRrFKnY&#10;CqUP2n7A7eaaXd3cLEl0d/++EQo+DjNzhlltOluLO/lQOVYwnWQgiAunKzYKfr734yWIEJE11o5J&#10;QU8BNuvhYIW5di0f6X6KRiQIhxwVlDE2uZShKMlimLiGOHln5y3GJL2R2mOb4LaWsyxbSIsVp4US&#10;G3orqbieblbBl39f9lOnP3/5xtvdx8X0l9YoNXrptq8gInXxGf5vH7SC+RweX9IP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Y9u3DAAAA2wAAAA8AAAAAAAAAAAAA&#10;AAAAoQIAAGRycy9kb3ducmV2LnhtbFBLBQYAAAAABAAEAPkAAACRAwAAAAA=&#10;" strokeweight=".5pt">
                        <v:stroke startarrow="open" startarrowwidth="narrow" startarrowlength="short" endarrowwidth="narrow" endarrowlength="short"/>
                      </v:line>
                      <v:line id="Line 1196" o:spid="_x0000_s2219" style="position:absolute;flip:y;visibility:visible;mso-wrap-style:square" from="5288,6830" to="10665,13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3Ms8UAAADbAAAADwAAAGRycy9kb3ducmV2LnhtbESPQWvCQBSE70L/w/KE3nSjUSnRNaSW&#10;gvRiq83B2yP7moRm34bsNkn/fbcgeBxm5html46mET11rrasYDGPQBAXVtdcKvi8vM6eQDiPrLGx&#10;TAp+yUG6f5jsMNF24A/qz74UAcIuQQWV920ipSsqMujmtiUO3pftDPogu1LqDocAN41cRtFGGqw5&#10;LFTY0qGi4vv8YxT0z/Hbyym3m6tta5lnlzx2741Sj9Mx24LwNPp7+NY+agWrNfx/CT9A7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S3Ms8UAAADbAAAADwAAAAAAAAAA&#10;AAAAAAChAgAAZHJzL2Rvd25yZXYueG1sUEsFBgAAAAAEAAQA+QAAAJMDAAAAAA==&#10;" strokeweight=".5pt">
                        <v:stroke startarrowwidth="narrow" startarrowlength="short" endarrowwidth="narrow" endarrowlength="short"/>
                      </v:line>
                      <v:line id="Line 1197" o:spid="_x0000_s2220" style="position:absolute;flip:y;visibility:visible;mso-wrap-style:square" from="5288,4933" to="9188,9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9SxMMAAADbAAAADwAAAGRycy9kb3ducmV2LnhtbESPS4vCQBCE74L/YWjBm058ECTrKOoi&#10;LF585rC3JtObhM30hMxszP57RxA8FlX1FbVcd6YSLTWutKxgMo5AEGdWl5wruF33owUI55E1VpZJ&#10;wT85WK/6vSUm2t75TO3F5yJA2CWooPC+TqR0WUEG3djWxMH7sY1BH2STS93gPcBNJadRFEuDJYeF&#10;AmvaFZT9Xv6MgnY7O3weUxt/27qU6eaaztypUmo46DYfIDx1/h1+tb+0gnkMzy/hB8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UsTDAAAA2wAAAA8AAAAAAAAAAAAA&#10;AAAAoQIAAGRycy9kb3ducmV2LnhtbFBLBQYAAAAABAAEAPkAAACRAwAAAAA=&#10;" strokeweight=".5pt">
                        <v:stroke startarrowwidth="narrow" startarrowlength="short" endarrowwidth="narrow" endarrowlength="short"/>
                      </v:line>
                      <v:shape id="Freeform 1198" o:spid="_x0000_s2221" style="position:absolute;left:14818;top:15655;width:1314;height:153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jpSsUA&#10;AADbAAAADwAAAGRycy9kb3ducmV2LnhtbESPQWvCQBSE74L/YXlCL1I3tWJrdJVSENSeEvXQ2zP7&#10;TEKzb8PuVtP++q4g9DjMzDfMYtWZRlzI+dqygqdRAoK4sLrmUsFhv358BeEDssbGMin4IQ+rZb+3&#10;wFTbK2d0yUMpIoR9igqqENpUSl9UZNCPbEscvbN1BkOUrpTa4TXCTSPHSTKVBmuOCxW29F5R8ZV/&#10;GwXb33yWFUfE3XjbhCz/dMPn04dSD4PubQ4iUBf+w/f2RiuYvMDtS/wB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WOlKxQAAANsAAAAPAAAAAAAAAAAAAAAAAJgCAABkcnMv&#10;ZG93bnJldi54bWxQSwUGAAAAAAQABAD1AAAAigMAAAAA&#10;" path="m19876,19874l,e" filled="f" strokeweight=".5pt">
                        <v:stroke startarrow="open" startarrowwidth="narrow" startarrowlength="short" endarrowwidth="narrow" endarrowlength="short"/>
                        <v:path arrowok="t" o:connecttype="custom" o:connectlocs="1306,1522;0,0" o:connectangles="0,0"/>
                      </v:shape>
                      <v:shape id="Arc 1199" o:spid="_x0000_s2222" style="position:absolute;left:15569;top:16089;width:849;height:1483;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HlZcEA&#10;AADbAAAADwAAAGRycy9kb3ducmV2LnhtbESPwW7CMAyG75P2DpEncRvpYFSoEBBCAnZkwANYjWmr&#10;NU6VhFLeHh8mcbR+/5/9LdeDa1VPITaeDXyNM1DEpbcNVwYu593nHFRMyBZbz2TgQRHWq/e3JRbW&#10;3/mX+lOqlEA4FmigTqkrtI5lTQ7j2HfEkl19cJhkDJW2Ae8Cd62eZFmuHTYsF2rsaFtT+Xe6OQPn&#10;Jj/uJ7zNBdSnmd8dwmU2NWb0MWwWoBIN6bX83/6xBr7lWXERD9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B5WXBAAAA2wAAAA8AAAAAAAAAAAAAAAAAmAIAAGRycy9kb3du&#10;cmV2LnhtbFBLBQYAAAAABAAEAPUAAACGAwAAAAA=&#10;" path="m-1,nfc11929,,21600,9670,21600,21600em-1,nsc11929,,21600,9670,21600,21600l,21600,-1,xe" filled="f">
                        <v:path arrowok="t" o:extrusionok="f" o:connecttype="custom" o:connectlocs="0,0;849,1483;0,1483" o:connectangles="0,0,0"/>
                      </v:shape>
                      <v:shape id="Freeform 1200" o:spid="_x0000_s2223" style="position:absolute;left:204;top:13603;width:13301;height:397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RHn8QA&#10;AADbAAAADwAAAGRycy9kb3ducmV2LnhtbESPQWvCQBSE7wX/w/IEb3WjhFRTVxFByKnQNAV7e2Rf&#10;k9Ts25jdaPrvu4LQ4zAz3zCb3WhacaXeNZYVLOYRCOLS6oYrBcXH8XkFwnlkja1lUvBLDnbbydMG&#10;U21v/E7X3FciQNilqKD2vkuldGVNBt3cdsTB+7a9QR9kX0nd4y3ATSuXUZRIgw2HhRo7OtRUnvPB&#10;KIjekubTZbgf1sX5p8wv2cvXKVZqNh33ryA8jf4//GhnWkG8hvuX8AP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ER5/EAAAA2wAAAA8AAAAAAAAAAAAAAAAAmAIAAGRycy9k&#10;b3ducmV2LnhtbFBLBQYAAAAABAAEAPUAAACJAwAAAAA=&#10;" path="m,l19988,48r,19904l98,19952e" filled="f">
                        <v:stroke startarrowwidth="narrow" startarrowlength="short" endarrowwidth="narrow" endarrowlength="short"/>
                        <v:path arrowok="t" o:connecttype="custom" o:connectlocs="0,0;13293,10;13293,3969;65,3969" o:connectangles="0,0,0,0"/>
                      </v:shape>
                      <v:oval id="Oval 1201" o:spid="_x0000_s2224" style="position:absolute;left:10233;top:16956;width:3157;height:1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nwV8IA&#10;AADbAAAADwAAAGRycy9kb3ducmV2LnhtbERPz2vCMBS+D/Y/hDfwNtMJDqnGUsZED26gc+Lx0Tyb&#10;sualJlG7/fXLQfD48f2eFb1txYV8aBwreBlmIIgrpxuuFey+Fs8TECEia2wdk4JfClDMHx9mmGt3&#10;5Q1dtrEWKYRDjgpMjF0uZagMWQxD1xEn7ui8xZigr6X2eE3htpWjLHuVFhtODQY7ejNU/WzPVsHf&#10;bvO9Lhf9B5rl/rPyJzq8j85KDZ76cgoiUh/v4pt7pRWM0/r0Jf0A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2fBXwgAAANsAAAAPAAAAAAAAAAAAAAAAAJgCAABkcnMvZG93&#10;bnJldi54bWxQSwUGAAAAAAQABAD1AAAAhwMAAAAA&#10;" fillcolor="#dfdfdf"/>
                      <v:shape id="Freeform 1202" o:spid="_x0000_s2225" style="position:absolute;left:10192;top:13622;width:3223;height:391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nA8MQA&#10;AADbAAAADwAAAGRycy9kb3ducmV2LnhtbESPQWuDQBSE74H+h+UVeourgZRgs5E2IkghlJhAeny4&#10;Lypx34q7NfbfdwuFHoeZ+YbZZrPpxUSj6ywrSKIYBHFtdceNgvOpWG5AOI+ssbdMCr7JQbZ7WGwx&#10;1fbOR5oq34gAYZeigtb7IZXS1S0ZdJEdiIN3taNBH+TYSD3iPcBNL1dx/CwNdhwWWhxo31J9q76M&#10;gjlf90lyeMcini4fn2/NweWlV+rpcX59AeFp9v/hv3apFawT+P0Sfo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JwPDEAAAA2wAAAA8AAAAAAAAAAAAAAAAAmAIAAGRycy9k&#10;b3ducmV2LnhtbFBLBQYAAAAABAAEAPUAAACJAwAAAAA=&#10;" path="m4810,l,19951r19494,-50l19949,493,4810,xe" fillcolor="#dfdfdf" stroked="f">
                        <v:stroke startarrowwidth="narrow" startarrowlength="short" endarrowwidth="narrow" endarrowlength="short"/>
                        <v:path arrowok="t" o:connecttype="custom" o:connectlocs="775,0;0,3902;3141,3893;3215,96;775,0" o:connectangles="0,0,0,0,0"/>
                      </v:shape>
                      <v:line id="Line 1203" o:spid="_x0000_s2226" style="position:absolute;flip:x;visibility:visible;mso-wrap-style:square" from="10110,13555" to="11032,17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sjEsQAAADbAAAADwAAAGRycy9kb3ducmV2LnhtbESPQWsCMRSE7wX/Q3hCbzXrlhZdjSKC&#10;oJTSVgWvj81zs7h5WZPobv99Uyj0OMzMN8x82dtG3MmH2rGC8SgDQVw6XXOl4HjYPE1AhIissXFM&#10;Cr4pwHIxeJhjoV3HX3Tfx0okCIcCFZgY20LKUBqyGEauJU7e2XmLMUlfSe2xS3DbyDzLXqXFmtOC&#10;wZbWhsrL/mYV5B/ZczUt3/3nObwdr+vOHE67XqnHYb+agYjUx//wX3urFbzk8Psl/Q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OyMSxAAAANsAAAAPAAAAAAAAAAAA&#10;AAAAAKECAABkcnMvZG93bnJldi54bWxQSwUGAAAAAAQABAD5AAAAkgMAAAAA&#10;">
                        <v:stroke startarrowwidth="narrow" startarrowlength="short" endarrowwidth="narrow" endarrowlength="short"/>
                      </v:line>
                      <v:shape id="Freeform 1204" o:spid="_x0000_s2227" style="position:absolute;left:13472;top:3882;width:2105;height:13738;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XmqMUA&#10;AADbAAAADwAAAGRycy9kb3ducmV2LnhtbESPT2vCQBTE70K/w/KE3nRjW/+lbkQKhZwE0xT09sg+&#10;kzTZt2l21fjtu4VCj8PM/IbZbAfTiiv1rrasYDaNQBAXVtdcKsg/3icrEM4ja2wtk4I7OdgmD6MN&#10;xtre+EDXzJciQNjFqKDyvouldEVFBt3UdsTBO9veoA+yL6Xu8RbgppVPUbSQBmsOCxV29FZR0WQX&#10;oyDaL+pPl+Luss6bryL7Tpen44tSj+Nh9wrC0+D/w3/tVCuYP8Pvl/ADZP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NeaoxQAAANsAAAAPAAAAAAAAAAAAAAAAAJgCAABkcnMv&#10;ZG93bnJldi54bWxQSwUGAAAAAAQABAD1AAAAigMAAAAA&#10;" path="m,l155,19888r19767,98e" filled="f">
                        <v:stroke startarrowwidth="narrow" startarrowlength="short" endarrowwidth="narrow" endarrowlength="short"/>
                        <v:path arrowok="t" o:connecttype="custom" o:connectlocs="0,0;16,13661;2097,13728" o:connectangles="0,0,0"/>
                      </v:shape>
                    </v:group>
                  </w:pict>
                </mc:Fallback>
              </mc:AlternateContent>
            </w: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p w:rsidR="00750935" w:rsidRPr="008228ED" w:rsidRDefault="00750935" w:rsidP="002C5B3D">
            <w:pPr>
              <w:widowControl w:val="0"/>
              <w:numPr>
                <w:ilvl w:val="12"/>
                <w:numId w:val="0"/>
              </w:numPr>
              <w:spacing w:after="60" w:line="276" w:lineRule="auto"/>
              <w:jc w:val="both"/>
              <w:rPr>
                <w:rFonts w:cs="Arial"/>
                <w:sz w:val="22"/>
                <w:szCs w:val="22"/>
              </w:rPr>
            </w:pPr>
          </w:p>
        </w:tc>
        <w:tc>
          <w:tcPr>
            <w:tcW w:w="3991" w:type="dxa"/>
            <w:vMerge/>
          </w:tcPr>
          <w:p w:rsidR="00750935" w:rsidRPr="008228ED" w:rsidRDefault="00750935" w:rsidP="00BF0E06">
            <w:pPr>
              <w:widowControl w:val="0"/>
              <w:numPr>
                <w:ilvl w:val="0"/>
                <w:numId w:val="102"/>
              </w:numPr>
              <w:tabs>
                <w:tab w:val="left" w:pos="340"/>
              </w:tabs>
              <w:spacing w:after="60" w:line="276" w:lineRule="auto"/>
              <w:jc w:val="both"/>
              <w:rPr>
                <w:rFonts w:cs="Arial"/>
                <w:sz w:val="22"/>
                <w:szCs w:val="22"/>
              </w:rPr>
            </w:pPr>
          </w:p>
        </w:tc>
      </w:tr>
    </w:tbl>
    <w:p w:rsidR="00750935" w:rsidRDefault="00750935" w:rsidP="00CA37F6">
      <w:pPr>
        <w:jc w:val="center"/>
        <w:rPr>
          <w:b/>
          <w:bCs/>
        </w:rPr>
      </w:pPr>
      <w:r w:rsidRPr="00750935">
        <w:rPr>
          <w:b/>
          <w:bCs/>
        </w:rPr>
        <w:t>Hình 2 - Cách nối đáy với thân hình trụ cho từng trường hợp (tiếp theo)</w:t>
      </w:r>
    </w:p>
    <w:p w:rsidR="00750935" w:rsidRDefault="00750935" w:rsidP="002C5B3D">
      <w:pPr>
        <w:pStyle w:val="88"/>
        <w:ind w:left="454" w:firstLine="0"/>
        <w:rPr>
          <w:b/>
          <w:sz w:val="22"/>
        </w:rPr>
      </w:pPr>
    </w:p>
    <w:p w:rsidR="00750935" w:rsidRDefault="00750935" w:rsidP="002C5B3D">
      <w:pPr>
        <w:pStyle w:val="88"/>
        <w:ind w:left="454" w:firstLine="0"/>
        <w:rPr>
          <w:b/>
          <w:sz w:val="22"/>
        </w:rPr>
      </w:pPr>
    </w:p>
    <w:p w:rsidR="00750935" w:rsidRPr="000458C4" w:rsidRDefault="00750935" w:rsidP="002C5B3D">
      <w:pPr>
        <w:pStyle w:val="88"/>
        <w:ind w:left="454" w:firstLine="0"/>
        <w:rPr>
          <w:b/>
          <w:sz w:val="22"/>
        </w:rPr>
      </w:pPr>
      <w:r w:rsidRPr="000458C4">
        <w:rPr>
          <w:b/>
          <w:sz w:val="22"/>
        </w:rPr>
        <w:lastRenderedPageBreak/>
        <w:t>Chú thích:</w:t>
      </w:r>
    </w:p>
    <w:p w:rsidR="00750935" w:rsidRPr="00BE3914" w:rsidRDefault="00750935" w:rsidP="002C5B3D">
      <w:pPr>
        <w:pStyle w:val="168"/>
        <w:rPr>
          <w:b w:val="0"/>
          <w:sz w:val="22"/>
        </w:rPr>
      </w:pPr>
      <w:r w:rsidRPr="00BE3914">
        <w:rPr>
          <w:b w:val="0"/>
          <w:sz w:val="22"/>
        </w:rPr>
        <w:t>(1)</w:t>
      </w:r>
      <w:r w:rsidRPr="00BE3914">
        <w:rPr>
          <w:b w:val="0"/>
          <w:sz w:val="22"/>
        </w:rPr>
        <w:tab/>
        <w:t>Hằng số C</w:t>
      </w:r>
      <w:r w:rsidRPr="00BE3914">
        <w:rPr>
          <w:b w:val="0"/>
          <w:sz w:val="22"/>
          <w:vertAlign w:val="subscript"/>
        </w:rPr>
        <w:t>1</w:t>
      </w:r>
      <w:r w:rsidRPr="00BE3914">
        <w:rPr>
          <w:b w:val="0"/>
          <w:sz w:val="22"/>
        </w:rPr>
        <w:t xml:space="preserve"> là trị số dùng cho công thức ở 9.5.5</w:t>
      </w:r>
      <w:r>
        <w:rPr>
          <w:b w:val="0"/>
          <w:sz w:val="22"/>
        </w:rPr>
        <w:t>;</w:t>
      </w:r>
    </w:p>
    <w:p w:rsidR="00750935" w:rsidRPr="00BE3914" w:rsidRDefault="00750935" w:rsidP="002C5B3D">
      <w:pPr>
        <w:pStyle w:val="168"/>
        <w:rPr>
          <w:b w:val="0"/>
          <w:sz w:val="22"/>
        </w:rPr>
      </w:pPr>
      <w:r w:rsidRPr="00BE3914">
        <w:rPr>
          <w:b w:val="0"/>
          <w:sz w:val="22"/>
        </w:rPr>
        <w:t>(2)</w:t>
      </w:r>
      <w:r w:rsidRPr="00BE3914">
        <w:rPr>
          <w:b w:val="0"/>
          <w:sz w:val="22"/>
        </w:rPr>
        <w:tab/>
        <w:t>Kích thước các phần hàn là trị số nhỏ nhất</w:t>
      </w:r>
      <w:r>
        <w:rPr>
          <w:b w:val="0"/>
          <w:sz w:val="22"/>
        </w:rPr>
        <w:t>;</w:t>
      </w:r>
    </w:p>
    <w:p w:rsidR="00750935" w:rsidRPr="00BE3914" w:rsidRDefault="00750935" w:rsidP="002C5B3D">
      <w:pPr>
        <w:pStyle w:val="168"/>
        <w:rPr>
          <w:b w:val="0"/>
          <w:sz w:val="22"/>
        </w:rPr>
      </w:pPr>
      <w:r w:rsidRPr="00BE3914">
        <w:rPr>
          <w:b w:val="0"/>
          <w:sz w:val="22"/>
        </w:rPr>
        <w:t>(3)</w:t>
      </w:r>
      <w:r w:rsidRPr="00BE3914">
        <w:rPr>
          <w:b w:val="0"/>
          <w:sz w:val="22"/>
        </w:rPr>
        <w:tab/>
        <w:t>Đơn vị của các trị số ở các hình đều là mm</w:t>
      </w:r>
      <w:r>
        <w:rPr>
          <w:b w:val="0"/>
          <w:sz w:val="22"/>
        </w:rPr>
        <w:t>;</w:t>
      </w:r>
    </w:p>
    <w:p w:rsidR="00750935" w:rsidRPr="00BE3914" w:rsidRDefault="00750935" w:rsidP="002C5B3D">
      <w:pPr>
        <w:pStyle w:val="168"/>
        <w:rPr>
          <w:b w:val="0"/>
          <w:sz w:val="22"/>
        </w:rPr>
      </w:pPr>
      <w:r w:rsidRPr="00BE3914">
        <w:rPr>
          <w:b w:val="0"/>
          <w:sz w:val="22"/>
        </w:rPr>
        <w:t>(4)</w:t>
      </w:r>
      <w:r w:rsidRPr="00BE3914">
        <w:rPr>
          <w:b w:val="0"/>
          <w:sz w:val="22"/>
        </w:rPr>
        <w:tab/>
        <w:t>Kích thước của các ký hiệu đặc trưng ở các hình như sau (đơn vị: mm)</w:t>
      </w:r>
    </w:p>
    <w:p w:rsidR="00750935" w:rsidRPr="00BE3914" w:rsidRDefault="00750935" w:rsidP="002C5B3D">
      <w:pPr>
        <w:pStyle w:val="248"/>
        <w:rPr>
          <w:b w:val="0"/>
          <w:sz w:val="22"/>
        </w:rPr>
      </w:pPr>
      <w:r w:rsidRPr="00BE3914">
        <w:rPr>
          <w:b w:val="0"/>
          <w:sz w:val="22"/>
        </w:rPr>
        <w:t>T</w:t>
      </w:r>
      <w:r w:rsidRPr="00BE3914">
        <w:rPr>
          <w:b w:val="0"/>
          <w:sz w:val="22"/>
          <w:vertAlign w:val="subscript"/>
        </w:rPr>
        <w:t>s</w:t>
      </w:r>
      <w:r w:rsidRPr="00BE3914">
        <w:rPr>
          <w:b w:val="0"/>
          <w:sz w:val="22"/>
        </w:rPr>
        <w:t>:</w:t>
      </w:r>
      <w:r w:rsidRPr="00BE3914">
        <w:rPr>
          <w:b w:val="0"/>
          <w:sz w:val="22"/>
        </w:rPr>
        <w:tab/>
        <w:t>Chiều dày thực của tấm vỏ;</w:t>
      </w:r>
    </w:p>
    <w:p w:rsidR="00750935" w:rsidRPr="00BE3914" w:rsidRDefault="00750935" w:rsidP="002C5B3D">
      <w:pPr>
        <w:pStyle w:val="248"/>
        <w:rPr>
          <w:b w:val="0"/>
          <w:sz w:val="22"/>
        </w:rPr>
      </w:pPr>
      <w:r w:rsidRPr="00BE3914">
        <w:rPr>
          <w:b w:val="0"/>
          <w:sz w:val="22"/>
        </w:rPr>
        <w:t>T</w:t>
      </w:r>
      <w:r w:rsidRPr="00BE3914">
        <w:rPr>
          <w:b w:val="0"/>
          <w:sz w:val="22"/>
          <w:vertAlign w:val="subscript"/>
        </w:rPr>
        <w:t>h</w:t>
      </w:r>
      <w:r w:rsidRPr="00BE3914">
        <w:rPr>
          <w:b w:val="0"/>
          <w:sz w:val="22"/>
        </w:rPr>
        <w:t>:</w:t>
      </w:r>
      <w:r w:rsidRPr="00BE3914">
        <w:rPr>
          <w:b w:val="0"/>
          <w:sz w:val="22"/>
        </w:rPr>
        <w:tab/>
        <w:t>Chiều dày thực của tấm đáy được tạo hình;</w:t>
      </w:r>
    </w:p>
    <w:p w:rsidR="00750935" w:rsidRPr="00BE3914" w:rsidRDefault="00750935" w:rsidP="002C5B3D">
      <w:pPr>
        <w:pStyle w:val="248"/>
        <w:rPr>
          <w:b w:val="0"/>
          <w:sz w:val="22"/>
        </w:rPr>
      </w:pPr>
      <w:r w:rsidRPr="00BE3914">
        <w:rPr>
          <w:b w:val="0"/>
          <w:sz w:val="22"/>
        </w:rPr>
        <w:t>T</w:t>
      </w:r>
      <w:r w:rsidRPr="00BE3914">
        <w:rPr>
          <w:b w:val="0"/>
          <w:sz w:val="22"/>
          <w:vertAlign w:val="subscript"/>
        </w:rPr>
        <w:t>E</w:t>
      </w:r>
      <w:r w:rsidRPr="00BE3914">
        <w:rPr>
          <w:b w:val="0"/>
          <w:sz w:val="22"/>
        </w:rPr>
        <w:t>:</w:t>
      </w:r>
      <w:r w:rsidRPr="00BE3914">
        <w:rPr>
          <w:b w:val="0"/>
          <w:sz w:val="22"/>
        </w:rPr>
        <w:tab/>
        <w:t>Chiều dày thực của tấm đáy phẳng hoặc tấm nắp;</w:t>
      </w:r>
    </w:p>
    <w:p w:rsidR="00750935" w:rsidRPr="00BE3914" w:rsidRDefault="00750935" w:rsidP="002C5B3D">
      <w:pPr>
        <w:pStyle w:val="248"/>
        <w:rPr>
          <w:b w:val="0"/>
          <w:sz w:val="22"/>
        </w:rPr>
      </w:pPr>
      <w:r w:rsidRPr="00BE3914">
        <w:rPr>
          <w:b w:val="0"/>
          <w:sz w:val="22"/>
        </w:rPr>
        <w:t>T</w:t>
      </w:r>
      <w:r w:rsidRPr="00BE3914">
        <w:rPr>
          <w:b w:val="0"/>
          <w:sz w:val="22"/>
          <w:vertAlign w:val="subscript"/>
        </w:rPr>
        <w:t>ro</w:t>
      </w:r>
      <w:r w:rsidRPr="00BE3914">
        <w:rPr>
          <w:b w:val="0"/>
          <w:sz w:val="22"/>
        </w:rPr>
        <w:t>:</w:t>
      </w:r>
      <w:r w:rsidRPr="00BE3914">
        <w:rPr>
          <w:b w:val="0"/>
          <w:sz w:val="22"/>
        </w:rPr>
        <w:tab/>
        <w:t>Chiều dày yêu cầu của vỏ không ghép nối;</w:t>
      </w:r>
    </w:p>
    <w:p w:rsidR="00750935" w:rsidRPr="00BE3914" w:rsidRDefault="00750935" w:rsidP="002C5B3D">
      <w:pPr>
        <w:pStyle w:val="248"/>
        <w:rPr>
          <w:b w:val="0"/>
          <w:sz w:val="22"/>
        </w:rPr>
      </w:pPr>
      <w:r w:rsidRPr="00BE3914">
        <w:rPr>
          <w:b w:val="0"/>
          <w:sz w:val="22"/>
        </w:rPr>
        <w:t>T</w:t>
      </w:r>
      <w:r w:rsidRPr="00BE3914">
        <w:rPr>
          <w:b w:val="0"/>
          <w:sz w:val="22"/>
          <w:vertAlign w:val="subscript"/>
        </w:rPr>
        <w:t>p</w:t>
      </w:r>
      <w:r w:rsidRPr="00BE3914">
        <w:rPr>
          <w:b w:val="0"/>
          <w:sz w:val="22"/>
        </w:rPr>
        <w:t>:</w:t>
      </w:r>
      <w:r w:rsidRPr="00BE3914">
        <w:rPr>
          <w:b w:val="0"/>
          <w:sz w:val="22"/>
        </w:rPr>
        <w:tab/>
        <w:t>Chiều dày thực của mặt sàng hoặc tấm đáy phẳng (tấm đáy được tạo hình);</w:t>
      </w:r>
    </w:p>
    <w:p w:rsidR="00750935" w:rsidRPr="00BE3914" w:rsidRDefault="00750935" w:rsidP="002C5B3D">
      <w:pPr>
        <w:pStyle w:val="248"/>
        <w:rPr>
          <w:b w:val="0"/>
          <w:sz w:val="22"/>
        </w:rPr>
      </w:pPr>
      <w:r w:rsidRPr="00BE3914">
        <w:rPr>
          <w:b w:val="0"/>
          <w:sz w:val="22"/>
        </w:rPr>
        <w:t>T</w:t>
      </w:r>
      <w:r w:rsidRPr="00BE3914">
        <w:rPr>
          <w:b w:val="0"/>
          <w:sz w:val="22"/>
          <w:vertAlign w:val="subscript"/>
        </w:rPr>
        <w:t>rf</w:t>
      </w:r>
      <w:r w:rsidRPr="00BE3914">
        <w:rPr>
          <w:b w:val="0"/>
          <w:sz w:val="22"/>
        </w:rPr>
        <w:t>:</w:t>
      </w:r>
      <w:r w:rsidRPr="00BE3914">
        <w:rPr>
          <w:b w:val="0"/>
          <w:sz w:val="22"/>
        </w:rPr>
        <w:tab/>
        <w:t xml:space="preserve"> Chiều dày yêu cầu của tấm vòng bệ lò;</w:t>
      </w:r>
    </w:p>
    <w:p w:rsidR="00750935" w:rsidRPr="00BE3914" w:rsidRDefault="00750935" w:rsidP="002C5B3D">
      <w:pPr>
        <w:pStyle w:val="248"/>
        <w:rPr>
          <w:b w:val="0"/>
          <w:sz w:val="22"/>
        </w:rPr>
      </w:pPr>
      <w:r w:rsidRPr="00BE3914">
        <w:rPr>
          <w:b w:val="0"/>
          <w:sz w:val="22"/>
        </w:rPr>
        <w:t>T</w:t>
      </w:r>
      <w:r w:rsidRPr="00BE3914">
        <w:rPr>
          <w:b w:val="0"/>
          <w:sz w:val="22"/>
          <w:vertAlign w:val="subscript"/>
        </w:rPr>
        <w:t>k</w:t>
      </w:r>
      <w:r w:rsidRPr="00BE3914">
        <w:rPr>
          <w:b w:val="0"/>
          <w:sz w:val="22"/>
        </w:rPr>
        <w:t xml:space="preserve">: </w:t>
      </w:r>
      <w:r w:rsidRPr="00BE3914">
        <w:rPr>
          <w:b w:val="0"/>
          <w:sz w:val="22"/>
        </w:rPr>
        <w:tab/>
        <w:t>Chiều dày thực của ống hay ống chằng;</w:t>
      </w:r>
    </w:p>
    <w:p w:rsidR="00750935" w:rsidRPr="00BE3914" w:rsidRDefault="00750935" w:rsidP="002C5B3D">
      <w:pPr>
        <w:pStyle w:val="248"/>
        <w:rPr>
          <w:b w:val="0"/>
          <w:sz w:val="22"/>
        </w:rPr>
      </w:pPr>
      <w:r w:rsidRPr="00BE3914">
        <w:rPr>
          <w:b w:val="0"/>
          <w:sz w:val="22"/>
        </w:rPr>
        <w:t>T</w:t>
      </w:r>
      <w:r w:rsidRPr="00BE3914">
        <w:rPr>
          <w:b w:val="0"/>
          <w:sz w:val="22"/>
          <w:vertAlign w:val="subscript"/>
        </w:rPr>
        <w:t>n</w:t>
      </w:r>
      <w:r w:rsidRPr="00BE3914">
        <w:rPr>
          <w:b w:val="0"/>
          <w:sz w:val="22"/>
        </w:rPr>
        <w:t xml:space="preserve">: </w:t>
      </w:r>
      <w:r w:rsidRPr="00BE3914">
        <w:rPr>
          <w:b w:val="0"/>
          <w:sz w:val="22"/>
        </w:rPr>
        <w:tab/>
        <w:t>Chiều dày thực của họng lắp phụ tùng;</w:t>
      </w:r>
    </w:p>
    <w:p w:rsidR="00750935" w:rsidRPr="00750935" w:rsidRDefault="00750935" w:rsidP="002C5B3D">
      <w:pPr>
        <w:pStyle w:val="248"/>
        <w:rPr>
          <w:b w:val="0"/>
          <w:lang w:eastAsia="x-none"/>
        </w:rPr>
      </w:pPr>
      <w:proofErr w:type="gramStart"/>
      <w:r w:rsidRPr="00750935">
        <w:rPr>
          <w:b w:val="0"/>
          <w:sz w:val="22"/>
        </w:rPr>
        <w:t>t</w:t>
      </w:r>
      <w:r w:rsidRPr="00750935">
        <w:rPr>
          <w:b w:val="0"/>
          <w:sz w:val="22"/>
          <w:vertAlign w:val="subscript"/>
        </w:rPr>
        <w:t>m</w:t>
      </w:r>
      <w:proofErr w:type="gramEnd"/>
      <w:r w:rsidRPr="00750935">
        <w:rPr>
          <w:b w:val="0"/>
          <w:sz w:val="22"/>
        </w:rPr>
        <w:t xml:space="preserve">: </w:t>
      </w:r>
      <w:r w:rsidRPr="00750935">
        <w:rPr>
          <w:b w:val="0"/>
          <w:sz w:val="22"/>
        </w:rPr>
        <w:tab/>
        <w:t>Giá trị nhỏ của tấm được hàn nhưng lớn nhất là 20 mm.</w:t>
      </w:r>
    </w:p>
    <w:p w:rsidR="00B17328" w:rsidRPr="00F81B26" w:rsidRDefault="00B17328" w:rsidP="00300C00">
      <w:pPr>
        <w:pStyle w:val="Heading3"/>
        <w:numPr>
          <w:ilvl w:val="1"/>
          <w:numId w:val="82"/>
        </w:numPr>
        <w:spacing w:before="120" w:line="276" w:lineRule="auto"/>
        <w:ind w:left="0" w:firstLine="0"/>
        <w:rPr>
          <w:b w:val="0"/>
          <w:bCs/>
        </w:rPr>
      </w:pPr>
      <w:bookmarkStart w:id="52" w:name="_Toc514142114"/>
      <w:bookmarkStart w:id="53" w:name="_Toc527124227"/>
      <w:r w:rsidRPr="00F81B26">
        <w:rPr>
          <w:b w:val="0"/>
          <w:bCs/>
        </w:rPr>
        <w:t xml:space="preserve">Đáy </w:t>
      </w:r>
      <w:r w:rsidRPr="00F81B26">
        <w:rPr>
          <w:b w:val="0"/>
          <w:bCs/>
          <w:sz w:val="24"/>
          <w:szCs w:val="24"/>
        </w:rPr>
        <w:t>phẳng</w:t>
      </w:r>
      <w:bookmarkEnd w:id="52"/>
      <w:bookmarkEnd w:id="53"/>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54" w:name="_Toc514142115"/>
      <w:bookmarkStart w:id="55" w:name="_Toc527124228"/>
      <w:r w:rsidRPr="00F81B26">
        <w:rPr>
          <w:b w:val="0"/>
          <w:bCs/>
          <w:sz w:val="24"/>
          <w:szCs w:val="24"/>
        </w:rPr>
        <w:t xml:space="preserve">Chỉ dùng đáy phẳng cho thân hình trụ có đường kính bé như ống góp (có đường kính trong của thân hình trụ ≤ 400 mm). Ngay cả trong trường hợp này cũng có thể dùng thêm các biện pháp </w:t>
      </w:r>
      <w:r w:rsidR="009D6F50">
        <w:rPr>
          <w:b w:val="0"/>
          <w:bCs/>
          <w:sz w:val="24"/>
          <w:szCs w:val="24"/>
        </w:rPr>
        <w:t>gia cường</w:t>
      </w:r>
      <w:r w:rsidRPr="00F81B26">
        <w:rPr>
          <w:b w:val="0"/>
          <w:bCs/>
          <w:sz w:val="24"/>
          <w:szCs w:val="24"/>
        </w:rPr>
        <w:t xml:space="preserve"> để giảm chiều dày của đáy.</w:t>
      </w:r>
      <w:bookmarkEnd w:id="54"/>
      <w:bookmarkEnd w:id="55"/>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56" w:name="_Toc514142116"/>
      <w:bookmarkStart w:id="57" w:name="_Toc527124229"/>
      <w:r w:rsidRPr="00F81B26">
        <w:rPr>
          <w:b w:val="0"/>
          <w:bCs/>
          <w:sz w:val="24"/>
          <w:szCs w:val="24"/>
        </w:rPr>
        <w:t>Có thể khoét lỗ trên đáy phẳng và chỉ được phép khoét một lỗ</w:t>
      </w:r>
      <w:r w:rsidR="0080588A">
        <w:rPr>
          <w:b w:val="0"/>
          <w:bCs/>
          <w:sz w:val="24"/>
          <w:szCs w:val="24"/>
          <w:lang w:val="en-US"/>
        </w:rPr>
        <w:t>,</w:t>
      </w:r>
      <w:r w:rsidRPr="00F81B26">
        <w:rPr>
          <w:b w:val="0"/>
          <w:bCs/>
          <w:sz w:val="24"/>
          <w:szCs w:val="24"/>
        </w:rPr>
        <w:t xml:space="preserve"> </w:t>
      </w:r>
      <w:r w:rsidR="0080588A">
        <w:rPr>
          <w:b w:val="0"/>
          <w:bCs/>
          <w:sz w:val="24"/>
          <w:szCs w:val="24"/>
          <w:lang w:val="en-US"/>
        </w:rPr>
        <w:t>đ</w:t>
      </w:r>
      <w:r w:rsidRPr="00F81B26">
        <w:rPr>
          <w:b w:val="0"/>
          <w:bCs/>
          <w:sz w:val="24"/>
          <w:szCs w:val="24"/>
        </w:rPr>
        <w:t>ường kính của lỗ ≤ 0,</w:t>
      </w:r>
      <w:r w:rsidR="0080588A">
        <w:rPr>
          <w:b w:val="0"/>
          <w:bCs/>
          <w:sz w:val="24"/>
          <w:szCs w:val="24"/>
          <w:lang w:val="en-US"/>
        </w:rPr>
        <w:t>5</w:t>
      </w:r>
      <w:r w:rsidRPr="00F81B26">
        <w:rPr>
          <w:b w:val="0"/>
          <w:bCs/>
          <w:sz w:val="24"/>
          <w:szCs w:val="24"/>
        </w:rPr>
        <w:t xml:space="preserve"> đường kính </w:t>
      </w:r>
      <w:r w:rsidR="0080588A">
        <w:rPr>
          <w:b w:val="0"/>
          <w:bCs/>
          <w:sz w:val="24"/>
          <w:szCs w:val="24"/>
          <w:lang w:val="en-US"/>
        </w:rPr>
        <w:t>đáy</w:t>
      </w:r>
      <w:r w:rsidRPr="00F81B26">
        <w:rPr>
          <w:b w:val="0"/>
          <w:bCs/>
          <w:sz w:val="24"/>
          <w:szCs w:val="24"/>
        </w:rPr>
        <w:t>.</w:t>
      </w:r>
      <w:bookmarkEnd w:id="56"/>
      <w:bookmarkEnd w:id="57"/>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58" w:name="_Toc514142117"/>
      <w:bookmarkStart w:id="59" w:name="_Toc527124230"/>
      <w:r w:rsidRPr="00F81B26">
        <w:rPr>
          <w:b w:val="0"/>
          <w:bCs/>
          <w:sz w:val="24"/>
          <w:szCs w:val="24"/>
        </w:rPr>
        <w:t xml:space="preserve">Chiều dày yêu cầu của đáy phẳng được xác định từ việc tính độ bền đáy phẳng (xem </w:t>
      </w:r>
      <w:r w:rsidR="000844C7" w:rsidRPr="00735E80">
        <w:rPr>
          <w:b w:val="0"/>
          <w:bCs/>
          <w:sz w:val="24"/>
          <w:szCs w:val="24"/>
        </w:rPr>
        <w:fldChar w:fldCharType="begin"/>
      </w:r>
      <w:r w:rsidR="000844C7" w:rsidRPr="00735E80">
        <w:rPr>
          <w:b w:val="0"/>
          <w:bCs/>
          <w:sz w:val="24"/>
          <w:szCs w:val="24"/>
        </w:rPr>
        <w:instrText xml:space="preserve"> REF _Ref508871897 \r \h  \* MERGEFORMAT </w:instrText>
      </w:r>
      <w:r w:rsidR="000844C7" w:rsidRPr="00735E80">
        <w:rPr>
          <w:b w:val="0"/>
          <w:bCs/>
          <w:sz w:val="24"/>
          <w:szCs w:val="24"/>
        </w:rPr>
      </w:r>
      <w:r w:rsidR="000844C7" w:rsidRPr="00735E80">
        <w:rPr>
          <w:b w:val="0"/>
          <w:bCs/>
          <w:sz w:val="24"/>
          <w:szCs w:val="24"/>
        </w:rPr>
        <w:fldChar w:fldCharType="separate"/>
      </w:r>
      <w:r w:rsidR="00C870B2">
        <w:rPr>
          <w:b w:val="0"/>
          <w:bCs/>
          <w:sz w:val="24"/>
          <w:szCs w:val="24"/>
        </w:rPr>
        <w:t>4.3</w:t>
      </w:r>
      <w:r w:rsidR="000844C7" w:rsidRPr="00735E80">
        <w:rPr>
          <w:b w:val="0"/>
          <w:bCs/>
          <w:sz w:val="24"/>
          <w:szCs w:val="24"/>
        </w:rPr>
        <w:fldChar w:fldCharType="end"/>
      </w:r>
      <w:r w:rsidR="000844C7" w:rsidRPr="00735E80">
        <w:rPr>
          <w:b w:val="0"/>
          <w:bCs/>
          <w:sz w:val="24"/>
          <w:szCs w:val="24"/>
        </w:rPr>
        <w:t xml:space="preserve">, Chương </w:t>
      </w:r>
      <w:r w:rsidR="00FA5273" w:rsidRPr="00735E80">
        <w:rPr>
          <w:b w:val="0"/>
          <w:bCs/>
          <w:sz w:val="24"/>
          <w:szCs w:val="24"/>
          <w:lang w:val="en-US"/>
        </w:rPr>
        <w:t>4</w:t>
      </w:r>
      <w:r w:rsidRPr="00F81B26">
        <w:rPr>
          <w:b w:val="0"/>
          <w:bCs/>
          <w:sz w:val="24"/>
          <w:szCs w:val="24"/>
        </w:rPr>
        <w:t>).</w:t>
      </w:r>
      <w:bookmarkEnd w:id="58"/>
      <w:bookmarkEnd w:id="59"/>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60" w:name="_Toc514142118"/>
      <w:bookmarkStart w:id="61" w:name="_Toc527124231"/>
      <w:r w:rsidRPr="00F81B26">
        <w:rPr>
          <w:b w:val="0"/>
          <w:bCs/>
          <w:sz w:val="24"/>
          <w:szCs w:val="24"/>
        </w:rPr>
        <w:t>Không sử dụng đáy phẳng để nối với thân hình trụ có đường kính trong lớn hơn 325 mm, trừ khi dùng đáy phẳng làm mặt sàng ống (</w:t>
      </w:r>
      <w:r w:rsidRPr="00735E80">
        <w:rPr>
          <w:b w:val="0"/>
          <w:bCs/>
          <w:sz w:val="24"/>
          <w:szCs w:val="24"/>
        </w:rPr>
        <w:t xml:space="preserve">xem </w:t>
      </w:r>
      <w:r w:rsidR="00FA5273" w:rsidRPr="00735E80">
        <w:rPr>
          <w:b w:val="0"/>
          <w:bCs/>
          <w:sz w:val="24"/>
          <w:szCs w:val="24"/>
          <w:lang w:val="en-US"/>
        </w:rPr>
        <w:t>4</w:t>
      </w:r>
      <w:r w:rsidR="000844C7" w:rsidRPr="00735E80">
        <w:rPr>
          <w:b w:val="0"/>
          <w:bCs/>
          <w:sz w:val="24"/>
          <w:szCs w:val="24"/>
        </w:rPr>
        <w:t xml:space="preserve"> của Chương này</w:t>
      </w:r>
      <w:r w:rsidRPr="00735E80">
        <w:rPr>
          <w:b w:val="0"/>
          <w:bCs/>
          <w:sz w:val="24"/>
          <w:szCs w:val="24"/>
        </w:rPr>
        <w:t>).</w:t>
      </w:r>
      <w:bookmarkEnd w:id="60"/>
      <w:bookmarkEnd w:id="61"/>
    </w:p>
    <w:p w:rsidR="00B17328" w:rsidRPr="0080588A" w:rsidRDefault="00B17328" w:rsidP="00300C00">
      <w:pPr>
        <w:pStyle w:val="Heading3"/>
        <w:numPr>
          <w:ilvl w:val="1"/>
          <w:numId w:val="82"/>
        </w:numPr>
        <w:spacing w:before="120" w:line="276" w:lineRule="auto"/>
        <w:ind w:left="0" w:firstLine="0"/>
        <w:rPr>
          <w:b w:val="0"/>
          <w:bCs/>
          <w:sz w:val="24"/>
          <w:szCs w:val="24"/>
        </w:rPr>
      </w:pPr>
      <w:bookmarkStart w:id="62" w:name="_Toc514142119"/>
      <w:bookmarkStart w:id="63" w:name="_Toc527124232"/>
      <w:r w:rsidRPr="0080588A">
        <w:rPr>
          <w:b w:val="0"/>
          <w:bCs/>
          <w:sz w:val="24"/>
          <w:szCs w:val="24"/>
        </w:rPr>
        <w:t>Đáy elíp</w:t>
      </w:r>
      <w:bookmarkEnd w:id="62"/>
      <w:bookmarkEnd w:id="63"/>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64" w:name="_Toc514142120"/>
      <w:bookmarkStart w:id="65" w:name="_Toc527124233"/>
      <w:r w:rsidRPr="00F81B26">
        <w:rPr>
          <w:b w:val="0"/>
          <w:bCs/>
          <w:sz w:val="24"/>
          <w:szCs w:val="24"/>
        </w:rPr>
        <w:t xml:space="preserve">Đáy elíp gồm hai phần cấu tạo: phần elíp và phần hình trụ </w:t>
      </w:r>
      <w:r w:rsidRPr="00735E80">
        <w:rPr>
          <w:b w:val="0"/>
          <w:bCs/>
          <w:sz w:val="24"/>
          <w:szCs w:val="24"/>
        </w:rPr>
        <w:t>(Hình 3)</w:t>
      </w:r>
      <w:bookmarkEnd w:id="64"/>
      <w:bookmarkEnd w:id="65"/>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66" w:name="_Toc514142121"/>
      <w:bookmarkStart w:id="67" w:name="_Toc527124234"/>
      <w:r w:rsidRPr="00F81B26">
        <w:rPr>
          <w:b w:val="0"/>
          <w:bCs/>
          <w:sz w:val="24"/>
          <w:szCs w:val="24"/>
        </w:rPr>
        <w:t xml:space="preserve">Trong mọi trường hợp, tỷ lệ chiều cao trên đường kính đáy (kích thước trong) phải nằm trong phạm vi: 0,2 ≤ </w:t>
      </w:r>
      <w:r w:rsidRPr="00F81B26">
        <w:rPr>
          <w:b w:val="0"/>
          <w:bCs/>
          <w:position w:val="-26"/>
          <w:sz w:val="24"/>
          <w:szCs w:val="24"/>
        </w:rPr>
        <w:object w:dxaOrig="320" w:dyaOrig="600">
          <v:shape id="_x0000_i1038" type="#_x0000_t75" style="width:16pt;height:30pt" o:ole="">
            <v:imagedata r:id="rId39" o:title=""/>
          </v:shape>
          <o:OLEObject Type="Embed" ProgID="Equation.3" ShapeID="_x0000_i1038" DrawAspect="Content" ObjectID="_1510997024" r:id="rId40"/>
        </w:object>
      </w:r>
      <w:r w:rsidRPr="00F81B26">
        <w:rPr>
          <w:b w:val="0"/>
          <w:bCs/>
          <w:sz w:val="24"/>
          <w:szCs w:val="24"/>
        </w:rPr>
        <w:t>≤ 0,3, Chiều cao của phần hình trụ h</w:t>
      </w:r>
      <w:r w:rsidR="00514DE9">
        <w:rPr>
          <w:b w:val="0"/>
          <w:bCs/>
          <w:sz w:val="24"/>
          <w:szCs w:val="24"/>
          <w:vertAlign w:val="subscript"/>
          <w:lang w:val="en-US"/>
        </w:rPr>
        <w:t>2</w:t>
      </w:r>
      <w:r w:rsidRPr="00F81B26">
        <w:rPr>
          <w:b w:val="0"/>
          <w:bCs/>
          <w:sz w:val="24"/>
          <w:szCs w:val="24"/>
          <w:vertAlign w:val="subscript"/>
        </w:rPr>
        <w:t xml:space="preserve"> </w:t>
      </w:r>
      <w:r w:rsidRPr="00F81B26">
        <w:rPr>
          <w:b w:val="0"/>
          <w:bCs/>
          <w:sz w:val="24"/>
          <w:szCs w:val="24"/>
        </w:rPr>
        <w:t>≥ 40</w:t>
      </w:r>
      <w:bookmarkEnd w:id="66"/>
      <w:bookmarkEnd w:id="67"/>
    </w:p>
    <w:p w:rsidR="00B17328" w:rsidRDefault="00F83108" w:rsidP="00CA3B2C">
      <w:pPr>
        <w:spacing w:before="120"/>
        <w:jc w:val="center"/>
        <w:rPr>
          <w:bCs/>
        </w:rPr>
      </w:pPr>
      <w:ins w:id="68" w:author="BH Hoang" w:date="2018-04-05T10:20:00Z">
        <w:r>
          <w:rPr>
            <w:noProof/>
          </w:rPr>
          <w:drawing>
            <wp:inline distT="0" distB="0" distL="0" distR="0">
              <wp:extent cx="2895600" cy="2095500"/>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2095500"/>
                      </a:xfrm>
                      <a:prstGeom prst="rect">
                        <a:avLst/>
                      </a:prstGeom>
                      <a:noFill/>
                      <a:ln>
                        <a:noFill/>
                      </a:ln>
                    </pic:spPr>
                  </pic:pic>
                </a:graphicData>
              </a:graphic>
            </wp:inline>
          </w:drawing>
        </w:r>
      </w:ins>
    </w:p>
    <w:p w:rsidR="00B17328" w:rsidRDefault="00B17328" w:rsidP="00CA3B2C">
      <w:pPr>
        <w:spacing w:before="120"/>
        <w:jc w:val="center"/>
        <w:rPr>
          <w:b/>
          <w:bCs/>
        </w:rPr>
      </w:pPr>
      <w:r>
        <w:rPr>
          <w:b/>
          <w:bCs/>
        </w:rPr>
        <w:t>Hình 3 - Cấu tạo đáy elíp</w:t>
      </w:r>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69" w:name="_Toc514142122"/>
      <w:bookmarkStart w:id="70" w:name="_Toc527124235"/>
      <w:r w:rsidRPr="00F81B26">
        <w:rPr>
          <w:b w:val="0"/>
          <w:bCs/>
          <w:sz w:val="24"/>
          <w:szCs w:val="24"/>
        </w:rPr>
        <w:t xml:space="preserve">Cho phép khoét lỗ trên đáy elíp. Các lỗ có thể khoét chính tâm hoặc lệch tâm so với </w:t>
      </w:r>
      <w:r w:rsidRPr="00F81B26">
        <w:rPr>
          <w:b w:val="0"/>
          <w:bCs/>
          <w:sz w:val="24"/>
          <w:szCs w:val="24"/>
        </w:rPr>
        <w:lastRenderedPageBreak/>
        <w:t>tâm trục của đáy. Có thể là lỗ hình tròn hay hình elíp.</w:t>
      </w:r>
      <w:bookmarkEnd w:id="69"/>
      <w:bookmarkEnd w:id="70"/>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71" w:name="_Toc514142123"/>
      <w:bookmarkStart w:id="72" w:name="_Toc527124236"/>
      <w:r w:rsidRPr="00F81B26">
        <w:rPr>
          <w:b w:val="0"/>
          <w:bCs/>
          <w:sz w:val="24"/>
          <w:szCs w:val="24"/>
        </w:rPr>
        <w:t xml:space="preserve">Các lỗ có thể </w:t>
      </w:r>
      <w:r w:rsidR="009D6F50">
        <w:rPr>
          <w:b w:val="0"/>
          <w:bCs/>
          <w:sz w:val="24"/>
          <w:szCs w:val="24"/>
        </w:rPr>
        <w:t>gia cường</w:t>
      </w:r>
      <w:r w:rsidRPr="00F81B26">
        <w:rPr>
          <w:b w:val="0"/>
          <w:bCs/>
          <w:sz w:val="24"/>
          <w:szCs w:val="24"/>
        </w:rPr>
        <w:t xml:space="preserve"> nhờ hàn thêm vành </w:t>
      </w:r>
      <w:r w:rsidR="009D6F50">
        <w:rPr>
          <w:b w:val="0"/>
          <w:bCs/>
          <w:sz w:val="24"/>
          <w:szCs w:val="24"/>
        </w:rPr>
        <w:t>gia cường</w:t>
      </w:r>
      <w:r w:rsidRPr="00F81B26">
        <w:rPr>
          <w:b w:val="0"/>
          <w:bCs/>
          <w:sz w:val="24"/>
          <w:szCs w:val="24"/>
        </w:rPr>
        <w:t xml:space="preserve">, hàn thêm ống nối hoặc rèn gấp mép lỗ hoặc tăng chiều dày của đáy ở phần lỗ </w:t>
      </w:r>
      <w:r w:rsidRPr="00D37300">
        <w:rPr>
          <w:b w:val="0"/>
          <w:bCs/>
          <w:sz w:val="24"/>
          <w:szCs w:val="24"/>
        </w:rPr>
        <w:t>khoét (Hình 4).</w:t>
      </w:r>
      <w:r w:rsidR="009A5DB9" w:rsidRPr="00F81B26">
        <w:rPr>
          <w:b w:val="0"/>
          <w:bCs/>
          <w:sz w:val="24"/>
          <w:szCs w:val="24"/>
        </w:rPr>
        <w:t xml:space="preserve"> </w:t>
      </w:r>
      <w:r w:rsidRPr="00F81B26">
        <w:rPr>
          <w:b w:val="0"/>
          <w:bCs/>
          <w:sz w:val="24"/>
          <w:szCs w:val="24"/>
        </w:rPr>
        <w:t>Đường kính của lỗ phải ≤ 0,7 đường kính trong của đáy. Đối với lỗ hình elíp, đường kính tính toán của lỗ là đường kính lớn của hình elíp.</w:t>
      </w:r>
      <w:bookmarkEnd w:id="71"/>
      <w:bookmarkEnd w:id="72"/>
    </w:p>
    <w:p w:rsidR="00B17328" w:rsidRDefault="00F83108" w:rsidP="00450212">
      <w:pPr>
        <w:spacing w:before="120"/>
        <w:jc w:val="center"/>
        <w:rPr>
          <w:bCs/>
        </w:rPr>
      </w:pPr>
      <w:ins w:id="73" w:author="BH Hoang" w:date="2018-04-04T14:27:00Z">
        <w:r>
          <w:rPr>
            <w:noProof/>
          </w:rPr>
          <w:drawing>
            <wp:inline distT="0" distB="0" distL="0" distR="0">
              <wp:extent cx="5419725" cy="3057525"/>
              <wp:effectExtent l="0" t="0" r="9525" b="952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19725" cy="3057525"/>
                      </a:xfrm>
                      <a:prstGeom prst="rect">
                        <a:avLst/>
                      </a:prstGeom>
                      <a:noFill/>
                      <a:ln>
                        <a:noFill/>
                      </a:ln>
                    </pic:spPr>
                  </pic:pic>
                </a:graphicData>
              </a:graphic>
            </wp:inline>
          </w:drawing>
        </w:r>
      </w:ins>
    </w:p>
    <w:p w:rsidR="00B17328" w:rsidRPr="000412D0" w:rsidRDefault="00B17328" w:rsidP="002C5B3D">
      <w:pPr>
        <w:spacing w:before="120"/>
        <w:jc w:val="both"/>
        <w:rPr>
          <w:b/>
          <w:bCs/>
        </w:rPr>
      </w:pPr>
      <w:r>
        <w:rPr>
          <w:b/>
          <w:bCs/>
        </w:rPr>
        <w:t>a. L</w:t>
      </w:r>
      <w:r w:rsidRPr="000412D0">
        <w:rPr>
          <w:b/>
          <w:bCs/>
        </w:rPr>
        <w:t>ỗ</w:t>
      </w:r>
      <w:r>
        <w:rPr>
          <w:b/>
          <w:bCs/>
        </w:rPr>
        <w:t xml:space="preserve"> kho</w:t>
      </w:r>
      <w:r w:rsidRPr="000412D0">
        <w:rPr>
          <w:b/>
          <w:bCs/>
        </w:rPr>
        <w:t>ét</w:t>
      </w:r>
      <w:r>
        <w:rPr>
          <w:b/>
          <w:bCs/>
        </w:rPr>
        <w:t xml:space="preserve"> </w:t>
      </w:r>
      <w:r w:rsidRPr="000412D0">
        <w:rPr>
          <w:b/>
          <w:bCs/>
        </w:rPr>
        <w:t>đượ</w:t>
      </w:r>
      <w:r>
        <w:rPr>
          <w:b/>
          <w:bCs/>
        </w:rPr>
        <w:t>c r</w:t>
      </w:r>
      <w:r w:rsidRPr="000412D0">
        <w:rPr>
          <w:b/>
          <w:bCs/>
        </w:rPr>
        <w:t>èn</w:t>
      </w:r>
      <w:r>
        <w:rPr>
          <w:b/>
          <w:bCs/>
        </w:rPr>
        <w:t xml:space="preserve"> g</w:t>
      </w:r>
      <w:r w:rsidRPr="000412D0">
        <w:rPr>
          <w:b/>
          <w:bCs/>
        </w:rPr>
        <w:t>ấp</w:t>
      </w:r>
      <w:r>
        <w:rPr>
          <w:b/>
          <w:bCs/>
        </w:rPr>
        <w:t xml:space="preserve"> m</w:t>
      </w:r>
      <w:r w:rsidRPr="000412D0">
        <w:rPr>
          <w:b/>
          <w:bCs/>
        </w:rPr>
        <w:t>ép</w:t>
      </w:r>
      <w:r>
        <w:rPr>
          <w:b/>
          <w:bCs/>
        </w:rPr>
        <w:t>; b. L</w:t>
      </w:r>
      <w:r w:rsidRPr="000412D0">
        <w:rPr>
          <w:b/>
          <w:bCs/>
        </w:rPr>
        <w:t>ỗ</w:t>
      </w:r>
      <w:r>
        <w:rPr>
          <w:b/>
          <w:bCs/>
        </w:rPr>
        <w:t xml:space="preserve"> kho</w:t>
      </w:r>
      <w:r w:rsidRPr="000412D0">
        <w:rPr>
          <w:b/>
          <w:bCs/>
        </w:rPr>
        <w:t>é</w:t>
      </w:r>
      <w:r>
        <w:rPr>
          <w:b/>
          <w:bCs/>
        </w:rPr>
        <w:t xml:space="preserve">t </w:t>
      </w:r>
      <w:r w:rsidRPr="000412D0">
        <w:rPr>
          <w:b/>
          <w:bCs/>
        </w:rPr>
        <w:t>đượ</w:t>
      </w:r>
      <w:r>
        <w:rPr>
          <w:b/>
          <w:bCs/>
        </w:rPr>
        <w:t>c h</w:t>
      </w:r>
      <w:r w:rsidRPr="000412D0">
        <w:rPr>
          <w:b/>
          <w:bCs/>
        </w:rPr>
        <w:t>àn</w:t>
      </w:r>
      <w:r>
        <w:rPr>
          <w:b/>
          <w:bCs/>
        </w:rPr>
        <w:t xml:space="preserve"> th</w:t>
      </w:r>
      <w:r w:rsidRPr="000412D0">
        <w:rPr>
          <w:b/>
          <w:bCs/>
        </w:rPr>
        <w:t>ê</w:t>
      </w:r>
      <w:r>
        <w:rPr>
          <w:b/>
          <w:bCs/>
        </w:rPr>
        <w:t>m v</w:t>
      </w:r>
      <w:r w:rsidRPr="000412D0">
        <w:rPr>
          <w:b/>
          <w:bCs/>
        </w:rPr>
        <w:t>à</w:t>
      </w:r>
      <w:r>
        <w:rPr>
          <w:b/>
          <w:bCs/>
        </w:rPr>
        <w:t xml:space="preserve">nh </w:t>
      </w:r>
      <w:r w:rsidR="009D6F50">
        <w:rPr>
          <w:b/>
          <w:bCs/>
        </w:rPr>
        <w:t>gia cường</w:t>
      </w:r>
      <w:r>
        <w:rPr>
          <w:b/>
          <w:bCs/>
        </w:rPr>
        <w:t>; c. L</w:t>
      </w:r>
      <w:r w:rsidRPr="000412D0">
        <w:rPr>
          <w:b/>
          <w:bCs/>
        </w:rPr>
        <w:t>ỗ</w:t>
      </w:r>
      <w:r>
        <w:rPr>
          <w:b/>
          <w:bCs/>
        </w:rPr>
        <w:t xml:space="preserve"> kho</w:t>
      </w:r>
      <w:r w:rsidRPr="000412D0">
        <w:rPr>
          <w:b/>
          <w:bCs/>
        </w:rPr>
        <w:t>ét</w:t>
      </w:r>
      <w:r>
        <w:rPr>
          <w:b/>
          <w:bCs/>
        </w:rPr>
        <w:t xml:space="preserve"> </w:t>
      </w:r>
      <w:r w:rsidRPr="000412D0">
        <w:rPr>
          <w:b/>
          <w:bCs/>
        </w:rPr>
        <w:t>đượ</w:t>
      </w:r>
      <w:r>
        <w:rPr>
          <w:b/>
          <w:bCs/>
        </w:rPr>
        <w:t>c h</w:t>
      </w:r>
      <w:r w:rsidRPr="000412D0">
        <w:rPr>
          <w:b/>
          <w:bCs/>
        </w:rPr>
        <w:t>àn</w:t>
      </w:r>
      <w:r>
        <w:rPr>
          <w:b/>
          <w:bCs/>
        </w:rPr>
        <w:t xml:space="preserve"> th</w:t>
      </w:r>
      <w:r w:rsidRPr="000412D0">
        <w:rPr>
          <w:b/>
          <w:bCs/>
        </w:rPr>
        <w:t>ê</w:t>
      </w:r>
      <w:r>
        <w:rPr>
          <w:b/>
          <w:bCs/>
        </w:rPr>
        <w:t xml:space="preserve">m </w:t>
      </w:r>
      <w:r w:rsidRPr="000412D0">
        <w:rPr>
          <w:b/>
          <w:bCs/>
        </w:rPr>
        <w:t>ống</w:t>
      </w:r>
      <w:r>
        <w:rPr>
          <w:b/>
          <w:bCs/>
        </w:rPr>
        <w:t xml:space="preserve"> n</w:t>
      </w:r>
      <w:r w:rsidRPr="000412D0">
        <w:rPr>
          <w:b/>
          <w:bCs/>
        </w:rPr>
        <w:t>ối</w:t>
      </w:r>
      <w:r>
        <w:rPr>
          <w:b/>
          <w:bCs/>
        </w:rPr>
        <w:t xml:space="preserve"> (c</w:t>
      </w:r>
      <w:r>
        <w:rPr>
          <w:b/>
          <w:bCs/>
          <w:vertAlign w:val="subscript"/>
        </w:rPr>
        <w:t>1</w:t>
      </w:r>
      <w:r>
        <w:rPr>
          <w:b/>
          <w:bCs/>
        </w:rPr>
        <w:t>, Kh</w:t>
      </w:r>
      <w:r w:rsidRPr="000412D0">
        <w:rPr>
          <w:b/>
          <w:bCs/>
        </w:rPr>
        <w:t>ô</w:t>
      </w:r>
      <w:r>
        <w:rPr>
          <w:b/>
          <w:bCs/>
        </w:rPr>
        <w:t>ng c</w:t>
      </w:r>
      <w:r w:rsidRPr="000412D0">
        <w:rPr>
          <w:b/>
          <w:bCs/>
        </w:rPr>
        <w:t>ó</w:t>
      </w:r>
      <w:r>
        <w:rPr>
          <w:b/>
          <w:bCs/>
        </w:rPr>
        <w:t xml:space="preserve"> mi</w:t>
      </w:r>
      <w:r w:rsidRPr="000412D0">
        <w:rPr>
          <w:b/>
          <w:bCs/>
        </w:rPr>
        <w:t>ếng</w:t>
      </w:r>
      <w:r>
        <w:rPr>
          <w:b/>
          <w:bCs/>
        </w:rPr>
        <w:t xml:space="preserve"> </w:t>
      </w:r>
      <w:r w:rsidRPr="000412D0">
        <w:rPr>
          <w:b/>
          <w:bCs/>
        </w:rPr>
        <w:t>đệm</w:t>
      </w:r>
      <w:r>
        <w:rPr>
          <w:b/>
          <w:bCs/>
        </w:rPr>
        <w:t>; c</w:t>
      </w:r>
      <w:r>
        <w:rPr>
          <w:b/>
          <w:bCs/>
          <w:vertAlign w:val="subscript"/>
        </w:rPr>
        <w:t>2</w:t>
      </w:r>
      <w:r>
        <w:rPr>
          <w:b/>
          <w:bCs/>
        </w:rPr>
        <w:t>, C</w:t>
      </w:r>
      <w:r w:rsidRPr="000412D0">
        <w:rPr>
          <w:b/>
          <w:bCs/>
        </w:rPr>
        <w:t>ó</w:t>
      </w:r>
      <w:r>
        <w:rPr>
          <w:b/>
          <w:bCs/>
        </w:rPr>
        <w:t xml:space="preserve"> mi</w:t>
      </w:r>
      <w:r w:rsidRPr="000412D0">
        <w:rPr>
          <w:b/>
          <w:bCs/>
        </w:rPr>
        <w:t>ếng</w:t>
      </w:r>
      <w:r>
        <w:rPr>
          <w:b/>
          <w:bCs/>
        </w:rPr>
        <w:t xml:space="preserve"> </w:t>
      </w:r>
      <w:r w:rsidRPr="000412D0">
        <w:rPr>
          <w:b/>
          <w:bCs/>
        </w:rPr>
        <w:t>đệm</w:t>
      </w:r>
      <w:r>
        <w:rPr>
          <w:b/>
          <w:bCs/>
        </w:rPr>
        <w:t xml:space="preserve"> m</w:t>
      </w:r>
      <w:r w:rsidRPr="000412D0">
        <w:rPr>
          <w:b/>
          <w:bCs/>
        </w:rPr>
        <w:t>ộ</w:t>
      </w:r>
      <w:r>
        <w:rPr>
          <w:b/>
          <w:bCs/>
        </w:rPr>
        <w:t>t ph</w:t>
      </w:r>
      <w:r w:rsidRPr="000412D0">
        <w:rPr>
          <w:b/>
          <w:bCs/>
        </w:rPr>
        <w:t>í</w:t>
      </w:r>
      <w:r>
        <w:rPr>
          <w:b/>
          <w:bCs/>
        </w:rPr>
        <w:t>a; c</w:t>
      </w:r>
      <w:r>
        <w:rPr>
          <w:b/>
          <w:bCs/>
          <w:vertAlign w:val="subscript"/>
        </w:rPr>
        <w:t>3</w:t>
      </w:r>
      <w:r>
        <w:rPr>
          <w:b/>
          <w:bCs/>
        </w:rPr>
        <w:t>, C</w:t>
      </w:r>
      <w:r w:rsidRPr="000412D0">
        <w:rPr>
          <w:b/>
          <w:bCs/>
        </w:rPr>
        <w:t>ó</w:t>
      </w:r>
      <w:r>
        <w:rPr>
          <w:b/>
          <w:bCs/>
        </w:rPr>
        <w:t xml:space="preserve"> mi</w:t>
      </w:r>
      <w:r w:rsidRPr="000412D0">
        <w:rPr>
          <w:b/>
          <w:bCs/>
        </w:rPr>
        <w:t>ếng</w:t>
      </w:r>
      <w:r>
        <w:rPr>
          <w:b/>
          <w:bCs/>
        </w:rPr>
        <w:t xml:space="preserve"> </w:t>
      </w:r>
      <w:r w:rsidRPr="000412D0">
        <w:rPr>
          <w:b/>
          <w:bCs/>
        </w:rPr>
        <w:t>đệm</w:t>
      </w:r>
      <w:r>
        <w:rPr>
          <w:b/>
          <w:bCs/>
        </w:rPr>
        <w:t xml:space="preserve"> 2 ph</w:t>
      </w:r>
      <w:r w:rsidRPr="000412D0">
        <w:rPr>
          <w:b/>
          <w:bCs/>
        </w:rPr>
        <w:t>í</w:t>
      </w:r>
      <w:r>
        <w:rPr>
          <w:b/>
          <w:bCs/>
        </w:rPr>
        <w:t>a)</w:t>
      </w:r>
    </w:p>
    <w:p w:rsidR="00B17328" w:rsidRDefault="00B17328" w:rsidP="00300C00">
      <w:pPr>
        <w:spacing w:before="120"/>
        <w:jc w:val="center"/>
        <w:rPr>
          <w:b/>
          <w:bCs/>
        </w:rPr>
      </w:pPr>
      <w:r>
        <w:rPr>
          <w:b/>
          <w:bCs/>
        </w:rPr>
        <w:t xml:space="preserve">Hình 4 - Các dạng </w:t>
      </w:r>
      <w:r w:rsidR="009D6F50">
        <w:rPr>
          <w:b/>
          <w:bCs/>
        </w:rPr>
        <w:t>gia cường</w:t>
      </w:r>
      <w:r>
        <w:rPr>
          <w:b/>
          <w:bCs/>
        </w:rPr>
        <w:t xml:space="preserve"> cho lỗ khoét trên đáy elíp</w:t>
      </w:r>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74" w:name="_Toc514142124"/>
      <w:bookmarkStart w:id="75" w:name="_Toc527124237"/>
      <w:r w:rsidRPr="00F81B26">
        <w:rPr>
          <w:b w:val="0"/>
          <w:bCs/>
          <w:sz w:val="24"/>
          <w:szCs w:val="24"/>
        </w:rPr>
        <w:t xml:space="preserve">Khi </w:t>
      </w:r>
      <w:r w:rsidR="009D6F50">
        <w:rPr>
          <w:b w:val="0"/>
          <w:bCs/>
          <w:sz w:val="24"/>
          <w:szCs w:val="24"/>
        </w:rPr>
        <w:t>gia cường</w:t>
      </w:r>
      <w:r w:rsidRPr="00F81B26">
        <w:rPr>
          <w:b w:val="0"/>
          <w:bCs/>
          <w:sz w:val="24"/>
          <w:szCs w:val="24"/>
        </w:rPr>
        <w:t xml:space="preserve"> lỗ khoét bằng cách tăng chiều dày của đáy ở phần lỗ khoét không phải bằng cách hàn thêm miếng đệm thì chiều dày của đáy </w:t>
      </w:r>
      <w:r w:rsidR="00750E99">
        <w:rPr>
          <w:b w:val="0"/>
          <w:bCs/>
          <w:sz w:val="24"/>
          <w:szCs w:val="24"/>
          <w:lang w:val="en-US"/>
        </w:rPr>
        <w:t>phải</w:t>
      </w:r>
      <w:r w:rsidRPr="00F81B26">
        <w:rPr>
          <w:b w:val="0"/>
          <w:bCs/>
          <w:sz w:val="24"/>
          <w:szCs w:val="24"/>
        </w:rPr>
        <w:t xml:space="preserve"> được giảm thoải đều đến chỗ nối với thân hình </w:t>
      </w:r>
      <w:r w:rsidRPr="00D37300">
        <w:rPr>
          <w:b w:val="0"/>
          <w:bCs/>
          <w:sz w:val="24"/>
          <w:szCs w:val="24"/>
        </w:rPr>
        <w:t>trụ (Hình 5)</w:t>
      </w:r>
      <w:bookmarkEnd w:id="74"/>
      <w:bookmarkEnd w:id="75"/>
    </w:p>
    <w:p w:rsidR="00B17328" w:rsidRDefault="00F83108" w:rsidP="00A54426">
      <w:pPr>
        <w:spacing w:before="120"/>
        <w:jc w:val="center"/>
        <w:rPr>
          <w:bCs/>
        </w:rPr>
      </w:pPr>
      <w:ins w:id="76" w:author="BH Hoang" w:date="2018-04-04T16:04:00Z">
        <w:r>
          <w:rPr>
            <w:noProof/>
          </w:rPr>
          <w:drawing>
            <wp:inline distT="0" distB="0" distL="0" distR="0">
              <wp:extent cx="3295650" cy="2019300"/>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95650" cy="2019300"/>
                      </a:xfrm>
                      <a:prstGeom prst="rect">
                        <a:avLst/>
                      </a:prstGeom>
                      <a:noFill/>
                      <a:ln>
                        <a:noFill/>
                      </a:ln>
                    </pic:spPr>
                  </pic:pic>
                </a:graphicData>
              </a:graphic>
            </wp:inline>
          </w:drawing>
        </w:r>
      </w:ins>
    </w:p>
    <w:p w:rsidR="00B17328" w:rsidRDefault="00B17328" w:rsidP="002C5B3D">
      <w:pPr>
        <w:spacing w:before="120"/>
        <w:jc w:val="both"/>
        <w:rPr>
          <w:b/>
          <w:bCs/>
        </w:rPr>
      </w:pPr>
      <w:r>
        <w:rPr>
          <w:b/>
          <w:bCs/>
        </w:rPr>
        <w:t xml:space="preserve">Hình 5 - </w:t>
      </w:r>
      <w:r w:rsidR="009D6F50">
        <w:rPr>
          <w:b/>
          <w:bCs/>
        </w:rPr>
        <w:t>Gia cường</w:t>
      </w:r>
      <w:r>
        <w:rPr>
          <w:b/>
          <w:bCs/>
        </w:rPr>
        <w:t xml:space="preserve"> cho lỗ khoét bằng cách tăng chiều dày phần đáy có khoét lỗ</w:t>
      </w:r>
    </w:p>
    <w:p w:rsidR="00B17328" w:rsidRPr="00F81B26" w:rsidRDefault="00B17328" w:rsidP="00300C00">
      <w:pPr>
        <w:pStyle w:val="Heading3"/>
        <w:numPr>
          <w:ilvl w:val="1"/>
          <w:numId w:val="82"/>
        </w:numPr>
        <w:spacing w:before="120" w:line="276" w:lineRule="auto"/>
        <w:ind w:left="0" w:firstLine="0"/>
        <w:rPr>
          <w:b w:val="0"/>
          <w:bCs/>
          <w:sz w:val="24"/>
          <w:szCs w:val="24"/>
        </w:rPr>
      </w:pPr>
      <w:bookmarkStart w:id="77" w:name="_Toc514142125"/>
      <w:bookmarkStart w:id="78" w:name="_Toc527124238"/>
      <w:r w:rsidRPr="00F81B26">
        <w:rPr>
          <w:b w:val="0"/>
          <w:bCs/>
          <w:sz w:val="24"/>
          <w:szCs w:val="24"/>
        </w:rPr>
        <w:t>Đáy cầu</w:t>
      </w:r>
      <w:bookmarkEnd w:id="77"/>
      <w:bookmarkEnd w:id="78"/>
    </w:p>
    <w:p w:rsidR="00B17328" w:rsidRPr="00F81B26" w:rsidRDefault="00B17328" w:rsidP="00300C00">
      <w:pPr>
        <w:spacing w:before="120" w:line="276" w:lineRule="auto"/>
        <w:jc w:val="both"/>
        <w:rPr>
          <w:bCs/>
        </w:rPr>
      </w:pPr>
      <w:proofErr w:type="gramStart"/>
      <w:r w:rsidRPr="00F81B26">
        <w:rPr>
          <w:bCs/>
        </w:rPr>
        <w:t>Các yêu cầu về khoét lỗ trên đáy cầu, về kích thước phần hình trụ chuyển tiếp tương tự như đối với đáy elíp</w:t>
      </w:r>
      <w:r w:rsidR="009A5DB9" w:rsidRPr="00F81B26">
        <w:rPr>
          <w:bCs/>
        </w:rPr>
        <w:t>.</w:t>
      </w:r>
      <w:proofErr w:type="gramEnd"/>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79" w:name="_Toc514142126"/>
      <w:bookmarkStart w:id="80" w:name="_Toc527124239"/>
      <w:r w:rsidRPr="00F81B26">
        <w:rPr>
          <w:b w:val="0"/>
          <w:bCs/>
          <w:sz w:val="24"/>
          <w:szCs w:val="24"/>
        </w:rPr>
        <w:t xml:space="preserve">Các loại đáy dạng khác như đáy hộp, đáy cong không có dạng elíp không sử dụng </w:t>
      </w:r>
      <w:r w:rsidRPr="00F81B26">
        <w:rPr>
          <w:b w:val="0"/>
          <w:bCs/>
          <w:sz w:val="24"/>
          <w:szCs w:val="24"/>
        </w:rPr>
        <w:lastRenderedPageBreak/>
        <w:t>cho các trường hợp chế tạo</w:t>
      </w:r>
      <w:r w:rsidR="00CA37F6" w:rsidRPr="00CA37F6">
        <w:rPr>
          <w:b w:val="0"/>
          <w:bCs/>
          <w:sz w:val="24"/>
          <w:szCs w:val="24"/>
        </w:rPr>
        <w:t xml:space="preserve"> </w:t>
      </w:r>
      <w:r w:rsidR="00CA37F6" w:rsidRPr="00F81B26">
        <w:rPr>
          <w:b w:val="0"/>
          <w:bCs/>
          <w:sz w:val="24"/>
          <w:szCs w:val="24"/>
        </w:rPr>
        <w:t>mới</w:t>
      </w:r>
      <w:r w:rsidRPr="00F81B26">
        <w:rPr>
          <w:b w:val="0"/>
          <w:bCs/>
          <w:sz w:val="24"/>
          <w:szCs w:val="24"/>
        </w:rPr>
        <w:t>. Đối với các trường hợp đã được chế tạo từ trước, khi cần tính kiểm tra phải căn cứ vào dạng cụ thể của đáy để tính toán.</w:t>
      </w:r>
      <w:bookmarkEnd w:id="79"/>
      <w:bookmarkEnd w:id="80"/>
    </w:p>
    <w:p w:rsidR="00B17328" w:rsidRPr="00F81B26" w:rsidRDefault="00B17328" w:rsidP="00300C00">
      <w:pPr>
        <w:pStyle w:val="Heading3"/>
        <w:numPr>
          <w:ilvl w:val="2"/>
          <w:numId w:val="82"/>
        </w:numPr>
        <w:spacing w:before="120" w:line="276" w:lineRule="auto"/>
        <w:ind w:left="0" w:firstLine="0"/>
        <w:rPr>
          <w:b w:val="0"/>
          <w:bCs/>
          <w:sz w:val="24"/>
          <w:szCs w:val="24"/>
        </w:rPr>
      </w:pPr>
      <w:bookmarkStart w:id="81" w:name="_Toc514142127"/>
      <w:bookmarkStart w:id="82" w:name="_Toc527124240"/>
      <w:r w:rsidRPr="00F81B26">
        <w:rPr>
          <w:b w:val="0"/>
          <w:bCs/>
          <w:sz w:val="24"/>
          <w:szCs w:val="24"/>
        </w:rPr>
        <w:t>Tất cả các loại đáy (elíp, cầu, cong, phẳng cũng như mặt sàng ống) phải được chế tạo bằng một tấm liền. Cho phép tối đa có hai tấm kim loại ghép lại nhưng mối ghép phải cách tâm một khoảng không nhỏ hơn 0,2 D</w:t>
      </w:r>
      <w:r w:rsidRPr="00F81B26">
        <w:rPr>
          <w:b w:val="0"/>
          <w:bCs/>
          <w:sz w:val="24"/>
          <w:szCs w:val="24"/>
          <w:vertAlign w:val="subscript"/>
        </w:rPr>
        <w:t>t</w:t>
      </w:r>
      <w:r w:rsidRPr="00F81B26">
        <w:rPr>
          <w:b w:val="0"/>
          <w:bCs/>
          <w:sz w:val="24"/>
          <w:szCs w:val="24"/>
        </w:rPr>
        <w:t xml:space="preserve"> và phải được hàn nối bằng mối hàn giáp mép hai phía.</w:t>
      </w:r>
      <w:bookmarkEnd w:id="81"/>
      <w:bookmarkEnd w:id="82"/>
    </w:p>
    <w:p w:rsidR="00B17328" w:rsidRPr="009368FE" w:rsidRDefault="00B17328" w:rsidP="00300C00">
      <w:pPr>
        <w:pStyle w:val="Heading3"/>
        <w:numPr>
          <w:ilvl w:val="0"/>
          <w:numId w:val="82"/>
        </w:numPr>
        <w:spacing w:before="120" w:line="276" w:lineRule="auto"/>
        <w:ind w:left="357" w:hanging="357"/>
        <w:rPr>
          <w:bCs/>
          <w:sz w:val="24"/>
          <w:szCs w:val="24"/>
        </w:rPr>
      </w:pPr>
      <w:bookmarkStart w:id="83" w:name="_Ref508871988"/>
      <w:bookmarkStart w:id="84" w:name="_Toc527124241"/>
      <w:r w:rsidRPr="009368FE">
        <w:rPr>
          <w:bCs/>
          <w:sz w:val="24"/>
          <w:szCs w:val="24"/>
        </w:rPr>
        <w:t>Mặt sàng ống</w:t>
      </w:r>
      <w:bookmarkEnd w:id="83"/>
      <w:bookmarkEnd w:id="84"/>
    </w:p>
    <w:p w:rsidR="00B17328" w:rsidRPr="009368FE" w:rsidRDefault="00B17328" w:rsidP="00300C00">
      <w:pPr>
        <w:pStyle w:val="Heading3"/>
        <w:numPr>
          <w:ilvl w:val="1"/>
          <w:numId w:val="82"/>
        </w:numPr>
        <w:spacing w:before="120" w:line="276" w:lineRule="auto"/>
        <w:ind w:left="0" w:firstLine="0"/>
        <w:rPr>
          <w:b w:val="0"/>
          <w:bCs/>
          <w:sz w:val="24"/>
          <w:szCs w:val="24"/>
        </w:rPr>
      </w:pPr>
      <w:bookmarkStart w:id="85" w:name="_Toc514142129"/>
      <w:bookmarkStart w:id="86" w:name="_Toc527124242"/>
      <w:r w:rsidRPr="009368FE">
        <w:rPr>
          <w:b w:val="0"/>
          <w:bCs/>
          <w:sz w:val="24"/>
          <w:szCs w:val="24"/>
        </w:rPr>
        <w:t>Mặt sàng ống có thể là phẳng, cong, elíp, cầu.</w:t>
      </w:r>
      <w:r w:rsidR="004A1D07" w:rsidRPr="009368FE">
        <w:rPr>
          <w:b w:val="0"/>
          <w:bCs/>
          <w:sz w:val="24"/>
          <w:szCs w:val="24"/>
        </w:rPr>
        <w:t xml:space="preserve"> </w:t>
      </w:r>
      <w:r w:rsidRPr="009368FE">
        <w:rPr>
          <w:b w:val="0"/>
          <w:bCs/>
          <w:sz w:val="24"/>
          <w:szCs w:val="24"/>
        </w:rPr>
        <w:t>Chiều dày của kim loại làm mặt sàng ống khi núc ống phải ≥ 14 mm.</w:t>
      </w:r>
      <w:bookmarkEnd w:id="85"/>
      <w:bookmarkEnd w:id="86"/>
    </w:p>
    <w:p w:rsidR="00B17328" w:rsidRPr="009368FE" w:rsidRDefault="00B17328" w:rsidP="00300C00">
      <w:pPr>
        <w:pStyle w:val="Heading3"/>
        <w:numPr>
          <w:ilvl w:val="1"/>
          <w:numId w:val="82"/>
        </w:numPr>
        <w:spacing w:before="120" w:line="276" w:lineRule="auto"/>
        <w:ind w:left="0" w:firstLine="0"/>
        <w:rPr>
          <w:b w:val="0"/>
          <w:bCs/>
          <w:sz w:val="24"/>
          <w:szCs w:val="24"/>
        </w:rPr>
      </w:pPr>
      <w:bookmarkStart w:id="87" w:name="_Toc514142130"/>
      <w:bookmarkStart w:id="88" w:name="_Toc527124243"/>
      <w:r w:rsidRPr="009368FE">
        <w:rPr>
          <w:b w:val="0"/>
          <w:bCs/>
          <w:sz w:val="24"/>
          <w:szCs w:val="24"/>
        </w:rPr>
        <w:t xml:space="preserve">Các yêu cầu về nối ống với mặt sàng, về thanh giằng và các biện pháp </w:t>
      </w:r>
      <w:r w:rsidR="009D6F50">
        <w:rPr>
          <w:b w:val="0"/>
          <w:bCs/>
          <w:sz w:val="24"/>
          <w:szCs w:val="24"/>
        </w:rPr>
        <w:t>gia cường</w:t>
      </w:r>
      <w:r w:rsidRPr="009368FE">
        <w:rPr>
          <w:b w:val="0"/>
          <w:bCs/>
          <w:sz w:val="24"/>
          <w:szCs w:val="24"/>
        </w:rPr>
        <w:t xml:space="preserve"> cho phần mặt sàng không có ống và các yêu cầu khác tuân thủ các quy định </w:t>
      </w:r>
      <w:r w:rsidRPr="00D37300">
        <w:rPr>
          <w:b w:val="0"/>
          <w:bCs/>
          <w:sz w:val="24"/>
          <w:szCs w:val="24"/>
        </w:rPr>
        <w:t xml:space="preserve">trong </w:t>
      </w:r>
      <w:r w:rsidR="00440D53" w:rsidRPr="00D37300">
        <w:rPr>
          <w:b w:val="0"/>
          <w:bCs/>
          <w:sz w:val="24"/>
          <w:szCs w:val="24"/>
          <w:lang w:val="en-US"/>
        </w:rPr>
        <w:t>Hình 2</w:t>
      </w:r>
      <w:r w:rsidRPr="00D37300">
        <w:rPr>
          <w:b w:val="0"/>
          <w:bCs/>
          <w:sz w:val="24"/>
          <w:szCs w:val="24"/>
        </w:rPr>
        <w:t>.</w:t>
      </w:r>
      <w:bookmarkEnd w:id="87"/>
      <w:bookmarkEnd w:id="88"/>
    </w:p>
    <w:p w:rsidR="00B17328" w:rsidRPr="009368FE" w:rsidRDefault="00B17328" w:rsidP="00300C00">
      <w:pPr>
        <w:pStyle w:val="Heading3"/>
        <w:numPr>
          <w:ilvl w:val="0"/>
          <w:numId w:val="82"/>
        </w:numPr>
        <w:spacing w:before="120" w:line="276" w:lineRule="auto"/>
        <w:ind w:left="357" w:hanging="357"/>
        <w:rPr>
          <w:bCs/>
          <w:sz w:val="24"/>
          <w:szCs w:val="24"/>
        </w:rPr>
      </w:pPr>
      <w:bookmarkStart w:id="89" w:name="_Toc527124244"/>
      <w:r w:rsidRPr="009368FE">
        <w:rPr>
          <w:bCs/>
          <w:sz w:val="24"/>
          <w:szCs w:val="24"/>
        </w:rPr>
        <w:t>Hàn ống với thân hình trụ, với đáy</w:t>
      </w:r>
      <w:bookmarkEnd w:id="89"/>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90" w:name="_Toc514142132"/>
      <w:bookmarkStart w:id="91" w:name="_Toc527124245"/>
      <w:r w:rsidRPr="00E06AC1">
        <w:rPr>
          <w:b w:val="0"/>
          <w:bCs/>
          <w:sz w:val="24"/>
          <w:szCs w:val="24"/>
        </w:rPr>
        <w:t>Đối với thân hình trụ của các nồi hơi áp suất thấp có chiều dày ≤ 18 mm thì có thể hàn ống trực tiếp với thân.</w:t>
      </w:r>
      <w:r w:rsidR="00723998" w:rsidRPr="00E06AC1">
        <w:rPr>
          <w:b w:val="0"/>
          <w:bCs/>
          <w:sz w:val="24"/>
          <w:szCs w:val="24"/>
        </w:rPr>
        <w:t xml:space="preserve"> </w:t>
      </w:r>
      <w:r w:rsidRPr="00E06AC1">
        <w:rPr>
          <w:b w:val="0"/>
          <w:bCs/>
          <w:sz w:val="24"/>
          <w:szCs w:val="24"/>
        </w:rPr>
        <w:t xml:space="preserve">Đối với thân hình trụ có chiều dày &gt; 18 mm, các mối hàn ống với thân hình trụ </w:t>
      </w:r>
      <w:r w:rsidR="00750E99">
        <w:rPr>
          <w:b w:val="0"/>
          <w:bCs/>
          <w:sz w:val="24"/>
          <w:szCs w:val="24"/>
          <w:lang w:val="en-US"/>
        </w:rPr>
        <w:t>phải</w:t>
      </w:r>
      <w:r w:rsidRPr="00E06AC1">
        <w:rPr>
          <w:b w:val="0"/>
          <w:bCs/>
          <w:sz w:val="24"/>
          <w:szCs w:val="24"/>
        </w:rPr>
        <w:t xml:space="preserve"> được nhiệt luyện sau khi hàn. Thông thường tiến hành hàn trước một đoạn ống cụt với thân và được nhiệt luyện cùng với thân (hoặc đáy), sau đó mới hàn ống vào ống cụt. Việc hàn các ống với thân hình trụ hoặc đáy chỉ được hoàn nối qua đoạn ống cụt này, không được hàn trực tiếp với thân hay đáy nếu sau khi hoàn không có điều kiện nhiệt luyện.</w:t>
      </w:r>
      <w:bookmarkEnd w:id="90"/>
      <w:bookmarkEnd w:id="91"/>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92" w:name="_Toc514142133"/>
      <w:bookmarkStart w:id="93" w:name="_Toc527124246"/>
      <w:r w:rsidRPr="00E06AC1">
        <w:rPr>
          <w:b w:val="0"/>
          <w:bCs/>
          <w:sz w:val="24"/>
          <w:szCs w:val="24"/>
        </w:rPr>
        <w:t>Các ống hàn với thân hình trụ hoặc đáy có thể hàn đầy cả chiều dày thân, hoặc chỉ hàn vào một phần chiều dày thân hay đáy.</w:t>
      </w:r>
      <w:bookmarkEnd w:id="92"/>
      <w:bookmarkEnd w:id="93"/>
    </w:p>
    <w:p w:rsidR="00B17328" w:rsidRPr="00E06AC1" w:rsidRDefault="00B17328" w:rsidP="00300C00">
      <w:pPr>
        <w:pStyle w:val="Heading3"/>
        <w:numPr>
          <w:ilvl w:val="0"/>
          <w:numId w:val="82"/>
        </w:numPr>
        <w:spacing w:before="120" w:line="276" w:lineRule="auto"/>
        <w:ind w:left="357" w:hanging="357"/>
        <w:rPr>
          <w:bCs/>
          <w:sz w:val="24"/>
          <w:szCs w:val="24"/>
        </w:rPr>
      </w:pPr>
      <w:bookmarkStart w:id="94" w:name="_Toc527124247"/>
      <w:r w:rsidRPr="00E06AC1">
        <w:rPr>
          <w:bCs/>
          <w:sz w:val="24"/>
          <w:szCs w:val="24"/>
        </w:rPr>
        <w:t>Ống lò</w:t>
      </w:r>
      <w:r w:rsidR="00F953B0">
        <w:rPr>
          <w:bCs/>
          <w:sz w:val="24"/>
          <w:szCs w:val="24"/>
          <w:lang w:val="en-US"/>
        </w:rPr>
        <w:t xml:space="preserve"> ống lửa</w:t>
      </w:r>
      <w:bookmarkEnd w:id="94"/>
    </w:p>
    <w:p w:rsidR="00B17328" w:rsidRPr="00E06AC1" w:rsidRDefault="00795AFD" w:rsidP="00300C00">
      <w:pPr>
        <w:spacing w:before="120" w:line="276" w:lineRule="auto"/>
        <w:jc w:val="both"/>
        <w:rPr>
          <w:bCs/>
        </w:rPr>
      </w:pPr>
      <w:r w:rsidRPr="00E06AC1">
        <w:rPr>
          <w:rStyle w:val="st"/>
        </w:rPr>
        <w:t xml:space="preserve">Ống lò </w:t>
      </w:r>
      <w:r w:rsidR="00F953B0">
        <w:rPr>
          <w:rStyle w:val="st"/>
        </w:rPr>
        <w:t xml:space="preserve">ống lửa </w:t>
      </w:r>
      <w:r w:rsidRPr="00E06AC1">
        <w:rPr>
          <w:rStyle w:val="st"/>
        </w:rPr>
        <w:t xml:space="preserve">phải tuân </w:t>
      </w:r>
      <w:proofErr w:type="gramStart"/>
      <w:r w:rsidRPr="00E06AC1">
        <w:rPr>
          <w:rStyle w:val="st"/>
        </w:rPr>
        <w:t>t</w:t>
      </w:r>
      <w:r w:rsidR="00B17328" w:rsidRPr="00E06AC1">
        <w:rPr>
          <w:bCs/>
        </w:rPr>
        <w:t>h</w:t>
      </w:r>
      <w:r w:rsidR="00FA5273">
        <w:rPr>
          <w:bCs/>
        </w:rPr>
        <w:t>eo</w:t>
      </w:r>
      <w:proofErr w:type="gramEnd"/>
      <w:r w:rsidR="00FA5273">
        <w:rPr>
          <w:bCs/>
        </w:rPr>
        <w:t xml:space="preserve"> các quy định trong TCVN 6413</w:t>
      </w:r>
      <w:r w:rsidR="00B17328" w:rsidRPr="00E06AC1">
        <w:rPr>
          <w:bCs/>
        </w:rPr>
        <w:t>: 1998.</w:t>
      </w:r>
    </w:p>
    <w:p w:rsidR="00B17328" w:rsidRPr="00E06AC1" w:rsidRDefault="00B17328" w:rsidP="00300C00">
      <w:pPr>
        <w:pStyle w:val="Heading3"/>
        <w:numPr>
          <w:ilvl w:val="0"/>
          <w:numId w:val="82"/>
        </w:numPr>
        <w:spacing w:before="120" w:line="276" w:lineRule="auto"/>
        <w:ind w:left="357" w:hanging="357"/>
        <w:rPr>
          <w:bCs/>
          <w:sz w:val="24"/>
          <w:szCs w:val="24"/>
        </w:rPr>
      </w:pPr>
      <w:bookmarkStart w:id="95" w:name="_Toc527124248"/>
      <w:r w:rsidRPr="00E06AC1">
        <w:rPr>
          <w:bCs/>
          <w:sz w:val="24"/>
          <w:szCs w:val="24"/>
        </w:rPr>
        <w:t>Các lỗ chui người, lỗ chui đầu và lỗ thò tay</w:t>
      </w:r>
      <w:bookmarkEnd w:id="95"/>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96" w:name="_Toc514142136"/>
      <w:bookmarkStart w:id="97" w:name="_Toc527124249"/>
      <w:r w:rsidRPr="00E06AC1">
        <w:rPr>
          <w:b w:val="0"/>
          <w:bCs/>
          <w:sz w:val="24"/>
          <w:szCs w:val="24"/>
        </w:rPr>
        <w:t>Lỗ khoét trên thân hình trụ, thân nồi hơi, trên đáy có thể là:</w:t>
      </w:r>
      <w:bookmarkEnd w:id="96"/>
      <w:bookmarkEnd w:id="97"/>
    </w:p>
    <w:p w:rsidR="00B17328" w:rsidRPr="00E06AC1" w:rsidRDefault="00B17328" w:rsidP="00300C00">
      <w:pPr>
        <w:numPr>
          <w:ilvl w:val="0"/>
          <w:numId w:val="36"/>
        </w:numPr>
        <w:spacing w:before="120" w:line="276" w:lineRule="auto"/>
        <w:jc w:val="both"/>
        <w:rPr>
          <w:bCs/>
        </w:rPr>
      </w:pPr>
      <w:r w:rsidRPr="00E06AC1">
        <w:rPr>
          <w:bCs/>
        </w:rPr>
        <w:t>Lỗ chui người;</w:t>
      </w:r>
    </w:p>
    <w:p w:rsidR="00B17328" w:rsidRPr="00E06AC1" w:rsidRDefault="00B17328" w:rsidP="00300C00">
      <w:pPr>
        <w:numPr>
          <w:ilvl w:val="0"/>
          <w:numId w:val="36"/>
        </w:numPr>
        <w:spacing w:before="120" w:line="276" w:lineRule="auto"/>
        <w:jc w:val="both"/>
        <w:rPr>
          <w:bCs/>
        </w:rPr>
      </w:pPr>
      <w:r w:rsidRPr="00E06AC1">
        <w:rPr>
          <w:bCs/>
        </w:rPr>
        <w:t>Lỗ chui đầu;</w:t>
      </w:r>
    </w:p>
    <w:p w:rsidR="00B17328" w:rsidRPr="00E06AC1" w:rsidRDefault="00B17328" w:rsidP="00300C00">
      <w:pPr>
        <w:numPr>
          <w:ilvl w:val="0"/>
          <w:numId w:val="36"/>
        </w:numPr>
        <w:spacing w:before="120" w:line="276" w:lineRule="auto"/>
        <w:jc w:val="both"/>
        <w:rPr>
          <w:bCs/>
        </w:rPr>
      </w:pPr>
      <w:r w:rsidRPr="00E06AC1">
        <w:rPr>
          <w:bCs/>
        </w:rPr>
        <w:t xml:space="preserve">Lỗ thò </w:t>
      </w:r>
      <w:proofErr w:type="gramStart"/>
      <w:r w:rsidRPr="00E06AC1">
        <w:rPr>
          <w:bCs/>
        </w:rPr>
        <w:t>tay</w:t>
      </w:r>
      <w:proofErr w:type="gramEnd"/>
      <w:r w:rsidRPr="00E06AC1">
        <w:rPr>
          <w:bCs/>
        </w:rPr>
        <w:t>.</w:t>
      </w:r>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98" w:name="_Toc514142137"/>
      <w:bookmarkStart w:id="99" w:name="_Toc527124250"/>
      <w:r w:rsidRPr="00E06AC1">
        <w:rPr>
          <w:b w:val="0"/>
          <w:bCs/>
          <w:sz w:val="24"/>
          <w:szCs w:val="24"/>
        </w:rPr>
        <w:t xml:space="preserve">Nồi hơi tùy theo chủng loại phải có các lỗ thích hợp để chui người, chui đầu hoặc thò tay. Số lượng các loại lỗ phải đủ để cho phép đánh giá được chất lượng gia công khi chế tạo, làm vệ sinh và cạo rửa bề mặt bên trong các bộ phận chịu áp lực của nồi hơi. Kích thước của các lỗ đáp ứng các quy định trong </w:t>
      </w:r>
      <w:r w:rsidR="00E06AC1" w:rsidRPr="00E06AC1">
        <w:rPr>
          <w:b w:val="0"/>
          <w:bCs/>
          <w:sz w:val="24"/>
          <w:szCs w:val="24"/>
          <w:lang w:val="en-US"/>
        </w:rPr>
        <w:t>7</w:t>
      </w:r>
      <w:r w:rsidRPr="00E06AC1">
        <w:rPr>
          <w:b w:val="0"/>
          <w:bCs/>
          <w:sz w:val="24"/>
          <w:szCs w:val="24"/>
        </w:rPr>
        <w:t>.</w:t>
      </w:r>
      <w:r w:rsidR="00E06AC1">
        <w:rPr>
          <w:b w:val="0"/>
          <w:bCs/>
          <w:sz w:val="24"/>
          <w:szCs w:val="24"/>
          <w:lang w:val="en-US"/>
        </w:rPr>
        <w:t>7</w:t>
      </w:r>
      <w:r w:rsidR="003B2F69" w:rsidRPr="00E06AC1">
        <w:rPr>
          <w:b w:val="0"/>
          <w:bCs/>
          <w:sz w:val="24"/>
          <w:szCs w:val="24"/>
        </w:rPr>
        <w:t xml:space="preserve"> ở dưới đây</w:t>
      </w:r>
      <w:r w:rsidRPr="00E06AC1">
        <w:rPr>
          <w:b w:val="0"/>
          <w:bCs/>
          <w:sz w:val="24"/>
          <w:szCs w:val="24"/>
        </w:rPr>
        <w:t>.</w:t>
      </w:r>
      <w:bookmarkEnd w:id="98"/>
      <w:bookmarkEnd w:id="99"/>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00" w:name="_Toc514142138"/>
      <w:bookmarkStart w:id="101" w:name="_Toc527124251"/>
      <w:r w:rsidRPr="00E06AC1">
        <w:rPr>
          <w:b w:val="0"/>
          <w:bCs/>
          <w:sz w:val="24"/>
          <w:szCs w:val="24"/>
        </w:rPr>
        <w:t>Thân nồi hơi có đường kính bằng hoặc lớn hơn 1.400 mm phải có ít nhất một lỗ chui người.</w:t>
      </w:r>
      <w:bookmarkEnd w:id="100"/>
      <w:bookmarkEnd w:id="101"/>
    </w:p>
    <w:p w:rsidR="00E06AC1" w:rsidRPr="00E06AC1" w:rsidRDefault="00B17328" w:rsidP="00300C00">
      <w:pPr>
        <w:pStyle w:val="Heading3"/>
        <w:numPr>
          <w:ilvl w:val="1"/>
          <w:numId w:val="82"/>
        </w:numPr>
        <w:spacing w:before="120" w:line="276" w:lineRule="auto"/>
        <w:ind w:left="0" w:firstLine="0"/>
        <w:rPr>
          <w:b w:val="0"/>
          <w:bCs/>
          <w:sz w:val="24"/>
          <w:szCs w:val="24"/>
        </w:rPr>
      </w:pPr>
      <w:bookmarkStart w:id="102" w:name="_Toc514142139"/>
      <w:bookmarkStart w:id="103" w:name="_Toc527124252"/>
      <w:r w:rsidRPr="00E06AC1">
        <w:rPr>
          <w:b w:val="0"/>
          <w:bCs/>
          <w:sz w:val="24"/>
          <w:szCs w:val="24"/>
        </w:rPr>
        <w:t>Thân nồi hơi có đường kính từ 800 mm đến dưới 1.400 mm phải có ít nhất một lỗ chui đầu.</w:t>
      </w:r>
      <w:bookmarkEnd w:id="102"/>
      <w:bookmarkEnd w:id="103"/>
      <w:r w:rsidR="00723998" w:rsidRPr="00E06AC1">
        <w:rPr>
          <w:b w:val="0"/>
          <w:bCs/>
          <w:sz w:val="24"/>
          <w:szCs w:val="24"/>
        </w:rPr>
        <w:t xml:space="preserve"> </w:t>
      </w:r>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04" w:name="_Toc514142140"/>
      <w:bookmarkStart w:id="105" w:name="_Toc527124253"/>
      <w:r w:rsidRPr="00E06AC1">
        <w:rPr>
          <w:b w:val="0"/>
          <w:bCs/>
          <w:sz w:val="24"/>
          <w:szCs w:val="24"/>
        </w:rPr>
        <w:t>Ngoài ra để làm vệ sinh và kiểm tra bên trong các bộ phận của nồi hơi phải trang bị một số lỗ thò tay.</w:t>
      </w:r>
      <w:bookmarkEnd w:id="104"/>
      <w:bookmarkEnd w:id="105"/>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06" w:name="_Toc514142141"/>
      <w:bookmarkStart w:id="107" w:name="_Toc527124254"/>
      <w:r w:rsidRPr="00E06AC1">
        <w:rPr>
          <w:b w:val="0"/>
          <w:bCs/>
          <w:sz w:val="24"/>
          <w:szCs w:val="24"/>
        </w:rPr>
        <w:lastRenderedPageBreak/>
        <w:t>Số lượng, kích thước và vị trí của lỗ chui người, lỗ chui đầu và lỗ thò tay do nhà thiết kế quy định sao cho có thể xem xét, kiểm tra và làm vệ sinh được toàn bộ hoặc nhiều nhất có thể bề mặt bên trong của các bộ phận.</w:t>
      </w:r>
      <w:bookmarkEnd w:id="106"/>
      <w:bookmarkEnd w:id="107"/>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08" w:name="_Toc514142142"/>
      <w:bookmarkStart w:id="109" w:name="_Toc527124255"/>
      <w:r w:rsidRPr="00E06AC1">
        <w:rPr>
          <w:b w:val="0"/>
          <w:bCs/>
          <w:sz w:val="24"/>
          <w:szCs w:val="24"/>
        </w:rPr>
        <w:t>Các lỗ chui người, chui đầu, thò tay có thể có dạng hình elíp hay tròn, với kích thước nhỏ nhất như sau:</w:t>
      </w:r>
      <w:bookmarkEnd w:id="108"/>
      <w:bookmarkEnd w:id="109"/>
    </w:p>
    <w:p w:rsidR="00B17328" w:rsidRPr="00E06AC1" w:rsidRDefault="00B17328" w:rsidP="00300C00">
      <w:pPr>
        <w:numPr>
          <w:ilvl w:val="0"/>
          <w:numId w:val="28"/>
        </w:numPr>
        <w:spacing w:before="120" w:line="276" w:lineRule="auto"/>
        <w:ind w:left="426" w:hanging="426"/>
        <w:jc w:val="both"/>
        <w:rPr>
          <w:bCs/>
        </w:rPr>
      </w:pPr>
      <w:r w:rsidRPr="00E06AC1">
        <w:rPr>
          <w:bCs/>
        </w:rPr>
        <w:t xml:space="preserve">Lỗ thò tay để làm vệ sinh hình elíp kích thước là 80 mm x 100 mm, lỗ hình tròn đường kính trong 100 mm. Lỗ thò tay để giám sát hình elíp kích thước 100 mm x 150 mm, lỗ hình tròn đường kính 120 mm. Chiều cao vòng </w:t>
      </w:r>
      <w:r w:rsidR="009D6F50">
        <w:rPr>
          <w:bCs/>
        </w:rPr>
        <w:t>gia cường</w:t>
      </w:r>
      <w:r w:rsidRPr="00E06AC1">
        <w:rPr>
          <w:bCs/>
        </w:rPr>
        <w:t xml:space="preserve"> không vượt quá 65 mm hoặc 100 mm nếu nó là hình côn;</w:t>
      </w:r>
    </w:p>
    <w:p w:rsidR="00B17328" w:rsidRPr="00E06AC1" w:rsidRDefault="00B17328" w:rsidP="00300C00">
      <w:pPr>
        <w:numPr>
          <w:ilvl w:val="0"/>
          <w:numId w:val="28"/>
        </w:numPr>
        <w:spacing w:before="120" w:line="276" w:lineRule="auto"/>
        <w:ind w:left="426" w:hanging="426"/>
        <w:jc w:val="both"/>
        <w:rPr>
          <w:bCs/>
        </w:rPr>
      </w:pPr>
      <w:r w:rsidRPr="00E06AC1">
        <w:rPr>
          <w:bCs/>
        </w:rPr>
        <w:t xml:space="preserve">Lỗ chui đầu hình elíp 220 mm x 320 mm, hình tròn đường kính trong 320 mm. Chiều cao của vòng </w:t>
      </w:r>
      <w:r w:rsidR="009D6F50">
        <w:rPr>
          <w:bCs/>
        </w:rPr>
        <w:t>gia cường</w:t>
      </w:r>
      <w:r w:rsidRPr="00E06AC1">
        <w:rPr>
          <w:bCs/>
        </w:rPr>
        <w:t xml:space="preserve"> không được vượt quá 100 mm hoặc 120 mm nếu nó là hình côn;</w:t>
      </w:r>
    </w:p>
    <w:p w:rsidR="00B17328" w:rsidRPr="00E06AC1" w:rsidRDefault="00B17328" w:rsidP="00300C00">
      <w:pPr>
        <w:numPr>
          <w:ilvl w:val="0"/>
          <w:numId w:val="28"/>
        </w:numPr>
        <w:spacing w:before="120" w:line="276" w:lineRule="auto"/>
        <w:ind w:left="426" w:hanging="426"/>
        <w:jc w:val="both"/>
        <w:rPr>
          <w:bCs/>
        </w:rPr>
      </w:pPr>
      <w:r w:rsidRPr="00E06AC1">
        <w:rPr>
          <w:bCs/>
        </w:rPr>
        <w:t>Các lỗ chui người: hình elíp kích thước 300 mm x 400 mm, hình tròn đường kính trong 400 mm.</w:t>
      </w:r>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10" w:name="_Toc514142143"/>
      <w:bookmarkStart w:id="111" w:name="_Toc527124256"/>
      <w:r w:rsidRPr="00E06AC1">
        <w:rPr>
          <w:b w:val="0"/>
          <w:bCs/>
          <w:sz w:val="24"/>
          <w:szCs w:val="24"/>
        </w:rPr>
        <w:t>Các lỗ chui người, lỗ chui đầu, lỗ thò tay phải có cấu tạo sao cho dễ dàng tháo lắp và thay thế nắp đậy lỗ.</w:t>
      </w:r>
      <w:r w:rsidR="00483796" w:rsidRPr="00E06AC1">
        <w:rPr>
          <w:b w:val="0"/>
          <w:bCs/>
          <w:sz w:val="24"/>
          <w:szCs w:val="24"/>
        </w:rPr>
        <w:t xml:space="preserve"> </w:t>
      </w:r>
      <w:r w:rsidRPr="00E06AC1">
        <w:rPr>
          <w:b w:val="0"/>
          <w:bCs/>
          <w:sz w:val="24"/>
          <w:szCs w:val="24"/>
        </w:rPr>
        <w:t>Bề mặt tiếp xúc của nắp đậy với lỗ phải được gia công kín khít, chiều rộng tối thiểu của tấm đệm là 15 mm.</w:t>
      </w:r>
      <w:bookmarkEnd w:id="110"/>
      <w:bookmarkEnd w:id="111"/>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12" w:name="_Toc514142144"/>
      <w:bookmarkStart w:id="113" w:name="_Toc527124257"/>
      <w:r w:rsidRPr="00E06AC1">
        <w:rPr>
          <w:b w:val="0"/>
          <w:bCs/>
          <w:sz w:val="24"/>
          <w:szCs w:val="24"/>
        </w:rPr>
        <w:t>Các nắp đậy có khối lượng lớn hơn 20 kg phải có phương tiện thích hợp để nâng lên, trừ trường hợp các nắp đặt thẳng đứng có thể có kết cấu bản lề.</w:t>
      </w:r>
      <w:bookmarkEnd w:id="112"/>
      <w:bookmarkEnd w:id="113"/>
    </w:p>
    <w:p w:rsidR="00B17328" w:rsidRPr="009A368C" w:rsidRDefault="00B17328" w:rsidP="00300C00">
      <w:pPr>
        <w:pStyle w:val="Heading3"/>
        <w:numPr>
          <w:ilvl w:val="0"/>
          <w:numId w:val="82"/>
        </w:numPr>
        <w:spacing w:before="120" w:line="276" w:lineRule="auto"/>
        <w:ind w:left="357" w:hanging="357"/>
        <w:rPr>
          <w:bCs/>
          <w:sz w:val="24"/>
          <w:szCs w:val="24"/>
        </w:rPr>
      </w:pPr>
      <w:bookmarkStart w:id="114" w:name="_Toc527124258"/>
      <w:r w:rsidRPr="009A368C">
        <w:rPr>
          <w:bCs/>
          <w:sz w:val="24"/>
          <w:szCs w:val="24"/>
        </w:rPr>
        <w:t>Mức nước</w:t>
      </w:r>
      <w:bookmarkEnd w:id="114"/>
    </w:p>
    <w:p w:rsidR="00B17328" w:rsidRPr="00E06AC1" w:rsidRDefault="00B17328" w:rsidP="00300C00">
      <w:pPr>
        <w:pStyle w:val="Heading3"/>
        <w:numPr>
          <w:ilvl w:val="1"/>
          <w:numId w:val="82"/>
        </w:numPr>
        <w:spacing w:before="120" w:line="276" w:lineRule="auto"/>
        <w:ind w:left="0" w:firstLine="0"/>
        <w:rPr>
          <w:b w:val="0"/>
          <w:bCs/>
          <w:sz w:val="24"/>
          <w:szCs w:val="24"/>
        </w:rPr>
      </w:pPr>
      <w:bookmarkStart w:id="115" w:name="_Toc514142146"/>
      <w:bookmarkStart w:id="116" w:name="_Toc527124259"/>
      <w:r w:rsidRPr="00E06AC1">
        <w:rPr>
          <w:b w:val="0"/>
          <w:bCs/>
          <w:sz w:val="24"/>
          <w:szCs w:val="24"/>
        </w:rPr>
        <w:t>Mức nước thấp nhất cho phép đối với các loại nồi hơi do nhà thiết kế quy định nhưng phải đảm bảo các trị số nhỏ nhất sau:</w:t>
      </w:r>
      <w:bookmarkEnd w:id="115"/>
      <w:bookmarkEnd w:id="116"/>
    </w:p>
    <w:p w:rsidR="00B17328" w:rsidRPr="00E06AC1" w:rsidRDefault="00B17328" w:rsidP="00300C00">
      <w:pPr>
        <w:pStyle w:val="Heading3"/>
        <w:numPr>
          <w:ilvl w:val="2"/>
          <w:numId w:val="82"/>
        </w:numPr>
        <w:spacing w:before="120" w:line="276" w:lineRule="auto"/>
        <w:ind w:left="0" w:firstLine="0"/>
        <w:rPr>
          <w:b w:val="0"/>
          <w:bCs/>
          <w:sz w:val="24"/>
          <w:szCs w:val="24"/>
        </w:rPr>
      </w:pPr>
      <w:bookmarkStart w:id="117" w:name="_Toc514142147"/>
      <w:bookmarkStart w:id="118" w:name="_Toc527124260"/>
      <w:r w:rsidRPr="00E06AC1">
        <w:rPr>
          <w:b w:val="0"/>
          <w:bCs/>
          <w:sz w:val="24"/>
          <w:szCs w:val="24"/>
        </w:rPr>
        <w:t>Đối với những nồi hơi có bao hơi bị đốt nóng trực tiếp: phải cao hơn đường lửa đốt 100 mm.</w:t>
      </w:r>
      <w:bookmarkEnd w:id="117"/>
      <w:bookmarkEnd w:id="118"/>
    </w:p>
    <w:p w:rsidR="00B17328" w:rsidRPr="00E06AC1" w:rsidRDefault="00B17328" w:rsidP="00300C00">
      <w:pPr>
        <w:pStyle w:val="Heading3"/>
        <w:numPr>
          <w:ilvl w:val="2"/>
          <w:numId w:val="82"/>
        </w:numPr>
        <w:spacing w:before="120" w:line="276" w:lineRule="auto"/>
        <w:ind w:left="0" w:firstLine="0"/>
        <w:rPr>
          <w:b w:val="0"/>
          <w:bCs/>
          <w:sz w:val="24"/>
          <w:szCs w:val="24"/>
        </w:rPr>
      </w:pPr>
      <w:bookmarkStart w:id="119" w:name="_Toc514142148"/>
      <w:bookmarkStart w:id="120" w:name="_Toc527124261"/>
      <w:r w:rsidRPr="00E06AC1">
        <w:rPr>
          <w:b w:val="0"/>
          <w:bCs/>
          <w:sz w:val="24"/>
          <w:szCs w:val="24"/>
        </w:rPr>
        <w:t>Đối với nồi hơi ống lò, ống lửa nằm ngang: phải cao hơn thành ống cao nhất 100 mm.</w:t>
      </w:r>
      <w:bookmarkEnd w:id="119"/>
      <w:bookmarkEnd w:id="120"/>
    </w:p>
    <w:p w:rsidR="00B17328" w:rsidRPr="00E06AC1" w:rsidRDefault="00B17328" w:rsidP="00300C00">
      <w:pPr>
        <w:pStyle w:val="Heading3"/>
        <w:numPr>
          <w:ilvl w:val="2"/>
          <w:numId w:val="82"/>
        </w:numPr>
        <w:spacing w:before="120" w:line="276" w:lineRule="auto"/>
        <w:ind w:left="0" w:firstLine="0"/>
        <w:rPr>
          <w:b w:val="0"/>
          <w:bCs/>
          <w:sz w:val="24"/>
          <w:szCs w:val="24"/>
        </w:rPr>
      </w:pPr>
      <w:bookmarkStart w:id="121" w:name="_Toc514142149"/>
      <w:bookmarkStart w:id="122" w:name="_Toc527124262"/>
      <w:r w:rsidRPr="00E06AC1">
        <w:rPr>
          <w:b w:val="0"/>
          <w:bCs/>
          <w:sz w:val="24"/>
          <w:szCs w:val="24"/>
        </w:rPr>
        <w:t>Đối với các nồi hơi ống lò, ống lửa đứng: phải cao hơn 2/3 chiều cao ống lửa tính từ dưới lên.</w:t>
      </w:r>
      <w:bookmarkEnd w:id="121"/>
      <w:bookmarkEnd w:id="122"/>
    </w:p>
    <w:p w:rsidR="00B17328" w:rsidRPr="00E06AC1" w:rsidRDefault="00B17328" w:rsidP="00300C00">
      <w:pPr>
        <w:pStyle w:val="Heading3"/>
        <w:numPr>
          <w:ilvl w:val="2"/>
          <w:numId w:val="82"/>
        </w:numPr>
        <w:spacing w:before="120" w:line="276" w:lineRule="auto"/>
        <w:ind w:left="0" w:firstLine="0"/>
        <w:rPr>
          <w:b w:val="0"/>
          <w:bCs/>
          <w:sz w:val="24"/>
          <w:szCs w:val="24"/>
        </w:rPr>
      </w:pPr>
      <w:bookmarkStart w:id="123" w:name="_Toc514142150"/>
      <w:bookmarkStart w:id="124" w:name="_Toc527124263"/>
      <w:r w:rsidRPr="00E06AC1">
        <w:rPr>
          <w:b w:val="0"/>
          <w:bCs/>
          <w:sz w:val="24"/>
          <w:szCs w:val="24"/>
        </w:rPr>
        <w:t>Đối với nồi hơi kiểu ống nước nằm nghiêng hay đứng tuần hoàn tự nhiên: mức nước thấp nhất do người thiết kế quy định dựa theo tính toán đảm bảo tuần hoàn ổn định của dòng môi chất trong hệ thống tuần hoàn.</w:t>
      </w:r>
      <w:bookmarkEnd w:id="123"/>
      <w:bookmarkEnd w:id="124"/>
    </w:p>
    <w:p w:rsidR="00B17328" w:rsidRPr="00E06AC1" w:rsidRDefault="00B17328" w:rsidP="00300C00">
      <w:pPr>
        <w:pStyle w:val="Heading3"/>
        <w:numPr>
          <w:ilvl w:val="2"/>
          <w:numId w:val="82"/>
        </w:numPr>
        <w:spacing w:before="120" w:line="276" w:lineRule="auto"/>
        <w:ind w:left="0" w:firstLine="0"/>
        <w:rPr>
          <w:b w:val="0"/>
          <w:bCs/>
          <w:sz w:val="24"/>
          <w:szCs w:val="24"/>
        </w:rPr>
      </w:pPr>
      <w:bookmarkStart w:id="125" w:name="_Toc514142151"/>
      <w:bookmarkStart w:id="126" w:name="_Toc527124264"/>
      <w:r w:rsidRPr="00E06AC1">
        <w:rPr>
          <w:b w:val="0"/>
          <w:bCs/>
          <w:sz w:val="24"/>
          <w:szCs w:val="24"/>
        </w:rPr>
        <w:t xml:space="preserve">Đối với những loại nồi hơi chưa được quy định trong </w:t>
      </w:r>
      <w:r w:rsidR="00E06AC1">
        <w:rPr>
          <w:b w:val="0"/>
          <w:bCs/>
          <w:sz w:val="24"/>
          <w:szCs w:val="24"/>
          <w:lang w:val="en-US"/>
        </w:rPr>
        <w:t>8</w:t>
      </w:r>
      <w:r w:rsidRPr="00E06AC1">
        <w:rPr>
          <w:b w:val="0"/>
          <w:bCs/>
          <w:sz w:val="24"/>
          <w:szCs w:val="24"/>
        </w:rPr>
        <w:t xml:space="preserve">.1.1 đến </w:t>
      </w:r>
      <w:r w:rsidR="00E06AC1">
        <w:rPr>
          <w:b w:val="0"/>
          <w:bCs/>
          <w:sz w:val="24"/>
          <w:szCs w:val="24"/>
          <w:lang w:val="en-US"/>
        </w:rPr>
        <w:t>8</w:t>
      </w:r>
      <w:r w:rsidRPr="00E06AC1">
        <w:rPr>
          <w:b w:val="0"/>
          <w:bCs/>
          <w:sz w:val="24"/>
          <w:szCs w:val="24"/>
        </w:rPr>
        <w:t>.1.4 thì mức nước thấp nhất do nhà thiết kế quy định, nhưng phải đảm bảo sao cho các thành của nồi hơi không bị đốt nóng quá nhiệt độ cho phép của vật liệu chế tạo các thành đó.</w:t>
      </w:r>
      <w:bookmarkEnd w:id="125"/>
      <w:bookmarkEnd w:id="126"/>
    </w:p>
    <w:p w:rsidR="00B17328" w:rsidRPr="00E06AC1" w:rsidRDefault="00B17328" w:rsidP="00300C00">
      <w:pPr>
        <w:pStyle w:val="Heading3"/>
        <w:numPr>
          <w:ilvl w:val="1"/>
          <w:numId w:val="82"/>
        </w:numPr>
        <w:spacing w:before="120" w:line="276" w:lineRule="auto"/>
        <w:ind w:left="0" w:firstLine="0"/>
        <w:rPr>
          <w:b w:val="0"/>
          <w:sz w:val="24"/>
          <w:szCs w:val="24"/>
        </w:rPr>
      </w:pPr>
      <w:bookmarkStart w:id="127" w:name="_Toc514142152"/>
      <w:bookmarkStart w:id="128" w:name="_Toc527124265"/>
      <w:r w:rsidRPr="00E06AC1">
        <w:rPr>
          <w:b w:val="0"/>
          <w:sz w:val="24"/>
          <w:szCs w:val="24"/>
        </w:rPr>
        <w:t xml:space="preserve">Mức nước </w:t>
      </w:r>
      <w:r w:rsidRPr="00E06AC1">
        <w:rPr>
          <w:b w:val="0"/>
          <w:bCs/>
          <w:sz w:val="24"/>
          <w:szCs w:val="24"/>
        </w:rPr>
        <w:t>cao</w:t>
      </w:r>
      <w:r w:rsidRPr="00E06AC1">
        <w:rPr>
          <w:b w:val="0"/>
          <w:sz w:val="24"/>
          <w:szCs w:val="24"/>
        </w:rPr>
        <w:t xml:space="preserve"> nhất cho phép trong các nồi hơi do nhà thiết kế quy định nhưng phải tính toán sao cho đảm bảo đủ mặt thoáng bốc hơi và độ khô của hơi đi vào bộ quá nhiệt, ống dẫn hơi và các máy dùng nhiệt khác.</w:t>
      </w:r>
      <w:bookmarkEnd w:id="127"/>
      <w:bookmarkEnd w:id="128"/>
    </w:p>
    <w:p w:rsidR="00B17328" w:rsidRPr="00E06AC1" w:rsidRDefault="00B17328" w:rsidP="00300C00">
      <w:pPr>
        <w:pStyle w:val="Heading3"/>
        <w:numPr>
          <w:ilvl w:val="1"/>
          <w:numId w:val="82"/>
        </w:numPr>
        <w:spacing w:before="120" w:line="276" w:lineRule="auto"/>
        <w:ind w:left="0" w:firstLine="0"/>
        <w:rPr>
          <w:b w:val="0"/>
          <w:sz w:val="24"/>
          <w:szCs w:val="24"/>
        </w:rPr>
      </w:pPr>
      <w:bookmarkStart w:id="129" w:name="_Toc514142153"/>
      <w:bookmarkStart w:id="130" w:name="_Toc527124266"/>
      <w:r w:rsidRPr="00E06AC1">
        <w:rPr>
          <w:b w:val="0"/>
          <w:sz w:val="24"/>
          <w:szCs w:val="24"/>
        </w:rPr>
        <w:t xml:space="preserve">Mức nước trung </w:t>
      </w:r>
      <w:r w:rsidR="00A93682" w:rsidRPr="00E06AC1">
        <w:rPr>
          <w:b w:val="0"/>
          <w:sz w:val="24"/>
          <w:szCs w:val="24"/>
        </w:rPr>
        <w:t>nồi hơi</w:t>
      </w:r>
      <w:r w:rsidRPr="00E06AC1">
        <w:rPr>
          <w:b w:val="0"/>
          <w:sz w:val="24"/>
          <w:szCs w:val="24"/>
        </w:rPr>
        <w:t xml:space="preserve"> do nhà thiết kế chọn để làm cơ sở tính toán thủy động, tính toán nhiệt </w:t>
      </w:r>
      <w:r w:rsidRPr="00E06AC1">
        <w:rPr>
          <w:b w:val="0"/>
          <w:bCs/>
          <w:sz w:val="24"/>
          <w:szCs w:val="24"/>
        </w:rPr>
        <w:t>của</w:t>
      </w:r>
      <w:r w:rsidRPr="00E06AC1">
        <w:rPr>
          <w:b w:val="0"/>
          <w:sz w:val="24"/>
          <w:szCs w:val="24"/>
        </w:rPr>
        <w:t xml:space="preserve"> nồi hơi. </w:t>
      </w:r>
      <w:r w:rsidRPr="00E06AC1">
        <w:rPr>
          <w:b w:val="0"/>
          <w:bCs/>
          <w:sz w:val="24"/>
          <w:szCs w:val="24"/>
        </w:rPr>
        <w:t>Mức</w:t>
      </w:r>
      <w:r w:rsidRPr="00E06AC1">
        <w:rPr>
          <w:b w:val="0"/>
          <w:sz w:val="24"/>
          <w:szCs w:val="24"/>
        </w:rPr>
        <w:t xml:space="preserve"> nước này nằm ở giữa hai mức nước thấp nhất và cao nhất cho phép và là mức làm việc thường xuyên của nồi hơi.</w:t>
      </w:r>
      <w:bookmarkEnd w:id="129"/>
      <w:bookmarkEnd w:id="130"/>
    </w:p>
    <w:p w:rsidR="00B17328" w:rsidRPr="009368FE" w:rsidRDefault="00B17328" w:rsidP="00300C00">
      <w:pPr>
        <w:pStyle w:val="Heading3"/>
        <w:numPr>
          <w:ilvl w:val="0"/>
          <w:numId w:val="82"/>
        </w:numPr>
        <w:spacing w:before="120" w:line="276" w:lineRule="auto"/>
        <w:ind w:left="357" w:hanging="357"/>
        <w:rPr>
          <w:sz w:val="24"/>
          <w:szCs w:val="24"/>
        </w:rPr>
      </w:pPr>
      <w:bookmarkStart w:id="131" w:name="_Toc527124267"/>
      <w:r w:rsidRPr="009368FE">
        <w:rPr>
          <w:sz w:val="24"/>
          <w:szCs w:val="24"/>
        </w:rPr>
        <w:t>Nắp phòng nổ</w:t>
      </w:r>
      <w:bookmarkEnd w:id="131"/>
    </w:p>
    <w:p w:rsidR="00B17328" w:rsidRPr="00FA5273" w:rsidRDefault="00B17328" w:rsidP="00300C00">
      <w:pPr>
        <w:pStyle w:val="Heading3"/>
        <w:numPr>
          <w:ilvl w:val="1"/>
          <w:numId w:val="82"/>
        </w:numPr>
        <w:spacing w:before="120" w:line="276" w:lineRule="auto"/>
        <w:ind w:left="0" w:firstLine="0"/>
        <w:rPr>
          <w:b w:val="0"/>
          <w:sz w:val="24"/>
          <w:szCs w:val="24"/>
        </w:rPr>
      </w:pPr>
      <w:bookmarkStart w:id="132" w:name="_Toc514142155"/>
      <w:bookmarkStart w:id="133" w:name="_Toc527124268"/>
      <w:r w:rsidRPr="00FA5273">
        <w:rPr>
          <w:b w:val="0"/>
          <w:sz w:val="24"/>
          <w:szCs w:val="24"/>
        </w:rPr>
        <w:lastRenderedPageBreak/>
        <w:t>Những nồi hơi đốt nhiên liệu lỏng, khí, than bột, than bùn, mùn cưa và các sản phẩm thực vật, nồi hơi có buồng đốt kiểu lớp sôi phải đặt nắp phòng nổ ở các vị trí sau:</w:t>
      </w:r>
      <w:bookmarkEnd w:id="132"/>
      <w:bookmarkEnd w:id="133"/>
    </w:p>
    <w:p w:rsidR="00B17328" w:rsidRPr="00FA5273" w:rsidRDefault="00B17328" w:rsidP="00300C00">
      <w:pPr>
        <w:numPr>
          <w:ilvl w:val="0"/>
          <w:numId w:val="33"/>
        </w:numPr>
        <w:spacing w:before="120" w:line="276" w:lineRule="auto"/>
        <w:jc w:val="both"/>
      </w:pPr>
      <w:r w:rsidRPr="00FA5273">
        <w:t>Trên buồng đốt, tại đầu cuối đường khói của nồi hơi;</w:t>
      </w:r>
    </w:p>
    <w:p w:rsidR="00B17328" w:rsidRPr="00FA5273" w:rsidRDefault="00B17328" w:rsidP="00300C00">
      <w:pPr>
        <w:numPr>
          <w:ilvl w:val="0"/>
          <w:numId w:val="33"/>
        </w:numPr>
        <w:spacing w:before="120" w:line="276" w:lineRule="auto"/>
        <w:jc w:val="both"/>
      </w:pPr>
      <w:r w:rsidRPr="00FA5273">
        <w:t>Trên đường khói của bộ hâm nước, bộ khử tro, trước và sau quạt khói.</w:t>
      </w:r>
    </w:p>
    <w:p w:rsidR="00B17328" w:rsidRPr="00FA5273" w:rsidRDefault="00B17328" w:rsidP="00300C00">
      <w:pPr>
        <w:pStyle w:val="Heading3"/>
        <w:numPr>
          <w:ilvl w:val="1"/>
          <w:numId w:val="82"/>
        </w:numPr>
        <w:spacing w:before="120" w:line="276" w:lineRule="auto"/>
        <w:ind w:left="0" w:firstLine="0"/>
        <w:rPr>
          <w:b w:val="0"/>
          <w:sz w:val="24"/>
          <w:szCs w:val="24"/>
        </w:rPr>
      </w:pPr>
      <w:bookmarkStart w:id="134" w:name="_Toc514142156"/>
      <w:bookmarkStart w:id="135" w:name="_Toc527124269"/>
      <w:r w:rsidRPr="00FA5273">
        <w:rPr>
          <w:b w:val="0"/>
          <w:sz w:val="24"/>
          <w:szCs w:val="24"/>
        </w:rPr>
        <w:t>Các nắp phòng nổ phải đặt ở phía mặt trên đường khói và ở vị trí tránh gây nguy hiểm cho người phục vụ.</w:t>
      </w:r>
      <w:bookmarkEnd w:id="134"/>
      <w:bookmarkEnd w:id="135"/>
    </w:p>
    <w:p w:rsidR="00B17328" w:rsidRPr="00FA5273" w:rsidRDefault="00B17328" w:rsidP="00300C00">
      <w:pPr>
        <w:pStyle w:val="Heading3"/>
        <w:numPr>
          <w:ilvl w:val="1"/>
          <w:numId w:val="82"/>
        </w:numPr>
        <w:spacing w:before="120" w:line="276" w:lineRule="auto"/>
        <w:ind w:left="0" w:firstLine="0"/>
        <w:rPr>
          <w:b w:val="0"/>
          <w:sz w:val="24"/>
          <w:szCs w:val="24"/>
        </w:rPr>
      </w:pPr>
      <w:bookmarkStart w:id="136" w:name="_Toc514142157"/>
      <w:bookmarkStart w:id="137" w:name="_Toc527124270"/>
      <w:r w:rsidRPr="00FA5273">
        <w:rPr>
          <w:b w:val="0"/>
          <w:sz w:val="24"/>
          <w:szCs w:val="24"/>
        </w:rPr>
        <w:t>Số lượng, kích thước nắ</w:t>
      </w:r>
      <w:r w:rsidR="009A368C">
        <w:rPr>
          <w:b w:val="0"/>
          <w:sz w:val="24"/>
          <w:szCs w:val="24"/>
          <w:lang w:val="en-US"/>
        </w:rPr>
        <w:t>p</w:t>
      </w:r>
      <w:r w:rsidRPr="00FA5273">
        <w:rPr>
          <w:b w:val="0"/>
          <w:sz w:val="24"/>
          <w:szCs w:val="24"/>
        </w:rPr>
        <w:t xml:space="preserve"> phòng nổ do người thiết kế quy định.</w:t>
      </w:r>
      <w:bookmarkEnd w:id="136"/>
      <w:bookmarkEnd w:id="137"/>
    </w:p>
    <w:p w:rsidR="00B17328" w:rsidRPr="00FA5273" w:rsidRDefault="00B17328" w:rsidP="00300C00">
      <w:pPr>
        <w:pStyle w:val="Heading3"/>
        <w:numPr>
          <w:ilvl w:val="1"/>
          <w:numId w:val="82"/>
        </w:numPr>
        <w:spacing w:before="120" w:line="276" w:lineRule="auto"/>
        <w:ind w:left="0" w:firstLine="0"/>
        <w:rPr>
          <w:b w:val="0"/>
          <w:sz w:val="24"/>
          <w:szCs w:val="24"/>
        </w:rPr>
      </w:pPr>
      <w:bookmarkStart w:id="138" w:name="_Toc514142158"/>
      <w:bookmarkStart w:id="139" w:name="_Toc527124271"/>
      <w:r w:rsidRPr="00FA5273">
        <w:rPr>
          <w:b w:val="0"/>
          <w:sz w:val="24"/>
          <w:szCs w:val="24"/>
        </w:rPr>
        <w:t xml:space="preserve">Các nồi hơi dùng nhiệt của </w:t>
      </w:r>
      <w:r w:rsidR="00E806BA">
        <w:rPr>
          <w:b w:val="0"/>
          <w:sz w:val="24"/>
          <w:szCs w:val="24"/>
        </w:rPr>
        <w:t>khí xả</w:t>
      </w:r>
      <w:r w:rsidRPr="00FA5273">
        <w:rPr>
          <w:b w:val="0"/>
          <w:sz w:val="24"/>
          <w:szCs w:val="24"/>
        </w:rPr>
        <w:t xml:space="preserve"> phải trang bị thiết bị ngắt nhanh đường khói vào nồi hơi.</w:t>
      </w:r>
      <w:bookmarkEnd w:id="138"/>
      <w:bookmarkEnd w:id="139"/>
    </w:p>
    <w:p w:rsidR="00B17328" w:rsidRPr="009368FE" w:rsidRDefault="00B17328" w:rsidP="00300C00">
      <w:pPr>
        <w:pStyle w:val="Heading3"/>
        <w:numPr>
          <w:ilvl w:val="0"/>
          <w:numId w:val="82"/>
        </w:numPr>
        <w:spacing w:before="120" w:line="276" w:lineRule="auto"/>
        <w:ind w:left="0" w:firstLine="0"/>
        <w:rPr>
          <w:sz w:val="24"/>
          <w:szCs w:val="24"/>
        </w:rPr>
      </w:pPr>
      <w:bookmarkStart w:id="140" w:name="_Toc527124272"/>
      <w:r w:rsidRPr="009368FE">
        <w:rPr>
          <w:sz w:val="24"/>
          <w:szCs w:val="24"/>
        </w:rPr>
        <w:t>Bộ hâm nước</w:t>
      </w:r>
      <w:bookmarkEnd w:id="140"/>
    </w:p>
    <w:p w:rsidR="00B17328" w:rsidRPr="00FA5273" w:rsidRDefault="00723998" w:rsidP="00300C00">
      <w:pPr>
        <w:pStyle w:val="Heading3"/>
        <w:numPr>
          <w:ilvl w:val="1"/>
          <w:numId w:val="82"/>
        </w:numPr>
        <w:spacing w:before="120" w:line="276" w:lineRule="auto"/>
        <w:ind w:left="0" w:firstLine="0"/>
        <w:rPr>
          <w:b w:val="0"/>
          <w:sz w:val="24"/>
          <w:szCs w:val="24"/>
        </w:rPr>
      </w:pPr>
      <w:r w:rsidRPr="00FA5273">
        <w:rPr>
          <w:b w:val="0"/>
          <w:sz w:val="24"/>
          <w:szCs w:val="24"/>
        </w:rPr>
        <w:t xml:space="preserve"> </w:t>
      </w:r>
      <w:bookmarkStart w:id="141" w:name="_Ref508870821"/>
      <w:bookmarkStart w:id="142" w:name="_Toc514142160"/>
      <w:bookmarkStart w:id="143" w:name="_Toc527124273"/>
      <w:r w:rsidR="00B17328" w:rsidRPr="00FA5273">
        <w:rPr>
          <w:b w:val="0"/>
          <w:sz w:val="24"/>
          <w:szCs w:val="24"/>
        </w:rPr>
        <w:t>Bộ hâm nước bằng gang</w:t>
      </w:r>
      <w:bookmarkEnd w:id="141"/>
      <w:bookmarkEnd w:id="142"/>
      <w:bookmarkEnd w:id="143"/>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44" w:name="_Toc514142161"/>
      <w:bookmarkStart w:id="145" w:name="_Toc527124274"/>
      <w:r w:rsidRPr="00FA5273">
        <w:rPr>
          <w:b w:val="0"/>
          <w:sz w:val="24"/>
          <w:szCs w:val="24"/>
        </w:rPr>
        <w:t xml:space="preserve">Bộ hâm nước bằng gang được dùng để gia nhiệt nước cấp cho nồi hơi, chủ yếu bởi khói của nồi hơi, </w:t>
      </w:r>
      <w:r w:rsidRPr="00FA5273">
        <w:rPr>
          <w:b w:val="0"/>
          <w:bCs/>
          <w:sz w:val="24"/>
          <w:szCs w:val="24"/>
        </w:rPr>
        <w:t>được</w:t>
      </w:r>
      <w:r w:rsidRPr="00FA5273">
        <w:rPr>
          <w:b w:val="0"/>
          <w:sz w:val="24"/>
          <w:szCs w:val="24"/>
        </w:rPr>
        <w:t xml:space="preserve"> sử dụng khi áp suất nước cấp tại đầu ra của bộ hâm nước ≤ 2,2 MPa.</w:t>
      </w:r>
      <w:bookmarkEnd w:id="144"/>
      <w:bookmarkEnd w:id="145"/>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46" w:name="_Toc514142162"/>
      <w:bookmarkStart w:id="147" w:name="_Toc527124275"/>
      <w:r w:rsidRPr="00FA5273">
        <w:rPr>
          <w:b w:val="0"/>
          <w:sz w:val="24"/>
          <w:szCs w:val="24"/>
        </w:rPr>
        <w:t xml:space="preserve">Bộ hâm nước bằng gang phải là loại ngắt được với nồi hơi, nước ra khỏi bộ hâm nước phải có nhiệt độ </w:t>
      </w:r>
      <w:r w:rsidRPr="00FA5273">
        <w:rPr>
          <w:b w:val="0"/>
          <w:bCs/>
          <w:sz w:val="24"/>
          <w:szCs w:val="24"/>
        </w:rPr>
        <w:t>thấp</w:t>
      </w:r>
      <w:r w:rsidRPr="00FA5273">
        <w:rPr>
          <w:b w:val="0"/>
          <w:sz w:val="24"/>
          <w:szCs w:val="24"/>
        </w:rPr>
        <w:t xml:space="preserve"> hơn nhiệt độ sôi trong nồi hơi ít nhất 40 </w:t>
      </w:r>
      <w:r w:rsidRPr="00FA5273">
        <w:rPr>
          <w:b w:val="0"/>
          <w:sz w:val="24"/>
          <w:szCs w:val="24"/>
          <w:vertAlign w:val="superscript"/>
        </w:rPr>
        <w:t>0</w:t>
      </w:r>
      <w:r w:rsidRPr="00FA5273">
        <w:rPr>
          <w:b w:val="0"/>
          <w:sz w:val="24"/>
          <w:szCs w:val="24"/>
        </w:rPr>
        <w:t>C.</w:t>
      </w:r>
      <w:bookmarkEnd w:id="146"/>
      <w:bookmarkEnd w:id="147"/>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48" w:name="_Toc514142163"/>
      <w:bookmarkStart w:id="149" w:name="_Toc527124276"/>
      <w:r w:rsidRPr="00FA5273">
        <w:rPr>
          <w:b w:val="0"/>
          <w:sz w:val="24"/>
          <w:szCs w:val="24"/>
        </w:rPr>
        <w:t>Tại đầu vào và đầu ra của bộ hâm nước bằng gang phải đặt các phương tiện đo kiểm sau:</w:t>
      </w:r>
      <w:bookmarkEnd w:id="148"/>
      <w:bookmarkEnd w:id="149"/>
    </w:p>
    <w:p w:rsidR="00B17328" w:rsidRPr="00FA5273" w:rsidRDefault="00B17328" w:rsidP="00300C00">
      <w:pPr>
        <w:tabs>
          <w:tab w:val="left" w:pos="993"/>
        </w:tabs>
        <w:spacing w:before="120" w:line="276" w:lineRule="auto"/>
        <w:jc w:val="both"/>
      </w:pPr>
      <w:r w:rsidRPr="00FA5273">
        <w:t xml:space="preserve">- Van </w:t>
      </w:r>
      <w:proofErr w:type="gramStart"/>
      <w:r w:rsidRPr="00FA5273">
        <w:t>an</w:t>
      </w:r>
      <w:proofErr w:type="gramEnd"/>
      <w:r w:rsidRPr="00FA5273">
        <w:t xml:space="preserve"> toàn;</w:t>
      </w:r>
    </w:p>
    <w:p w:rsidR="00B17328" w:rsidRPr="00FA5273" w:rsidRDefault="00B17328" w:rsidP="00300C00">
      <w:pPr>
        <w:tabs>
          <w:tab w:val="left" w:pos="993"/>
        </w:tabs>
        <w:spacing w:before="120" w:line="276" w:lineRule="auto"/>
        <w:jc w:val="both"/>
      </w:pPr>
      <w:r w:rsidRPr="00FA5273">
        <w:t>- Áp kế;</w:t>
      </w:r>
    </w:p>
    <w:p w:rsidR="00B17328" w:rsidRPr="00FA5273" w:rsidRDefault="00B17328" w:rsidP="00300C00">
      <w:pPr>
        <w:tabs>
          <w:tab w:val="left" w:pos="993"/>
        </w:tabs>
        <w:spacing w:before="120" w:line="276" w:lineRule="auto"/>
        <w:jc w:val="both"/>
      </w:pPr>
      <w:r w:rsidRPr="00FA5273">
        <w:t>- Nhiệt kế.</w:t>
      </w:r>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50" w:name="_Toc514142164"/>
      <w:bookmarkStart w:id="151" w:name="_Toc527124277"/>
      <w:r w:rsidRPr="00FA5273">
        <w:rPr>
          <w:b w:val="0"/>
          <w:sz w:val="24"/>
          <w:szCs w:val="24"/>
        </w:rPr>
        <w:t>Có thể đặt thêm đường tái tuần hoàn của bộ hâm nước để đưa nước trở lại đầu hút của bơm nước cấp mà không đưa vào nồi hơi.</w:t>
      </w:r>
      <w:bookmarkEnd w:id="150"/>
      <w:bookmarkEnd w:id="151"/>
    </w:p>
    <w:p w:rsidR="00B17328" w:rsidRPr="00FA5273" w:rsidRDefault="00B17328" w:rsidP="00300C00">
      <w:pPr>
        <w:pStyle w:val="Heading3"/>
        <w:numPr>
          <w:ilvl w:val="1"/>
          <w:numId w:val="82"/>
        </w:numPr>
        <w:tabs>
          <w:tab w:val="left" w:pos="993"/>
        </w:tabs>
        <w:spacing w:before="120" w:line="276" w:lineRule="auto"/>
        <w:ind w:left="0" w:firstLine="0"/>
        <w:rPr>
          <w:b w:val="0"/>
          <w:sz w:val="24"/>
          <w:szCs w:val="24"/>
        </w:rPr>
      </w:pPr>
      <w:bookmarkStart w:id="152" w:name="_Toc514142165"/>
      <w:bookmarkStart w:id="153" w:name="_Toc527124278"/>
      <w:r w:rsidRPr="00FA5273">
        <w:rPr>
          <w:b w:val="0"/>
          <w:sz w:val="24"/>
          <w:szCs w:val="24"/>
        </w:rPr>
        <w:t>Bộ hâm nước bằng thép</w:t>
      </w:r>
      <w:bookmarkEnd w:id="152"/>
      <w:bookmarkEnd w:id="153"/>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54" w:name="_Toc514142166"/>
      <w:bookmarkStart w:id="155" w:name="_Toc527124279"/>
      <w:r w:rsidRPr="00FA5273">
        <w:rPr>
          <w:b w:val="0"/>
          <w:sz w:val="24"/>
          <w:szCs w:val="24"/>
        </w:rPr>
        <w:t xml:space="preserve">Bộ hâm nước </w:t>
      </w:r>
      <w:r w:rsidRPr="00FA5273">
        <w:rPr>
          <w:b w:val="0"/>
          <w:bCs/>
          <w:sz w:val="24"/>
          <w:szCs w:val="24"/>
        </w:rPr>
        <w:t>bằng</w:t>
      </w:r>
      <w:r w:rsidRPr="00FA5273">
        <w:rPr>
          <w:b w:val="0"/>
          <w:sz w:val="24"/>
          <w:szCs w:val="24"/>
        </w:rPr>
        <w:t xml:space="preserve"> thép gồm các ống thép không hàn. Không cho phép dùng ống thép hàn </w:t>
      </w:r>
      <w:r w:rsidR="00901852">
        <w:rPr>
          <w:b w:val="0"/>
          <w:sz w:val="24"/>
          <w:szCs w:val="24"/>
          <w:lang w:val="en-US"/>
        </w:rPr>
        <w:t xml:space="preserve">giáp </w:t>
      </w:r>
      <w:r w:rsidRPr="00FA5273">
        <w:rPr>
          <w:b w:val="0"/>
          <w:sz w:val="24"/>
          <w:szCs w:val="24"/>
        </w:rPr>
        <w:t>mí, hàn xoắn để chế tạo ống của bộ hâm nước.</w:t>
      </w:r>
      <w:bookmarkEnd w:id="154"/>
      <w:bookmarkEnd w:id="155"/>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56" w:name="_Toc514142167"/>
      <w:bookmarkStart w:id="157" w:name="_Toc527124280"/>
      <w:r w:rsidRPr="00FA5273">
        <w:rPr>
          <w:b w:val="0"/>
          <w:sz w:val="24"/>
          <w:szCs w:val="24"/>
        </w:rPr>
        <w:t xml:space="preserve">Nước ra khỏi </w:t>
      </w:r>
      <w:r w:rsidRPr="00FA5273">
        <w:rPr>
          <w:b w:val="0"/>
          <w:bCs/>
          <w:sz w:val="24"/>
          <w:szCs w:val="24"/>
        </w:rPr>
        <w:t>bộ</w:t>
      </w:r>
      <w:r w:rsidRPr="00FA5273">
        <w:rPr>
          <w:b w:val="0"/>
          <w:sz w:val="24"/>
          <w:szCs w:val="24"/>
        </w:rPr>
        <w:t xml:space="preserve"> hâm nước bằng thép có thể ở trạng thái sôi hoặc không sôi.</w:t>
      </w:r>
      <w:bookmarkEnd w:id="156"/>
      <w:bookmarkEnd w:id="157"/>
    </w:p>
    <w:p w:rsidR="00B17328" w:rsidRPr="00FA5273" w:rsidRDefault="00750E99" w:rsidP="00300C00">
      <w:pPr>
        <w:pStyle w:val="Heading3"/>
        <w:numPr>
          <w:ilvl w:val="2"/>
          <w:numId w:val="82"/>
        </w:numPr>
        <w:tabs>
          <w:tab w:val="left" w:pos="993"/>
        </w:tabs>
        <w:spacing w:before="120" w:line="276" w:lineRule="auto"/>
        <w:ind w:left="0" w:firstLine="0"/>
        <w:rPr>
          <w:b w:val="0"/>
          <w:sz w:val="24"/>
          <w:szCs w:val="24"/>
        </w:rPr>
      </w:pPr>
      <w:bookmarkStart w:id="158" w:name="_Toc514142168"/>
      <w:bookmarkStart w:id="159" w:name="_Toc527124281"/>
      <w:r>
        <w:rPr>
          <w:b w:val="0"/>
          <w:sz w:val="24"/>
          <w:szCs w:val="24"/>
          <w:lang w:val="en-US"/>
        </w:rPr>
        <w:t>Phải</w:t>
      </w:r>
      <w:r w:rsidR="00B17328" w:rsidRPr="00FA5273">
        <w:rPr>
          <w:b w:val="0"/>
          <w:sz w:val="24"/>
          <w:szCs w:val="24"/>
        </w:rPr>
        <w:t xml:space="preserve"> có các </w:t>
      </w:r>
      <w:r w:rsidR="00B17328" w:rsidRPr="00FA5273">
        <w:rPr>
          <w:b w:val="0"/>
          <w:bCs/>
          <w:sz w:val="24"/>
          <w:szCs w:val="24"/>
        </w:rPr>
        <w:t>biện</w:t>
      </w:r>
      <w:r w:rsidR="00B17328" w:rsidRPr="00FA5273">
        <w:rPr>
          <w:b w:val="0"/>
          <w:sz w:val="24"/>
          <w:szCs w:val="24"/>
        </w:rPr>
        <w:t xml:space="preserve"> pháp chống mài mòn </w:t>
      </w:r>
      <w:r w:rsidR="00901852">
        <w:rPr>
          <w:b w:val="0"/>
          <w:sz w:val="24"/>
          <w:szCs w:val="24"/>
          <w:lang w:val="en-US"/>
        </w:rPr>
        <w:t>do</w:t>
      </w:r>
      <w:r w:rsidR="00B17328" w:rsidRPr="00FA5273">
        <w:rPr>
          <w:b w:val="0"/>
          <w:sz w:val="24"/>
          <w:szCs w:val="24"/>
        </w:rPr>
        <w:t xml:space="preserve"> than và tro bay trong đường khói, chống ăn mòn bởi khói.</w:t>
      </w:r>
      <w:bookmarkEnd w:id="158"/>
      <w:bookmarkEnd w:id="159"/>
    </w:p>
    <w:p w:rsidR="00B17328" w:rsidRPr="00FA5273" w:rsidRDefault="00750E99" w:rsidP="00300C00">
      <w:pPr>
        <w:pStyle w:val="Heading3"/>
        <w:numPr>
          <w:ilvl w:val="2"/>
          <w:numId w:val="82"/>
        </w:numPr>
        <w:tabs>
          <w:tab w:val="left" w:pos="993"/>
        </w:tabs>
        <w:spacing w:before="120" w:line="276" w:lineRule="auto"/>
        <w:ind w:left="0" w:firstLine="0"/>
        <w:rPr>
          <w:b w:val="0"/>
          <w:sz w:val="24"/>
          <w:szCs w:val="24"/>
        </w:rPr>
      </w:pPr>
      <w:bookmarkStart w:id="160" w:name="_Toc514142169"/>
      <w:bookmarkStart w:id="161" w:name="_Toc527124282"/>
      <w:r>
        <w:rPr>
          <w:b w:val="0"/>
          <w:sz w:val="24"/>
          <w:szCs w:val="24"/>
          <w:lang w:val="en-US"/>
        </w:rPr>
        <w:t>Phải</w:t>
      </w:r>
      <w:r w:rsidR="00B17328" w:rsidRPr="00FA5273">
        <w:rPr>
          <w:b w:val="0"/>
          <w:sz w:val="24"/>
          <w:szCs w:val="24"/>
        </w:rPr>
        <w:t xml:space="preserve"> có hệ </w:t>
      </w:r>
      <w:r w:rsidR="00B17328" w:rsidRPr="00FA5273">
        <w:rPr>
          <w:b w:val="0"/>
          <w:bCs/>
          <w:sz w:val="24"/>
          <w:szCs w:val="24"/>
        </w:rPr>
        <w:t>thống</w:t>
      </w:r>
      <w:r w:rsidR="00B17328" w:rsidRPr="00FA5273">
        <w:rPr>
          <w:b w:val="0"/>
          <w:sz w:val="24"/>
          <w:szCs w:val="24"/>
        </w:rPr>
        <w:t xml:space="preserve"> tái tuần hoàn bộ hâm nước khi khởi động lò.</w:t>
      </w:r>
      <w:bookmarkEnd w:id="160"/>
      <w:bookmarkEnd w:id="161"/>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62" w:name="_Toc514142170"/>
      <w:bookmarkStart w:id="163" w:name="_Toc527124283"/>
      <w:r w:rsidRPr="00FA5273">
        <w:rPr>
          <w:b w:val="0"/>
          <w:sz w:val="24"/>
          <w:szCs w:val="24"/>
        </w:rPr>
        <w:t>Cụm ống của bộ hâm nước bằng thép (ống ruột gà) cần chia thành từng phần có chiều cao không quá 1200 mm, giữa các phần là một khoảng trống có chiều cao 500 mm để dễ thao tác khi thi công hoặc trong khi sửa chữa.</w:t>
      </w:r>
      <w:bookmarkEnd w:id="162"/>
      <w:bookmarkEnd w:id="163"/>
    </w:p>
    <w:p w:rsidR="00B17328" w:rsidRPr="009368FE" w:rsidRDefault="00B17328" w:rsidP="00300C00">
      <w:pPr>
        <w:pStyle w:val="Heading3"/>
        <w:numPr>
          <w:ilvl w:val="0"/>
          <w:numId w:val="82"/>
        </w:numPr>
        <w:spacing w:before="120" w:line="276" w:lineRule="auto"/>
        <w:ind w:left="0" w:firstLine="0"/>
        <w:rPr>
          <w:sz w:val="24"/>
          <w:szCs w:val="24"/>
        </w:rPr>
      </w:pPr>
      <w:bookmarkStart w:id="164" w:name="_Toc527124284"/>
      <w:r w:rsidRPr="009368FE">
        <w:rPr>
          <w:sz w:val="24"/>
          <w:szCs w:val="24"/>
        </w:rPr>
        <w:t>Bộ quá nhiệt, tái quá nhiệt</w:t>
      </w:r>
      <w:bookmarkEnd w:id="164"/>
      <w:r w:rsidR="00D81FA1" w:rsidRPr="009368FE">
        <w:rPr>
          <w:sz w:val="24"/>
          <w:szCs w:val="24"/>
        </w:rPr>
        <w:t xml:space="preserve"> </w:t>
      </w:r>
    </w:p>
    <w:p w:rsidR="00B17328" w:rsidRPr="00FA5273" w:rsidRDefault="00B17328" w:rsidP="00300C00">
      <w:pPr>
        <w:pStyle w:val="Heading3"/>
        <w:numPr>
          <w:ilvl w:val="1"/>
          <w:numId w:val="82"/>
        </w:numPr>
        <w:spacing w:before="120" w:line="276" w:lineRule="auto"/>
        <w:ind w:left="0" w:firstLine="0"/>
        <w:rPr>
          <w:b w:val="0"/>
          <w:sz w:val="24"/>
          <w:szCs w:val="24"/>
        </w:rPr>
      </w:pPr>
      <w:bookmarkStart w:id="165" w:name="_Toc514142172"/>
      <w:bookmarkStart w:id="166" w:name="_Toc527124285"/>
      <w:r w:rsidRPr="00FA5273">
        <w:rPr>
          <w:b w:val="0"/>
          <w:sz w:val="24"/>
          <w:szCs w:val="24"/>
        </w:rPr>
        <w:t>Khi nồi hơi có trang bị bộ quá nhiệt, bộ tái quá nhiệt thì phải trang bị thiết bị đo kiểm nhiệt độ hơi quá nhiệt. Khi nhiệt độ hơi quá nhiệt lớn hơn 350</w:t>
      </w:r>
      <w:r w:rsidR="00D65DA4" w:rsidRPr="00FA5273">
        <w:rPr>
          <w:b w:val="0"/>
          <w:sz w:val="24"/>
          <w:szCs w:val="24"/>
        </w:rPr>
        <w:t xml:space="preserve"> </w:t>
      </w:r>
      <w:r w:rsidRPr="00FA5273">
        <w:rPr>
          <w:b w:val="0"/>
          <w:sz w:val="24"/>
          <w:szCs w:val="24"/>
          <w:vertAlign w:val="superscript"/>
        </w:rPr>
        <w:t>0</w:t>
      </w:r>
      <w:r w:rsidRPr="00FA5273">
        <w:rPr>
          <w:b w:val="0"/>
          <w:sz w:val="24"/>
          <w:szCs w:val="24"/>
        </w:rPr>
        <w:t>C thì phải có trang bị hệ thống điều chỉnh nhiệt độ hơi quá nhiệt.</w:t>
      </w:r>
      <w:bookmarkEnd w:id="165"/>
      <w:bookmarkEnd w:id="166"/>
    </w:p>
    <w:p w:rsidR="00B17328" w:rsidRPr="00FA5273" w:rsidRDefault="00B17328" w:rsidP="00300C00">
      <w:pPr>
        <w:pStyle w:val="Heading3"/>
        <w:numPr>
          <w:ilvl w:val="1"/>
          <w:numId w:val="82"/>
        </w:numPr>
        <w:spacing w:before="120" w:line="276" w:lineRule="auto"/>
        <w:ind w:left="0" w:firstLine="0"/>
        <w:rPr>
          <w:b w:val="0"/>
          <w:sz w:val="24"/>
          <w:szCs w:val="24"/>
        </w:rPr>
      </w:pPr>
      <w:bookmarkStart w:id="167" w:name="_Toc514142173"/>
      <w:bookmarkStart w:id="168" w:name="_Toc527124286"/>
      <w:r w:rsidRPr="00FA5273">
        <w:rPr>
          <w:b w:val="0"/>
          <w:sz w:val="24"/>
          <w:szCs w:val="24"/>
        </w:rPr>
        <w:lastRenderedPageBreak/>
        <w:t>Có thể điều chỉnh nhiệt độ hơi quá nhiệt bằng các thiết bị giảm ôn (bộ giảm ôn) để làm giảm nhiệt độ hơi quá nhiệt, bằng cách thay đổi lưu lượng hoặc nhiệt độ khói, hoặc phối hợp cả hai cách.</w:t>
      </w:r>
      <w:r w:rsidR="00D65DA4" w:rsidRPr="00FA5273">
        <w:rPr>
          <w:b w:val="0"/>
          <w:sz w:val="24"/>
          <w:szCs w:val="24"/>
        </w:rPr>
        <w:t xml:space="preserve"> </w:t>
      </w:r>
      <w:r w:rsidRPr="00FA5273">
        <w:rPr>
          <w:b w:val="0"/>
          <w:sz w:val="24"/>
          <w:szCs w:val="24"/>
        </w:rPr>
        <w:t>Hệ thống tự động điều chỉnh nhiệt độ hơi quá nhiệt phải bảo đảm phối hợp nhịp nhàng việc điều chỉnh khi sử dụng đồng thời các biện pháp này.</w:t>
      </w:r>
      <w:bookmarkEnd w:id="167"/>
      <w:bookmarkEnd w:id="168"/>
    </w:p>
    <w:p w:rsidR="00B17328" w:rsidRPr="00FA5273" w:rsidRDefault="00B17328" w:rsidP="00300C00">
      <w:pPr>
        <w:pStyle w:val="Heading3"/>
        <w:numPr>
          <w:ilvl w:val="1"/>
          <w:numId w:val="82"/>
        </w:numPr>
        <w:spacing w:before="120" w:line="276" w:lineRule="auto"/>
        <w:ind w:left="0" w:firstLine="0"/>
        <w:rPr>
          <w:b w:val="0"/>
          <w:sz w:val="24"/>
          <w:szCs w:val="24"/>
        </w:rPr>
      </w:pPr>
      <w:bookmarkStart w:id="169" w:name="_Toc514142174"/>
      <w:bookmarkStart w:id="170" w:name="_Toc527124287"/>
      <w:r w:rsidRPr="00FA5273">
        <w:rPr>
          <w:b w:val="0"/>
          <w:sz w:val="24"/>
          <w:szCs w:val="24"/>
        </w:rPr>
        <w:t>Người thiết kế nồi hơi phải quy định giới hạn nhiệt độ làm việc định mức của hơi quá nhiệt. Các dao động làm tăng nhiệt độ hơi quá nhiệt trong mọi trường hợp phải không lớn hơn + 10</w:t>
      </w:r>
      <w:r w:rsidR="00D65DA4" w:rsidRPr="00FA5273">
        <w:rPr>
          <w:b w:val="0"/>
          <w:sz w:val="24"/>
          <w:szCs w:val="24"/>
        </w:rPr>
        <w:t xml:space="preserve"> </w:t>
      </w:r>
      <w:r w:rsidRPr="00FA5273">
        <w:rPr>
          <w:b w:val="0"/>
          <w:sz w:val="24"/>
          <w:szCs w:val="24"/>
          <w:vertAlign w:val="superscript"/>
        </w:rPr>
        <w:t>0</w:t>
      </w:r>
      <w:r w:rsidRPr="00FA5273">
        <w:rPr>
          <w:b w:val="0"/>
          <w:sz w:val="24"/>
          <w:szCs w:val="24"/>
        </w:rPr>
        <w:t>C.</w:t>
      </w:r>
      <w:bookmarkEnd w:id="169"/>
      <w:bookmarkEnd w:id="170"/>
    </w:p>
    <w:p w:rsidR="00B17328" w:rsidRPr="00FA5273" w:rsidRDefault="00B17328" w:rsidP="00300C00">
      <w:pPr>
        <w:pStyle w:val="Heading3"/>
        <w:numPr>
          <w:ilvl w:val="0"/>
          <w:numId w:val="82"/>
        </w:numPr>
        <w:spacing w:before="120" w:line="276" w:lineRule="auto"/>
        <w:ind w:left="0" w:firstLine="0"/>
        <w:rPr>
          <w:sz w:val="24"/>
          <w:szCs w:val="24"/>
        </w:rPr>
      </w:pPr>
      <w:bookmarkStart w:id="171" w:name="_Toc527124288"/>
      <w:r w:rsidRPr="00FA5273">
        <w:rPr>
          <w:sz w:val="24"/>
          <w:szCs w:val="24"/>
        </w:rPr>
        <w:t>Dàn ống sinh hơi</w:t>
      </w:r>
      <w:bookmarkEnd w:id="171"/>
    </w:p>
    <w:p w:rsidR="00B17328" w:rsidRPr="00FA5273" w:rsidRDefault="00B17328" w:rsidP="00300C00">
      <w:pPr>
        <w:pStyle w:val="Heading3"/>
        <w:numPr>
          <w:ilvl w:val="1"/>
          <w:numId w:val="82"/>
        </w:numPr>
        <w:spacing w:before="120" w:line="276" w:lineRule="auto"/>
        <w:ind w:left="0" w:firstLine="0"/>
        <w:rPr>
          <w:b w:val="0"/>
          <w:sz w:val="24"/>
          <w:szCs w:val="24"/>
        </w:rPr>
      </w:pPr>
      <w:bookmarkStart w:id="172" w:name="_Toc514142176"/>
      <w:bookmarkStart w:id="173" w:name="_Toc527124289"/>
      <w:r w:rsidRPr="00FA5273">
        <w:rPr>
          <w:b w:val="0"/>
          <w:sz w:val="24"/>
          <w:szCs w:val="24"/>
        </w:rPr>
        <w:t>Ống sinh hơi là ống nước chịu áp suất bên trong. Các ống sinh hơi được chế tạo từ ống thép không hàn. Không cho phép dùng gang, đồng làm vật liệu chế tạo ống sinh hơi. Các ống sinh hơi được chế tạo thành dàn có hàn màng nối dọc theo ống phải bảo đảm giãn nở đều tự do cho tất cả các ống trong dàn.</w:t>
      </w:r>
      <w:bookmarkEnd w:id="172"/>
      <w:bookmarkEnd w:id="173"/>
    </w:p>
    <w:p w:rsidR="00B17328" w:rsidRPr="00FA5273" w:rsidRDefault="00B17328" w:rsidP="00300C00">
      <w:pPr>
        <w:pStyle w:val="Heading3"/>
        <w:numPr>
          <w:ilvl w:val="1"/>
          <w:numId w:val="82"/>
        </w:numPr>
        <w:spacing w:before="120" w:line="276" w:lineRule="auto"/>
        <w:ind w:left="0" w:firstLine="0"/>
        <w:rPr>
          <w:b w:val="0"/>
          <w:sz w:val="24"/>
          <w:szCs w:val="24"/>
        </w:rPr>
      </w:pPr>
      <w:bookmarkStart w:id="174" w:name="_Toc514142177"/>
      <w:bookmarkStart w:id="175" w:name="_Toc527124290"/>
      <w:r w:rsidRPr="00FA5273">
        <w:rPr>
          <w:b w:val="0"/>
          <w:sz w:val="24"/>
          <w:szCs w:val="24"/>
        </w:rPr>
        <w:t xml:space="preserve">Mặt trong ống sinh hơi có thể là trơn hay có rãnh xoắn. Chiều dày tối thiểu của ống sinh hơi phải theo đúng trị số ghi </w:t>
      </w:r>
      <w:r w:rsidRPr="00D37300">
        <w:rPr>
          <w:b w:val="0"/>
          <w:sz w:val="24"/>
          <w:szCs w:val="24"/>
        </w:rPr>
        <w:t xml:space="preserve">trong Bảng </w:t>
      </w:r>
      <w:r w:rsidR="00FB7C1C" w:rsidRPr="00D37300">
        <w:rPr>
          <w:b w:val="0"/>
          <w:sz w:val="24"/>
          <w:szCs w:val="24"/>
        </w:rPr>
        <w:t>5</w:t>
      </w:r>
      <w:r w:rsidR="00440D53" w:rsidRPr="00D37300">
        <w:rPr>
          <w:b w:val="0"/>
          <w:sz w:val="24"/>
          <w:szCs w:val="24"/>
          <w:lang w:val="en-US"/>
        </w:rPr>
        <w:t>, Chương 4</w:t>
      </w:r>
      <w:r w:rsidRPr="00D37300">
        <w:rPr>
          <w:b w:val="0"/>
          <w:sz w:val="24"/>
          <w:szCs w:val="24"/>
        </w:rPr>
        <w:t>.</w:t>
      </w:r>
      <w:bookmarkEnd w:id="174"/>
      <w:bookmarkEnd w:id="175"/>
    </w:p>
    <w:p w:rsidR="00B17328" w:rsidRPr="00FA5273" w:rsidRDefault="00B17328" w:rsidP="00300C00">
      <w:pPr>
        <w:pStyle w:val="Heading3"/>
        <w:numPr>
          <w:ilvl w:val="1"/>
          <w:numId w:val="82"/>
        </w:numPr>
        <w:spacing w:before="120" w:line="276" w:lineRule="auto"/>
        <w:ind w:left="0" w:firstLine="0"/>
        <w:rPr>
          <w:b w:val="0"/>
          <w:sz w:val="24"/>
          <w:szCs w:val="24"/>
        </w:rPr>
      </w:pPr>
      <w:bookmarkStart w:id="176" w:name="_Toc514142178"/>
      <w:bookmarkStart w:id="177" w:name="_Toc527124291"/>
      <w:r w:rsidRPr="00FA5273">
        <w:rPr>
          <w:b w:val="0"/>
          <w:sz w:val="24"/>
          <w:szCs w:val="24"/>
        </w:rPr>
        <w:t>Trọng lượng của các ống và các vật liệu khác trên dàn ống phải được treo đỡ lên khung sườn lò, không được đặt trực tiếp vào các đầu nối với bao hơi, ống góp.</w:t>
      </w:r>
      <w:bookmarkEnd w:id="176"/>
      <w:bookmarkEnd w:id="177"/>
    </w:p>
    <w:p w:rsidR="00B17328" w:rsidRPr="009368FE" w:rsidRDefault="00900060" w:rsidP="00300C00">
      <w:pPr>
        <w:pStyle w:val="Heading3"/>
        <w:numPr>
          <w:ilvl w:val="0"/>
          <w:numId w:val="82"/>
        </w:numPr>
        <w:spacing w:before="120" w:line="276" w:lineRule="auto"/>
        <w:ind w:left="0" w:firstLine="0"/>
        <w:rPr>
          <w:sz w:val="24"/>
          <w:szCs w:val="24"/>
        </w:rPr>
      </w:pPr>
      <w:bookmarkStart w:id="178" w:name="_Toc527124292"/>
      <w:r>
        <w:rPr>
          <w:sz w:val="24"/>
          <w:szCs w:val="24"/>
          <w:lang w:val="en-US"/>
        </w:rPr>
        <w:t>Thiết bị đo kiểm và an toàn</w:t>
      </w:r>
      <w:bookmarkEnd w:id="178"/>
    </w:p>
    <w:p w:rsidR="00B17328" w:rsidRPr="00150BA7" w:rsidRDefault="004B7ACA" w:rsidP="00300C00">
      <w:pPr>
        <w:pStyle w:val="Heading3"/>
        <w:numPr>
          <w:ilvl w:val="1"/>
          <w:numId w:val="82"/>
        </w:numPr>
        <w:spacing w:before="120" w:line="276" w:lineRule="auto"/>
        <w:ind w:left="0" w:firstLine="0"/>
        <w:rPr>
          <w:b w:val="0"/>
          <w:sz w:val="24"/>
          <w:szCs w:val="24"/>
        </w:rPr>
      </w:pPr>
      <w:r w:rsidRPr="00150BA7">
        <w:rPr>
          <w:b w:val="0"/>
          <w:sz w:val="24"/>
          <w:szCs w:val="24"/>
        </w:rPr>
        <w:t xml:space="preserve"> </w:t>
      </w:r>
      <w:bookmarkStart w:id="179" w:name="_Toc514142180"/>
      <w:bookmarkStart w:id="180" w:name="_Toc527124293"/>
      <w:r w:rsidR="00B17328" w:rsidRPr="00150BA7">
        <w:rPr>
          <w:b w:val="0"/>
          <w:sz w:val="24"/>
          <w:szCs w:val="24"/>
        </w:rPr>
        <w:t xml:space="preserve">Các </w:t>
      </w:r>
      <w:r w:rsidR="004B56F7" w:rsidRPr="00150BA7">
        <w:rPr>
          <w:b w:val="0"/>
          <w:sz w:val="24"/>
          <w:szCs w:val="24"/>
        </w:rPr>
        <w:t>thiết bị đo</w:t>
      </w:r>
      <w:r w:rsidR="00D3322C">
        <w:rPr>
          <w:b w:val="0"/>
          <w:sz w:val="24"/>
          <w:szCs w:val="24"/>
          <w:lang w:val="en-US"/>
        </w:rPr>
        <w:t xml:space="preserve"> kiểm và an toàn</w:t>
      </w:r>
      <w:r w:rsidR="00B17328" w:rsidRPr="00150BA7">
        <w:rPr>
          <w:b w:val="0"/>
          <w:sz w:val="24"/>
          <w:szCs w:val="24"/>
        </w:rPr>
        <w:t xml:space="preserve"> bắt buộc đối với nồi hơi</w:t>
      </w:r>
      <w:bookmarkEnd w:id="179"/>
      <w:bookmarkEnd w:id="180"/>
    </w:p>
    <w:p w:rsidR="00B17328" w:rsidRDefault="00B17328" w:rsidP="00300C00">
      <w:pPr>
        <w:spacing w:before="120" w:line="276" w:lineRule="auto"/>
        <w:jc w:val="both"/>
      </w:pPr>
      <w:r>
        <w:t xml:space="preserve">- </w:t>
      </w:r>
      <w:r w:rsidR="004B56F7">
        <w:t>Thiết bị</w:t>
      </w:r>
      <w:r>
        <w:t xml:space="preserve"> đo áp suất (áp kế);</w:t>
      </w:r>
    </w:p>
    <w:p w:rsidR="00B17328" w:rsidRDefault="00B17328" w:rsidP="00300C00">
      <w:pPr>
        <w:spacing w:before="120" w:line="276" w:lineRule="auto"/>
        <w:jc w:val="both"/>
      </w:pPr>
      <w:r>
        <w:t xml:space="preserve">- </w:t>
      </w:r>
      <w:r w:rsidR="004B56F7">
        <w:t>Thiết bị</w:t>
      </w:r>
      <w:r>
        <w:t xml:space="preserve"> đo mức nước (</w:t>
      </w:r>
      <w:r w:rsidR="00484D0C">
        <w:t>kính thủy</w:t>
      </w:r>
      <w:r>
        <w:t>, đồng hồ đo mức nước …);</w:t>
      </w:r>
    </w:p>
    <w:p w:rsidR="00B17328" w:rsidRDefault="00B17328" w:rsidP="00300C00">
      <w:pPr>
        <w:spacing w:before="120" w:line="276" w:lineRule="auto"/>
        <w:jc w:val="both"/>
      </w:pPr>
      <w:r>
        <w:t xml:space="preserve">- </w:t>
      </w:r>
      <w:r w:rsidR="004B56F7">
        <w:t>Thiết bị</w:t>
      </w:r>
      <w:r>
        <w:t xml:space="preserve"> khống chế </w:t>
      </w:r>
      <w:r w:rsidRPr="001E1EC4">
        <w:t>áp</w:t>
      </w:r>
      <w:r>
        <w:t xml:space="preserve"> su</w:t>
      </w:r>
      <w:r w:rsidRPr="001E1EC4">
        <w:t>ất</w:t>
      </w:r>
      <w:r>
        <w:t xml:space="preserve"> (van an toàn);</w:t>
      </w:r>
    </w:p>
    <w:p w:rsidR="00B17328" w:rsidRDefault="00B17328" w:rsidP="00300C00">
      <w:pPr>
        <w:spacing w:before="120" w:line="276" w:lineRule="auto"/>
        <w:jc w:val="both"/>
      </w:pPr>
      <w:r>
        <w:t xml:space="preserve">- </w:t>
      </w:r>
      <w:r w:rsidR="004B56F7">
        <w:t xml:space="preserve">Thiết bị </w:t>
      </w:r>
      <w:r>
        <w:t>đo nhiệt độ (nhiệt kế).</w:t>
      </w:r>
    </w:p>
    <w:p w:rsidR="00B17328" w:rsidRPr="00150BA7" w:rsidRDefault="004B7ACA" w:rsidP="00300C00">
      <w:pPr>
        <w:pStyle w:val="Heading3"/>
        <w:numPr>
          <w:ilvl w:val="1"/>
          <w:numId w:val="82"/>
        </w:numPr>
        <w:spacing w:before="120" w:line="276" w:lineRule="auto"/>
        <w:ind w:left="0" w:firstLine="0"/>
        <w:rPr>
          <w:b w:val="0"/>
        </w:rPr>
      </w:pPr>
      <w:r w:rsidRPr="00150BA7">
        <w:rPr>
          <w:b w:val="0"/>
        </w:rPr>
        <w:t xml:space="preserve"> </w:t>
      </w:r>
      <w:bookmarkStart w:id="181" w:name="_Toc514142181"/>
      <w:bookmarkStart w:id="182" w:name="_Toc527124294"/>
      <w:r w:rsidR="00B17328" w:rsidRPr="00150BA7">
        <w:rPr>
          <w:b w:val="0"/>
        </w:rPr>
        <w:t>Áp kế</w:t>
      </w:r>
      <w:bookmarkEnd w:id="181"/>
      <w:bookmarkEnd w:id="182"/>
      <w:r w:rsidR="00EA27E5" w:rsidRPr="00150BA7">
        <w:rPr>
          <w:b w:val="0"/>
        </w:rPr>
        <w:t xml:space="preserve"> </w:t>
      </w:r>
    </w:p>
    <w:p w:rsidR="00B17328" w:rsidRDefault="00B17328" w:rsidP="00300C00">
      <w:pPr>
        <w:pStyle w:val="Heading3"/>
        <w:numPr>
          <w:ilvl w:val="2"/>
          <w:numId w:val="82"/>
        </w:numPr>
        <w:tabs>
          <w:tab w:val="left" w:pos="993"/>
        </w:tabs>
        <w:spacing w:before="120" w:line="276" w:lineRule="auto"/>
        <w:ind w:left="0" w:firstLine="0"/>
        <w:rPr>
          <w:b w:val="0"/>
          <w:sz w:val="24"/>
          <w:szCs w:val="24"/>
          <w:lang w:val="en-US"/>
        </w:rPr>
      </w:pPr>
      <w:bookmarkStart w:id="183" w:name="_Toc514142182"/>
      <w:bookmarkStart w:id="184" w:name="_Toc527124295"/>
      <w:r w:rsidRPr="00FA5273">
        <w:rPr>
          <w:b w:val="0"/>
          <w:sz w:val="24"/>
          <w:szCs w:val="24"/>
        </w:rPr>
        <w:t>Mỗi nồi hơi phải có ít nhất một áp kế với phần chứa hơi của nồi hơi.</w:t>
      </w:r>
      <w:r w:rsidR="00B01F8B" w:rsidRPr="00FA5273">
        <w:rPr>
          <w:b w:val="0"/>
          <w:sz w:val="24"/>
          <w:szCs w:val="24"/>
        </w:rPr>
        <w:t xml:space="preserve"> </w:t>
      </w:r>
      <w:r w:rsidRPr="00FA5273">
        <w:rPr>
          <w:b w:val="0"/>
          <w:sz w:val="24"/>
          <w:szCs w:val="24"/>
        </w:rPr>
        <w:t>Đối với nồi hơi trực lưu thì áp kế phải đặt trước van khoá đường hơi đến nơi tiêu thụ.</w:t>
      </w:r>
      <w:r w:rsidR="00B01F8B" w:rsidRPr="00FA5273">
        <w:rPr>
          <w:b w:val="0"/>
          <w:sz w:val="24"/>
          <w:szCs w:val="24"/>
        </w:rPr>
        <w:t xml:space="preserve"> </w:t>
      </w:r>
      <w:r w:rsidRPr="00FA5273">
        <w:rPr>
          <w:b w:val="0"/>
          <w:sz w:val="24"/>
          <w:szCs w:val="24"/>
        </w:rPr>
        <w:t>Các nồi hơi có bộ quá nhiệt ngoài áp kế ở bao hơi còn phải đặt thêm ít nhất một áp kế tại ống góp ra của bộ quá nhiệt. Khi nồi hơi có thêm bộ tái quá nhiệt thì còn phải đặt thêm áp kế tại ống góp ra của bộ tái quá nhiệt.</w:t>
      </w:r>
      <w:r w:rsidR="00B01F8B" w:rsidRPr="00FA5273">
        <w:rPr>
          <w:b w:val="0"/>
          <w:sz w:val="24"/>
          <w:szCs w:val="24"/>
        </w:rPr>
        <w:t xml:space="preserve"> Không được trang bị van khóa giữa áp kế và nồi hơi</w:t>
      </w:r>
      <w:r w:rsidR="00911B6C">
        <w:rPr>
          <w:b w:val="0"/>
          <w:sz w:val="24"/>
          <w:szCs w:val="24"/>
          <w:lang w:val="en-US"/>
        </w:rPr>
        <w:t>, bộ quá nhiệt.</w:t>
      </w:r>
      <w:bookmarkEnd w:id="183"/>
      <w:bookmarkEnd w:id="184"/>
    </w:p>
    <w:p w:rsidR="00701BB3" w:rsidRPr="00B75FE5" w:rsidRDefault="00701BB3" w:rsidP="00300C00">
      <w:pPr>
        <w:pStyle w:val="Heading3"/>
        <w:numPr>
          <w:ilvl w:val="2"/>
          <w:numId w:val="82"/>
        </w:numPr>
        <w:tabs>
          <w:tab w:val="left" w:pos="993"/>
        </w:tabs>
        <w:spacing w:before="120" w:line="276" w:lineRule="auto"/>
        <w:ind w:left="0" w:firstLine="0"/>
        <w:rPr>
          <w:b w:val="0"/>
          <w:sz w:val="24"/>
          <w:szCs w:val="24"/>
          <w:lang w:val="en-US"/>
        </w:rPr>
      </w:pPr>
      <w:bookmarkStart w:id="185" w:name="_Toc514142183"/>
      <w:bookmarkStart w:id="186" w:name="_Toc527124296"/>
      <w:r w:rsidRPr="00B75FE5">
        <w:rPr>
          <w:b w:val="0"/>
          <w:sz w:val="24"/>
          <w:szCs w:val="24"/>
          <w:lang w:val="en-US"/>
        </w:rPr>
        <w:t>Phải lắp đặt van hoặc vòi gần với áp kế tại phần kết nối áp kế với nồi hơi. Có thể trang bị bổ sung van hoặc vòi gần nồi hơi với điều kiện</w:t>
      </w:r>
      <w:r w:rsidR="00B75FE5" w:rsidRPr="00B75FE5">
        <w:rPr>
          <w:b w:val="0"/>
          <w:sz w:val="24"/>
          <w:szCs w:val="24"/>
          <w:lang w:val="en-US"/>
        </w:rPr>
        <w:t xml:space="preserve"> nó không bị khóa hoặc kín khi ở vị trí mở. Không được trang bị van khóa nào khác giữa thiết bị đo và nồi hơi.</w:t>
      </w:r>
      <w:bookmarkEnd w:id="185"/>
      <w:bookmarkEnd w:id="186"/>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87" w:name="_Toc514142184"/>
      <w:bookmarkStart w:id="188" w:name="_Toc527124297"/>
      <w:r w:rsidRPr="00FA5273">
        <w:rPr>
          <w:b w:val="0"/>
          <w:sz w:val="24"/>
          <w:szCs w:val="24"/>
        </w:rPr>
        <w:t>Phải đặt áp kế trên đường nước vào và ra khỏi bộ hâm nước loại ngắt được.</w:t>
      </w:r>
      <w:r w:rsidR="00B01F8B" w:rsidRPr="00FA5273">
        <w:rPr>
          <w:b w:val="0"/>
          <w:sz w:val="24"/>
          <w:szCs w:val="24"/>
        </w:rPr>
        <w:t xml:space="preserve"> </w:t>
      </w:r>
      <w:r w:rsidRPr="00FA5273">
        <w:rPr>
          <w:b w:val="0"/>
          <w:sz w:val="24"/>
          <w:szCs w:val="24"/>
        </w:rPr>
        <w:t>Trên đường nước cấp vào nồi hơi cũng phải đặt áp kế tại đầu đẩy của bơm.</w:t>
      </w:r>
      <w:bookmarkEnd w:id="187"/>
      <w:bookmarkEnd w:id="188"/>
    </w:p>
    <w:p w:rsidR="00B17328" w:rsidRPr="009C0926" w:rsidRDefault="00B17328" w:rsidP="00300C00">
      <w:pPr>
        <w:pStyle w:val="Heading3"/>
        <w:numPr>
          <w:ilvl w:val="2"/>
          <w:numId w:val="82"/>
        </w:numPr>
        <w:tabs>
          <w:tab w:val="left" w:pos="993"/>
        </w:tabs>
        <w:spacing w:before="120" w:line="276" w:lineRule="auto"/>
        <w:ind w:left="0" w:firstLine="0"/>
        <w:rPr>
          <w:b w:val="0"/>
          <w:sz w:val="24"/>
          <w:szCs w:val="24"/>
        </w:rPr>
      </w:pPr>
      <w:bookmarkStart w:id="189" w:name="_Toc514142185"/>
      <w:bookmarkStart w:id="190" w:name="_Toc527124298"/>
      <w:r w:rsidRPr="009C0926">
        <w:rPr>
          <w:b w:val="0"/>
          <w:sz w:val="24"/>
          <w:szCs w:val="24"/>
        </w:rPr>
        <w:t xml:space="preserve">Áp kế đặt trên nồi hơi và bộ quá nhiệt, tái quá nhiệt phải có cấp chính xác không </w:t>
      </w:r>
      <w:r w:rsidR="009C0926" w:rsidRPr="009C0926">
        <w:rPr>
          <w:b w:val="0"/>
          <w:sz w:val="24"/>
          <w:szCs w:val="24"/>
          <w:lang w:val="en-US"/>
        </w:rPr>
        <w:t>lớn</w:t>
      </w:r>
      <w:r w:rsidRPr="009C0926">
        <w:rPr>
          <w:b w:val="0"/>
          <w:sz w:val="24"/>
          <w:szCs w:val="24"/>
        </w:rPr>
        <w:t xml:space="preserve"> hơn 1,5 và đường kính mặt áp kế không dưới 150 mm. Cho phép dùng áp kế có cấp chính xác 2,5 và đường kính mặt áp kế dưới 150 mm khi đặt áp kế cho nồi hơi có áp suất không quá 2,2 MPa và chiều cao tính từ sàn phục vụ đến vị trí đặt áp kế không quá 2 m, cũng như khi đặt tại bộ phận hâm nước bằng gang.</w:t>
      </w:r>
      <w:bookmarkEnd w:id="189"/>
      <w:bookmarkEnd w:id="190"/>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91" w:name="_Toc514142186"/>
      <w:bookmarkStart w:id="192" w:name="_Toc527124299"/>
      <w:r w:rsidRPr="00FA5273">
        <w:rPr>
          <w:b w:val="0"/>
          <w:sz w:val="24"/>
          <w:szCs w:val="24"/>
        </w:rPr>
        <w:t xml:space="preserve">Áp kế phải nối qua ống xi phông hay một thiết bị tương tự có tiết diện bên trong đủ </w:t>
      </w:r>
      <w:r w:rsidRPr="00FA5273">
        <w:rPr>
          <w:b w:val="0"/>
          <w:sz w:val="24"/>
          <w:szCs w:val="24"/>
        </w:rPr>
        <w:lastRenderedPageBreak/>
        <w:t>lớn để ống được điền đầy nước. Áp kế được nối với ống nối qua van ba ngả. Đối với nồi hơi có áp suất cao có thể thay van ba ngả bằng một ống nối và van khác dùng để lắp áp kế kiểm tra trong vận hành, cũng như khi thử thủy lực. Các phụ kiện và ống nối của áp kế phải chọn phù hợp với thông số của nồi hơi.</w:t>
      </w:r>
      <w:bookmarkEnd w:id="191"/>
      <w:bookmarkEnd w:id="192"/>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93" w:name="_Toc514142187"/>
      <w:bookmarkStart w:id="194" w:name="_Toc527124300"/>
      <w:r w:rsidRPr="00FA5273">
        <w:rPr>
          <w:b w:val="0"/>
          <w:sz w:val="24"/>
          <w:szCs w:val="24"/>
        </w:rPr>
        <w:t>Áp kế của nồi hơi phải được kiểm định</w:t>
      </w:r>
      <w:r w:rsidR="00AC02CF">
        <w:rPr>
          <w:b w:val="0"/>
          <w:sz w:val="24"/>
          <w:szCs w:val="24"/>
          <w:lang w:val="en-US"/>
        </w:rPr>
        <w:t xml:space="preserve"> kỹ thuật an toàn (sau đây gọi tắt là kiểm định)</w:t>
      </w:r>
      <w:r w:rsidRPr="00FA5273">
        <w:rPr>
          <w:b w:val="0"/>
          <w:sz w:val="24"/>
          <w:szCs w:val="24"/>
        </w:rPr>
        <w:t xml:space="preserve"> và niêm chì mỗi năm một lần và sau mỗi lần sửa chữa áp kế tại nơi được phép kiểm định.</w:t>
      </w:r>
      <w:bookmarkEnd w:id="193"/>
      <w:bookmarkEnd w:id="194"/>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95" w:name="_Toc514142188"/>
      <w:bookmarkStart w:id="196" w:name="_Toc527124301"/>
      <w:r w:rsidRPr="00FA5273">
        <w:rPr>
          <w:b w:val="0"/>
          <w:sz w:val="24"/>
          <w:szCs w:val="24"/>
        </w:rPr>
        <w:t>Thang đo của áp kế phải được chọn sao cho ở áp suất làm việc lớn nhất cho phép kim áp kế nằm trong phạm vi từ 1/2 đến 2/3 thang đo.</w:t>
      </w:r>
      <w:r w:rsidR="00B01F8B" w:rsidRPr="00FA5273">
        <w:rPr>
          <w:b w:val="0"/>
          <w:sz w:val="24"/>
          <w:szCs w:val="24"/>
        </w:rPr>
        <w:t xml:space="preserve"> </w:t>
      </w:r>
      <w:r w:rsidRPr="00FA5273">
        <w:rPr>
          <w:b w:val="0"/>
          <w:sz w:val="24"/>
          <w:szCs w:val="24"/>
        </w:rPr>
        <w:t>Trên mặt áp kế phải có vạch đỏ chỉ áp suất làm việc lớn nhất cho phép của nồi hơi.</w:t>
      </w:r>
      <w:bookmarkEnd w:id="195"/>
      <w:bookmarkEnd w:id="196"/>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97" w:name="_Toc514142189"/>
      <w:bookmarkStart w:id="198" w:name="_Toc527124302"/>
      <w:r w:rsidRPr="00FA5273">
        <w:rPr>
          <w:b w:val="0"/>
          <w:sz w:val="24"/>
          <w:szCs w:val="24"/>
        </w:rPr>
        <w:t>Áp kế dùng để theo dõi trực tiếp áp suất phải được đặt như thế nào để dễ nhìn thấy tại sàn phục vụ: mặt áp kế đặt thẳng đứng khi ngang tầm mắt hoặc phải đặt nghiêng khoảng 30</w:t>
      </w:r>
      <w:r w:rsidRPr="00FA5273">
        <w:rPr>
          <w:b w:val="0"/>
          <w:sz w:val="24"/>
          <w:szCs w:val="24"/>
          <w:vertAlign w:val="superscript"/>
        </w:rPr>
        <w:t>0</w:t>
      </w:r>
      <w:r w:rsidRPr="00FA5273">
        <w:rPr>
          <w:b w:val="0"/>
          <w:sz w:val="24"/>
          <w:szCs w:val="24"/>
        </w:rPr>
        <w:t xml:space="preserve"> khi đặt cao hơn tầm mắt.</w:t>
      </w:r>
      <w:bookmarkEnd w:id="197"/>
      <w:bookmarkEnd w:id="198"/>
    </w:p>
    <w:p w:rsidR="00B17328" w:rsidRPr="00FA5273" w:rsidRDefault="00B17328" w:rsidP="00300C00">
      <w:pPr>
        <w:spacing w:before="120" w:line="276" w:lineRule="auto"/>
        <w:jc w:val="both"/>
      </w:pPr>
      <w:r w:rsidRPr="00FA5273">
        <w:t>Đường kính của mặt áp kế nên chọn như sau:</w:t>
      </w:r>
    </w:p>
    <w:p w:rsidR="00B17328" w:rsidRPr="00FA5273" w:rsidRDefault="00B17328" w:rsidP="00300C00">
      <w:pPr>
        <w:numPr>
          <w:ilvl w:val="0"/>
          <w:numId w:val="31"/>
        </w:numPr>
        <w:spacing w:before="120" w:line="276" w:lineRule="auto"/>
        <w:jc w:val="both"/>
      </w:pPr>
      <w:r w:rsidRPr="00FA5273">
        <w:t>Không nhỏ hơn 150 mm khi đặt cao đến 3m so với sàn phục vụ;</w:t>
      </w:r>
    </w:p>
    <w:p w:rsidR="00B17328" w:rsidRPr="00FA5273" w:rsidRDefault="00B17328" w:rsidP="00300C00">
      <w:pPr>
        <w:numPr>
          <w:ilvl w:val="0"/>
          <w:numId w:val="31"/>
        </w:numPr>
        <w:spacing w:before="120" w:line="276" w:lineRule="auto"/>
        <w:jc w:val="both"/>
      </w:pPr>
      <w:r w:rsidRPr="00FA5273">
        <w:t>Không nhỏ hơn 200 mm khi đặt cao 3m đến 4m so với sàn phục vụ;</w:t>
      </w:r>
    </w:p>
    <w:p w:rsidR="00B17328" w:rsidRPr="00FA5273" w:rsidRDefault="00B17328" w:rsidP="00300C00">
      <w:pPr>
        <w:numPr>
          <w:ilvl w:val="0"/>
          <w:numId w:val="31"/>
        </w:numPr>
        <w:spacing w:before="120" w:line="276" w:lineRule="auto"/>
        <w:jc w:val="both"/>
      </w:pPr>
      <w:r w:rsidRPr="00FA5273">
        <w:t>Không nhỏ hơn 250 mm khi đặt cao trên 4m đến 5m so với sàn phục vụ.</w:t>
      </w:r>
    </w:p>
    <w:p w:rsidR="00B17328" w:rsidRPr="00FA5273" w:rsidRDefault="00B17328" w:rsidP="00300C00">
      <w:pPr>
        <w:spacing w:line="276" w:lineRule="auto"/>
        <w:jc w:val="both"/>
      </w:pPr>
      <w:proofErr w:type="gramStart"/>
      <w:r w:rsidRPr="00FA5273">
        <w:t>Không đặt áp kế cao quá 5m so với sàn phục vụ.</w:t>
      </w:r>
      <w:proofErr w:type="gramEnd"/>
    </w:p>
    <w:p w:rsidR="00B17328" w:rsidRPr="00FA5273" w:rsidRDefault="00B17328" w:rsidP="00300C00">
      <w:pPr>
        <w:pStyle w:val="Heading3"/>
        <w:numPr>
          <w:ilvl w:val="2"/>
          <w:numId w:val="82"/>
        </w:numPr>
        <w:tabs>
          <w:tab w:val="left" w:pos="993"/>
        </w:tabs>
        <w:spacing w:before="120" w:line="276" w:lineRule="auto"/>
        <w:ind w:left="0" w:firstLine="0"/>
        <w:rPr>
          <w:b w:val="0"/>
          <w:sz w:val="24"/>
          <w:szCs w:val="24"/>
        </w:rPr>
      </w:pPr>
      <w:bookmarkStart w:id="199" w:name="_Toc514142190"/>
      <w:bookmarkStart w:id="200" w:name="_Toc527124303"/>
      <w:r w:rsidRPr="00FA5273">
        <w:rPr>
          <w:b w:val="0"/>
          <w:sz w:val="24"/>
          <w:szCs w:val="24"/>
        </w:rPr>
        <w:t>Cấm sử dụng áp kế trong những trường hợp sau:</w:t>
      </w:r>
      <w:bookmarkEnd w:id="199"/>
      <w:bookmarkEnd w:id="200"/>
    </w:p>
    <w:p w:rsidR="00B17328" w:rsidRPr="00FA5273" w:rsidRDefault="00B17328" w:rsidP="00300C00">
      <w:pPr>
        <w:numPr>
          <w:ilvl w:val="0"/>
          <w:numId w:val="30"/>
        </w:numPr>
        <w:spacing w:before="120" w:line="276" w:lineRule="auto"/>
        <w:jc w:val="both"/>
      </w:pPr>
      <w:r w:rsidRPr="00FA5273">
        <w:t>Chưa được kiểm định, mất niêm chì hoặc dấu niêm phong của đơn vị kiểm định; hoặc niêm chì, niêm phong không hợp lệ;</w:t>
      </w:r>
    </w:p>
    <w:p w:rsidR="00B17328" w:rsidRPr="00FA5273" w:rsidRDefault="00B17328" w:rsidP="00300C00">
      <w:pPr>
        <w:numPr>
          <w:ilvl w:val="0"/>
          <w:numId w:val="30"/>
        </w:numPr>
        <w:spacing w:before="120" w:line="276" w:lineRule="auto"/>
        <w:jc w:val="both"/>
      </w:pPr>
      <w:r w:rsidRPr="00FA5273">
        <w:t>Quá hạn kiểm định;</w:t>
      </w:r>
    </w:p>
    <w:p w:rsidR="00B17328" w:rsidRPr="00FA5273" w:rsidRDefault="00B17328" w:rsidP="00300C00">
      <w:pPr>
        <w:numPr>
          <w:ilvl w:val="0"/>
          <w:numId w:val="30"/>
        </w:numPr>
        <w:spacing w:before="120" w:line="276" w:lineRule="auto"/>
        <w:jc w:val="both"/>
      </w:pPr>
      <w:r w:rsidRPr="00FA5273">
        <w:t>Áp kế làm việc không chính xác;</w:t>
      </w:r>
    </w:p>
    <w:p w:rsidR="00B17328" w:rsidRPr="00FA5273" w:rsidRDefault="00B17328" w:rsidP="00300C00">
      <w:pPr>
        <w:numPr>
          <w:ilvl w:val="0"/>
          <w:numId w:val="30"/>
        </w:numPr>
        <w:spacing w:before="120" w:line="276" w:lineRule="auto"/>
        <w:jc w:val="both"/>
      </w:pPr>
      <w:r w:rsidRPr="00FA5273">
        <w:t>Kính vỡ hoặc các hư hỏng khác có ảnh hưởng đến độ làm việc chính xác của áp kế.</w:t>
      </w:r>
    </w:p>
    <w:p w:rsidR="00A67D75" w:rsidRPr="00FA5273" w:rsidRDefault="00426FF9" w:rsidP="00300C00">
      <w:pPr>
        <w:pStyle w:val="Heading3"/>
        <w:numPr>
          <w:ilvl w:val="2"/>
          <w:numId w:val="82"/>
        </w:numPr>
        <w:tabs>
          <w:tab w:val="left" w:pos="993"/>
        </w:tabs>
        <w:spacing w:before="120" w:line="276" w:lineRule="auto"/>
        <w:ind w:left="0" w:firstLine="0"/>
        <w:rPr>
          <w:b w:val="0"/>
          <w:sz w:val="24"/>
          <w:szCs w:val="24"/>
        </w:rPr>
      </w:pPr>
      <w:bookmarkStart w:id="201" w:name="_Toc514142191"/>
      <w:bookmarkStart w:id="202" w:name="_Toc527124304"/>
      <w:r w:rsidRPr="00FA5273">
        <w:rPr>
          <w:b w:val="0"/>
          <w:sz w:val="24"/>
          <w:szCs w:val="24"/>
        </w:rPr>
        <w:t xml:space="preserve">Các nối ống phải </w:t>
      </w:r>
      <w:r w:rsidR="00484D0C">
        <w:rPr>
          <w:b w:val="0"/>
          <w:sz w:val="24"/>
          <w:szCs w:val="24"/>
          <w:lang w:val="en-US"/>
        </w:rPr>
        <w:t>có</w:t>
      </w:r>
      <w:r w:rsidRPr="00FA5273">
        <w:rPr>
          <w:b w:val="0"/>
          <w:sz w:val="24"/>
          <w:szCs w:val="24"/>
        </w:rPr>
        <w:t xml:space="preserve"> kích thước rộng và bố trí sao cho nó có thể được làm sạch bằng cách thổi ra. Đối với nồi hơi </w:t>
      </w:r>
      <w:r w:rsidR="00B01F8B" w:rsidRPr="00FA5273">
        <w:rPr>
          <w:b w:val="0"/>
          <w:sz w:val="24"/>
          <w:szCs w:val="24"/>
        </w:rPr>
        <w:t xml:space="preserve">nước, </w:t>
      </w:r>
      <w:r w:rsidRPr="00FA5273">
        <w:rPr>
          <w:b w:val="0"/>
          <w:sz w:val="24"/>
          <w:szCs w:val="24"/>
        </w:rPr>
        <w:t xml:space="preserve">thiết bị đo áp suất hoặc thiết bị </w:t>
      </w:r>
      <w:r w:rsidR="00A67D75" w:rsidRPr="00FA5273">
        <w:rPr>
          <w:b w:val="0"/>
          <w:sz w:val="24"/>
          <w:szCs w:val="24"/>
        </w:rPr>
        <w:t xml:space="preserve">kết </w:t>
      </w:r>
      <w:r w:rsidRPr="00FA5273">
        <w:rPr>
          <w:b w:val="0"/>
          <w:sz w:val="24"/>
          <w:szCs w:val="24"/>
        </w:rPr>
        <w:t xml:space="preserve">nối </w:t>
      </w:r>
      <w:r w:rsidR="00A67D75" w:rsidRPr="00FA5273">
        <w:rPr>
          <w:b w:val="0"/>
          <w:sz w:val="24"/>
          <w:szCs w:val="24"/>
        </w:rPr>
        <w:t>phải có</w:t>
      </w:r>
      <w:r w:rsidRPr="00FA5273">
        <w:rPr>
          <w:b w:val="0"/>
          <w:sz w:val="24"/>
          <w:szCs w:val="24"/>
        </w:rPr>
        <w:t xml:space="preserve"> ống Si - Phông hoặc thiết bị tương đương </w:t>
      </w:r>
      <w:r w:rsidR="00A67D75" w:rsidRPr="00FA5273">
        <w:rPr>
          <w:b w:val="0"/>
          <w:sz w:val="24"/>
          <w:szCs w:val="24"/>
        </w:rPr>
        <w:t>để tạo và duy trì</w:t>
      </w:r>
      <w:r w:rsidRPr="00FA5273">
        <w:rPr>
          <w:b w:val="0"/>
          <w:sz w:val="24"/>
          <w:szCs w:val="24"/>
        </w:rPr>
        <w:t xml:space="preserve"> một nút kín nước ngăn không cho hơi xâm nhập vào ống thiết bị đo.</w:t>
      </w:r>
      <w:bookmarkEnd w:id="201"/>
      <w:bookmarkEnd w:id="202"/>
    </w:p>
    <w:p w:rsidR="00426FF9" w:rsidRPr="00FA5273" w:rsidRDefault="00426FF9" w:rsidP="00300C00">
      <w:pPr>
        <w:pStyle w:val="Heading3"/>
        <w:numPr>
          <w:ilvl w:val="2"/>
          <w:numId w:val="82"/>
        </w:numPr>
        <w:tabs>
          <w:tab w:val="left" w:pos="993"/>
        </w:tabs>
        <w:spacing w:before="120" w:line="276" w:lineRule="auto"/>
        <w:ind w:left="0" w:firstLine="0"/>
        <w:rPr>
          <w:b w:val="0"/>
          <w:sz w:val="24"/>
          <w:szCs w:val="24"/>
        </w:rPr>
      </w:pPr>
      <w:bookmarkStart w:id="203" w:name="_Toc514142192"/>
      <w:bookmarkStart w:id="204" w:name="_Toc527124305"/>
      <w:r w:rsidRPr="00FA5273">
        <w:rPr>
          <w:b w:val="0"/>
          <w:sz w:val="24"/>
          <w:szCs w:val="24"/>
        </w:rPr>
        <w:t>Các đầu nối cho thiết bị đo áp suất phải phù hợp với áp suất và nhiệt độ làm việc tối đa, nhưng nếu nhiệt độ vượt quá 208 °C</w:t>
      </w:r>
      <w:r w:rsidR="00A67D75" w:rsidRPr="00FA5273">
        <w:rPr>
          <w:b w:val="0"/>
          <w:sz w:val="24"/>
          <w:szCs w:val="24"/>
        </w:rPr>
        <w:t xml:space="preserve"> </w:t>
      </w:r>
      <w:r w:rsidRPr="00FA5273">
        <w:rPr>
          <w:b w:val="0"/>
          <w:sz w:val="24"/>
          <w:szCs w:val="24"/>
        </w:rPr>
        <w:t>thì không được sử dụng ống đồng hoặc ống đồng hoặc ống đồng thau.</w:t>
      </w:r>
      <w:bookmarkEnd w:id="203"/>
      <w:bookmarkEnd w:id="204"/>
    </w:p>
    <w:p w:rsidR="00426FF9" w:rsidRDefault="00426FF9" w:rsidP="00300C00">
      <w:pPr>
        <w:pStyle w:val="Heading3"/>
        <w:numPr>
          <w:ilvl w:val="2"/>
          <w:numId w:val="82"/>
        </w:numPr>
        <w:tabs>
          <w:tab w:val="left" w:pos="993"/>
        </w:tabs>
        <w:spacing w:before="120" w:line="276" w:lineRule="auto"/>
        <w:ind w:left="0" w:firstLine="0"/>
        <w:rPr>
          <w:b w:val="0"/>
          <w:sz w:val="24"/>
          <w:szCs w:val="24"/>
          <w:lang w:val="en-US"/>
        </w:rPr>
      </w:pPr>
      <w:bookmarkStart w:id="205" w:name="_Toc514142193"/>
      <w:bookmarkStart w:id="206" w:name="_Toc527124306"/>
      <w:r w:rsidRPr="00FA5273">
        <w:rPr>
          <w:b w:val="0"/>
          <w:sz w:val="24"/>
          <w:szCs w:val="24"/>
        </w:rPr>
        <w:t>Mỗi nồi hơi có nhiệt độ cao phải có thiết bị đo nhiệt độ để có vị trí và kết nối để dễ dàng đọc được. Thiết bị đo nhiệt phải được lắp đặt để nó luôn chỉ báo nhiệt độ ở độ F hoặc ºC của nước trong nồi hơi, tại hoặc gần các đầu nối ra.</w:t>
      </w:r>
      <w:bookmarkEnd w:id="205"/>
      <w:bookmarkEnd w:id="206"/>
      <w:r w:rsidRPr="00FA5273">
        <w:rPr>
          <w:b w:val="0"/>
          <w:sz w:val="24"/>
          <w:szCs w:val="24"/>
        </w:rPr>
        <w:t xml:space="preserve"> </w:t>
      </w:r>
    </w:p>
    <w:p w:rsidR="00335101" w:rsidRPr="00AF1753" w:rsidRDefault="00335101" w:rsidP="00300C00">
      <w:pPr>
        <w:pStyle w:val="Heading3"/>
        <w:numPr>
          <w:ilvl w:val="2"/>
          <w:numId w:val="82"/>
        </w:numPr>
        <w:tabs>
          <w:tab w:val="left" w:pos="993"/>
        </w:tabs>
        <w:spacing w:before="120" w:line="276" w:lineRule="auto"/>
        <w:ind w:left="0" w:firstLine="0"/>
        <w:rPr>
          <w:b w:val="0"/>
          <w:sz w:val="24"/>
          <w:szCs w:val="24"/>
          <w:lang w:val="en-US"/>
        </w:rPr>
      </w:pPr>
      <w:bookmarkStart w:id="207" w:name="_Toc514142194"/>
      <w:bookmarkStart w:id="208" w:name="_Toc527124307"/>
      <w:r w:rsidRPr="00AF1753">
        <w:rPr>
          <w:b w:val="0"/>
          <w:sz w:val="24"/>
          <w:szCs w:val="24"/>
        </w:rPr>
        <w:t xml:space="preserve">Mỗi nồi hơi phải có đầu nối van </w:t>
      </w:r>
      <w:r w:rsidRPr="00AF1753">
        <w:rPr>
          <w:b w:val="0"/>
          <w:sz w:val="24"/>
          <w:szCs w:val="24"/>
          <w:lang w:val="en-US"/>
        </w:rPr>
        <w:t xml:space="preserve">để </w:t>
      </w:r>
      <w:r w:rsidRPr="00AF1753">
        <w:rPr>
          <w:b w:val="0"/>
          <w:sz w:val="24"/>
          <w:szCs w:val="24"/>
        </w:rPr>
        <w:t xml:space="preserve">gắn thiết bị kiểm tra khi nồi hơi hoạt động </w:t>
      </w:r>
      <w:r w:rsidRPr="00AF1753">
        <w:rPr>
          <w:b w:val="0"/>
          <w:sz w:val="24"/>
          <w:szCs w:val="24"/>
          <w:lang w:val="en-US"/>
        </w:rPr>
        <w:t xml:space="preserve">sao cho xác định được tính chính xác của thiết bị đo áp suất </w:t>
      </w:r>
      <w:r w:rsidRPr="00AF1753">
        <w:rPr>
          <w:b w:val="0"/>
          <w:sz w:val="24"/>
          <w:szCs w:val="24"/>
        </w:rPr>
        <w:t>của nồi hơi</w:t>
      </w:r>
      <w:r w:rsidRPr="00AF1753">
        <w:rPr>
          <w:b w:val="0"/>
          <w:sz w:val="24"/>
          <w:szCs w:val="24"/>
          <w:lang w:val="en-US"/>
        </w:rPr>
        <w:t>.</w:t>
      </w:r>
      <w:bookmarkEnd w:id="207"/>
      <w:bookmarkEnd w:id="208"/>
    </w:p>
    <w:p w:rsidR="00B17328" w:rsidRPr="00150BA7" w:rsidRDefault="00B17328" w:rsidP="00300C00">
      <w:pPr>
        <w:pStyle w:val="Heading3"/>
        <w:numPr>
          <w:ilvl w:val="1"/>
          <w:numId w:val="82"/>
        </w:numPr>
        <w:spacing w:before="120" w:line="276" w:lineRule="auto"/>
        <w:ind w:left="0" w:firstLine="0"/>
        <w:rPr>
          <w:b w:val="0"/>
          <w:sz w:val="24"/>
          <w:szCs w:val="24"/>
        </w:rPr>
      </w:pPr>
      <w:bookmarkStart w:id="209" w:name="_Toc514142195"/>
      <w:bookmarkStart w:id="210" w:name="_Toc527124308"/>
      <w:r w:rsidRPr="00150BA7">
        <w:rPr>
          <w:b w:val="0"/>
          <w:sz w:val="24"/>
          <w:szCs w:val="24"/>
        </w:rPr>
        <w:t>Đo mức nước</w:t>
      </w:r>
      <w:bookmarkEnd w:id="209"/>
      <w:bookmarkEnd w:id="210"/>
      <w:r w:rsidR="00EA27E5" w:rsidRPr="00150BA7">
        <w:rPr>
          <w:b w:val="0"/>
          <w:sz w:val="24"/>
          <w:szCs w:val="24"/>
        </w:rPr>
        <w:t xml:space="preserve"> </w:t>
      </w:r>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11" w:name="_Toc514142196"/>
      <w:bookmarkStart w:id="212" w:name="_Toc527124309"/>
      <w:r w:rsidRPr="00DD21B9">
        <w:rPr>
          <w:b w:val="0"/>
          <w:sz w:val="24"/>
          <w:szCs w:val="24"/>
        </w:rPr>
        <w:t xml:space="preserve">Thiết bị đo mức nước quy định trong </w:t>
      </w:r>
      <w:r w:rsidR="00EA27E5" w:rsidRPr="00DD21B9">
        <w:rPr>
          <w:b w:val="0"/>
          <w:sz w:val="24"/>
          <w:szCs w:val="24"/>
        </w:rPr>
        <w:t>Quy</w:t>
      </w:r>
      <w:r w:rsidRPr="00DD21B9">
        <w:rPr>
          <w:b w:val="0"/>
          <w:sz w:val="24"/>
          <w:szCs w:val="24"/>
        </w:rPr>
        <w:t xml:space="preserve"> chuẩn này là thiết bị để đo trực tiếp mức nước trong bao hơi hay nồi hơi và là thiết bị hiển thị.</w:t>
      </w:r>
      <w:r w:rsidR="00EA27E5" w:rsidRPr="00DD21B9">
        <w:rPr>
          <w:b w:val="0"/>
          <w:sz w:val="24"/>
          <w:szCs w:val="24"/>
        </w:rPr>
        <w:t xml:space="preserve"> </w:t>
      </w:r>
      <w:r w:rsidRPr="00DD21B9">
        <w:rPr>
          <w:b w:val="0"/>
          <w:sz w:val="24"/>
          <w:szCs w:val="24"/>
        </w:rPr>
        <w:t>Các thiết bị đo mức nước có thể là:</w:t>
      </w:r>
      <w:bookmarkEnd w:id="211"/>
      <w:bookmarkEnd w:id="212"/>
    </w:p>
    <w:p w:rsidR="00B17328" w:rsidRPr="00DD21B9" w:rsidRDefault="00484D0C" w:rsidP="00300C00">
      <w:pPr>
        <w:numPr>
          <w:ilvl w:val="0"/>
          <w:numId w:val="29"/>
        </w:numPr>
        <w:spacing w:before="120" w:line="276" w:lineRule="auto"/>
        <w:ind w:left="0" w:firstLine="357"/>
        <w:jc w:val="both"/>
      </w:pPr>
      <w:r>
        <w:lastRenderedPageBreak/>
        <w:t>Kính</w:t>
      </w:r>
      <w:r w:rsidR="00B17328" w:rsidRPr="00DD21B9">
        <w:t xml:space="preserve"> thủy để đo trực tiếp mức nước theo nguyên lý </w:t>
      </w:r>
      <w:r w:rsidR="00A93682" w:rsidRPr="00DD21B9">
        <w:t>nồi hơi</w:t>
      </w:r>
      <w:r w:rsidR="00B17328" w:rsidRPr="00DD21B9">
        <w:t xml:space="preserve"> thông nhau có vật liệu bằng thủy tinh trong suốt hay vật liệu trong suốt khác chịu được nhiệt độ và áp suất của nồi hơi;</w:t>
      </w:r>
    </w:p>
    <w:p w:rsidR="00B17328" w:rsidRPr="00DD21B9" w:rsidRDefault="00B17328" w:rsidP="00300C00">
      <w:pPr>
        <w:numPr>
          <w:ilvl w:val="0"/>
          <w:numId w:val="29"/>
        </w:numPr>
        <w:spacing w:before="120" w:line="276" w:lineRule="auto"/>
        <w:ind w:left="0" w:firstLine="357"/>
        <w:jc w:val="both"/>
      </w:pPr>
      <w:r w:rsidRPr="00DD21B9">
        <w:t>Các đồng hồ đo mức nước là thiết bị đo mức nước gián tiếp nhờ sự biến đổi điện từ hay các dạng vật lý khác, lấy tín hiệu trực tiếp từ mức nước trong bao hơi hay nồi hơi.</w:t>
      </w:r>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13" w:name="_Toc514142197"/>
      <w:bookmarkStart w:id="214" w:name="_Toc527124310"/>
      <w:r w:rsidRPr="00DD21B9">
        <w:rPr>
          <w:b w:val="0"/>
          <w:sz w:val="24"/>
          <w:szCs w:val="24"/>
        </w:rPr>
        <w:t xml:space="preserve">Mỗi nồi hơi phải có ít nhất hai thiết bị chỉ mức nước độc lập, một trong số đó là </w:t>
      </w:r>
      <w:r w:rsidR="00484D0C">
        <w:rPr>
          <w:b w:val="0"/>
          <w:sz w:val="24"/>
          <w:szCs w:val="24"/>
        </w:rPr>
        <w:t>kính thủy</w:t>
      </w:r>
      <w:r w:rsidRPr="00DD21B9">
        <w:rPr>
          <w:b w:val="0"/>
          <w:sz w:val="24"/>
          <w:szCs w:val="24"/>
        </w:rPr>
        <w:t xml:space="preserve"> được nối trực tiếp vào thân bao hơi hay thân nồi hơi; cái thứ hai có thể là thiết bị đo mức nước gián tiếp.</w:t>
      </w:r>
      <w:bookmarkEnd w:id="213"/>
      <w:bookmarkEnd w:id="214"/>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15" w:name="_Toc514142198"/>
      <w:bookmarkStart w:id="216" w:name="_Toc527124311"/>
      <w:r w:rsidRPr="00DD21B9">
        <w:rPr>
          <w:b w:val="0"/>
          <w:sz w:val="24"/>
          <w:szCs w:val="24"/>
        </w:rPr>
        <w:t xml:space="preserve">Những nồi hơi có nhiều cấp bốc hơi và chia bao hơi thành các ngăn cho mỗi cấp bốc hơi thì tại mỗi ngăn phải đặt một </w:t>
      </w:r>
      <w:r w:rsidR="00484D0C">
        <w:rPr>
          <w:b w:val="0"/>
          <w:sz w:val="24"/>
          <w:szCs w:val="24"/>
        </w:rPr>
        <w:t>kính thủy</w:t>
      </w:r>
      <w:r w:rsidRPr="00DD21B9">
        <w:rPr>
          <w:b w:val="0"/>
          <w:sz w:val="24"/>
          <w:szCs w:val="24"/>
        </w:rPr>
        <w:t>.</w:t>
      </w:r>
      <w:bookmarkEnd w:id="215"/>
      <w:bookmarkEnd w:id="216"/>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17" w:name="_Toc514142199"/>
      <w:bookmarkStart w:id="218" w:name="_Toc527124312"/>
      <w:r w:rsidRPr="00DD21B9">
        <w:rPr>
          <w:b w:val="0"/>
          <w:sz w:val="24"/>
          <w:szCs w:val="24"/>
        </w:rPr>
        <w:t>Những nồi hơi có nhiều bao hơi đặt trên cao thì ở bao hơi cần theo dõi mức nước phải đặt ít nhất hai thiết bị đo mức nước, các bao hơi còn lại khác phải đặt ít nhất một thiết bị đo. Những bao hơi chỉ chứa hơi, không chứa nước thì không cần đặt thiết bị đo mức nước.</w:t>
      </w:r>
      <w:bookmarkEnd w:id="217"/>
      <w:bookmarkEnd w:id="218"/>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19" w:name="_Toc514142200"/>
      <w:bookmarkStart w:id="220" w:name="_Toc527124313"/>
      <w:r w:rsidRPr="00DD21B9">
        <w:rPr>
          <w:b w:val="0"/>
          <w:sz w:val="24"/>
          <w:szCs w:val="24"/>
        </w:rPr>
        <w:t xml:space="preserve">Những nồi hơi có nhiều bao hơi đặt trên cao có liên thông nhau cả đường hơi và đường nước thì cho phép đặt 1 </w:t>
      </w:r>
      <w:r w:rsidR="00484D0C">
        <w:rPr>
          <w:b w:val="0"/>
          <w:sz w:val="24"/>
          <w:szCs w:val="24"/>
        </w:rPr>
        <w:t>kính thủy</w:t>
      </w:r>
      <w:r w:rsidRPr="00DD21B9">
        <w:rPr>
          <w:b w:val="0"/>
          <w:sz w:val="24"/>
          <w:szCs w:val="24"/>
        </w:rPr>
        <w:t xml:space="preserve"> cho mỗi bao hơi.</w:t>
      </w:r>
      <w:bookmarkEnd w:id="219"/>
      <w:bookmarkEnd w:id="220"/>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21" w:name="_Toc514142201"/>
      <w:bookmarkStart w:id="222" w:name="_Toc527124314"/>
      <w:r w:rsidRPr="00DD21B9">
        <w:rPr>
          <w:b w:val="0"/>
          <w:sz w:val="24"/>
          <w:szCs w:val="24"/>
        </w:rPr>
        <w:t>Các nồi hơi có công suất trên 2 tấn/giờ phải có thiết bị tự động báo hiệu mức nước và bảo vệ cạn nước.</w:t>
      </w:r>
      <w:r w:rsidR="00401DBA" w:rsidRPr="00DD21B9">
        <w:rPr>
          <w:b w:val="0"/>
          <w:sz w:val="24"/>
          <w:szCs w:val="24"/>
        </w:rPr>
        <w:t xml:space="preserve"> </w:t>
      </w:r>
      <w:r w:rsidRPr="00DD21B9">
        <w:rPr>
          <w:b w:val="0"/>
          <w:sz w:val="24"/>
          <w:szCs w:val="24"/>
        </w:rPr>
        <w:t>Được thay thiết bị tự động báo hiệu mức nước và bảo vệ cạn nước bằng một đinh chì khi diện tích tiếp nhiệt của nồi hơi (phần sinh hơi) đến 17 m</w:t>
      </w:r>
      <w:r w:rsidRPr="00DD21B9">
        <w:rPr>
          <w:b w:val="0"/>
          <w:sz w:val="24"/>
          <w:szCs w:val="24"/>
          <w:vertAlign w:val="superscript"/>
        </w:rPr>
        <w:t>2</w:t>
      </w:r>
      <w:r w:rsidRPr="00DD21B9">
        <w:rPr>
          <w:b w:val="0"/>
          <w:sz w:val="24"/>
          <w:szCs w:val="24"/>
        </w:rPr>
        <w:t xml:space="preserve"> và hai đinh chì khi diện tích tiếp nhiệt trên 17 m</w:t>
      </w:r>
      <w:r w:rsidRPr="00DD21B9">
        <w:rPr>
          <w:b w:val="0"/>
          <w:sz w:val="24"/>
          <w:szCs w:val="24"/>
          <w:vertAlign w:val="superscript"/>
        </w:rPr>
        <w:t>2</w:t>
      </w:r>
      <w:r w:rsidRPr="00DD21B9">
        <w:rPr>
          <w:b w:val="0"/>
          <w:sz w:val="24"/>
          <w:szCs w:val="24"/>
        </w:rPr>
        <w:t>.</w:t>
      </w:r>
      <w:r w:rsidR="00401DBA" w:rsidRPr="00DD21B9">
        <w:rPr>
          <w:b w:val="0"/>
          <w:sz w:val="24"/>
          <w:szCs w:val="24"/>
        </w:rPr>
        <w:t xml:space="preserve"> </w:t>
      </w:r>
      <w:r w:rsidRPr="00DD21B9">
        <w:rPr>
          <w:b w:val="0"/>
          <w:sz w:val="24"/>
          <w:szCs w:val="24"/>
        </w:rPr>
        <w:t>Kích thước và chất lượng đinh chì phải đảm bảo chảy được khi nồi hơi cạn nước và lượng môi chất thoát ra đủ để dập lửa trong buồng đốt.</w:t>
      </w:r>
      <w:bookmarkEnd w:id="221"/>
      <w:bookmarkEnd w:id="222"/>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23" w:name="_Toc514142202"/>
      <w:bookmarkStart w:id="224" w:name="_Toc527124315"/>
      <w:r w:rsidRPr="00DD21B9">
        <w:rPr>
          <w:b w:val="0"/>
          <w:sz w:val="24"/>
          <w:szCs w:val="24"/>
        </w:rPr>
        <w:t xml:space="preserve">Khi vị trí đặt thiết bị chỉ mức nước so với mặt sàn phục vụ chính cao hơn 6m thì phải đặt thêm đồng hồ chỉ mực nước ở phía dưới, ở chỗ mà ở sàn phục vụ có thể trông thấy được. Khi đó thì trên bao hơi cho phép đặt một </w:t>
      </w:r>
      <w:r w:rsidR="00484D0C">
        <w:rPr>
          <w:b w:val="0"/>
          <w:sz w:val="24"/>
          <w:szCs w:val="24"/>
        </w:rPr>
        <w:t>kính thủy</w:t>
      </w:r>
      <w:r w:rsidRPr="00DD21B9">
        <w:rPr>
          <w:b w:val="0"/>
          <w:sz w:val="24"/>
          <w:szCs w:val="24"/>
        </w:rPr>
        <w:t>.</w:t>
      </w:r>
      <w:bookmarkEnd w:id="223"/>
      <w:bookmarkEnd w:id="224"/>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25" w:name="_Toc514142203"/>
      <w:bookmarkStart w:id="226" w:name="_Toc527124316"/>
      <w:r w:rsidRPr="00DD21B9">
        <w:rPr>
          <w:b w:val="0"/>
          <w:sz w:val="24"/>
          <w:szCs w:val="24"/>
        </w:rPr>
        <w:t xml:space="preserve">Các </w:t>
      </w:r>
      <w:r w:rsidR="00484D0C">
        <w:rPr>
          <w:b w:val="0"/>
          <w:sz w:val="24"/>
          <w:szCs w:val="24"/>
        </w:rPr>
        <w:t>kính thủy</w:t>
      </w:r>
      <w:r w:rsidRPr="00DD21B9">
        <w:rPr>
          <w:b w:val="0"/>
          <w:sz w:val="24"/>
          <w:szCs w:val="24"/>
        </w:rPr>
        <w:t xml:space="preserve"> phải có đủ van đóng mở và van xả, bảo đảm việc thông rửa và thay thế kính thủy tinh khi nồi hơi còn đang làm việc và </w:t>
      </w:r>
      <w:r w:rsidR="00750E99">
        <w:rPr>
          <w:b w:val="0"/>
          <w:sz w:val="24"/>
          <w:szCs w:val="24"/>
          <w:lang w:val="en-US"/>
        </w:rPr>
        <w:t>phải</w:t>
      </w:r>
      <w:r w:rsidRPr="00DD21B9">
        <w:rPr>
          <w:b w:val="0"/>
          <w:sz w:val="24"/>
          <w:szCs w:val="24"/>
        </w:rPr>
        <w:t xml:space="preserve"> có thiết bị cân bằng để tránh tạo mức nước giả trong </w:t>
      </w:r>
      <w:r w:rsidR="00484D0C">
        <w:rPr>
          <w:b w:val="0"/>
          <w:sz w:val="24"/>
          <w:szCs w:val="24"/>
        </w:rPr>
        <w:t>kính thủy</w:t>
      </w:r>
      <w:r w:rsidRPr="00DD21B9">
        <w:rPr>
          <w:b w:val="0"/>
          <w:sz w:val="24"/>
          <w:szCs w:val="24"/>
        </w:rPr>
        <w:t xml:space="preserve"> khi có hiện tượng sôi bồng trong bao hơi.</w:t>
      </w:r>
      <w:r w:rsidR="00D73798" w:rsidRPr="00DD21B9">
        <w:rPr>
          <w:b w:val="0"/>
          <w:sz w:val="24"/>
          <w:szCs w:val="24"/>
        </w:rPr>
        <w:t xml:space="preserve"> Vòi xả hoặc van mở xả có đường kính trong không nhỏ hơn 6 mm (1/4 inch) để thuận lợi khi làm sạch. Khi MAWP của nồi hơi vượt quá 100 psi (700 kPa), kính thủy đo mức phải được nối tới một van xả để xả thoát nước đến vị trí an toàn.</w:t>
      </w:r>
      <w:r w:rsidR="00757235" w:rsidRPr="00DD21B9">
        <w:rPr>
          <w:b w:val="0"/>
          <w:sz w:val="24"/>
          <w:szCs w:val="24"/>
        </w:rPr>
        <w:t xml:space="preserve"> </w:t>
      </w:r>
      <w:r w:rsidRPr="00DD21B9">
        <w:rPr>
          <w:b w:val="0"/>
          <w:sz w:val="24"/>
          <w:szCs w:val="24"/>
        </w:rPr>
        <w:t xml:space="preserve">Các </w:t>
      </w:r>
      <w:r w:rsidR="00484D0C">
        <w:rPr>
          <w:b w:val="0"/>
          <w:sz w:val="24"/>
          <w:szCs w:val="24"/>
        </w:rPr>
        <w:t>kính thủy</w:t>
      </w:r>
      <w:r w:rsidRPr="00DD21B9">
        <w:rPr>
          <w:b w:val="0"/>
          <w:sz w:val="24"/>
          <w:szCs w:val="24"/>
        </w:rPr>
        <w:t xml:space="preserve"> tinh tròn phải có bao che nhưng không được cản trở cho việc theo dõi mức nước.</w:t>
      </w:r>
      <w:bookmarkEnd w:id="225"/>
      <w:bookmarkEnd w:id="226"/>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27" w:name="_Toc514142204"/>
      <w:bookmarkStart w:id="228" w:name="_Toc527124317"/>
      <w:r w:rsidRPr="00DD21B9">
        <w:rPr>
          <w:b w:val="0"/>
          <w:sz w:val="24"/>
          <w:szCs w:val="24"/>
        </w:rPr>
        <w:t xml:space="preserve">Các ống và phụ tùng của ống nối </w:t>
      </w:r>
      <w:r w:rsidR="00484D0C">
        <w:rPr>
          <w:b w:val="0"/>
          <w:sz w:val="24"/>
          <w:szCs w:val="24"/>
        </w:rPr>
        <w:t>kính thủy</w:t>
      </w:r>
      <w:r w:rsidRPr="00DD21B9">
        <w:rPr>
          <w:b w:val="0"/>
          <w:sz w:val="24"/>
          <w:szCs w:val="24"/>
        </w:rPr>
        <w:t xml:space="preserve"> phải càng ngắn càng tốt và phải thiết kế sao cho không tạo thành túi đọng nước giữa nồi hơi và ống dẫn.</w:t>
      </w:r>
      <w:r w:rsidR="00401DBA" w:rsidRPr="00DD21B9">
        <w:rPr>
          <w:b w:val="0"/>
          <w:sz w:val="24"/>
          <w:szCs w:val="24"/>
        </w:rPr>
        <w:t xml:space="preserve"> </w:t>
      </w:r>
      <w:r w:rsidRPr="00DD21B9">
        <w:rPr>
          <w:b w:val="0"/>
          <w:sz w:val="24"/>
          <w:szCs w:val="24"/>
        </w:rPr>
        <w:t>Trong mọi trường hợp đường kính trong của các ống dẫn không được nhỏ hơn 25 mm. Khi các ống nối được dùng chung với thiết bị báo hiệu và an toàn tự động thì đường kính trong không được nhỏ hơn 40 mm; mặt trong ống dẫn phải trơn nhẵn để tránh làm tắc ống dẫn. Không cho phép đặt bích nối trung gian, van khóa hay trích hơi, nước cho mục đích khác trên ống dẫn này.</w:t>
      </w:r>
      <w:bookmarkEnd w:id="227"/>
      <w:bookmarkEnd w:id="228"/>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29" w:name="_Toc514142205"/>
      <w:bookmarkStart w:id="230" w:name="_Toc527124318"/>
      <w:r w:rsidRPr="00DD21B9">
        <w:rPr>
          <w:b w:val="0"/>
          <w:sz w:val="24"/>
          <w:szCs w:val="24"/>
        </w:rPr>
        <w:t xml:space="preserve">Trên mặt </w:t>
      </w:r>
      <w:r w:rsidR="00484D0C">
        <w:rPr>
          <w:b w:val="0"/>
          <w:sz w:val="24"/>
          <w:szCs w:val="24"/>
        </w:rPr>
        <w:t>kính thủy</w:t>
      </w:r>
      <w:r w:rsidRPr="00DD21B9">
        <w:rPr>
          <w:b w:val="0"/>
          <w:sz w:val="24"/>
          <w:szCs w:val="24"/>
        </w:rPr>
        <w:t xml:space="preserve"> phải đánh dấu bằng vạch đỏ hay gắn tín hiệu dễ thấy chỉ mức nước cao nhất, thấp nhất cho phép và mức nước trung </w:t>
      </w:r>
      <w:r w:rsidR="00A93682" w:rsidRPr="00DD21B9">
        <w:rPr>
          <w:b w:val="0"/>
          <w:sz w:val="24"/>
          <w:szCs w:val="24"/>
        </w:rPr>
        <w:t>nồi hơi</w:t>
      </w:r>
      <w:r w:rsidRPr="00DD21B9">
        <w:rPr>
          <w:b w:val="0"/>
          <w:sz w:val="24"/>
          <w:szCs w:val="24"/>
        </w:rPr>
        <w:t>.</w:t>
      </w:r>
      <w:bookmarkEnd w:id="229"/>
      <w:bookmarkEnd w:id="230"/>
    </w:p>
    <w:p w:rsidR="00401DBA" w:rsidRPr="00DD21B9" w:rsidRDefault="00FF07B1" w:rsidP="00300C00">
      <w:pPr>
        <w:pStyle w:val="Heading3"/>
        <w:numPr>
          <w:ilvl w:val="2"/>
          <w:numId w:val="82"/>
        </w:numPr>
        <w:tabs>
          <w:tab w:val="left" w:pos="993"/>
        </w:tabs>
        <w:spacing w:before="120" w:line="276" w:lineRule="auto"/>
        <w:ind w:left="0" w:firstLine="0"/>
        <w:rPr>
          <w:b w:val="0"/>
          <w:sz w:val="24"/>
          <w:szCs w:val="24"/>
        </w:rPr>
      </w:pPr>
      <w:bookmarkStart w:id="231" w:name="_Toc514142206"/>
      <w:bookmarkStart w:id="232" w:name="_Toc527124319"/>
      <w:r w:rsidRPr="00DD21B9">
        <w:rPr>
          <w:b w:val="0"/>
          <w:sz w:val="24"/>
          <w:szCs w:val="24"/>
        </w:rPr>
        <w:t>Tất cả các nồi hơi có mức nước cố định (</w:t>
      </w:r>
      <w:r w:rsidR="00484D0C">
        <w:rPr>
          <w:b w:val="0"/>
          <w:sz w:val="24"/>
          <w:szCs w:val="24"/>
          <w:lang w:val="en-US"/>
        </w:rPr>
        <w:t xml:space="preserve">mặt phân giới </w:t>
      </w:r>
      <w:r w:rsidRPr="00DD21B9">
        <w:rPr>
          <w:b w:val="0"/>
          <w:sz w:val="24"/>
          <w:szCs w:val="24"/>
        </w:rPr>
        <w:t xml:space="preserve">giữa hơi nước và nước) phải có ít nhất một kính thủy đo mức nước (một thiết bị trong suốt cho phép xác định mực nước bằng mắt). Không được phép sử dụng các thiết kế kính thủy đo mức sử dụng các </w:t>
      </w:r>
      <w:r w:rsidRPr="00DD21B9">
        <w:rPr>
          <w:b w:val="0"/>
          <w:sz w:val="24"/>
          <w:szCs w:val="24"/>
        </w:rPr>
        <w:lastRenderedPageBreak/>
        <w:t xml:space="preserve">phần tử kết cấu ngang (bản ngang) như là một cách để </w:t>
      </w:r>
      <w:r w:rsidR="009D6F50">
        <w:rPr>
          <w:b w:val="0"/>
          <w:sz w:val="24"/>
          <w:szCs w:val="24"/>
        </w:rPr>
        <w:t>gia cường</w:t>
      </w:r>
      <w:r w:rsidRPr="00DD21B9">
        <w:rPr>
          <w:b w:val="0"/>
          <w:sz w:val="24"/>
          <w:szCs w:val="24"/>
        </w:rPr>
        <w:t xml:space="preserve"> thân thanh đo, mà các phần tử đó không liên tục trên toàn bộ chiều dài thẳng đứng của thước mức thủy tinh. Mực nước thấp nhất nhìn thấy trong kính thủy đo mức ít nhất là 50 mm (2 inch) so với mực nước cho phép thấp nhất, được nhà sản xuất nồi hơi xác định.</w:t>
      </w:r>
      <w:bookmarkEnd w:id="231"/>
      <w:bookmarkEnd w:id="232"/>
    </w:p>
    <w:p w:rsidR="00FF07B1" w:rsidRPr="00DD21B9" w:rsidRDefault="00FF07B1" w:rsidP="00300C00">
      <w:pPr>
        <w:pStyle w:val="Heading3"/>
        <w:numPr>
          <w:ilvl w:val="2"/>
          <w:numId w:val="82"/>
        </w:numPr>
        <w:tabs>
          <w:tab w:val="left" w:pos="993"/>
        </w:tabs>
        <w:spacing w:before="120" w:line="276" w:lineRule="auto"/>
        <w:ind w:left="0" w:firstLine="0"/>
        <w:rPr>
          <w:b w:val="0"/>
          <w:sz w:val="24"/>
          <w:szCs w:val="24"/>
        </w:rPr>
      </w:pPr>
      <w:bookmarkStart w:id="233" w:name="_Toc514142207"/>
      <w:bookmarkStart w:id="234" w:name="_Toc527124320"/>
      <w:r w:rsidRPr="00DD21B9">
        <w:rPr>
          <w:b w:val="0"/>
          <w:sz w:val="24"/>
          <w:szCs w:val="24"/>
        </w:rPr>
        <w:t>Cụm kính thủy đo mức có nhiều phần, dạng hình ống hay kết cấu khác, phải được thiết kế sao cho chỗ nối đảm bảo chồng lấn lên nhau tối thiểu 25 mm trong vùng mực nước có thể nhìn thấy, trừ khi thiết bị đo hoặc thiết bị phản xạ sử dụng sự khúc xạ ánh sáng để hỗ trợ xác định mực nước, có thể bỏ qua yêu cầu về các phần chồng lấn.</w:t>
      </w:r>
      <w:bookmarkEnd w:id="233"/>
      <w:bookmarkEnd w:id="234"/>
    </w:p>
    <w:p w:rsidR="00FF07B1" w:rsidRPr="00DD21B9" w:rsidRDefault="00FF07B1" w:rsidP="00300C00">
      <w:pPr>
        <w:pStyle w:val="Heading3"/>
        <w:numPr>
          <w:ilvl w:val="2"/>
          <w:numId w:val="82"/>
        </w:numPr>
        <w:tabs>
          <w:tab w:val="left" w:pos="993"/>
        </w:tabs>
        <w:spacing w:before="120" w:line="276" w:lineRule="auto"/>
        <w:ind w:left="0" w:firstLine="0"/>
        <w:rPr>
          <w:b w:val="0"/>
          <w:sz w:val="24"/>
          <w:szCs w:val="24"/>
        </w:rPr>
      </w:pPr>
      <w:bookmarkStart w:id="235" w:name="_Toc514142208"/>
      <w:bookmarkStart w:id="236" w:name="_Toc527124321"/>
      <w:r w:rsidRPr="00DD21B9">
        <w:rPr>
          <w:b w:val="0"/>
          <w:sz w:val="24"/>
          <w:szCs w:val="24"/>
        </w:rPr>
        <w:t xml:space="preserve">Nồi hơi không có mực nước cố định, chẳng hạn như máy tạo áp suất hơi nước và nồi hơi nước nhiệt độ cao của kiểu tuần hoàn cưỡng bức, không bắt buộc phải có </w:t>
      </w:r>
      <w:r w:rsidR="00484D0C">
        <w:rPr>
          <w:b w:val="0"/>
          <w:sz w:val="24"/>
          <w:szCs w:val="24"/>
          <w:lang w:val="en-US"/>
        </w:rPr>
        <w:t>kính thủy</w:t>
      </w:r>
      <w:r w:rsidR="00D73798" w:rsidRPr="00DD21B9">
        <w:rPr>
          <w:b w:val="0"/>
          <w:sz w:val="24"/>
          <w:szCs w:val="24"/>
        </w:rPr>
        <w:t>.</w:t>
      </w:r>
      <w:bookmarkEnd w:id="235"/>
      <w:bookmarkEnd w:id="236"/>
    </w:p>
    <w:p w:rsidR="00D73798" w:rsidRPr="00DD21B9" w:rsidRDefault="00757235" w:rsidP="00300C00">
      <w:pPr>
        <w:pStyle w:val="Heading3"/>
        <w:numPr>
          <w:ilvl w:val="2"/>
          <w:numId w:val="82"/>
        </w:numPr>
        <w:tabs>
          <w:tab w:val="left" w:pos="993"/>
        </w:tabs>
        <w:spacing w:before="120" w:line="276" w:lineRule="auto"/>
        <w:ind w:left="0" w:firstLine="0"/>
        <w:rPr>
          <w:b w:val="0"/>
          <w:sz w:val="24"/>
          <w:szCs w:val="24"/>
        </w:rPr>
      </w:pPr>
      <w:bookmarkStart w:id="237" w:name="_Toc514142209"/>
      <w:bookmarkStart w:id="238" w:name="_Toc527124322"/>
      <w:r w:rsidRPr="00DD21B9">
        <w:rPr>
          <w:b w:val="0"/>
          <w:sz w:val="24"/>
          <w:szCs w:val="24"/>
        </w:rPr>
        <w:t>Mỗi kính thủy báo mức hoặc thiết bị cảm biến mức nước hoặc thiết bị kiểm soát mực nước lắp bên ngoài phải được trang bị van ngắt trên và dưới để ngăn lắng đọng cặn.</w:t>
      </w:r>
      <w:bookmarkEnd w:id="237"/>
      <w:bookmarkEnd w:id="238"/>
    </w:p>
    <w:p w:rsidR="00B17328" w:rsidRPr="00150BA7" w:rsidRDefault="00B17328" w:rsidP="00300C00">
      <w:pPr>
        <w:pStyle w:val="Heading3"/>
        <w:numPr>
          <w:ilvl w:val="1"/>
          <w:numId w:val="82"/>
        </w:numPr>
        <w:spacing w:before="120" w:line="276" w:lineRule="auto"/>
        <w:ind w:left="0" w:firstLine="0"/>
        <w:rPr>
          <w:b w:val="0"/>
          <w:sz w:val="24"/>
          <w:szCs w:val="24"/>
        </w:rPr>
      </w:pPr>
      <w:r w:rsidRPr="00DD21B9">
        <w:rPr>
          <w:b w:val="0"/>
          <w:sz w:val="24"/>
          <w:szCs w:val="24"/>
        </w:rPr>
        <w:t xml:space="preserve"> </w:t>
      </w:r>
      <w:bookmarkStart w:id="239" w:name="_Toc514142210"/>
      <w:bookmarkStart w:id="240" w:name="_Toc527124323"/>
      <w:r w:rsidRPr="00150BA7">
        <w:rPr>
          <w:b w:val="0"/>
          <w:sz w:val="24"/>
          <w:szCs w:val="24"/>
        </w:rPr>
        <w:t>Van an toàn</w:t>
      </w:r>
      <w:bookmarkEnd w:id="239"/>
      <w:bookmarkEnd w:id="240"/>
      <w:r w:rsidRPr="00150BA7">
        <w:rPr>
          <w:b w:val="0"/>
          <w:sz w:val="24"/>
          <w:szCs w:val="24"/>
        </w:rPr>
        <w:t xml:space="preserve"> </w:t>
      </w:r>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41" w:name="_Toc514142211"/>
      <w:bookmarkStart w:id="242" w:name="_Toc527124324"/>
      <w:r w:rsidRPr="00DD21B9">
        <w:rPr>
          <w:b w:val="0"/>
          <w:sz w:val="24"/>
          <w:szCs w:val="24"/>
        </w:rPr>
        <w:t>Mỗi nồi hơi phải có ít nhất hai van an toàn hoạt động độc lập, trừ các nồi hơi có tích số của áp suất tính bằng MPa với tổng thể tích của nồi tính bằng lít không vượt quá 1000</w:t>
      </w:r>
      <w:r w:rsidR="00B270C4" w:rsidRPr="00DD21B9">
        <w:rPr>
          <w:b w:val="0"/>
          <w:sz w:val="24"/>
          <w:szCs w:val="24"/>
        </w:rPr>
        <w:t xml:space="preserve"> hoặc có diện tích hấp nhiệt nhỏ hơn 10 m</w:t>
      </w:r>
      <w:r w:rsidR="00B270C4" w:rsidRPr="00DD21B9">
        <w:rPr>
          <w:b w:val="0"/>
          <w:sz w:val="24"/>
          <w:szCs w:val="24"/>
          <w:vertAlign w:val="superscript"/>
        </w:rPr>
        <w:t>2</w:t>
      </w:r>
      <w:r w:rsidRPr="00DD21B9">
        <w:rPr>
          <w:b w:val="0"/>
          <w:sz w:val="24"/>
          <w:szCs w:val="24"/>
        </w:rPr>
        <w:t xml:space="preserve"> thì được phép lắp một van an toàn.</w:t>
      </w:r>
      <w:bookmarkEnd w:id="241"/>
      <w:bookmarkEnd w:id="242"/>
    </w:p>
    <w:p w:rsidR="00B17328" w:rsidRDefault="00B17328" w:rsidP="00300C00">
      <w:pPr>
        <w:pStyle w:val="Heading3"/>
        <w:numPr>
          <w:ilvl w:val="2"/>
          <w:numId w:val="82"/>
        </w:numPr>
        <w:tabs>
          <w:tab w:val="left" w:pos="993"/>
        </w:tabs>
        <w:spacing w:before="120" w:line="276" w:lineRule="auto"/>
        <w:ind w:left="0" w:firstLine="0"/>
        <w:rPr>
          <w:b w:val="0"/>
          <w:sz w:val="24"/>
          <w:szCs w:val="24"/>
          <w:lang w:val="en-US"/>
        </w:rPr>
      </w:pPr>
      <w:bookmarkStart w:id="243" w:name="_Toc514142212"/>
      <w:bookmarkStart w:id="244" w:name="_Toc527124325"/>
      <w:r w:rsidRPr="00DD21B9">
        <w:rPr>
          <w:b w:val="0"/>
          <w:sz w:val="24"/>
          <w:szCs w:val="24"/>
        </w:rPr>
        <w:t>Mỗi bộ quá nhiệt phải có ít nhất một van an toàn đặt ở phía đầu ra của hơi quá nhiệt.</w:t>
      </w:r>
      <w:r w:rsidR="00A61DB9" w:rsidRPr="00DD21B9">
        <w:rPr>
          <w:b w:val="0"/>
          <w:sz w:val="24"/>
          <w:szCs w:val="24"/>
        </w:rPr>
        <w:t xml:space="preserve"> </w:t>
      </w:r>
      <w:r w:rsidRPr="00DD21B9">
        <w:rPr>
          <w:b w:val="0"/>
          <w:sz w:val="24"/>
          <w:szCs w:val="24"/>
        </w:rPr>
        <w:t>Khi một nồi hơi có một bộ quá nhiệt và nếu giữa nồi hơi và bộ quá nhiệt không có van khóa thì van an toàn đặt ở bộ quá nhiệt được coi là van an toàn thứ hai của nồi hơi.</w:t>
      </w:r>
      <w:bookmarkEnd w:id="243"/>
      <w:bookmarkEnd w:id="244"/>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45" w:name="_Toc514142214"/>
      <w:bookmarkStart w:id="246" w:name="_Toc527124326"/>
      <w:r w:rsidRPr="00DD21B9">
        <w:rPr>
          <w:b w:val="0"/>
          <w:sz w:val="24"/>
          <w:szCs w:val="24"/>
        </w:rPr>
        <w:t>Không được lắp các van khóa hoặc trổ lỗ trích hơi trên đường ống nối nồi hơi với van an toàn, cũng như trên ống thoát hơi của van an toàn.</w:t>
      </w:r>
      <w:bookmarkEnd w:id="245"/>
      <w:bookmarkEnd w:id="246"/>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47" w:name="_Toc514142215"/>
      <w:bookmarkStart w:id="248" w:name="_Toc527124327"/>
      <w:r w:rsidRPr="00DD21B9">
        <w:rPr>
          <w:b w:val="0"/>
          <w:sz w:val="24"/>
          <w:szCs w:val="24"/>
        </w:rPr>
        <w:t>Không được dùng van an toàn có đường kính trong của đế van nhỏ hơn 20 mm đặt trên các nồi hơi.</w:t>
      </w:r>
      <w:bookmarkEnd w:id="247"/>
      <w:bookmarkEnd w:id="248"/>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49" w:name="_Toc514142216"/>
      <w:bookmarkStart w:id="250" w:name="_Toc527124328"/>
      <w:r w:rsidRPr="00DD21B9">
        <w:rPr>
          <w:b w:val="0"/>
          <w:sz w:val="24"/>
          <w:szCs w:val="24"/>
        </w:rPr>
        <w:t>Các van an toàn đặt ở bất kỳ nồi hơi nào (kể cả van tại bộ quá nhiệt) phải có đủ khả năng thoát hơi nước được xả ra để không làm cho áp suất của nồi hơi tăng quá 10 % áp suất làm việc định mức của nồi hơi.</w:t>
      </w:r>
      <w:bookmarkEnd w:id="249"/>
      <w:bookmarkEnd w:id="250"/>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51" w:name="_Toc514142217"/>
      <w:bookmarkStart w:id="252" w:name="_Toc527124329"/>
      <w:r w:rsidRPr="00DD21B9">
        <w:rPr>
          <w:b w:val="0"/>
          <w:sz w:val="24"/>
          <w:szCs w:val="24"/>
        </w:rPr>
        <w:t>Đối với bộ hâm nước bằng gang và bộ hâm nước ngắt được phải đặt ít nhất một van an toàn tại ống góp ra của bộ hâm nước.</w:t>
      </w:r>
      <w:bookmarkEnd w:id="251"/>
      <w:bookmarkEnd w:id="252"/>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53" w:name="_Toc514142218"/>
      <w:bookmarkStart w:id="254" w:name="_Toc527124330"/>
      <w:r w:rsidRPr="00DD21B9">
        <w:rPr>
          <w:b w:val="0"/>
          <w:sz w:val="24"/>
          <w:szCs w:val="24"/>
        </w:rPr>
        <w:t>Cho phép đặt các loại van an toàn kiểu sau đây cho các nồi hơi tùy thuộc vào thông số của hơi:</w:t>
      </w:r>
      <w:bookmarkEnd w:id="253"/>
      <w:bookmarkEnd w:id="254"/>
    </w:p>
    <w:p w:rsidR="00B17328" w:rsidRPr="00DD21B9" w:rsidRDefault="00B17328" w:rsidP="00300C00">
      <w:pPr>
        <w:numPr>
          <w:ilvl w:val="0"/>
          <w:numId w:val="34"/>
        </w:numPr>
        <w:spacing w:before="120" w:line="276" w:lineRule="auto"/>
        <w:jc w:val="both"/>
      </w:pPr>
      <w:r w:rsidRPr="00DD21B9">
        <w:t>Kiểu đòn bẩy;</w:t>
      </w:r>
    </w:p>
    <w:p w:rsidR="00B17328" w:rsidRPr="00DD21B9" w:rsidRDefault="00B17328" w:rsidP="00300C00">
      <w:pPr>
        <w:numPr>
          <w:ilvl w:val="0"/>
          <w:numId w:val="34"/>
        </w:numPr>
        <w:spacing w:before="120" w:line="276" w:lineRule="auto"/>
        <w:jc w:val="both"/>
      </w:pPr>
      <w:r w:rsidRPr="00DD21B9">
        <w:t>Kiểu lò so;</w:t>
      </w:r>
    </w:p>
    <w:p w:rsidR="00B17328" w:rsidRPr="00DD21B9" w:rsidRDefault="00B17328" w:rsidP="00300C00">
      <w:pPr>
        <w:numPr>
          <w:ilvl w:val="0"/>
          <w:numId w:val="34"/>
        </w:numPr>
        <w:spacing w:before="120" w:line="276" w:lineRule="auto"/>
        <w:jc w:val="both"/>
      </w:pPr>
      <w:r w:rsidRPr="00DD21B9">
        <w:t>Kiểu xung lượng (là loại tác động gián tiếp)</w:t>
      </w:r>
      <w:r w:rsidR="00D87997">
        <w:t>.</w:t>
      </w:r>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55" w:name="_Toc514142219"/>
      <w:bookmarkStart w:id="256" w:name="_Toc527124331"/>
      <w:r w:rsidRPr="00DD21B9">
        <w:rPr>
          <w:b w:val="0"/>
          <w:sz w:val="24"/>
          <w:szCs w:val="24"/>
        </w:rPr>
        <w:t xml:space="preserve">Các nồi hơi áp suất thấp </w:t>
      </w:r>
      <w:r w:rsidR="00D87997">
        <w:rPr>
          <w:b w:val="0"/>
          <w:sz w:val="24"/>
          <w:szCs w:val="24"/>
          <w:lang w:val="en-US"/>
        </w:rPr>
        <w:t>có</w:t>
      </w:r>
      <w:r w:rsidRPr="00DD21B9">
        <w:rPr>
          <w:b w:val="0"/>
          <w:sz w:val="24"/>
          <w:szCs w:val="24"/>
        </w:rPr>
        <w:t xml:space="preserve"> hai loại van tác động trực tiếp: đòn bẩy hoặc lò xo.</w:t>
      </w:r>
      <w:r w:rsidR="005F567D" w:rsidRPr="00DD21B9">
        <w:rPr>
          <w:b w:val="0"/>
          <w:sz w:val="24"/>
          <w:szCs w:val="24"/>
        </w:rPr>
        <w:t xml:space="preserve"> </w:t>
      </w:r>
      <w:r w:rsidRPr="00DD21B9">
        <w:rPr>
          <w:b w:val="0"/>
          <w:sz w:val="24"/>
          <w:szCs w:val="24"/>
        </w:rPr>
        <w:t>Trong các nồi hơi cao áp cần đặt van an toàn xung lượng.</w:t>
      </w:r>
      <w:r w:rsidR="005F567D" w:rsidRPr="00DD21B9">
        <w:rPr>
          <w:b w:val="0"/>
          <w:sz w:val="24"/>
          <w:szCs w:val="24"/>
        </w:rPr>
        <w:t xml:space="preserve"> </w:t>
      </w:r>
      <w:r w:rsidRPr="00DD21B9">
        <w:rPr>
          <w:b w:val="0"/>
          <w:sz w:val="24"/>
          <w:szCs w:val="24"/>
        </w:rPr>
        <w:t>Cấm đặt van an toàn kiểu đ</w:t>
      </w:r>
      <w:r w:rsidR="005F567D" w:rsidRPr="00DD21B9">
        <w:rPr>
          <w:b w:val="0"/>
          <w:sz w:val="24"/>
          <w:szCs w:val="24"/>
        </w:rPr>
        <w:t>ò</w:t>
      </w:r>
      <w:r w:rsidRPr="00DD21B9">
        <w:rPr>
          <w:b w:val="0"/>
          <w:sz w:val="24"/>
          <w:szCs w:val="24"/>
        </w:rPr>
        <w:t>n bẩy trên các nồi hơi di động.</w:t>
      </w:r>
      <w:bookmarkEnd w:id="255"/>
      <w:bookmarkEnd w:id="256"/>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57" w:name="_Toc514142220"/>
      <w:bookmarkStart w:id="258" w:name="_Toc527124332"/>
      <w:r w:rsidRPr="00DD21B9">
        <w:rPr>
          <w:b w:val="0"/>
          <w:sz w:val="24"/>
          <w:szCs w:val="24"/>
        </w:rPr>
        <w:t>Các van an toàn phải được đặt trực tiếp với nồi hơi hay ống góp của bộ quá nhiệt hoặc dùng ống cụt với diện tích mặt cắt ngang của ống cụt ít nhất phải bằng tổng diện tích của các lỗ van lắp trên ống cụt.</w:t>
      </w:r>
      <w:bookmarkEnd w:id="257"/>
      <w:bookmarkEnd w:id="258"/>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59" w:name="_Toc514142221"/>
      <w:bookmarkStart w:id="260" w:name="_Toc527124333"/>
      <w:r w:rsidRPr="00DD21B9">
        <w:rPr>
          <w:b w:val="0"/>
          <w:sz w:val="24"/>
          <w:szCs w:val="24"/>
        </w:rPr>
        <w:lastRenderedPageBreak/>
        <w:t>Đường xả của van an toàn phải đủ lớn để tránh ảnh hưởng có hại của đối áp đến việc vận hành của van.</w:t>
      </w:r>
      <w:r w:rsidR="00BF22B9" w:rsidRPr="00DD21B9">
        <w:rPr>
          <w:b w:val="0"/>
          <w:sz w:val="24"/>
          <w:szCs w:val="24"/>
        </w:rPr>
        <w:t xml:space="preserve"> </w:t>
      </w:r>
      <w:r w:rsidRPr="00DD21B9">
        <w:rPr>
          <w:b w:val="0"/>
          <w:sz w:val="24"/>
          <w:szCs w:val="24"/>
        </w:rPr>
        <w:t>Các van an toàn phải xả vào trong không gian đảm bảo an toàn cho người qua lại. Ống xả phải đặt gần như theo chiều thẳng đứng và phải có kết cấu sao cho không tích tụ chất lắng đọng hoặc nước ngưng làm hạn chế dòng thoát của hơi nước.</w:t>
      </w:r>
      <w:bookmarkEnd w:id="259"/>
      <w:bookmarkEnd w:id="260"/>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61" w:name="_Toc514142222"/>
      <w:bookmarkStart w:id="262" w:name="_Toc527124334"/>
      <w:r w:rsidRPr="00DD21B9">
        <w:rPr>
          <w:b w:val="0"/>
          <w:sz w:val="24"/>
          <w:szCs w:val="24"/>
        </w:rPr>
        <w:t>Cấu tạo và lắp đặt van an toàn phải bảo đảm sao cho:</w:t>
      </w:r>
      <w:bookmarkEnd w:id="261"/>
      <w:bookmarkEnd w:id="262"/>
    </w:p>
    <w:p w:rsidR="00B17328" w:rsidRPr="00DD21B9" w:rsidRDefault="00B17328" w:rsidP="00300C00">
      <w:pPr>
        <w:numPr>
          <w:ilvl w:val="0"/>
          <w:numId w:val="35"/>
        </w:numPr>
        <w:spacing w:before="120" w:line="276" w:lineRule="auto"/>
        <w:jc w:val="both"/>
      </w:pPr>
      <w:r w:rsidRPr="00DD21B9">
        <w:t>Trong quá trình làm việc áp suất đã cân chỉnh không bị xê dịch;</w:t>
      </w:r>
    </w:p>
    <w:p w:rsidR="00B17328" w:rsidRPr="00DD21B9" w:rsidRDefault="00B17328" w:rsidP="00300C00">
      <w:pPr>
        <w:numPr>
          <w:ilvl w:val="0"/>
          <w:numId w:val="35"/>
        </w:numPr>
        <w:spacing w:before="120" w:line="276" w:lineRule="auto"/>
        <w:jc w:val="both"/>
      </w:pPr>
      <w:r w:rsidRPr="00DD21B9">
        <w:t>Bảo đảm an toàn cho người vận hành khi van tác động;</w:t>
      </w:r>
    </w:p>
    <w:p w:rsidR="00B17328" w:rsidRPr="00DD21B9" w:rsidRDefault="00B17328" w:rsidP="00300C00">
      <w:pPr>
        <w:numPr>
          <w:ilvl w:val="0"/>
          <w:numId w:val="35"/>
        </w:numPr>
        <w:spacing w:before="120" w:after="120" w:line="276" w:lineRule="auto"/>
        <w:ind w:left="714" w:hanging="357"/>
        <w:jc w:val="both"/>
      </w:pPr>
      <w:r w:rsidRPr="00DD21B9">
        <w:t>Dễ dàng kiểm tra sự hoạt động của van khi nồi hơi đang làm việc.</w:t>
      </w:r>
    </w:p>
    <w:p w:rsidR="00B270C4" w:rsidRPr="00DD21B9" w:rsidRDefault="00B270C4" w:rsidP="00300C00">
      <w:pPr>
        <w:pStyle w:val="Heading3"/>
        <w:numPr>
          <w:ilvl w:val="2"/>
          <w:numId w:val="82"/>
        </w:numPr>
        <w:tabs>
          <w:tab w:val="left" w:pos="993"/>
        </w:tabs>
        <w:spacing w:before="120" w:line="276" w:lineRule="auto"/>
        <w:ind w:left="0" w:firstLine="0"/>
        <w:rPr>
          <w:rFonts w:cs="Arial"/>
          <w:b w:val="0"/>
          <w:sz w:val="24"/>
          <w:szCs w:val="24"/>
        </w:rPr>
      </w:pPr>
      <w:bookmarkStart w:id="263" w:name="_Toc514142223"/>
      <w:bookmarkStart w:id="264" w:name="_Toc527124335"/>
      <w:r w:rsidRPr="00DD21B9">
        <w:rPr>
          <w:rFonts w:cs="Arial"/>
          <w:b w:val="0"/>
          <w:sz w:val="24"/>
          <w:szCs w:val="24"/>
        </w:rPr>
        <w:t xml:space="preserve">Kết cấu </w:t>
      </w:r>
      <w:r w:rsidRPr="00DD21B9">
        <w:rPr>
          <w:b w:val="0"/>
          <w:sz w:val="24"/>
          <w:szCs w:val="24"/>
        </w:rPr>
        <w:t>của</w:t>
      </w:r>
      <w:r w:rsidRPr="00DD21B9">
        <w:rPr>
          <w:rFonts w:cs="Arial"/>
          <w:b w:val="0"/>
          <w:sz w:val="24"/>
          <w:szCs w:val="24"/>
        </w:rPr>
        <w:t xml:space="preserve"> van an toàn và van xả áp phải tuân theo các yêu cầu sau:</w:t>
      </w:r>
      <w:bookmarkEnd w:id="263"/>
      <w:bookmarkEnd w:id="264"/>
    </w:p>
    <w:p w:rsidR="00B270C4" w:rsidRPr="00DD21B9" w:rsidRDefault="00B270C4" w:rsidP="00300C00">
      <w:pPr>
        <w:numPr>
          <w:ilvl w:val="0"/>
          <w:numId w:val="40"/>
        </w:numPr>
        <w:autoSpaceDE w:val="0"/>
        <w:autoSpaceDN w:val="0"/>
        <w:adjustRightInd w:val="0"/>
        <w:spacing w:before="60" w:line="276" w:lineRule="auto"/>
        <w:ind w:left="0" w:firstLine="0"/>
        <w:jc w:val="both"/>
        <w:rPr>
          <w:rFonts w:cs="Arial"/>
        </w:rPr>
      </w:pPr>
      <w:r w:rsidRPr="00DD21B9">
        <w:rPr>
          <w:rFonts w:cs="Arial"/>
        </w:rPr>
        <w:t>Van an toàn và van xả áp phải có kết cấu sao cho lò so và van phải được đặt trong hộp van và chúng không thể bị quá tải do tác động cố tình từ bên ngoài và trong trường hợp lò xo bị hỏng cũng không thể bị rơi ra khỏi hộp van;</w:t>
      </w:r>
    </w:p>
    <w:p w:rsidR="00B270C4" w:rsidRPr="00DD21B9" w:rsidRDefault="00B270C4" w:rsidP="00300C00">
      <w:pPr>
        <w:numPr>
          <w:ilvl w:val="0"/>
          <w:numId w:val="40"/>
        </w:numPr>
        <w:autoSpaceDE w:val="0"/>
        <w:autoSpaceDN w:val="0"/>
        <w:adjustRightInd w:val="0"/>
        <w:spacing w:before="60" w:line="276" w:lineRule="auto"/>
        <w:ind w:left="0" w:firstLine="0"/>
        <w:jc w:val="both"/>
        <w:rPr>
          <w:rFonts w:cs="Arial"/>
        </w:rPr>
      </w:pPr>
      <w:r w:rsidRPr="00DD21B9">
        <w:rPr>
          <w:rFonts w:cs="Arial"/>
        </w:rPr>
        <w:t xml:space="preserve">Van </w:t>
      </w:r>
      <w:proofErr w:type="gramStart"/>
      <w:r w:rsidRPr="00DD21B9">
        <w:rPr>
          <w:rFonts w:cs="Arial"/>
        </w:rPr>
        <w:t>an</w:t>
      </w:r>
      <w:proofErr w:type="gramEnd"/>
      <w:r w:rsidRPr="00DD21B9">
        <w:rPr>
          <w:rFonts w:cs="Arial"/>
        </w:rPr>
        <w:t xml:space="preserve"> toàn và van xả áp phải được lắp vào vỏ nồi hơi, bầu góp hoặc đầu ống ra của</w:t>
      </w:r>
      <w:r w:rsidR="0059726F" w:rsidRPr="00DD21B9">
        <w:rPr>
          <w:rFonts w:cs="Arial"/>
        </w:rPr>
        <w:t xml:space="preserve"> </w:t>
      </w:r>
      <w:r w:rsidRPr="00DD21B9">
        <w:rPr>
          <w:rFonts w:cs="Arial"/>
        </w:rPr>
        <w:t xml:space="preserve">bộ quá nhiệt bằng mối nối bích hoặc mối nối hàn. Hộp van </w:t>
      </w:r>
      <w:proofErr w:type="gramStart"/>
      <w:r w:rsidRPr="00DD21B9">
        <w:rPr>
          <w:rFonts w:cs="Arial"/>
        </w:rPr>
        <w:t>an</w:t>
      </w:r>
      <w:proofErr w:type="gramEnd"/>
      <w:r w:rsidRPr="00DD21B9">
        <w:rPr>
          <w:rFonts w:cs="Arial"/>
        </w:rPr>
        <w:t xml:space="preserve"> toàn và van xả áp</w:t>
      </w:r>
      <w:r w:rsidR="0059726F" w:rsidRPr="00DD21B9">
        <w:rPr>
          <w:rFonts w:cs="Arial"/>
        </w:rPr>
        <w:t xml:space="preserve"> </w:t>
      </w:r>
      <w:r w:rsidRPr="00DD21B9">
        <w:rPr>
          <w:rFonts w:cs="Arial"/>
        </w:rPr>
        <w:t>không được làm chung với các hộp van khác. Tuy nhiên van an toàn của bộ quá nhiệt</w:t>
      </w:r>
      <w:r w:rsidR="0059726F" w:rsidRPr="00DD21B9">
        <w:rPr>
          <w:rFonts w:cs="Arial"/>
        </w:rPr>
        <w:t xml:space="preserve"> </w:t>
      </w:r>
      <w:r w:rsidRPr="00DD21B9">
        <w:rPr>
          <w:rFonts w:cs="Arial"/>
        </w:rPr>
        <w:t>có thể được lắp bằng bích vào các ống lắp van được hàn vào đầu ống ra;</w:t>
      </w:r>
    </w:p>
    <w:p w:rsidR="00B270C4" w:rsidRPr="00DD21B9" w:rsidRDefault="00B270C4" w:rsidP="00300C00">
      <w:pPr>
        <w:numPr>
          <w:ilvl w:val="0"/>
          <w:numId w:val="40"/>
        </w:numPr>
        <w:autoSpaceDE w:val="0"/>
        <w:autoSpaceDN w:val="0"/>
        <w:adjustRightInd w:val="0"/>
        <w:spacing w:before="60" w:line="276" w:lineRule="auto"/>
        <w:ind w:left="0" w:firstLine="0"/>
        <w:jc w:val="both"/>
        <w:rPr>
          <w:rFonts w:cs="Arial"/>
        </w:rPr>
      </w:pPr>
      <w:r w:rsidRPr="00DD21B9">
        <w:rPr>
          <w:rFonts w:cs="Arial"/>
        </w:rPr>
        <w:t>Van an toàn và van xả áp phải có cơ cấu thuận tiện và tay van phải được bố trí sao</w:t>
      </w:r>
      <w:r w:rsidR="005F4A66" w:rsidRPr="00DD21B9">
        <w:rPr>
          <w:rFonts w:cs="Arial"/>
        </w:rPr>
        <w:t xml:space="preserve"> </w:t>
      </w:r>
      <w:r w:rsidRPr="00DD21B9">
        <w:rPr>
          <w:rFonts w:cs="Arial"/>
        </w:rPr>
        <w:t>cho có thể thao tác được từ chỗ dễ tiếp cận mà không bị nguy hiểm;</w:t>
      </w:r>
    </w:p>
    <w:p w:rsidR="00B270C4" w:rsidRPr="00DD21B9" w:rsidRDefault="00B270C4" w:rsidP="00300C00">
      <w:pPr>
        <w:numPr>
          <w:ilvl w:val="0"/>
          <w:numId w:val="40"/>
        </w:numPr>
        <w:autoSpaceDE w:val="0"/>
        <w:autoSpaceDN w:val="0"/>
        <w:adjustRightInd w:val="0"/>
        <w:spacing w:before="60" w:line="276" w:lineRule="auto"/>
        <w:ind w:left="0" w:firstLine="0"/>
        <w:jc w:val="both"/>
        <w:rPr>
          <w:rFonts w:cs="Arial"/>
        </w:rPr>
      </w:pPr>
      <w:r w:rsidRPr="00DD21B9">
        <w:rPr>
          <w:rFonts w:cs="Arial"/>
        </w:rPr>
        <w:t xml:space="preserve">Hộp chứa van </w:t>
      </w:r>
      <w:proofErr w:type="gramStart"/>
      <w:r w:rsidRPr="00DD21B9">
        <w:rPr>
          <w:rFonts w:cs="Arial"/>
        </w:rPr>
        <w:t>an</w:t>
      </w:r>
      <w:proofErr w:type="gramEnd"/>
      <w:r w:rsidRPr="00DD21B9">
        <w:rPr>
          <w:rFonts w:cs="Arial"/>
        </w:rPr>
        <w:t xml:space="preserve"> toàn, van xả áp hoặc ống hơi thải phải có hệ thống tiêu thoát nước</w:t>
      </w:r>
      <w:r w:rsidR="005F4A66" w:rsidRPr="00DD21B9">
        <w:rPr>
          <w:rFonts w:cs="Arial"/>
        </w:rPr>
        <w:t xml:space="preserve"> </w:t>
      </w:r>
      <w:r w:rsidRPr="00DD21B9">
        <w:rPr>
          <w:rFonts w:cs="Arial"/>
        </w:rPr>
        <w:t xml:space="preserve">được bố trí ở phần thấp nhất. </w:t>
      </w:r>
      <w:r w:rsidR="000E1716">
        <w:rPr>
          <w:rFonts w:cs="Arial"/>
        </w:rPr>
        <w:t>Ố</w:t>
      </w:r>
      <w:r w:rsidRPr="00DD21B9">
        <w:rPr>
          <w:rFonts w:cs="Arial"/>
        </w:rPr>
        <w:t xml:space="preserve">ng thoát nước phải được dẫn tới nơi </w:t>
      </w:r>
      <w:proofErr w:type="gramStart"/>
      <w:r w:rsidRPr="00DD21B9">
        <w:rPr>
          <w:rFonts w:cs="Arial"/>
        </w:rPr>
        <w:t>an</w:t>
      </w:r>
      <w:proofErr w:type="gramEnd"/>
      <w:r w:rsidRPr="00DD21B9">
        <w:rPr>
          <w:rFonts w:cs="Arial"/>
        </w:rPr>
        <w:t xml:space="preserve"> toàn ở xa nồi</w:t>
      </w:r>
      <w:r w:rsidR="005F4A66" w:rsidRPr="00DD21B9">
        <w:rPr>
          <w:rFonts w:cs="Arial"/>
        </w:rPr>
        <w:t xml:space="preserve"> </w:t>
      </w:r>
      <w:r w:rsidRPr="00DD21B9">
        <w:rPr>
          <w:rFonts w:cs="Arial"/>
        </w:rPr>
        <w:t xml:space="preserve">hơi hoặc bộ tiết kiệm </w:t>
      </w:r>
      <w:r w:rsidR="00E806BA">
        <w:rPr>
          <w:rFonts w:cs="Arial"/>
        </w:rPr>
        <w:t>khí xả</w:t>
      </w:r>
      <w:r w:rsidRPr="00DD21B9">
        <w:rPr>
          <w:rFonts w:cs="Arial"/>
        </w:rPr>
        <w:t xml:space="preserve"> và không được gây nguy hiểm cho người hoặc máy</w:t>
      </w:r>
      <w:r w:rsidR="005F4A66" w:rsidRPr="00DD21B9">
        <w:rPr>
          <w:rFonts w:cs="Arial"/>
        </w:rPr>
        <w:t xml:space="preserve"> </w:t>
      </w:r>
      <w:r w:rsidRPr="00DD21B9">
        <w:rPr>
          <w:rFonts w:cs="Arial"/>
        </w:rPr>
        <w:t>đồng thời phải đảm bảo nước có thể thoát liên tục. Không được lắp bất cứ van hoặc</w:t>
      </w:r>
      <w:r w:rsidR="005F4A66" w:rsidRPr="00DD21B9">
        <w:rPr>
          <w:rFonts w:cs="Arial"/>
        </w:rPr>
        <w:t xml:space="preserve"> </w:t>
      </w:r>
      <w:r w:rsidRPr="00DD21B9">
        <w:rPr>
          <w:rFonts w:cs="Arial"/>
        </w:rPr>
        <w:t>vòi nào trên ống thoát đó.</w:t>
      </w:r>
    </w:p>
    <w:p w:rsidR="00B270C4" w:rsidRPr="00DD21B9" w:rsidRDefault="00B270C4" w:rsidP="00300C00">
      <w:pPr>
        <w:pStyle w:val="Heading3"/>
        <w:numPr>
          <w:ilvl w:val="2"/>
          <w:numId w:val="82"/>
        </w:numPr>
        <w:tabs>
          <w:tab w:val="left" w:pos="993"/>
        </w:tabs>
        <w:spacing w:before="120" w:line="276" w:lineRule="auto"/>
        <w:ind w:left="0" w:firstLine="0"/>
        <w:rPr>
          <w:rFonts w:cs="Arial"/>
          <w:b w:val="0"/>
          <w:sz w:val="24"/>
          <w:szCs w:val="24"/>
        </w:rPr>
      </w:pPr>
      <w:bookmarkStart w:id="265" w:name="_Toc514142224"/>
      <w:bookmarkStart w:id="266" w:name="_Toc527124336"/>
      <w:r w:rsidRPr="00DD21B9">
        <w:rPr>
          <w:rFonts w:cs="Arial"/>
          <w:b w:val="0"/>
          <w:sz w:val="24"/>
          <w:szCs w:val="24"/>
        </w:rPr>
        <w:t xml:space="preserve">Ống hơi </w:t>
      </w:r>
      <w:r w:rsidRPr="00DD21B9">
        <w:rPr>
          <w:b w:val="0"/>
          <w:sz w:val="24"/>
          <w:szCs w:val="24"/>
        </w:rPr>
        <w:t>thải</w:t>
      </w:r>
      <w:r w:rsidRPr="00DD21B9">
        <w:rPr>
          <w:rFonts w:cs="Arial"/>
          <w:b w:val="0"/>
          <w:sz w:val="24"/>
          <w:szCs w:val="24"/>
        </w:rPr>
        <w:t xml:space="preserve"> của van an toàn và van xả áp phải tuân theo các yêu cầu sau:</w:t>
      </w:r>
      <w:bookmarkEnd w:id="265"/>
      <w:bookmarkEnd w:id="266"/>
    </w:p>
    <w:p w:rsidR="00B270C4" w:rsidRPr="00DD21B9" w:rsidRDefault="00B270C4" w:rsidP="00300C00">
      <w:pPr>
        <w:numPr>
          <w:ilvl w:val="0"/>
          <w:numId w:val="41"/>
        </w:numPr>
        <w:autoSpaceDE w:val="0"/>
        <w:autoSpaceDN w:val="0"/>
        <w:adjustRightInd w:val="0"/>
        <w:spacing w:before="120" w:line="276" w:lineRule="auto"/>
        <w:ind w:left="0" w:firstLine="0"/>
        <w:jc w:val="both"/>
        <w:rPr>
          <w:rFonts w:cs="Arial"/>
        </w:rPr>
      </w:pPr>
      <w:r w:rsidRPr="00DD21B9">
        <w:rPr>
          <w:rFonts w:cs="Arial"/>
        </w:rPr>
        <w:t xml:space="preserve">Đường ống hơi thải của van </w:t>
      </w:r>
      <w:proofErr w:type="gramStart"/>
      <w:r w:rsidRPr="00DD21B9">
        <w:rPr>
          <w:rFonts w:cs="Arial"/>
        </w:rPr>
        <w:t>an</w:t>
      </w:r>
      <w:proofErr w:type="gramEnd"/>
      <w:r w:rsidRPr="00DD21B9">
        <w:rPr>
          <w:rFonts w:cs="Arial"/>
        </w:rPr>
        <w:t xml:space="preserve"> toàn và van xả áp phải được kết cấu sao cho lực</w:t>
      </w:r>
      <w:r w:rsidR="005F4A66" w:rsidRPr="00DD21B9">
        <w:rPr>
          <w:rFonts w:cs="Arial"/>
        </w:rPr>
        <w:t xml:space="preserve"> </w:t>
      </w:r>
      <w:r w:rsidRPr="00DD21B9">
        <w:rPr>
          <w:rFonts w:cs="Arial"/>
        </w:rPr>
        <w:t>phản áp không gây trở ngại cho hoạt động của van. Đường kính trong của ống hơi</w:t>
      </w:r>
      <w:r w:rsidR="005F4A66" w:rsidRPr="00DD21B9">
        <w:rPr>
          <w:rFonts w:cs="Arial"/>
        </w:rPr>
        <w:t xml:space="preserve"> </w:t>
      </w:r>
      <w:r w:rsidRPr="00DD21B9">
        <w:rPr>
          <w:rFonts w:cs="Arial"/>
        </w:rPr>
        <w:t>thải không</w:t>
      </w:r>
      <w:r w:rsidR="005F4A66" w:rsidRPr="00DD21B9">
        <w:rPr>
          <w:rFonts w:cs="Arial"/>
        </w:rPr>
        <w:t xml:space="preserve"> </w:t>
      </w:r>
      <w:r w:rsidRPr="00DD21B9">
        <w:rPr>
          <w:rFonts w:cs="Arial"/>
        </w:rPr>
        <w:t>được nhỏ hơn đường kính cửa ra của van và phải được thiết kế ở áp suất</w:t>
      </w:r>
      <w:r w:rsidR="005F4A66" w:rsidRPr="00DD21B9">
        <w:rPr>
          <w:rFonts w:cs="Arial"/>
        </w:rPr>
        <w:t xml:space="preserve"> </w:t>
      </w:r>
      <w:r w:rsidRPr="00DD21B9">
        <w:rPr>
          <w:rFonts w:cs="Arial"/>
        </w:rPr>
        <w:t>bằng hoặc lớn hơn 1/4 áp suất đặt của van an toàn;</w:t>
      </w:r>
    </w:p>
    <w:p w:rsidR="00B270C4" w:rsidRPr="00DD21B9" w:rsidRDefault="00B270C4" w:rsidP="00300C00">
      <w:pPr>
        <w:numPr>
          <w:ilvl w:val="0"/>
          <w:numId w:val="41"/>
        </w:numPr>
        <w:autoSpaceDE w:val="0"/>
        <w:autoSpaceDN w:val="0"/>
        <w:adjustRightInd w:val="0"/>
        <w:spacing w:before="120" w:line="276" w:lineRule="auto"/>
        <w:ind w:left="0" w:firstLine="0"/>
        <w:jc w:val="both"/>
        <w:rPr>
          <w:rFonts w:cs="Arial"/>
        </w:rPr>
      </w:pPr>
      <w:r w:rsidRPr="00DD21B9">
        <w:rPr>
          <w:rFonts w:cs="Arial"/>
        </w:rPr>
        <w:t xml:space="preserve">Khi đường ống hơi </w:t>
      </w:r>
      <w:r w:rsidR="000E1716">
        <w:rPr>
          <w:rFonts w:cs="Arial"/>
        </w:rPr>
        <w:t>xả</w:t>
      </w:r>
      <w:r w:rsidRPr="00DD21B9">
        <w:rPr>
          <w:rFonts w:cs="Arial"/>
        </w:rPr>
        <w:t xml:space="preserve"> được thiết kế chung cho hai hay nhiều van an toàn hoặc van</w:t>
      </w:r>
      <w:r w:rsidR="005F4A66" w:rsidRPr="00DD21B9">
        <w:rPr>
          <w:rFonts w:cs="Arial"/>
        </w:rPr>
        <w:t xml:space="preserve"> </w:t>
      </w:r>
      <w:r w:rsidRPr="00DD21B9">
        <w:rPr>
          <w:rFonts w:cs="Arial"/>
        </w:rPr>
        <w:t>xả áp thì diện tích tiết diện của ống không được nhỏ hơn tổng diện tích lỗ thoát hơi</w:t>
      </w:r>
      <w:r w:rsidR="005F4A66" w:rsidRPr="00DD21B9">
        <w:rPr>
          <w:rFonts w:cs="Arial"/>
        </w:rPr>
        <w:t xml:space="preserve"> </w:t>
      </w:r>
      <w:r w:rsidRPr="00DD21B9">
        <w:rPr>
          <w:rFonts w:cs="Arial"/>
        </w:rPr>
        <w:t xml:space="preserve">của từng van an toàn hoặc van xả ápđó. Các ống hơi </w:t>
      </w:r>
      <w:r w:rsidR="000E1716">
        <w:rPr>
          <w:rFonts w:cs="Arial"/>
        </w:rPr>
        <w:t>xả</w:t>
      </w:r>
      <w:r w:rsidRPr="00DD21B9">
        <w:rPr>
          <w:rFonts w:cs="Arial"/>
        </w:rPr>
        <w:t xml:space="preserve"> của van an toàn cho nồi hơi</w:t>
      </w:r>
      <w:r w:rsidR="005F4A66" w:rsidRPr="00DD21B9">
        <w:rPr>
          <w:rFonts w:cs="Arial"/>
        </w:rPr>
        <w:t xml:space="preserve"> </w:t>
      </w:r>
      <w:r w:rsidRPr="00DD21B9">
        <w:rPr>
          <w:rFonts w:cs="Arial"/>
        </w:rPr>
        <w:t>phải được tách biệt với các đường ống mà có thể chứa lượng lớn hơi thải như các</w:t>
      </w:r>
      <w:r w:rsidR="005F4A66" w:rsidRPr="00DD21B9">
        <w:rPr>
          <w:rFonts w:cs="Arial"/>
        </w:rPr>
        <w:t xml:space="preserve"> </w:t>
      </w:r>
      <w:r w:rsidRPr="00DD21B9">
        <w:rPr>
          <w:rFonts w:cs="Arial"/>
        </w:rPr>
        <w:t>ống xả hơi nước ra khí quyển hay ống hơi nước thải của van an toàn của bộ tiết kiệm</w:t>
      </w:r>
      <w:r w:rsidR="005F4A66" w:rsidRPr="00DD21B9">
        <w:rPr>
          <w:rFonts w:cs="Arial"/>
        </w:rPr>
        <w:t xml:space="preserve"> </w:t>
      </w:r>
      <w:r w:rsidR="00E806BA">
        <w:rPr>
          <w:rFonts w:cs="Arial"/>
        </w:rPr>
        <w:t>khí xả</w:t>
      </w:r>
      <w:r w:rsidRPr="00DD21B9">
        <w:rPr>
          <w:rFonts w:cs="Arial"/>
        </w:rPr>
        <w:t>.</w:t>
      </w:r>
    </w:p>
    <w:p w:rsidR="00B17328" w:rsidRPr="00DD21B9" w:rsidRDefault="00B17328" w:rsidP="00300C00">
      <w:pPr>
        <w:pStyle w:val="Heading3"/>
        <w:numPr>
          <w:ilvl w:val="1"/>
          <w:numId w:val="82"/>
        </w:numPr>
        <w:spacing w:before="120" w:line="276" w:lineRule="auto"/>
        <w:ind w:left="0" w:firstLine="0"/>
        <w:rPr>
          <w:b w:val="0"/>
          <w:sz w:val="24"/>
          <w:szCs w:val="24"/>
        </w:rPr>
      </w:pPr>
      <w:bookmarkStart w:id="267" w:name="_Toc514142225"/>
      <w:bookmarkStart w:id="268" w:name="_Toc527124337"/>
      <w:r w:rsidRPr="00DD21B9">
        <w:rPr>
          <w:b w:val="0"/>
          <w:sz w:val="24"/>
          <w:szCs w:val="24"/>
        </w:rPr>
        <w:t>Nhiệt kế</w:t>
      </w:r>
      <w:bookmarkEnd w:id="267"/>
      <w:bookmarkEnd w:id="268"/>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69" w:name="_Toc514142226"/>
      <w:bookmarkStart w:id="270" w:name="_Toc527124338"/>
      <w:r w:rsidRPr="00DD21B9">
        <w:rPr>
          <w:b w:val="0"/>
          <w:sz w:val="24"/>
          <w:szCs w:val="24"/>
        </w:rPr>
        <w:t>Nhiệt kế phải được đặt bắt buộc ở đầu vào và ra của bộ hâm nước bằng gang, ở ống góp vào và ra mỗi cấp của bộ quá nhiệt và bộ tái quá nhiệt.</w:t>
      </w:r>
      <w:bookmarkEnd w:id="269"/>
      <w:bookmarkEnd w:id="270"/>
    </w:p>
    <w:p w:rsidR="00B17328" w:rsidRPr="00DD21B9" w:rsidRDefault="00B17328" w:rsidP="00300C00">
      <w:pPr>
        <w:pStyle w:val="Heading3"/>
        <w:numPr>
          <w:ilvl w:val="2"/>
          <w:numId w:val="82"/>
        </w:numPr>
        <w:tabs>
          <w:tab w:val="left" w:pos="993"/>
        </w:tabs>
        <w:spacing w:before="120" w:line="276" w:lineRule="auto"/>
        <w:ind w:left="0" w:firstLine="0"/>
        <w:rPr>
          <w:b w:val="0"/>
          <w:sz w:val="24"/>
          <w:szCs w:val="24"/>
        </w:rPr>
      </w:pPr>
      <w:bookmarkStart w:id="271" w:name="_Toc514142227"/>
      <w:bookmarkStart w:id="272" w:name="_Toc527124339"/>
      <w:r w:rsidRPr="00DD21B9">
        <w:rPr>
          <w:b w:val="0"/>
          <w:sz w:val="24"/>
          <w:szCs w:val="24"/>
        </w:rPr>
        <w:t xml:space="preserve">Tại những vị trí không thể đọc trực tiếp nhiệt độ tại chỗ </w:t>
      </w:r>
      <w:r w:rsidR="00750E99">
        <w:rPr>
          <w:b w:val="0"/>
          <w:sz w:val="24"/>
          <w:szCs w:val="24"/>
          <w:lang w:val="en-US"/>
        </w:rPr>
        <w:t>phải</w:t>
      </w:r>
      <w:r w:rsidRPr="00DD21B9">
        <w:rPr>
          <w:b w:val="0"/>
          <w:sz w:val="24"/>
          <w:szCs w:val="24"/>
        </w:rPr>
        <w:t xml:space="preserve"> dùng các nhiệt kế có dẫn truyền trị số đo đi xa.</w:t>
      </w:r>
      <w:bookmarkEnd w:id="271"/>
      <w:bookmarkEnd w:id="272"/>
    </w:p>
    <w:p w:rsidR="00B17328" w:rsidRPr="009368FE" w:rsidRDefault="00B17328" w:rsidP="00300C00">
      <w:pPr>
        <w:pStyle w:val="Heading3"/>
        <w:numPr>
          <w:ilvl w:val="0"/>
          <w:numId w:val="82"/>
        </w:numPr>
        <w:spacing w:before="120" w:line="276" w:lineRule="auto"/>
        <w:ind w:left="0" w:firstLine="0"/>
        <w:rPr>
          <w:sz w:val="24"/>
          <w:szCs w:val="24"/>
        </w:rPr>
      </w:pPr>
      <w:bookmarkStart w:id="273" w:name="_Toc527124340"/>
      <w:r w:rsidRPr="009368FE">
        <w:rPr>
          <w:sz w:val="24"/>
          <w:szCs w:val="24"/>
        </w:rPr>
        <w:t>Thiết bị cấp nước cho nồi hơi</w:t>
      </w:r>
      <w:bookmarkEnd w:id="273"/>
    </w:p>
    <w:p w:rsidR="00B17328" w:rsidRPr="00DD21B9" w:rsidRDefault="00B17328" w:rsidP="00300C00">
      <w:pPr>
        <w:pStyle w:val="Heading3"/>
        <w:numPr>
          <w:ilvl w:val="1"/>
          <w:numId w:val="82"/>
        </w:numPr>
        <w:spacing w:before="120" w:line="276" w:lineRule="auto"/>
        <w:ind w:left="0" w:firstLine="0"/>
        <w:rPr>
          <w:b w:val="0"/>
          <w:sz w:val="24"/>
          <w:szCs w:val="24"/>
        </w:rPr>
      </w:pPr>
      <w:bookmarkStart w:id="274" w:name="_Toc514142229"/>
      <w:bookmarkStart w:id="275" w:name="_Toc527124341"/>
      <w:r w:rsidRPr="00DD21B9">
        <w:rPr>
          <w:b w:val="0"/>
          <w:sz w:val="24"/>
          <w:szCs w:val="24"/>
        </w:rPr>
        <w:t>Thiết bị cấp nước cho nồi hơi có thể là:</w:t>
      </w:r>
      <w:bookmarkEnd w:id="274"/>
      <w:bookmarkEnd w:id="275"/>
    </w:p>
    <w:p w:rsidR="00B17328" w:rsidRPr="00DD21B9" w:rsidRDefault="00B17328" w:rsidP="00300C00">
      <w:pPr>
        <w:numPr>
          <w:ilvl w:val="0"/>
          <w:numId w:val="37"/>
        </w:numPr>
        <w:spacing w:before="60" w:line="276" w:lineRule="auto"/>
        <w:ind w:left="714" w:hanging="357"/>
        <w:jc w:val="both"/>
      </w:pPr>
      <w:r w:rsidRPr="00DD21B9">
        <w:lastRenderedPageBreak/>
        <w:t>Bơm ly tâm hay bơm pitton truyền động bằng điện, bằng hơi nước hay cơ khí;</w:t>
      </w:r>
    </w:p>
    <w:p w:rsidR="00B17328" w:rsidRPr="00DD21B9" w:rsidRDefault="00B17328" w:rsidP="00300C00">
      <w:pPr>
        <w:numPr>
          <w:ilvl w:val="0"/>
          <w:numId w:val="37"/>
        </w:numPr>
        <w:spacing w:before="60" w:line="276" w:lineRule="auto"/>
        <w:ind w:left="714" w:hanging="357"/>
        <w:jc w:val="both"/>
      </w:pPr>
      <w:r w:rsidRPr="00DD21B9">
        <w:t>Bơm injectơ;</w:t>
      </w:r>
    </w:p>
    <w:p w:rsidR="00B17328" w:rsidRPr="00DD21B9" w:rsidRDefault="00B17328" w:rsidP="00300C00">
      <w:pPr>
        <w:numPr>
          <w:ilvl w:val="0"/>
          <w:numId w:val="37"/>
        </w:numPr>
        <w:spacing w:before="60" w:line="276" w:lineRule="auto"/>
        <w:ind w:left="714" w:hanging="357"/>
        <w:jc w:val="both"/>
      </w:pPr>
      <w:r w:rsidRPr="00DD21B9">
        <w:t>Các phương tiện có áp suất cao hơn áp suất nồi hơi có đủ khả năng đẩy nước vào nồi hơi khi nồi hơi làm việc ở áp suất lớn nhất cho phép.</w:t>
      </w:r>
    </w:p>
    <w:p w:rsidR="00B17328" w:rsidRPr="00DD21B9" w:rsidRDefault="00B17328" w:rsidP="00300C00">
      <w:pPr>
        <w:pStyle w:val="Heading3"/>
        <w:numPr>
          <w:ilvl w:val="1"/>
          <w:numId w:val="82"/>
        </w:numPr>
        <w:spacing w:before="120" w:line="276" w:lineRule="auto"/>
        <w:ind w:left="0" w:firstLine="0"/>
        <w:rPr>
          <w:b w:val="0"/>
          <w:sz w:val="24"/>
          <w:szCs w:val="24"/>
        </w:rPr>
      </w:pPr>
      <w:bookmarkStart w:id="276" w:name="_Toc514142230"/>
      <w:bookmarkStart w:id="277" w:name="_Toc527124342"/>
      <w:r w:rsidRPr="00DD21B9">
        <w:rPr>
          <w:b w:val="0"/>
          <w:sz w:val="24"/>
          <w:szCs w:val="24"/>
        </w:rPr>
        <w:t>Mỗi nồi hơi phải được trang bị ít nhất hai thiết bị cấp nước: một làm việc và một dự phòng, trừ các nồi hơi sau:</w:t>
      </w:r>
      <w:bookmarkEnd w:id="276"/>
      <w:bookmarkEnd w:id="277"/>
    </w:p>
    <w:p w:rsidR="00B17328" w:rsidRPr="00DD21B9" w:rsidRDefault="00B17328" w:rsidP="00300C00">
      <w:pPr>
        <w:numPr>
          <w:ilvl w:val="0"/>
          <w:numId w:val="38"/>
        </w:numPr>
        <w:spacing w:before="60" w:line="276" w:lineRule="auto"/>
        <w:ind w:left="714" w:hanging="357"/>
        <w:jc w:val="both"/>
      </w:pPr>
      <w:r w:rsidRPr="00DD21B9">
        <w:t>Đốt bằng nhiên liệu lỏng và khí làm việc không liên tục;</w:t>
      </w:r>
    </w:p>
    <w:p w:rsidR="00B17328" w:rsidRPr="00DD21B9" w:rsidRDefault="00B17328" w:rsidP="00300C00">
      <w:pPr>
        <w:numPr>
          <w:ilvl w:val="0"/>
          <w:numId w:val="38"/>
        </w:numPr>
        <w:spacing w:before="60" w:line="276" w:lineRule="auto"/>
        <w:ind w:left="714" w:hanging="357"/>
        <w:jc w:val="both"/>
      </w:pPr>
      <w:r w:rsidRPr="00DD21B9">
        <w:t>Có sản lượng nhỏ hơn 150 kg/h, áp suất nhỏ hơn 0,4 MPa. Công suất của một thiết bị cấp nước phải bằng 110% công suất định mức của nồi hơi.</w:t>
      </w:r>
    </w:p>
    <w:p w:rsidR="00AF500A" w:rsidRPr="00DD21B9" w:rsidRDefault="00AF500A" w:rsidP="00300C00">
      <w:pPr>
        <w:pStyle w:val="Heading3"/>
        <w:numPr>
          <w:ilvl w:val="1"/>
          <w:numId w:val="82"/>
        </w:numPr>
        <w:spacing w:before="60" w:line="276" w:lineRule="auto"/>
        <w:ind w:left="0" w:firstLine="0"/>
        <w:rPr>
          <w:b w:val="0"/>
          <w:sz w:val="24"/>
          <w:szCs w:val="24"/>
        </w:rPr>
      </w:pPr>
      <w:bookmarkStart w:id="278" w:name="_Toc514142231"/>
      <w:bookmarkStart w:id="279" w:name="_Toc527124343"/>
      <w:r w:rsidRPr="00DD21B9">
        <w:rPr>
          <w:b w:val="0"/>
          <w:sz w:val="24"/>
          <w:szCs w:val="24"/>
        </w:rPr>
        <w:t xml:space="preserve">Nồi hơi dùng hơi sinh lực không có hơi nước </w:t>
      </w:r>
      <w:r w:rsidR="009F22E7">
        <w:rPr>
          <w:b w:val="0"/>
          <w:sz w:val="24"/>
          <w:szCs w:val="24"/>
        </w:rPr>
        <w:t>và đường nước</w:t>
      </w:r>
      <w:r w:rsidR="009F22E7">
        <w:rPr>
          <w:b w:val="0"/>
          <w:sz w:val="24"/>
          <w:szCs w:val="24"/>
          <w:lang w:val="en-US"/>
        </w:rPr>
        <w:t xml:space="preserve"> </w:t>
      </w:r>
      <w:r w:rsidRPr="00DD21B9">
        <w:rPr>
          <w:b w:val="0"/>
          <w:sz w:val="24"/>
          <w:szCs w:val="24"/>
        </w:rPr>
        <w:t>cố định phải được trang bị nguồn cung cấp nước có khả năng cấp nước cho nồi hơi với áp suất không thấp hơn áp suất tối đa ở đầu vào của nồi hơi theo xác định của nhà sản xuất, tương ứng với hoạt động ở công suất sinh hơi tối đa được thiết kế tại áp suất làm việc tối đa cho phép tại cửa ra của bộ quá nhiệt.</w:t>
      </w:r>
      <w:bookmarkEnd w:id="278"/>
      <w:bookmarkEnd w:id="279"/>
    </w:p>
    <w:p w:rsidR="00B17328" w:rsidRPr="00DD21B9" w:rsidRDefault="00B17328" w:rsidP="00300C00">
      <w:pPr>
        <w:pStyle w:val="Heading3"/>
        <w:numPr>
          <w:ilvl w:val="1"/>
          <w:numId w:val="82"/>
        </w:numPr>
        <w:spacing w:before="60" w:line="276" w:lineRule="auto"/>
        <w:ind w:left="0" w:firstLine="0"/>
        <w:rPr>
          <w:b w:val="0"/>
          <w:sz w:val="24"/>
          <w:szCs w:val="24"/>
        </w:rPr>
      </w:pPr>
      <w:bookmarkStart w:id="280" w:name="_Toc514142232"/>
      <w:bookmarkStart w:id="281" w:name="_Toc527124344"/>
      <w:r w:rsidRPr="00DD21B9">
        <w:rPr>
          <w:b w:val="0"/>
          <w:sz w:val="24"/>
          <w:szCs w:val="24"/>
        </w:rPr>
        <w:t xml:space="preserve">Khi </w:t>
      </w:r>
      <w:r w:rsidR="00AF500A" w:rsidRPr="00DD21B9">
        <w:rPr>
          <w:b w:val="0"/>
          <w:sz w:val="24"/>
          <w:szCs w:val="24"/>
        </w:rPr>
        <w:t>buồng</w:t>
      </w:r>
      <w:r w:rsidRPr="00DD21B9">
        <w:rPr>
          <w:b w:val="0"/>
          <w:sz w:val="24"/>
          <w:szCs w:val="24"/>
        </w:rPr>
        <w:t xml:space="preserve"> đặt bơm nằm cách xa bảng điều khiển mà nồi hơi phải hoạt động liên tục thì giữa bơm làm việc với bơm dự phòng phải trang bị hệ thống liên động để khởi động bơm nước cấp dự phòng khi bơm làm việc bị ngừng </w:t>
      </w:r>
      <w:r w:rsidR="00936EF3">
        <w:rPr>
          <w:b w:val="0"/>
          <w:sz w:val="24"/>
          <w:szCs w:val="24"/>
          <w:lang w:val="en-US"/>
        </w:rPr>
        <w:t>đột ngột</w:t>
      </w:r>
      <w:r w:rsidRPr="00DD21B9">
        <w:rPr>
          <w:b w:val="0"/>
          <w:sz w:val="24"/>
          <w:szCs w:val="24"/>
        </w:rPr>
        <w:t>.</w:t>
      </w:r>
      <w:bookmarkEnd w:id="280"/>
      <w:bookmarkEnd w:id="281"/>
    </w:p>
    <w:p w:rsidR="00B17328" w:rsidRPr="00DD21B9" w:rsidRDefault="0034529C" w:rsidP="00300C00">
      <w:pPr>
        <w:pStyle w:val="Heading3"/>
        <w:numPr>
          <w:ilvl w:val="0"/>
          <w:numId w:val="82"/>
        </w:numPr>
        <w:spacing w:before="120" w:line="276" w:lineRule="auto"/>
        <w:ind w:left="0" w:firstLine="0"/>
        <w:rPr>
          <w:sz w:val="24"/>
          <w:szCs w:val="24"/>
          <w:lang w:val="en-US"/>
        </w:rPr>
      </w:pPr>
      <w:bookmarkStart w:id="282" w:name="_Toc527124345"/>
      <w:r w:rsidRPr="00DD21B9">
        <w:rPr>
          <w:sz w:val="24"/>
          <w:szCs w:val="24"/>
          <w:lang w:val="en-US"/>
        </w:rPr>
        <w:t>Yêu cầu về ch</w:t>
      </w:r>
      <w:r w:rsidR="009F22E7">
        <w:rPr>
          <w:sz w:val="24"/>
          <w:szCs w:val="24"/>
          <w:lang w:val="en-US"/>
        </w:rPr>
        <w:t xml:space="preserve">ất lượng nước </w:t>
      </w:r>
      <w:r w:rsidRPr="00DD21B9">
        <w:rPr>
          <w:sz w:val="24"/>
          <w:szCs w:val="24"/>
          <w:lang w:val="en-US"/>
        </w:rPr>
        <w:t xml:space="preserve">cấp – </w:t>
      </w:r>
      <w:r w:rsidRPr="00DD21B9">
        <w:rPr>
          <w:sz w:val="24"/>
          <w:szCs w:val="24"/>
        </w:rPr>
        <w:t>nước</w:t>
      </w:r>
      <w:r w:rsidRPr="00DD21B9">
        <w:rPr>
          <w:sz w:val="24"/>
          <w:szCs w:val="24"/>
          <w:lang w:val="en-US"/>
        </w:rPr>
        <w:t xml:space="preserve"> ở bên trong nồi hơi</w:t>
      </w:r>
      <w:bookmarkEnd w:id="282"/>
    </w:p>
    <w:p w:rsidR="00F5206C" w:rsidRPr="00750E99" w:rsidRDefault="009F22E7" w:rsidP="00300C00">
      <w:pPr>
        <w:pStyle w:val="Heading3"/>
        <w:numPr>
          <w:ilvl w:val="1"/>
          <w:numId w:val="82"/>
        </w:numPr>
        <w:spacing w:before="0" w:line="276" w:lineRule="auto"/>
        <w:ind w:left="0" w:firstLine="0"/>
        <w:rPr>
          <w:b w:val="0"/>
          <w:sz w:val="24"/>
          <w:szCs w:val="24"/>
        </w:rPr>
      </w:pPr>
      <w:bookmarkStart w:id="283" w:name="_Toc514142234"/>
      <w:bookmarkStart w:id="284" w:name="_Toc527124346"/>
      <w:r>
        <w:rPr>
          <w:b w:val="0"/>
          <w:sz w:val="24"/>
          <w:szCs w:val="24"/>
          <w:lang w:val="en-US"/>
        </w:rPr>
        <w:t>Chất lượng</w:t>
      </w:r>
      <w:r w:rsidR="00F5206C" w:rsidRPr="00750E99">
        <w:rPr>
          <w:b w:val="0"/>
          <w:sz w:val="24"/>
          <w:szCs w:val="24"/>
        </w:rPr>
        <w:t xml:space="preserve"> nước phải đảm bảo cho nồi hơi và hệ thống cấp nước hoạt động không bị sự cố do cáu cặn, bùn và gây ăn mòn kim loại.</w:t>
      </w:r>
      <w:bookmarkEnd w:id="283"/>
      <w:bookmarkEnd w:id="284"/>
    </w:p>
    <w:p w:rsidR="00F5206C" w:rsidRPr="00750E99" w:rsidRDefault="00F5206C" w:rsidP="00300C00">
      <w:pPr>
        <w:pStyle w:val="Heading3"/>
        <w:numPr>
          <w:ilvl w:val="1"/>
          <w:numId w:val="82"/>
        </w:numPr>
        <w:spacing w:before="120" w:line="276" w:lineRule="auto"/>
        <w:ind w:left="0" w:firstLine="0"/>
        <w:rPr>
          <w:b w:val="0"/>
          <w:sz w:val="24"/>
          <w:szCs w:val="24"/>
        </w:rPr>
      </w:pPr>
      <w:bookmarkStart w:id="285" w:name="_Toc514142235"/>
      <w:bookmarkStart w:id="286" w:name="_Toc527124347"/>
      <w:r w:rsidRPr="00750E99">
        <w:rPr>
          <w:b w:val="0"/>
          <w:sz w:val="24"/>
          <w:szCs w:val="24"/>
        </w:rPr>
        <w:t>Các loại nồi hơi sau đây phải được trang bị xử lý nước.</w:t>
      </w:r>
      <w:bookmarkEnd w:id="285"/>
      <w:bookmarkEnd w:id="286"/>
    </w:p>
    <w:p w:rsidR="00F5206C" w:rsidRPr="00750E99" w:rsidRDefault="00F5206C" w:rsidP="00300C00">
      <w:pPr>
        <w:pStyle w:val="Heading3"/>
        <w:numPr>
          <w:ilvl w:val="2"/>
          <w:numId w:val="82"/>
        </w:numPr>
        <w:tabs>
          <w:tab w:val="left" w:pos="993"/>
        </w:tabs>
        <w:spacing w:before="120" w:line="276" w:lineRule="auto"/>
        <w:ind w:left="0" w:firstLine="0"/>
        <w:rPr>
          <w:b w:val="0"/>
          <w:sz w:val="24"/>
          <w:szCs w:val="24"/>
        </w:rPr>
      </w:pPr>
      <w:bookmarkStart w:id="287" w:name="_Toc514142236"/>
      <w:bookmarkStart w:id="288" w:name="_Toc527124348"/>
      <w:r w:rsidRPr="00750E99">
        <w:rPr>
          <w:b w:val="0"/>
          <w:sz w:val="24"/>
          <w:szCs w:val="24"/>
        </w:rPr>
        <w:t>Nồi hơi trực lưu không giới hạn công suất;</w:t>
      </w:r>
      <w:bookmarkEnd w:id="287"/>
      <w:bookmarkEnd w:id="288"/>
    </w:p>
    <w:p w:rsidR="00F5206C" w:rsidRPr="00750E99" w:rsidRDefault="00F5206C" w:rsidP="00300C00">
      <w:pPr>
        <w:pStyle w:val="Heading3"/>
        <w:numPr>
          <w:ilvl w:val="2"/>
          <w:numId w:val="82"/>
        </w:numPr>
        <w:tabs>
          <w:tab w:val="left" w:pos="993"/>
        </w:tabs>
        <w:spacing w:before="120" w:line="276" w:lineRule="auto"/>
        <w:ind w:left="0" w:firstLine="0"/>
        <w:rPr>
          <w:b w:val="0"/>
          <w:sz w:val="24"/>
          <w:szCs w:val="24"/>
        </w:rPr>
      </w:pPr>
      <w:bookmarkStart w:id="289" w:name="_Toc514142237"/>
      <w:bookmarkStart w:id="290" w:name="_Toc527124349"/>
      <w:r w:rsidRPr="00750E99">
        <w:rPr>
          <w:b w:val="0"/>
          <w:sz w:val="24"/>
          <w:szCs w:val="24"/>
        </w:rPr>
        <w:t>Nồi hơi tuần hoàn tự nhiên, tuần hoàn có trợ lực, hoặc cưỡng bức có công suất từ 1 tấn/h trở lên.</w:t>
      </w:r>
      <w:bookmarkEnd w:id="289"/>
      <w:bookmarkEnd w:id="290"/>
    </w:p>
    <w:p w:rsidR="00F5206C" w:rsidRPr="00750E99" w:rsidRDefault="00F5206C" w:rsidP="00300C00">
      <w:pPr>
        <w:spacing w:before="120" w:line="276" w:lineRule="auto"/>
        <w:ind w:firstLine="567"/>
        <w:jc w:val="both"/>
      </w:pPr>
      <w:proofErr w:type="gramStart"/>
      <w:r w:rsidRPr="00750E99">
        <w:t xml:space="preserve">Cho phép sử dụng mọi phương pháp xử lý đảm bảo các yêu cầu kỹ thuật được quy định trong </w:t>
      </w:r>
      <w:r w:rsidR="00CA37F6">
        <w:t>Quy</w:t>
      </w:r>
      <w:r w:rsidRPr="00750E99">
        <w:t xml:space="preserve"> chuẩn này.</w:t>
      </w:r>
      <w:proofErr w:type="gramEnd"/>
    </w:p>
    <w:p w:rsidR="00F5206C" w:rsidRPr="00750E99" w:rsidRDefault="00F5206C" w:rsidP="00300C00">
      <w:pPr>
        <w:pStyle w:val="Heading3"/>
        <w:numPr>
          <w:ilvl w:val="1"/>
          <w:numId w:val="82"/>
        </w:numPr>
        <w:spacing w:before="120" w:line="276" w:lineRule="auto"/>
        <w:ind w:left="0" w:firstLine="0"/>
        <w:rPr>
          <w:b w:val="0"/>
          <w:sz w:val="24"/>
          <w:szCs w:val="24"/>
        </w:rPr>
      </w:pPr>
      <w:bookmarkStart w:id="291" w:name="_Toc514142238"/>
      <w:bookmarkStart w:id="292" w:name="_Toc527124350"/>
      <w:r w:rsidRPr="00750E99">
        <w:rPr>
          <w:b w:val="0"/>
          <w:sz w:val="24"/>
          <w:szCs w:val="24"/>
        </w:rPr>
        <w:t>Đối với các nồi hơi có công suất dưới 1t</w:t>
      </w:r>
      <w:r w:rsidR="00ED4B2C">
        <w:rPr>
          <w:b w:val="0"/>
          <w:sz w:val="24"/>
          <w:szCs w:val="24"/>
          <w:lang w:val="en-US"/>
        </w:rPr>
        <w:t>ấn</w:t>
      </w:r>
      <w:r w:rsidR="00ED4B2C">
        <w:rPr>
          <w:b w:val="0"/>
          <w:sz w:val="24"/>
          <w:szCs w:val="24"/>
        </w:rPr>
        <w:t>/</w:t>
      </w:r>
      <w:r w:rsidR="00ED4B2C">
        <w:rPr>
          <w:b w:val="0"/>
          <w:sz w:val="24"/>
          <w:szCs w:val="24"/>
          <w:lang w:val="en-US"/>
        </w:rPr>
        <w:t>giờ</w:t>
      </w:r>
      <w:r w:rsidRPr="00750E99">
        <w:rPr>
          <w:b w:val="0"/>
          <w:sz w:val="24"/>
          <w:szCs w:val="24"/>
        </w:rPr>
        <w:t>, chiều dày lớp cáu cặn tại các bề mặt tiếp nhiệt có cường độ tiếp nhiệt lớn không được lớn hơn 1 mm ở thời điểm ngừng nồi hơi để tiến hành vệ sinh.</w:t>
      </w:r>
      <w:bookmarkEnd w:id="291"/>
      <w:bookmarkEnd w:id="292"/>
    </w:p>
    <w:p w:rsidR="00F5206C" w:rsidRPr="00750E99" w:rsidRDefault="00F5206C" w:rsidP="00300C00">
      <w:pPr>
        <w:pStyle w:val="Heading3"/>
        <w:numPr>
          <w:ilvl w:val="1"/>
          <w:numId w:val="82"/>
        </w:numPr>
        <w:spacing w:before="120" w:line="276" w:lineRule="auto"/>
        <w:ind w:left="0" w:firstLine="0"/>
        <w:rPr>
          <w:b w:val="0"/>
          <w:sz w:val="24"/>
          <w:szCs w:val="24"/>
        </w:rPr>
      </w:pPr>
      <w:bookmarkStart w:id="293" w:name="_Toc514142239"/>
      <w:bookmarkStart w:id="294" w:name="_Toc527124351"/>
      <w:r w:rsidRPr="00750E99">
        <w:rPr>
          <w:b w:val="0"/>
          <w:sz w:val="24"/>
          <w:szCs w:val="24"/>
        </w:rPr>
        <w:t>Đối với các nồi hơi được trang bị hệ thống xử lý nước, không cho phép bổ sung nước chưa được xử lý vào nồi hơi.</w:t>
      </w:r>
      <w:bookmarkEnd w:id="293"/>
      <w:bookmarkEnd w:id="294"/>
    </w:p>
    <w:p w:rsidR="00F5206C" w:rsidRPr="0099435E" w:rsidRDefault="00F5206C" w:rsidP="00300C00">
      <w:pPr>
        <w:spacing w:before="120" w:line="276" w:lineRule="auto"/>
        <w:ind w:firstLine="567"/>
        <w:jc w:val="both"/>
      </w:pPr>
      <w:r w:rsidRPr="0099435E">
        <w:t>Trong trường hợp thiết kế có tính đến cấp bổ sung nước chưa xử lý cho nồi hơi khi hệ thống xử lý nước có sự cố thì trên các đường dẫn</w:t>
      </w:r>
      <w:r>
        <w:t xml:space="preserve"> n</w:t>
      </w:r>
      <w:r w:rsidRPr="00CE7F33">
        <w:t>ước</w:t>
      </w:r>
      <w:r>
        <w:t xml:space="preserve"> ch</w:t>
      </w:r>
      <w:r w:rsidRPr="00CE7F33">
        <w:t>ư</w:t>
      </w:r>
      <w:r>
        <w:t>a x</w:t>
      </w:r>
      <w:r w:rsidRPr="00CE7F33">
        <w:t>ử</w:t>
      </w:r>
      <w:r>
        <w:t xml:space="preserve"> l</w:t>
      </w:r>
      <w:r w:rsidRPr="00CE7F33">
        <w:t>ý</w:t>
      </w:r>
      <w:r>
        <w:t xml:space="preserve"> n</w:t>
      </w:r>
      <w:r w:rsidRPr="00CE7F33">
        <w:t>ối</w:t>
      </w:r>
      <w:r>
        <w:t xml:space="preserve"> v</w:t>
      </w:r>
      <w:r w:rsidRPr="00CE7F33">
        <w:t>ới</w:t>
      </w:r>
      <w:r>
        <w:t xml:space="preserve"> </w:t>
      </w:r>
      <w:r w:rsidRPr="00CE7F33">
        <w:t>đường</w:t>
      </w:r>
      <w:r>
        <w:t xml:space="preserve"> d</w:t>
      </w:r>
      <w:r w:rsidRPr="00CE7F33">
        <w:t>ẫn</w:t>
      </w:r>
      <w:r>
        <w:t xml:space="preserve"> n</w:t>
      </w:r>
      <w:r w:rsidRPr="00CE7F33">
        <w:t>ước</w:t>
      </w:r>
      <w:r>
        <w:t xml:space="preserve"> </w:t>
      </w:r>
      <w:r w:rsidRPr="00CE7F33">
        <w:t>đã</w:t>
      </w:r>
      <w:r>
        <w:t xml:space="preserve"> x</w:t>
      </w:r>
      <w:r w:rsidRPr="00CE7F33">
        <w:t>ử</w:t>
      </w:r>
      <w:r>
        <w:t xml:space="preserve"> l</w:t>
      </w:r>
      <w:r w:rsidRPr="00CE7F33">
        <w:t>ý</w:t>
      </w:r>
      <w:r>
        <w:t xml:space="preserve">, </w:t>
      </w:r>
      <w:r w:rsidRPr="00CE7F33">
        <w:t>đường</w:t>
      </w:r>
      <w:r>
        <w:t xml:space="preserve"> d</w:t>
      </w:r>
      <w:r w:rsidRPr="00CE7F33">
        <w:t>ẫn</w:t>
      </w:r>
      <w:r>
        <w:t xml:space="preserve"> c</w:t>
      </w:r>
      <w:r w:rsidRPr="00CE7F33">
        <w:t>ủ</w:t>
      </w:r>
      <w:r>
        <w:t>a thi</w:t>
      </w:r>
      <w:r w:rsidRPr="00CE7F33">
        <w:t>ết</w:t>
      </w:r>
      <w:r>
        <w:t xml:space="preserve"> b</w:t>
      </w:r>
      <w:r w:rsidRPr="00CE7F33">
        <w:t>ị</w:t>
      </w:r>
      <w:r>
        <w:t xml:space="preserve"> ng</w:t>
      </w:r>
      <w:r w:rsidRPr="00CE7F33">
        <w:t>ư</w:t>
      </w:r>
      <w:r>
        <w:t>ng t</w:t>
      </w:r>
      <w:r w:rsidRPr="00CE7F33">
        <w:t>ụ</w:t>
      </w:r>
      <w:r>
        <w:t xml:space="preserve">, </w:t>
      </w:r>
      <w:r w:rsidRPr="00CE7F33">
        <w:t>đường</w:t>
      </w:r>
      <w:r>
        <w:t xml:space="preserve"> d</w:t>
      </w:r>
      <w:r w:rsidRPr="00CE7F33">
        <w:t>ẫn</w:t>
      </w:r>
      <w:r w:rsidRPr="0099435E">
        <w:t xml:space="preserve"> tới </w:t>
      </w:r>
      <w:r w:rsidR="00B36B05">
        <w:t>két</w:t>
      </w:r>
      <w:r w:rsidRPr="0099435E">
        <w:t xml:space="preserve"> nước cấp phải lắp hai van khóa. </w:t>
      </w:r>
      <w:proofErr w:type="gramStart"/>
      <w:r w:rsidRPr="0099435E">
        <w:t>Giữa hai van khóa phải lắp van kiểm tra.</w:t>
      </w:r>
      <w:proofErr w:type="gramEnd"/>
      <w:r w:rsidRPr="0099435E">
        <w:t xml:space="preserve"> Trong thời gian vận hành </w:t>
      </w:r>
      <w:r w:rsidR="00A93682">
        <w:t>nồi hơi</w:t>
      </w:r>
      <w:r w:rsidRPr="0099435E">
        <w:t xml:space="preserve"> thường, van khóa phải đóng và được cặp chì, van kiểm tra phải mở.</w:t>
      </w:r>
    </w:p>
    <w:p w:rsidR="00F5206C" w:rsidRPr="0099435E" w:rsidRDefault="00F5206C" w:rsidP="00300C00">
      <w:pPr>
        <w:spacing w:before="120" w:line="276" w:lineRule="auto"/>
        <w:ind w:firstLine="567"/>
        <w:jc w:val="both"/>
      </w:pPr>
      <w:r w:rsidRPr="0099435E">
        <w:t xml:space="preserve">Mỗi lần bổ sung nước chưa xử lý cho nồi hơi </w:t>
      </w:r>
      <w:r w:rsidR="00750E99">
        <w:t>phải</w:t>
      </w:r>
      <w:r w:rsidRPr="0099435E">
        <w:t xml:space="preserve"> ghi rõ vào sổ xử lý nước hoặc nhật ký vận hành về số lượng và chất lượng nước bổ sung.</w:t>
      </w:r>
    </w:p>
    <w:p w:rsidR="00F5206C" w:rsidRPr="00DD21B9" w:rsidRDefault="00ED4B2C" w:rsidP="00300C00">
      <w:pPr>
        <w:pStyle w:val="Heading3"/>
        <w:numPr>
          <w:ilvl w:val="1"/>
          <w:numId w:val="82"/>
        </w:numPr>
        <w:spacing w:before="60" w:line="276" w:lineRule="auto"/>
        <w:ind w:left="0" w:firstLine="0"/>
        <w:rPr>
          <w:b w:val="0"/>
          <w:sz w:val="24"/>
          <w:szCs w:val="24"/>
        </w:rPr>
      </w:pPr>
      <w:bookmarkStart w:id="295" w:name="_Toc514142240"/>
      <w:bookmarkStart w:id="296" w:name="_Toc527124352"/>
      <w:r>
        <w:rPr>
          <w:b w:val="0"/>
          <w:sz w:val="24"/>
          <w:szCs w:val="24"/>
          <w:lang w:val="en-US"/>
        </w:rPr>
        <w:t>Khi sử dụng nồi hơi phải có</w:t>
      </w:r>
      <w:r w:rsidR="00F5206C" w:rsidRPr="00DD21B9">
        <w:rPr>
          <w:b w:val="0"/>
          <w:sz w:val="24"/>
          <w:szCs w:val="24"/>
        </w:rPr>
        <w:t xml:space="preserve"> các quy trình xử lý nước, vận hành hệ thống xử lý và các quy trình liên quan. Trong các quy trình </w:t>
      </w:r>
      <w:r w:rsidR="00750E99">
        <w:rPr>
          <w:b w:val="0"/>
          <w:sz w:val="24"/>
          <w:szCs w:val="24"/>
          <w:lang w:val="en-US"/>
        </w:rPr>
        <w:t>phải</w:t>
      </w:r>
      <w:r w:rsidR="00F5206C" w:rsidRPr="00DD21B9">
        <w:rPr>
          <w:b w:val="0"/>
          <w:sz w:val="24"/>
          <w:szCs w:val="24"/>
        </w:rPr>
        <w:t xml:space="preserve"> quy định rõ:</w:t>
      </w:r>
      <w:bookmarkEnd w:id="295"/>
      <w:bookmarkEnd w:id="296"/>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297" w:name="_Toc514142241"/>
      <w:bookmarkStart w:id="298" w:name="_Toc527124353"/>
      <w:r w:rsidRPr="00DD21B9">
        <w:rPr>
          <w:b w:val="0"/>
          <w:sz w:val="24"/>
          <w:szCs w:val="24"/>
        </w:rPr>
        <w:lastRenderedPageBreak/>
        <w:t>Trách nhiệm cụ thể của những người được giao nhiệm vụ thực hiện;</w:t>
      </w:r>
      <w:bookmarkEnd w:id="297"/>
      <w:bookmarkEnd w:id="298"/>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299" w:name="_Toc514142242"/>
      <w:bookmarkStart w:id="300" w:name="_Toc527124354"/>
      <w:r w:rsidRPr="00DD21B9">
        <w:rPr>
          <w:b w:val="0"/>
          <w:sz w:val="24"/>
          <w:szCs w:val="24"/>
        </w:rPr>
        <w:t>Các thiết bị và thông số kỹ thuật cơ bản có liên quan tới hệ thống xử lý nước và tiêu thụ nước cấp;</w:t>
      </w:r>
      <w:bookmarkEnd w:id="299"/>
      <w:bookmarkEnd w:id="300"/>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01" w:name="_Toc514142243"/>
      <w:bookmarkStart w:id="302" w:name="_Toc527124355"/>
      <w:r w:rsidRPr="00DD21B9">
        <w:rPr>
          <w:b w:val="0"/>
          <w:sz w:val="24"/>
          <w:szCs w:val="24"/>
        </w:rPr>
        <w:t>Sơ đồ các điểm lấy mẫu nước, hơi, nước ngưng để phân tích;</w:t>
      </w:r>
      <w:bookmarkEnd w:id="301"/>
      <w:bookmarkEnd w:id="302"/>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03" w:name="_Toc514142244"/>
      <w:bookmarkStart w:id="304" w:name="_Toc527124356"/>
      <w:r w:rsidRPr="00DD21B9">
        <w:rPr>
          <w:b w:val="0"/>
          <w:sz w:val="24"/>
          <w:szCs w:val="24"/>
        </w:rPr>
        <w:t>Chỉ tiêu chất lượng nước bổ sung, nước cấp, nước nồi, hơi và nước ngưng;</w:t>
      </w:r>
      <w:bookmarkEnd w:id="303"/>
      <w:bookmarkEnd w:id="304"/>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05" w:name="_Toc514142245"/>
      <w:bookmarkStart w:id="306" w:name="_Toc527124357"/>
      <w:r w:rsidRPr="00DD21B9">
        <w:rPr>
          <w:b w:val="0"/>
          <w:sz w:val="24"/>
          <w:szCs w:val="24"/>
        </w:rPr>
        <w:t>Biểu đồ và phương pháp phân tích hóa nghiệm;</w:t>
      </w:r>
      <w:bookmarkEnd w:id="305"/>
      <w:bookmarkEnd w:id="306"/>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07" w:name="_Toc514142246"/>
      <w:bookmarkStart w:id="308" w:name="_Toc527124358"/>
      <w:r w:rsidRPr="00DD21B9">
        <w:rPr>
          <w:b w:val="0"/>
          <w:sz w:val="24"/>
          <w:szCs w:val="24"/>
        </w:rPr>
        <w:t>Chỉ dẫn tóm tắt hệ thống điều khiển, tự động, đo kiểm, tín hiệu;</w:t>
      </w:r>
      <w:bookmarkEnd w:id="307"/>
      <w:bookmarkEnd w:id="308"/>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09" w:name="_Toc514142247"/>
      <w:bookmarkStart w:id="310" w:name="_Toc527124359"/>
      <w:r w:rsidRPr="00DD21B9">
        <w:rPr>
          <w:b w:val="0"/>
          <w:sz w:val="24"/>
          <w:szCs w:val="24"/>
        </w:rPr>
        <w:t>Trình tự thao tác, kiểm tra các thiết bị trước khi đưa vào hoạt động, trong quá trình hoạt động và ngừng làm việc;</w:t>
      </w:r>
      <w:bookmarkEnd w:id="309"/>
      <w:bookmarkEnd w:id="310"/>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11" w:name="_Toc514142248"/>
      <w:bookmarkStart w:id="312" w:name="_Toc527124360"/>
      <w:r w:rsidRPr="00DD21B9">
        <w:rPr>
          <w:b w:val="0"/>
          <w:sz w:val="24"/>
          <w:szCs w:val="24"/>
        </w:rPr>
        <w:t>Trình tự thao tác hệ thống khử khí, hệ thống xả định kỳ, liên tục, vận hành và ngừng nồi hơi, chế độ xử lý nước;</w:t>
      </w:r>
      <w:bookmarkEnd w:id="311"/>
      <w:bookmarkEnd w:id="312"/>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13" w:name="_Toc514142249"/>
      <w:bookmarkStart w:id="314" w:name="_Toc527124361"/>
      <w:r w:rsidRPr="00DD21B9">
        <w:rPr>
          <w:b w:val="0"/>
          <w:sz w:val="24"/>
          <w:szCs w:val="24"/>
        </w:rPr>
        <w:t>Các hư hỏng thường gặp và phương pháp khắc phục.</w:t>
      </w:r>
      <w:bookmarkEnd w:id="313"/>
      <w:bookmarkEnd w:id="314"/>
    </w:p>
    <w:p w:rsidR="00F5206C" w:rsidRPr="00DD21B9" w:rsidRDefault="00F5206C" w:rsidP="00300C00">
      <w:pPr>
        <w:pStyle w:val="Heading3"/>
        <w:numPr>
          <w:ilvl w:val="1"/>
          <w:numId w:val="82"/>
        </w:numPr>
        <w:spacing w:before="60" w:line="276" w:lineRule="auto"/>
        <w:ind w:left="0" w:firstLine="0"/>
        <w:rPr>
          <w:b w:val="0"/>
          <w:sz w:val="24"/>
          <w:szCs w:val="24"/>
        </w:rPr>
      </w:pPr>
      <w:bookmarkStart w:id="315" w:name="_Toc514142250"/>
      <w:bookmarkStart w:id="316" w:name="_Toc527124362"/>
      <w:r w:rsidRPr="00DD21B9">
        <w:rPr>
          <w:b w:val="0"/>
          <w:sz w:val="24"/>
          <w:szCs w:val="24"/>
        </w:rPr>
        <w:t>Chỉ tiêu chất lượng nước cấp cho nồi hơi không được vượt quá trị số trong các bảng dưới đây</w:t>
      </w:r>
      <w:bookmarkEnd w:id="315"/>
      <w:bookmarkEnd w:id="316"/>
    </w:p>
    <w:p w:rsidR="00F5206C" w:rsidRPr="00DD21B9" w:rsidRDefault="00F5206C" w:rsidP="00300C00">
      <w:pPr>
        <w:pStyle w:val="Heading3"/>
        <w:numPr>
          <w:ilvl w:val="2"/>
          <w:numId w:val="82"/>
        </w:numPr>
        <w:tabs>
          <w:tab w:val="left" w:pos="993"/>
        </w:tabs>
        <w:spacing w:before="60" w:line="276" w:lineRule="auto"/>
        <w:ind w:left="0" w:firstLine="0"/>
        <w:rPr>
          <w:b w:val="0"/>
          <w:sz w:val="24"/>
          <w:szCs w:val="24"/>
        </w:rPr>
      </w:pPr>
      <w:bookmarkStart w:id="317" w:name="_Toc514142251"/>
      <w:bookmarkStart w:id="318" w:name="_Toc527124363"/>
      <w:r w:rsidRPr="00DD21B9">
        <w:rPr>
          <w:b w:val="0"/>
          <w:sz w:val="24"/>
          <w:szCs w:val="24"/>
        </w:rPr>
        <w:t xml:space="preserve">Chỉ tiêu chất lượng nước cấp yêu cầu cho các nồi hơi ống lò ống lửa, được nêu trong </w:t>
      </w:r>
      <w:r w:rsidRPr="00D37300">
        <w:rPr>
          <w:b w:val="0"/>
          <w:sz w:val="24"/>
          <w:szCs w:val="24"/>
        </w:rPr>
        <w:t xml:space="preserve">Bảng </w:t>
      </w:r>
      <w:r w:rsidR="008E697F" w:rsidRPr="00D37300">
        <w:rPr>
          <w:b w:val="0"/>
          <w:sz w:val="24"/>
          <w:szCs w:val="24"/>
        </w:rPr>
        <w:t>1</w:t>
      </w:r>
      <w:r w:rsidRPr="00D37300">
        <w:rPr>
          <w:b w:val="0"/>
          <w:sz w:val="24"/>
          <w:szCs w:val="24"/>
        </w:rPr>
        <w:t>.</w:t>
      </w:r>
      <w:bookmarkEnd w:id="317"/>
      <w:bookmarkEnd w:id="318"/>
    </w:p>
    <w:p w:rsidR="00F5206C" w:rsidRPr="0099435E" w:rsidRDefault="00F5206C" w:rsidP="00CA3B2C">
      <w:pPr>
        <w:spacing w:before="120"/>
        <w:jc w:val="center"/>
        <w:rPr>
          <w:b/>
        </w:rPr>
      </w:pPr>
      <w:r w:rsidRPr="0099435E">
        <w:rPr>
          <w:b/>
        </w:rPr>
        <w:t xml:space="preserve">Bảng </w:t>
      </w:r>
      <w:r w:rsidR="008E697F">
        <w:rPr>
          <w:b/>
        </w:rPr>
        <w:t>1</w:t>
      </w:r>
      <w:r w:rsidR="00932A5B">
        <w:rPr>
          <w:b/>
        </w:rPr>
        <w:t xml:space="preserve"> – Chỉ tiêu chất lượng nước cấp cho nồi hơi ống lò ống lửa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8"/>
        <w:gridCol w:w="1441"/>
        <w:gridCol w:w="1873"/>
      </w:tblGrid>
      <w:tr w:rsidR="00F5206C" w:rsidRPr="0099435E" w:rsidTr="00300C00">
        <w:trPr>
          <w:jc w:val="center"/>
        </w:trPr>
        <w:tc>
          <w:tcPr>
            <w:tcW w:w="6048" w:type="dxa"/>
            <w:vMerge w:val="restart"/>
            <w:vAlign w:val="center"/>
          </w:tcPr>
          <w:p w:rsidR="00F5206C" w:rsidRPr="00300C00" w:rsidRDefault="00F5206C" w:rsidP="002C5B3D">
            <w:pPr>
              <w:spacing w:before="120"/>
              <w:jc w:val="both"/>
              <w:rPr>
                <w:b/>
                <w:sz w:val="22"/>
              </w:rPr>
            </w:pPr>
            <w:r w:rsidRPr="00300C00">
              <w:rPr>
                <w:b/>
                <w:sz w:val="22"/>
              </w:rPr>
              <w:t>Các chỉ tiêu</w:t>
            </w:r>
          </w:p>
        </w:tc>
        <w:tc>
          <w:tcPr>
            <w:tcW w:w="3314" w:type="dxa"/>
            <w:gridSpan w:val="2"/>
            <w:vAlign w:val="center"/>
          </w:tcPr>
          <w:p w:rsidR="00F5206C" w:rsidRPr="00300C00" w:rsidRDefault="00F5206C" w:rsidP="002C5B3D">
            <w:pPr>
              <w:spacing w:before="120"/>
              <w:jc w:val="both"/>
              <w:rPr>
                <w:b/>
                <w:sz w:val="22"/>
              </w:rPr>
            </w:pPr>
            <w:r w:rsidRPr="00300C00">
              <w:rPr>
                <w:b/>
                <w:sz w:val="22"/>
              </w:rPr>
              <w:t>Loại nhiên liệu sử dụng</w:t>
            </w:r>
          </w:p>
        </w:tc>
      </w:tr>
      <w:tr w:rsidR="00F5206C" w:rsidRPr="0099435E" w:rsidTr="00300C00">
        <w:trPr>
          <w:jc w:val="center"/>
        </w:trPr>
        <w:tc>
          <w:tcPr>
            <w:tcW w:w="6048" w:type="dxa"/>
            <w:vMerge/>
            <w:vAlign w:val="center"/>
          </w:tcPr>
          <w:p w:rsidR="00F5206C" w:rsidRPr="00300C00" w:rsidRDefault="00F5206C" w:rsidP="002C5B3D">
            <w:pPr>
              <w:spacing w:before="120"/>
              <w:jc w:val="both"/>
              <w:rPr>
                <w:b/>
                <w:sz w:val="22"/>
              </w:rPr>
            </w:pPr>
          </w:p>
        </w:tc>
        <w:tc>
          <w:tcPr>
            <w:tcW w:w="1441" w:type="dxa"/>
            <w:vAlign w:val="center"/>
          </w:tcPr>
          <w:p w:rsidR="00F5206C" w:rsidRPr="00300C00" w:rsidRDefault="00F5206C" w:rsidP="002C5B3D">
            <w:pPr>
              <w:spacing w:before="120"/>
              <w:jc w:val="both"/>
              <w:rPr>
                <w:b/>
                <w:sz w:val="22"/>
              </w:rPr>
            </w:pPr>
            <w:r w:rsidRPr="00300C00">
              <w:rPr>
                <w:b/>
                <w:sz w:val="22"/>
              </w:rPr>
              <w:t>Lỏng, khí</w:t>
            </w:r>
          </w:p>
        </w:tc>
        <w:tc>
          <w:tcPr>
            <w:tcW w:w="1873" w:type="dxa"/>
            <w:vAlign w:val="center"/>
          </w:tcPr>
          <w:p w:rsidR="00F5206C" w:rsidRPr="00300C00" w:rsidRDefault="00F5206C" w:rsidP="002C5B3D">
            <w:pPr>
              <w:spacing w:before="120"/>
              <w:jc w:val="both"/>
              <w:rPr>
                <w:b/>
                <w:sz w:val="22"/>
              </w:rPr>
            </w:pPr>
            <w:r w:rsidRPr="00300C00">
              <w:rPr>
                <w:b/>
                <w:sz w:val="22"/>
              </w:rPr>
              <w:t>Các loại khác</w:t>
            </w:r>
          </w:p>
        </w:tc>
      </w:tr>
      <w:tr w:rsidR="00F5206C" w:rsidRPr="0099435E" w:rsidTr="00300C00">
        <w:trPr>
          <w:jc w:val="center"/>
        </w:trPr>
        <w:tc>
          <w:tcPr>
            <w:tcW w:w="6048" w:type="dxa"/>
            <w:vAlign w:val="center"/>
          </w:tcPr>
          <w:p w:rsidR="00F5206C" w:rsidRPr="00300C00" w:rsidRDefault="00F5206C" w:rsidP="002C5B3D">
            <w:pPr>
              <w:spacing w:before="120"/>
              <w:jc w:val="both"/>
              <w:rPr>
                <w:sz w:val="22"/>
              </w:rPr>
            </w:pPr>
            <w:r w:rsidRPr="00300C00">
              <w:rPr>
                <w:sz w:val="22"/>
              </w:rPr>
              <w:t>Độ trong suốt không nhỏ hơn, cm</w:t>
            </w:r>
          </w:p>
        </w:tc>
        <w:tc>
          <w:tcPr>
            <w:tcW w:w="1441" w:type="dxa"/>
            <w:vAlign w:val="center"/>
          </w:tcPr>
          <w:p w:rsidR="00F5206C" w:rsidRPr="00300C00" w:rsidRDefault="00F5206C" w:rsidP="00300C00">
            <w:pPr>
              <w:spacing w:before="120"/>
              <w:jc w:val="center"/>
              <w:rPr>
                <w:sz w:val="22"/>
              </w:rPr>
            </w:pPr>
            <w:r w:rsidRPr="00300C00">
              <w:rPr>
                <w:sz w:val="22"/>
              </w:rPr>
              <w:t>40</w:t>
            </w:r>
          </w:p>
        </w:tc>
        <w:tc>
          <w:tcPr>
            <w:tcW w:w="1873" w:type="dxa"/>
            <w:vAlign w:val="center"/>
          </w:tcPr>
          <w:p w:rsidR="00F5206C" w:rsidRPr="00300C00" w:rsidRDefault="00F5206C" w:rsidP="00300C00">
            <w:pPr>
              <w:spacing w:before="120"/>
              <w:jc w:val="center"/>
              <w:rPr>
                <w:sz w:val="22"/>
              </w:rPr>
            </w:pPr>
            <w:r w:rsidRPr="00300C00">
              <w:rPr>
                <w:sz w:val="22"/>
              </w:rPr>
              <w:t>20</w:t>
            </w:r>
          </w:p>
        </w:tc>
      </w:tr>
      <w:tr w:rsidR="00F5206C" w:rsidRPr="0099435E" w:rsidTr="00300C00">
        <w:trPr>
          <w:jc w:val="center"/>
        </w:trPr>
        <w:tc>
          <w:tcPr>
            <w:tcW w:w="6048" w:type="dxa"/>
            <w:vAlign w:val="center"/>
          </w:tcPr>
          <w:p w:rsidR="00F5206C" w:rsidRPr="00300C00" w:rsidRDefault="00F5206C" w:rsidP="002C5B3D">
            <w:pPr>
              <w:spacing w:before="120"/>
              <w:jc w:val="both"/>
              <w:rPr>
                <w:sz w:val="22"/>
              </w:rPr>
            </w:pPr>
            <w:r w:rsidRPr="00300C00">
              <w:rPr>
                <w:sz w:val="22"/>
              </w:rPr>
              <w:t>Độ cứng toàn phần, µgđl/kg</w:t>
            </w:r>
          </w:p>
        </w:tc>
        <w:tc>
          <w:tcPr>
            <w:tcW w:w="1441" w:type="dxa"/>
            <w:vAlign w:val="center"/>
          </w:tcPr>
          <w:p w:rsidR="00F5206C" w:rsidRPr="00300C00" w:rsidRDefault="00F5206C" w:rsidP="00300C00">
            <w:pPr>
              <w:spacing w:before="120"/>
              <w:jc w:val="center"/>
              <w:rPr>
                <w:sz w:val="22"/>
              </w:rPr>
            </w:pPr>
            <w:r w:rsidRPr="00300C00">
              <w:rPr>
                <w:sz w:val="22"/>
              </w:rPr>
              <w:t>30</w:t>
            </w:r>
          </w:p>
        </w:tc>
        <w:tc>
          <w:tcPr>
            <w:tcW w:w="1873" w:type="dxa"/>
            <w:vAlign w:val="center"/>
          </w:tcPr>
          <w:p w:rsidR="00F5206C" w:rsidRPr="00300C00" w:rsidRDefault="00F5206C" w:rsidP="00300C00">
            <w:pPr>
              <w:spacing w:before="120"/>
              <w:jc w:val="center"/>
              <w:rPr>
                <w:sz w:val="22"/>
              </w:rPr>
            </w:pPr>
            <w:r w:rsidRPr="00300C00">
              <w:rPr>
                <w:sz w:val="22"/>
              </w:rPr>
              <w:t>100</w:t>
            </w:r>
          </w:p>
        </w:tc>
      </w:tr>
      <w:tr w:rsidR="00F5206C" w:rsidRPr="0099435E" w:rsidTr="00300C00">
        <w:trPr>
          <w:jc w:val="center"/>
        </w:trPr>
        <w:tc>
          <w:tcPr>
            <w:tcW w:w="6048" w:type="dxa"/>
            <w:vAlign w:val="center"/>
          </w:tcPr>
          <w:p w:rsidR="00F5206C" w:rsidRPr="00300C00" w:rsidRDefault="00F5206C" w:rsidP="002C5B3D">
            <w:pPr>
              <w:spacing w:before="120"/>
              <w:jc w:val="both"/>
              <w:rPr>
                <w:sz w:val="22"/>
              </w:rPr>
            </w:pPr>
            <w:r w:rsidRPr="00300C00">
              <w:rPr>
                <w:sz w:val="22"/>
              </w:rPr>
              <w:t>Hàm lượng oxy hòa tan (đối với nồi có công suất từ 2 t/h trở lên), µg/kg</w:t>
            </w:r>
          </w:p>
        </w:tc>
        <w:tc>
          <w:tcPr>
            <w:tcW w:w="1441" w:type="dxa"/>
            <w:vAlign w:val="center"/>
          </w:tcPr>
          <w:p w:rsidR="00F5206C" w:rsidRPr="00300C00" w:rsidRDefault="00F5206C" w:rsidP="00300C00">
            <w:pPr>
              <w:spacing w:before="120"/>
              <w:jc w:val="center"/>
              <w:rPr>
                <w:sz w:val="22"/>
              </w:rPr>
            </w:pPr>
            <w:r w:rsidRPr="00300C00">
              <w:rPr>
                <w:sz w:val="22"/>
              </w:rPr>
              <w:t>50</w:t>
            </w:r>
          </w:p>
        </w:tc>
        <w:tc>
          <w:tcPr>
            <w:tcW w:w="1873" w:type="dxa"/>
            <w:vAlign w:val="center"/>
          </w:tcPr>
          <w:p w:rsidR="00F5206C" w:rsidRPr="00300C00" w:rsidRDefault="00F5206C" w:rsidP="00300C00">
            <w:pPr>
              <w:spacing w:before="120"/>
              <w:jc w:val="center"/>
              <w:rPr>
                <w:sz w:val="22"/>
              </w:rPr>
            </w:pPr>
            <w:r w:rsidRPr="00300C00">
              <w:rPr>
                <w:sz w:val="22"/>
              </w:rPr>
              <w:t>100</w:t>
            </w:r>
          </w:p>
        </w:tc>
      </w:tr>
    </w:tbl>
    <w:p w:rsidR="00F5206C" w:rsidRPr="0099435E" w:rsidRDefault="00F5206C" w:rsidP="00300C00">
      <w:pPr>
        <w:spacing w:before="120" w:line="276" w:lineRule="auto"/>
        <w:jc w:val="both"/>
      </w:pPr>
      <w:r w:rsidRPr="0099435E">
        <w:t>Đối với nồi hơi không có bộ hâm nước hoặc có bộ hâm nước bằng gang thì hàm lượng oxy hòa tan cho phép đến 100 µg/kg.</w:t>
      </w:r>
    </w:p>
    <w:p w:rsidR="00F5206C" w:rsidRDefault="00F5206C" w:rsidP="00300C00">
      <w:pPr>
        <w:pStyle w:val="Heading3"/>
        <w:numPr>
          <w:ilvl w:val="2"/>
          <w:numId w:val="82"/>
        </w:numPr>
        <w:tabs>
          <w:tab w:val="left" w:pos="993"/>
        </w:tabs>
        <w:spacing w:before="120" w:line="276" w:lineRule="auto"/>
        <w:ind w:left="0" w:firstLine="0"/>
        <w:rPr>
          <w:b w:val="0"/>
          <w:sz w:val="24"/>
          <w:szCs w:val="24"/>
          <w:lang w:val="en-US"/>
        </w:rPr>
      </w:pPr>
      <w:bookmarkStart w:id="319" w:name="_Toc514142252"/>
      <w:bookmarkStart w:id="320" w:name="_Toc527124364"/>
      <w:r w:rsidRPr="00DD21B9">
        <w:rPr>
          <w:b w:val="0"/>
          <w:sz w:val="24"/>
          <w:szCs w:val="24"/>
        </w:rPr>
        <w:t>Chỉ tiêu chất lượng nước cấp qu</w:t>
      </w:r>
      <w:r w:rsidR="008E697F" w:rsidRPr="00DD21B9">
        <w:rPr>
          <w:b w:val="0"/>
          <w:sz w:val="24"/>
          <w:szCs w:val="24"/>
        </w:rPr>
        <w:t>y</w:t>
      </w:r>
      <w:r w:rsidRPr="00DD21B9">
        <w:rPr>
          <w:b w:val="0"/>
          <w:sz w:val="24"/>
          <w:szCs w:val="24"/>
        </w:rPr>
        <w:t xml:space="preserve"> định cho lò hơi tuần hoàn tự nhiên có áp suất đến 4 MPa được nêu trong </w:t>
      </w:r>
      <w:r w:rsidRPr="00D37300">
        <w:rPr>
          <w:b w:val="0"/>
          <w:sz w:val="24"/>
          <w:szCs w:val="24"/>
        </w:rPr>
        <w:t xml:space="preserve">Bảng </w:t>
      </w:r>
      <w:r w:rsidR="008E697F" w:rsidRPr="00D37300">
        <w:rPr>
          <w:b w:val="0"/>
          <w:sz w:val="24"/>
          <w:szCs w:val="24"/>
        </w:rPr>
        <w:t>2</w:t>
      </w:r>
      <w:r w:rsidRPr="00D37300">
        <w:rPr>
          <w:b w:val="0"/>
          <w:sz w:val="24"/>
          <w:szCs w:val="24"/>
        </w:rPr>
        <w:t>.</w:t>
      </w:r>
      <w:bookmarkEnd w:id="319"/>
      <w:bookmarkEnd w:id="320"/>
    </w:p>
    <w:p w:rsidR="00F5206C" w:rsidRPr="0099435E" w:rsidRDefault="00F5206C" w:rsidP="00CA3B2C">
      <w:pPr>
        <w:spacing w:before="120"/>
        <w:jc w:val="center"/>
        <w:rPr>
          <w:b/>
        </w:rPr>
      </w:pPr>
      <w:r w:rsidRPr="0099435E">
        <w:rPr>
          <w:b/>
        </w:rPr>
        <w:t xml:space="preserve">Bảng </w:t>
      </w:r>
      <w:r w:rsidR="008E697F">
        <w:rPr>
          <w:b/>
        </w:rPr>
        <w:t>2</w:t>
      </w:r>
      <w:r w:rsidR="00932A5B">
        <w:rPr>
          <w:b/>
        </w:rPr>
        <w:t xml:space="preserve"> </w:t>
      </w:r>
      <w:proofErr w:type="gramStart"/>
      <w:r w:rsidR="00932A5B">
        <w:rPr>
          <w:b/>
        </w:rPr>
        <w:t xml:space="preserve">- </w:t>
      </w:r>
      <w:r w:rsidR="00932A5B" w:rsidRPr="00932A5B">
        <w:rPr>
          <w:b/>
        </w:rPr>
        <w:t xml:space="preserve"> </w:t>
      </w:r>
      <w:r w:rsidR="00932A5B">
        <w:rPr>
          <w:b/>
        </w:rPr>
        <w:t>Chỉ</w:t>
      </w:r>
      <w:proofErr w:type="gramEnd"/>
      <w:r w:rsidR="00932A5B">
        <w:rPr>
          <w:b/>
        </w:rPr>
        <w:t xml:space="preserve"> tiêu chất lượng nước cấp cho nồi hơi tuần hoàn tự nhiên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1080"/>
        <w:gridCol w:w="1080"/>
        <w:gridCol w:w="1080"/>
        <w:gridCol w:w="1188"/>
      </w:tblGrid>
      <w:tr w:rsidR="00F5206C" w:rsidRPr="0099435E" w:rsidTr="00F37856">
        <w:trPr>
          <w:jc w:val="center"/>
        </w:trPr>
        <w:tc>
          <w:tcPr>
            <w:tcW w:w="4428" w:type="dxa"/>
            <w:vMerge w:val="restart"/>
            <w:vAlign w:val="center"/>
          </w:tcPr>
          <w:p w:rsidR="00F5206C" w:rsidRPr="00300C00" w:rsidRDefault="00F5206C" w:rsidP="002C5B3D">
            <w:pPr>
              <w:spacing w:before="120"/>
              <w:jc w:val="both"/>
              <w:rPr>
                <w:b/>
                <w:sz w:val="22"/>
              </w:rPr>
            </w:pPr>
            <w:r w:rsidRPr="00300C00">
              <w:rPr>
                <w:b/>
                <w:sz w:val="22"/>
              </w:rPr>
              <w:t>Các chỉ tiêu</w:t>
            </w:r>
          </w:p>
        </w:tc>
        <w:tc>
          <w:tcPr>
            <w:tcW w:w="4428" w:type="dxa"/>
            <w:gridSpan w:val="4"/>
            <w:vAlign w:val="center"/>
          </w:tcPr>
          <w:p w:rsidR="00F5206C" w:rsidRPr="00300C00" w:rsidRDefault="00F5206C" w:rsidP="002C5B3D">
            <w:pPr>
              <w:spacing w:before="120"/>
              <w:jc w:val="both"/>
              <w:rPr>
                <w:b/>
                <w:sz w:val="22"/>
              </w:rPr>
            </w:pPr>
            <w:r w:rsidRPr="00300C00">
              <w:rPr>
                <w:b/>
                <w:sz w:val="22"/>
              </w:rPr>
              <w:t>Áp suất làm việc của nồi hơi, MPa</w:t>
            </w:r>
          </w:p>
        </w:tc>
      </w:tr>
      <w:tr w:rsidR="00F5206C" w:rsidRPr="0099435E" w:rsidTr="00F37856">
        <w:trPr>
          <w:jc w:val="center"/>
        </w:trPr>
        <w:tc>
          <w:tcPr>
            <w:tcW w:w="4428" w:type="dxa"/>
            <w:vMerge/>
            <w:vAlign w:val="center"/>
          </w:tcPr>
          <w:p w:rsidR="00F5206C" w:rsidRPr="00300C00" w:rsidRDefault="00F5206C" w:rsidP="002C5B3D">
            <w:pPr>
              <w:spacing w:before="120"/>
              <w:jc w:val="both"/>
              <w:rPr>
                <w:sz w:val="22"/>
              </w:rPr>
            </w:pPr>
          </w:p>
        </w:tc>
        <w:tc>
          <w:tcPr>
            <w:tcW w:w="1080" w:type="dxa"/>
            <w:vAlign w:val="center"/>
          </w:tcPr>
          <w:p w:rsidR="00F5206C" w:rsidRPr="00300C00" w:rsidRDefault="00F5206C" w:rsidP="002C5B3D">
            <w:pPr>
              <w:spacing w:before="120"/>
              <w:jc w:val="both"/>
              <w:rPr>
                <w:b/>
                <w:sz w:val="22"/>
              </w:rPr>
            </w:pPr>
            <w:r w:rsidRPr="00300C00">
              <w:rPr>
                <w:b/>
                <w:sz w:val="22"/>
              </w:rPr>
              <w:t>đến 0,9</w:t>
            </w:r>
          </w:p>
        </w:tc>
        <w:tc>
          <w:tcPr>
            <w:tcW w:w="1080" w:type="dxa"/>
            <w:vAlign w:val="center"/>
          </w:tcPr>
          <w:p w:rsidR="00F5206C" w:rsidRPr="00300C00" w:rsidRDefault="00F5206C" w:rsidP="002C5B3D">
            <w:pPr>
              <w:spacing w:before="120"/>
              <w:jc w:val="both"/>
              <w:rPr>
                <w:b/>
                <w:sz w:val="22"/>
              </w:rPr>
            </w:pPr>
            <w:r w:rsidRPr="00300C00">
              <w:rPr>
                <w:b/>
                <w:sz w:val="22"/>
              </w:rPr>
              <w:t>đến 1,4</w:t>
            </w:r>
          </w:p>
        </w:tc>
        <w:tc>
          <w:tcPr>
            <w:tcW w:w="1080" w:type="dxa"/>
            <w:vAlign w:val="center"/>
          </w:tcPr>
          <w:p w:rsidR="00F5206C" w:rsidRPr="00300C00" w:rsidRDefault="00F5206C" w:rsidP="002C5B3D">
            <w:pPr>
              <w:spacing w:before="120"/>
              <w:jc w:val="both"/>
              <w:rPr>
                <w:b/>
                <w:sz w:val="22"/>
              </w:rPr>
            </w:pPr>
            <w:r w:rsidRPr="00300C00">
              <w:rPr>
                <w:b/>
                <w:sz w:val="22"/>
              </w:rPr>
              <w:t>đến 2,4</w:t>
            </w:r>
          </w:p>
        </w:tc>
        <w:tc>
          <w:tcPr>
            <w:tcW w:w="1188" w:type="dxa"/>
            <w:vAlign w:val="center"/>
          </w:tcPr>
          <w:p w:rsidR="00F5206C" w:rsidRPr="00300C00" w:rsidRDefault="00F5206C" w:rsidP="002C5B3D">
            <w:pPr>
              <w:spacing w:before="120"/>
              <w:jc w:val="both"/>
              <w:rPr>
                <w:b/>
                <w:sz w:val="22"/>
              </w:rPr>
            </w:pPr>
            <w:r w:rsidRPr="00300C00">
              <w:rPr>
                <w:b/>
                <w:sz w:val="22"/>
              </w:rPr>
              <w:t>đến 4,0</w:t>
            </w:r>
          </w:p>
        </w:tc>
      </w:tr>
      <w:tr w:rsidR="00F5206C" w:rsidRPr="0099435E" w:rsidTr="00F37856">
        <w:trPr>
          <w:jc w:val="center"/>
        </w:trPr>
        <w:tc>
          <w:tcPr>
            <w:tcW w:w="4428" w:type="dxa"/>
            <w:vAlign w:val="center"/>
          </w:tcPr>
          <w:p w:rsidR="00F5206C" w:rsidRPr="00300C00" w:rsidRDefault="00F5206C" w:rsidP="002C5B3D">
            <w:pPr>
              <w:spacing w:before="120"/>
              <w:jc w:val="both"/>
              <w:rPr>
                <w:sz w:val="22"/>
              </w:rPr>
            </w:pPr>
            <w:r w:rsidRPr="00300C00">
              <w:rPr>
                <w:sz w:val="22"/>
              </w:rPr>
              <w:t>Độ trong suốt, không nhỏ hơn, cm</w:t>
            </w:r>
          </w:p>
        </w:tc>
        <w:tc>
          <w:tcPr>
            <w:tcW w:w="1080" w:type="dxa"/>
            <w:vAlign w:val="center"/>
          </w:tcPr>
          <w:p w:rsidR="00F5206C" w:rsidRPr="00300C00" w:rsidRDefault="00F5206C" w:rsidP="002C5B3D">
            <w:pPr>
              <w:spacing w:before="120"/>
              <w:jc w:val="both"/>
              <w:rPr>
                <w:sz w:val="22"/>
              </w:rPr>
            </w:pPr>
            <w:r w:rsidRPr="00300C00">
              <w:rPr>
                <w:sz w:val="22"/>
              </w:rPr>
              <w:t>30</w:t>
            </w:r>
          </w:p>
        </w:tc>
        <w:tc>
          <w:tcPr>
            <w:tcW w:w="1080" w:type="dxa"/>
            <w:vAlign w:val="center"/>
          </w:tcPr>
          <w:p w:rsidR="00F5206C" w:rsidRPr="00300C00" w:rsidRDefault="00F5206C" w:rsidP="002C5B3D">
            <w:pPr>
              <w:spacing w:before="120"/>
              <w:jc w:val="both"/>
              <w:rPr>
                <w:sz w:val="22"/>
              </w:rPr>
            </w:pPr>
            <w:r w:rsidRPr="00300C00">
              <w:rPr>
                <w:sz w:val="22"/>
              </w:rPr>
              <w:t>40</w:t>
            </w:r>
          </w:p>
        </w:tc>
        <w:tc>
          <w:tcPr>
            <w:tcW w:w="1080" w:type="dxa"/>
            <w:vAlign w:val="center"/>
          </w:tcPr>
          <w:p w:rsidR="00F5206C" w:rsidRPr="00300C00" w:rsidRDefault="00F5206C" w:rsidP="002C5B3D">
            <w:pPr>
              <w:spacing w:before="120"/>
              <w:jc w:val="both"/>
              <w:rPr>
                <w:sz w:val="22"/>
              </w:rPr>
            </w:pPr>
            <w:r w:rsidRPr="00300C00">
              <w:rPr>
                <w:sz w:val="22"/>
              </w:rPr>
              <w:t>40</w:t>
            </w:r>
          </w:p>
        </w:tc>
        <w:tc>
          <w:tcPr>
            <w:tcW w:w="1188" w:type="dxa"/>
            <w:vAlign w:val="center"/>
          </w:tcPr>
          <w:p w:rsidR="00F5206C" w:rsidRPr="00300C00" w:rsidRDefault="00F5206C" w:rsidP="002C5B3D">
            <w:pPr>
              <w:spacing w:before="120"/>
              <w:jc w:val="both"/>
              <w:rPr>
                <w:sz w:val="22"/>
              </w:rPr>
            </w:pPr>
            <w:r w:rsidRPr="00300C00">
              <w:rPr>
                <w:sz w:val="22"/>
              </w:rPr>
              <w:t>40</w:t>
            </w:r>
          </w:p>
        </w:tc>
      </w:tr>
      <w:tr w:rsidR="00F5206C" w:rsidRPr="0099435E" w:rsidTr="00F37856">
        <w:trPr>
          <w:jc w:val="center"/>
        </w:trPr>
        <w:tc>
          <w:tcPr>
            <w:tcW w:w="4428" w:type="dxa"/>
          </w:tcPr>
          <w:p w:rsidR="00F5206C" w:rsidRPr="00300C00" w:rsidRDefault="00F5206C" w:rsidP="002C5B3D">
            <w:pPr>
              <w:spacing w:before="120"/>
              <w:jc w:val="both"/>
              <w:rPr>
                <w:sz w:val="22"/>
              </w:rPr>
            </w:pPr>
            <w:r w:rsidRPr="00300C00">
              <w:rPr>
                <w:sz w:val="22"/>
              </w:rPr>
              <w:t>Độ cứng toàn phần, µgđl/kg</w:t>
            </w:r>
          </w:p>
        </w:tc>
        <w:tc>
          <w:tcPr>
            <w:tcW w:w="1080" w:type="dxa"/>
            <w:vAlign w:val="center"/>
          </w:tcPr>
          <w:p w:rsidR="00F5206C" w:rsidRPr="00300C00" w:rsidRDefault="00F5206C" w:rsidP="002C5B3D">
            <w:pPr>
              <w:spacing w:before="120"/>
              <w:jc w:val="both"/>
              <w:rPr>
                <w:sz w:val="22"/>
                <w:u w:val="single"/>
              </w:rPr>
            </w:pPr>
            <w:r w:rsidRPr="00300C00">
              <w:rPr>
                <w:sz w:val="22"/>
                <w:u w:val="single"/>
              </w:rPr>
              <w:t>30*</w:t>
            </w:r>
          </w:p>
          <w:p w:rsidR="00F5206C" w:rsidRPr="00300C00" w:rsidRDefault="00F5206C" w:rsidP="002C5B3D">
            <w:pPr>
              <w:spacing w:before="120"/>
              <w:jc w:val="both"/>
              <w:rPr>
                <w:sz w:val="22"/>
              </w:rPr>
            </w:pPr>
            <w:r w:rsidRPr="00300C00">
              <w:rPr>
                <w:sz w:val="22"/>
              </w:rPr>
              <w:t>40</w:t>
            </w:r>
          </w:p>
        </w:tc>
        <w:tc>
          <w:tcPr>
            <w:tcW w:w="1080" w:type="dxa"/>
            <w:vAlign w:val="center"/>
          </w:tcPr>
          <w:p w:rsidR="00F5206C" w:rsidRPr="00300C00" w:rsidRDefault="00F5206C" w:rsidP="002C5B3D">
            <w:pPr>
              <w:spacing w:before="120"/>
              <w:jc w:val="both"/>
              <w:rPr>
                <w:sz w:val="22"/>
                <w:u w:val="single"/>
              </w:rPr>
            </w:pPr>
            <w:r w:rsidRPr="00300C00">
              <w:rPr>
                <w:sz w:val="22"/>
                <w:u w:val="single"/>
              </w:rPr>
              <w:t>15*</w:t>
            </w:r>
          </w:p>
          <w:p w:rsidR="00F5206C" w:rsidRPr="00300C00" w:rsidRDefault="00F5206C" w:rsidP="002C5B3D">
            <w:pPr>
              <w:spacing w:before="120"/>
              <w:jc w:val="both"/>
              <w:rPr>
                <w:sz w:val="22"/>
              </w:rPr>
            </w:pPr>
            <w:r w:rsidRPr="00300C00">
              <w:rPr>
                <w:sz w:val="22"/>
              </w:rPr>
              <w:t>20</w:t>
            </w:r>
          </w:p>
        </w:tc>
        <w:tc>
          <w:tcPr>
            <w:tcW w:w="1080" w:type="dxa"/>
            <w:vAlign w:val="center"/>
          </w:tcPr>
          <w:p w:rsidR="00F5206C" w:rsidRPr="00300C00" w:rsidRDefault="00F5206C" w:rsidP="002C5B3D">
            <w:pPr>
              <w:spacing w:before="120"/>
              <w:jc w:val="both"/>
              <w:rPr>
                <w:sz w:val="22"/>
                <w:u w:val="single"/>
              </w:rPr>
            </w:pPr>
            <w:r w:rsidRPr="00300C00">
              <w:rPr>
                <w:sz w:val="22"/>
                <w:u w:val="single"/>
              </w:rPr>
              <w:t>10*</w:t>
            </w:r>
          </w:p>
          <w:p w:rsidR="00F5206C" w:rsidRPr="00300C00" w:rsidRDefault="00F5206C" w:rsidP="002C5B3D">
            <w:pPr>
              <w:spacing w:before="120"/>
              <w:jc w:val="both"/>
              <w:rPr>
                <w:sz w:val="22"/>
              </w:rPr>
            </w:pPr>
            <w:r w:rsidRPr="00300C00">
              <w:rPr>
                <w:sz w:val="22"/>
              </w:rPr>
              <w:t>15</w:t>
            </w:r>
          </w:p>
        </w:tc>
        <w:tc>
          <w:tcPr>
            <w:tcW w:w="1188" w:type="dxa"/>
            <w:vAlign w:val="center"/>
          </w:tcPr>
          <w:p w:rsidR="00F5206C" w:rsidRPr="00300C00" w:rsidRDefault="00F5206C" w:rsidP="002C5B3D">
            <w:pPr>
              <w:spacing w:before="120"/>
              <w:jc w:val="both"/>
              <w:rPr>
                <w:sz w:val="22"/>
                <w:u w:val="single"/>
              </w:rPr>
            </w:pPr>
            <w:r w:rsidRPr="00300C00">
              <w:rPr>
                <w:sz w:val="22"/>
                <w:u w:val="single"/>
              </w:rPr>
              <w:t>5*</w:t>
            </w:r>
          </w:p>
          <w:p w:rsidR="00F5206C" w:rsidRPr="00300C00" w:rsidRDefault="00F5206C" w:rsidP="002C5B3D">
            <w:pPr>
              <w:spacing w:before="120"/>
              <w:jc w:val="both"/>
              <w:rPr>
                <w:sz w:val="22"/>
              </w:rPr>
            </w:pPr>
            <w:r w:rsidRPr="00300C00">
              <w:rPr>
                <w:sz w:val="22"/>
              </w:rPr>
              <w:t>10</w:t>
            </w:r>
          </w:p>
        </w:tc>
      </w:tr>
      <w:tr w:rsidR="00F5206C" w:rsidRPr="0099435E" w:rsidTr="00F37856">
        <w:trPr>
          <w:jc w:val="center"/>
        </w:trPr>
        <w:tc>
          <w:tcPr>
            <w:tcW w:w="4428" w:type="dxa"/>
          </w:tcPr>
          <w:p w:rsidR="00F5206C" w:rsidRPr="00300C00" w:rsidRDefault="00F5206C" w:rsidP="002C5B3D">
            <w:pPr>
              <w:spacing w:before="120"/>
              <w:jc w:val="both"/>
              <w:rPr>
                <w:sz w:val="22"/>
              </w:rPr>
            </w:pPr>
            <w:r w:rsidRPr="00300C00">
              <w:rPr>
                <w:sz w:val="22"/>
              </w:rPr>
              <w:t>Hàm lượng các hợp chất sắt, µg/kg</w:t>
            </w:r>
          </w:p>
        </w:tc>
        <w:tc>
          <w:tcPr>
            <w:tcW w:w="1080" w:type="dxa"/>
            <w:vAlign w:val="center"/>
          </w:tcPr>
          <w:p w:rsidR="00F5206C" w:rsidRPr="00300C00" w:rsidRDefault="00F5206C" w:rsidP="002C5B3D">
            <w:pPr>
              <w:spacing w:before="120"/>
              <w:jc w:val="both"/>
              <w:rPr>
                <w:sz w:val="22"/>
              </w:rPr>
            </w:pPr>
            <w:r w:rsidRPr="00300C00">
              <w:rPr>
                <w:sz w:val="22"/>
              </w:rPr>
              <w:t>không quy định</w:t>
            </w:r>
          </w:p>
        </w:tc>
        <w:tc>
          <w:tcPr>
            <w:tcW w:w="1080" w:type="dxa"/>
            <w:vAlign w:val="center"/>
          </w:tcPr>
          <w:p w:rsidR="00F5206C" w:rsidRPr="00300C00" w:rsidRDefault="00F5206C" w:rsidP="002C5B3D">
            <w:pPr>
              <w:spacing w:before="120"/>
              <w:jc w:val="both"/>
              <w:rPr>
                <w:sz w:val="22"/>
                <w:u w:val="single"/>
              </w:rPr>
            </w:pPr>
            <w:r w:rsidRPr="00300C00">
              <w:rPr>
                <w:sz w:val="22"/>
                <w:u w:val="single"/>
              </w:rPr>
              <w:t>300*</w:t>
            </w:r>
          </w:p>
          <w:p w:rsidR="00F5206C" w:rsidRPr="00300C00" w:rsidRDefault="00F5206C" w:rsidP="002C5B3D">
            <w:pPr>
              <w:spacing w:before="120"/>
              <w:jc w:val="both"/>
              <w:rPr>
                <w:sz w:val="22"/>
              </w:rPr>
            </w:pPr>
            <w:r w:rsidRPr="00300C00">
              <w:rPr>
                <w:sz w:val="22"/>
              </w:rPr>
              <w:t>không quy định</w:t>
            </w:r>
          </w:p>
        </w:tc>
        <w:tc>
          <w:tcPr>
            <w:tcW w:w="1080" w:type="dxa"/>
            <w:vAlign w:val="center"/>
          </w:tcPr>
          <w:p w:rsidR="00F5206C" w:rsidRPr="00300C00" w:rsidRDefault="00F5206C" w:rsidP="002C5B3D">
            <w:pPr>
              <w:spacing w:before="120"/>
              <w:jc w:val="both"/>
              <w:rPr>
                <w:sz w:val="22"/>
                <w:u w:val="single"/>
              </w:rPr>
            </w:pPr>
            <w:r w:rsidRPr="00300C00">
              <w:rPr>
                <w:sz w:val="22"/>
                <w:u w:val="single"/>
              </w:rPr>
              <w:t>100*</w:t>
            </w:r>
          </w:p>
          <w:p w:rsidR="00F5206C" w:rsidRPr="00300C00" w:rsidRDefault="00F5206C" w:rsidP="002C5B3D">
            <w:pPr>
              <w:spacing w:before="120"/>
              <w:jc w:val="both"/>
              <w:rPr>
                <w:sz w:val="22"/>
              </w:rPr>
            </w:pPr>
            <w:r w:rsidRPr="00300C00">
              <w:rPr>
                <w:sz w:val="22"/>
              </w:rPr>
              <w:t>200</w:t>
            </w:r>
          </w:p>
        </w:tc>
        <w:tc>
          <w:tcPr>
            <w:tcW w:w="1188" w:type="dxa"/>
            <w:vAlign w:val="center"/>
          </w:tcPr>
          <w:p w:rsidR="00F5206C" w:rsidRPr="00300C00" w:rsidRDefault="00F5206C" w:rsidP="002C5B3D">
            <w:pPr>
              <w:spacing w:before="120"/>
              <w:jc w:val="both"/>
              <w:rPr>
                <w:sz w:val="22"/>
                <w:u w:val="single"/>
              </w:rPr>
            </w:pPr>
            <w:r w:rsidRPr="00300C00">
              <w:rPr>
                <w:sz w:val="22"/>
                <w:u w:val="single"/>
              </w:rPr>
              <w:t>50*</w:t>
            </w:r>
          </w:p>
          <w:p w:rsidR="00F5206C" w:rsidRPr="00300C00" w:rsidRDefault="00F5206C" w:rsidP="002C5B3D">
            <w:pPr>
              <w:spacing w:before="120"/>
              <w:jc w:val="both"/>
              <w:rPr>
                <w:sz w:val="22"/>
              </w:rPr>
            </w:pPr>
            <w:r w:rsidRPr="00300C00">
              <w:rPr>
                <w:sz w:val="22"/>
              </w:rPr>
              <w:t>100</w:t>
            </w:r>
          </w:p>
        </w:tc>
      </w:tr>
      <w:tr w:rsidR="00F5206C" w:rsidRPr="0099435E" w:rsidTr="00F37856">
        <w:trPr>
          <w:jc w:val="center"/>
        </w:trPr>
        <w:tc>
          <w:tcPr>
            <w:tcW w:w="4428" w:type="dxa"/>
          </w:tcPr>
          <w:p w:rsidR="00F5206C" w:rsidRPr="00300C00" w:rsidRDefault="00F5206C" w:rsidP="002C5B3D">
            <w:pPr>
              <w:spacing w:before="120"/>
              <w:jc w:val="both"/>
              <w:rPr>
                <w:sz w:val="22"/>
              </w:rPr>
            </w:pPr>
            <w:r w:rsidRPr="00300C00">
              <w:rPr>
                <w:sz w:val="22"/>
              </w:rPr>
              <w:t>Hàm lượng các hợp chất đồng, µg/kg</w:t>
            </w:r>
          </w:p>
        </w:tc>
        <w:tc>
          <w:tcPr>
            <w:tcW w:w="3240" w:type="dxa"/>
            <w:gridSpan w:val="3"/>
          </w:tcPr>
          <w:p w:rsidR="00F5206C" w:rsidRPr="00300C00" w:rsidRDefault="00F5206C" w:rsidP="002C5B3D">
            <w:pPr>
              <w:spacing w:before="120"/>
              <w:jc w:val="both"/>
              <w:rPr>
                <w:sz w:val="22"/>
              </w:rPr>
            </w:pPr>
            <w:r w:rsidRPr="00300C00">
              <w:rPr>
                <w:sz w:val="22"/>
              </w:rPr>
              <w:t>Không quy định</w:t>
            </w:r>
          </w:p>
        </w:tc>
        <w:tc>
          <w:tcPr>
            <w:tcW w:w="1188" w:type="dxa"/>
            <w:vAlign w:val="center"/>
          </w:tcPr>
          <w:p w:rsidR="00F5206C" w:rsidRPr="00300C00" w:rsidRDefault="00F5206C" w:rsidP="002C5B3D">
            <w:pPr>
              <w:spacing w:before="120"/>
              <w:jc w:val="both"/>
              <w:rPr>
                <w:sz w:val="22"/>
                <w:u w:val="single"/>
              </w:rPr>
            </w:pPr>
            <w:r w:rsidRPr="00300C00">
              <w:rPr>
                <w:sz w:val="22"/>
                <w:u w:val="single"/>
              </w:rPr>
              <w:t>10*</w:t>
            </w:r>
          </w:p>
          <w:p w:rsidR="00F5206C" w:rsidRPr="00300C00" w:rsidRDefault="00F5206C" w:rsidP="002C5B3D">
            <w:pPr>
              <w:spacing w:before="120"/>
              <w:jc w:val="both"/>
              <w:rPr>
                <w:sz w:val="22"/>
              </w:rPr>
            </w:pPr>
            <w:r w:rsidRPr="00300C00">
              <w:rPr>
                <w:sz w:val="22"/>
              </w:rPr>
              <w:t>Không quy định</w:t>
            </w:r>
          </w:p>
        </w:tc>
      </w:tr>
      <w:tr w:rsidR="00F5206C" w:rsidRPr="0099435E" w:rsidTr="00F37856">
        <w:trPr>
          <w:trHeight w:val="710"/>
          <w:jc w:val="center"/>
        </w:trPr>
        <w:tc>
          <w:tcPr>
            <w:tcW w:w="4428" w:type="dxa"/>
            <w:vAlign w:val="center"/>
          </w:tcPr>
          <w:p w:rsidR="00F5206C" w:rsidRPr="00300C00" w:rsidRDefault="00F5206C" w:rsidP="002C5B3D">
            <w:pPr>
              <w:spacing w:before="120"/>
              <w:jc w:val="both"/>
              <w:rPr>
                <w:sz w:val="22"/>
              </w:rPr>
            </w:pPr>
            <w:r w:rsidRPr="00300C00">
              <w:rPr>
                <w:sz w:val="22"/>
              </w:rPr>
              <w:lastRenderedPageBreak/>
              <w:t>Hàm lượng ôxy hòa tan (đối với nồi hơi có công suất từ 2 t/h trở lên)**, µgdl/kg</w:t>
            </w:r>
          </w:p>
        </w:tc>
        <w:tc>
          <w:tcPr>
            <w:tcW w:w="1080" w:type="dxa"/>
            <w:vAlign w:val="center"/>
          </w:tcPr>
          <w:p w:rsidR="00F5206C" w:rsidRPr="00300C00" w:rsidRDefault="00F5206C" w:rsidP="002C5B3D">
            <w:pPr>
              <w:spacing w:before="120"/>
              <w:jc w:val="both"/>
              <w:rPr>
                <w:sz w:val="22"/>
                <w:u w:val="single"/>
              </w:rPr>
            </w:pPr>
            <w:r w:rsidRPr="00300C00">
              <w:rPr>
                <w:sz w:val="22"/>
                <w:u w:val="single"/>
              </w:rPr>
              <w:t>50*</w:t>
            </w:r>
          </w:p>
          <w:p w:rsidR="00F5206C" w:rsidRPr="00300C00" w:rsidRDefault="00F5206C" w:rsidP="002C5B3D">
            <w:pPr>
              <w:spacing w:before="120"/>
              <w:jc w:val="both"/>
              <w:rPr>
                <w:sz w:val="22"/>
                <w:u w:val="single"/>
              </w:rPr>
            </w:pPr>
            <w:r w:rsidRPr="00300C00">
              <w:rPr>
                <w:sz w:val="22"/>
              </w:rPr>
              <w:t>100</w:t>
            </w:r>
          </w:p>
        </w:tc>
        <w:tc>
          <w:tcPr>
            <w:tcW w:w="1080" w:type="dxa"/>
            <w:vAlign w:val="center"/>
          </w:tcPr>
          <w:p w:rsidR="00F5206C" w:rsidRPr="00300C00" w:rsidRDefault="00F5206C" w:rsidP="002C5B3D">
            <w:pPr>
              <w:spacing w:before="120"/>
              <w:jc w:val="both"/>
              <w:rPr>
                <w:sz w:val="22"/>
                <w:u w:val="single"/>
              </w:rPr>
            </w:pPr>
            <w:r w:rsidRPr="00300C00">
              <w:rPr>
                <w:sz w:val="22"/>
                <w:u w:val="single"/>
              </w:rPr>
              <w:t>30*</w:t>
            </w:r>
          </w:p>
          <w:p w:rsidR="00F5206C" w:rsidRPr="00300C00" w:rsidRDefault="00F5206C" w:rsidP="002C5B3D">
            <w:pPr>
              <w:spacing w:before="120"/>
              <w:jc w:val="both"/>
              <w:rPr>
                <w:sz w:val="22"/>
                <w:u w:val="single"/>
              </w:rPr>
            </w:pPr>
            <w:r w:rsidRPr="00300C00">
              <w:rPr>
                <w:sz w:val="22"/>
              </w:rPr>
              <w:t>50</w:t>
            </w:r>
          </w:p>
        </w:tc>
        <w:tc>
          <w:tcPr>
            <w:tcW w:w="1080" w:type="dxa"/>
            <w:vAlign w:val="center"/>
          </w:tcPr>
          <w:p w:rsidR="00F5206C" w:rsidRPr="00300C00" w:rsidRDefault="00F5206C" w:rsidP="002C5B3D">
            <w:pPr>
              <w:spacing w:before="120"/>
              <w:jc w:val="both"/>
              <w:rPr>
                <w:sz w:val="22"/>
                <w:u w:val="single"/>
              </w:rPr>
            </w:pPr>
            <w:r w:rsidRPr="00300C00">
              <w:rPr>
                <w:sz w:val="22"/>
                <w:u w:val="single"/>
              </w:rPr>
              <w:t>20*</w:t>
            </w:r>
          </w:p>
          <w:p w:rsidR="00F5206C" w:rsidRPr="00300C00" w:rsidRDefault="00F5206C" w:rsidP="002C5B3D">
            <w:pPr>
              <w:spacing w:before="120"/>
              <w:jc w:val="both"/>
              <w:rPr>
                <w:sz w:val="22"/>
                <w:u w:val="single"/>
              </w:rPr>
            </w:pPr>
            <w:r w:rsidRPr="00300C00">
              <w:rPr>
                <w:sz w:val="22"/>
              </w:rPr>
              <w:t>50</w:t>
            </w:r>
          </w:p>
        </w:tc>
        <w:tc>
          <w:tcPr>
            <w:tcW w:w="1188" w:type="dxa"/>
            <w:vAlign w:val="center"/>
          </w:tcPr>
          <w:p w:rsidR="00F5206C" w:rsidRPr="00300C00" w:rsidRDefault="00F5206C" w:rsidP="002C5B3D">
            <w:pPr>
              <w:spacing w:before="120"/>
              <w:jc w:val="both"/>
              <w:rPr>
                <w:sz w:val="22"/>
                <w:u w:val="single"/>
              </w:rPr>
            </w:pPr>
            <w:r w:rsidRPr="00300C00">
              <w:rPr>
                <w:sz w:val="22"/>
                <w:u w:val="single"/>
              </w:rPr>
              <w:t>20*</w:t>
            </w:r>
          </w:p>
          <w:p w:rsidR="00F5206C" w:rsidRPr="00300C00" w:rsidRDefault="00F5206C" w:rsidP="002C5B3D">
            <w:pPr>
              <w:spacing w:before="120"/>
              <w:jc w:val="both"/>
              <w:rPr>
                <w:sz w:val="22"/>
                <w:u w:val="single"/>
              </w:rPr>
            </w:pPr>
            <w:r w:rsidRPr="00300C00">
              <w:rPr>
                <w:sz w:val="22"/>
              </w:rPr>
              <w:t>30</w:t>
            </w:r>
          </w:p>
        </w:tc>
      </w:tr>
      <w:tr w:rsidR="00F5206C" w:rsidRPr="0099435E" w:rsidTr="00F37856">
        <w:trPr>
          <w:jc w:val="center"/>
        </w:trPr>
        <w:tc>
          <w:tcPr>
            <w:tcW w:w="4428" w:type="dxa"/>
            <w:vAlign w:val="center"/>
          </w:tcPr>
          <w:p w:rsidR="00F5206C" w:rsidRPr="00300C00" w:rsidRDefault="00F5206C" w:rsidP="002C5B3D">
            <w:pPr>
              <w:spacing w:before="120"/>
              <w:jc w:val="both"/>
              <w:rPr>
                <w:sz w:val="22"/>
              </w:rPr>
            </w:pPr>
            <w:r w:rsidRPr="00300C00">
              <w:rPr>
                <w:sz w:val="22"/>
              </w:rPr>
              <w:t xml:space="preserve">Trị số pH ở 25 </w:t>
            </w:r>
            <w:r w:rsidRPr="00300C00">
              <w:rPr>
                <w:sz w:val="22"/>
                <w:vertAlign w:val="superscript"/>
              </w:rPr>
              <w:t>o</w:t>
            </w:r>
            <w:r w:rsidRPr="00300C00">
              <w:rPr>
                <w:sz w:val="22"/>
              </w:rPr>
              <w:t>C***</w:t>
            </w:r>
          </w:p>
        </w:tc>
        <w:tc>
          <w:tcPr>
            <w:tcW w:w="4428" w:type="dxa"/>
            <w:gridSpan w:val="4"/>
            <w:vAlign w:val="center"/>
          </w:tcPr>
          <w:p w:rsidR="00F5206C" w:rsidRPr="00300C00" w:rsidRDefault="00F5206C" w:rsidP="002C5B3D">
            <w:pPr>
              <w:spacing w:before="120"/>
              <w:jc w:val="both"/>
              <w:rPr>
                <w:sz w:val="22"/>
              </w:rPr>
            </w:pPr>
            <w:r w:rsidRPr="00300C00">
              <w:rPr>
                <w:sz w:val="22"/>
              </w:rPr>
              <w:t>8,5 ÷ 10,5***</w:t>
            </w:r>
          </w:p>
        </w:tc>
      </w:tr>
      <w:tr w:rsidR="00F5206C" w:rsidRPr="0099435E" w:rsidTr="00F37856">
        <w:trPr>
          <w:jc w:val="center"/>
        </w:trPr>
        <w:tc>
          <w:tcPr>
            <w:tcW w:w="4428" w:type="dxa"/>
            <w:vAlign w:val="center"/>
          </w:tcPr>
          <w:p w:rsidR="00F5206C" w:rsidRPr="00300C00" w:rsidRDefault="00F5206C" w:rsidP="002C5B3D">
            <w:pPr>
              <w:spacing w:before="120"/>
              <w:jc w:val="both"/>
              <w:rPr>
                <w:sz w:val="22"/>
              </w:rPr>
            </w:pPr>
            <w:r w:rsidRPr="00300C00">
              <w:rPr>
                <w:sz w:val="22"/>
              </w:rPr>
              <w:t>Hàm lượng các sản phẩm có nguồn gốc dầu lửa, mg/kg</w:t>
            </w:r>
          </w:p>
        </w:tc>
        <w:tc>
          <w:tcPr>
            <w:tcW w:w="1080" w:type="dxa"/>
            <w:vAlign w:val="center"/>
          </w:tcPr>
          <w:p w:rsidR="00F5206C" w:rsidRPr="00300C00" w:rsidRDefault="00F5206C" w:rsidP="002C5B3D">
            <w:pPr>
              <w:spacing w:before="120"/>
              <w:jc w:val="both"/>
              <w:rPr>
                <w:sz w:val="22"/>
              </w:rPr>
            </w:pPr>
            <w:r w:rsidRPr="00300C00">
              <w:rPr>
                <w:sz w:val="22"/>
              </w:rPr>
              <w:t>5</w:t>
            </w:r>
          </w:p>
        </w:tc>
        <w:tc>
          <w:tcPr>
            <w:tcW w:w="1080" w:type="dxa"/>
            <w:vAlign w:val="center"/>
          </w:tcPr>
          <w:p w:rsidR="00F5206C" w:rsidRPr="00300C00" w:rsidRDefault="00F5206C" w:rsidP="002C5B3D">
            <w:pPr>
              <w:spacing w:before="120"/>
              <w:jc w:val="both"/>
              <w:rPr>
                <w:sz w:val="22"/>
              </w:rPr>
            </w:pPr>
            <w:r w:rsidRPr="00300C00">
              <w:rPr>
                <w:sz w:val="22"/>
              </w:rPr>
              <w:t>3</w:t>
            </w:r>
          </w:p>
        </w:tc>
        <w:tc>
          <w:tcPr>
            <w:tcW w:w="1080" w:type="dxa"/>
            <w:vAlign w:val="center"/>
          </w:tcPr>
          <w:p w:rsidR="00F5206C" w:rsidRPr="00300C00" w:rsidRDefault="00F5206C" w:rsidP="002C5B3D">
            <w:pPr>
              <w:spacing w:before="120"/>
              <w:jc w:val="both"/>
              <w:rPr>
                <w:sz w:val="22"/>
              </w:rPr>
            </w:pPr>
            <w:r w:rsidRPr="00300C00">
              <w:rPr>
                <w:sz w:val="22"/>
              </w:rPr>
              <w:t>3</w:t>
            </w:r>
          </w:p>
        </w:tc>
        <w:tc>
          <w:tcPr>
            <w:tcW w:w="1188" w:type="dxa"/>
            <w:vAlign w:val="center"/>
          </w:tcPr>
          <w:p w:rsidR="00F5206C" w:rsidRPr="00300C00" w:rsidRDefault="00F5206C" w:rsidP="002C5B3D">
            <w:pPr>
              <w:spacing w:before="120"/>
              <w:jc w:val="both"/>
              <w:rPr>
                <w:sz w:val="22"/>
              </w:rPr>
            </w:pPr>
            <w:r w:rsidRPr="00300C00">
              <w:rPr>
                <w:sz w:val="22"/>
              </w:rPr>
              <w:t>0,5</w:t>
            </w:r>
          </w:p>
        </w:tc>
      </w:tr>
    </w:tbl>
    <w:p w:rsidR="00F5206C" w:rsidRPr="00F37856" w:rsidRDefault="00F5206C" w:rsidP="002C5B3D">
      <w:pPr>
        <w:spacing w:before="120"/>
        <w:jc w:val="both"/>
        <w:rPr>
          <w:sz w:val="22"/>
          <w:szCs w:val="22"/>
        </w:rPr>
      </w:pPr>
      <w:r w:rsidRPr="00F37856">
        <w:rPr>
          <w:sz w:val="22"/>
          <w:szCs w:val="22"/>
        </w:rPr>
        <w:t>CHÚ THÍCH</w:t>
      </w:r>
    </w:p>
    <w:p w:rsidR="00F5206C" w:rsidRPr="00F37856" w:rsidRDefault="00F5206C" w:rsidP="002C5B3D">
      <w:pPr>
        <w:spacing w:before="120"/>
        <w:jc w:val="both"/>
        <w:rPr>
          <w:sz w:val="22"/>
          <w:szCs w:val="22"/>
        </w:rPr>
      </w:pPr>
      <w:r w:rsidRPr="00F37856">
        <w:rPr>
          <w:sz w:val="22"/>
          <w:szCs w:val="22"/>
        </w:rPr>
        <w:t>* Trị số trên dùng cho nồi hơi sử dụng nhiên liệu lỏng, khí; trị số dưới dùng cho các loại nhiên liệu khác.</w:t>
      </w:r>
    </w:p>
    <w:p w:rsidR="00F5206C" w:rsidRPr="00F37856" w:rsidRDefault="00F5206C" w:rsidP="002C5B3D">
      <w:pPr>
        <w:spacing w:before="120"/>
        <w:jc w:val="both"/>
        <w:rPr>
          <w:sz w:val="22"/>
          <w:szCs w:val="22"/>
        </w:rPr>
      </w:pPr>
      <w:r w:rsidRPr="00F37856">
        <w:rPr>
          <w:sz w:val="22"/>
          <w:szCs w:val="22"/>
        </w:rPr>
        <w:t>** Dùng cho nồi hơi không có bộ hâm nước hoặc có bộ hâm nước bằng gang, hàm lượng oxy hòa tan cho phép đến 100 µg/kg với nhiên liệu bất kỳ.</w:t>
      </w:r>
    </w:p>
    <w:p w:rsidR="00F5206C" w:rsidRDefault="00F5206C" w:rsidP="002C5B3D">
      <w:pPr>
        <w:spacing w:before="120"/>
        <w:jc w:val="both"/>
        <w:rPr>
          <w:sz w:val="22"/>
          <w:szCs w:val="22"/>
        </w:rPr>
      </w:pPr>
      <w:r w:rsidRPr="00F37856">
        <w:rPr>
          <w:sz w:val="22"/>
          <w:szCs w:val="22"/>
        </w:rPr>
        <w:t>*** Trong một số trường hợp riêng biệt, có thể hạ thấp trị số pH đến 7,0.</w:t>
      </w:r>
    </w:p>
    <w:p w:rsidR="00300C00" w:rsidRPr="00F37856" w:rsidRDefault="00300C00" w:rsidP="002C5B3D">
      <w:pPr>
        <w:spacing w:before="120"/>
        <w:jc w:val="both"/>
        <w:rPr>
          <w:sz w:val="22"/>
          <w:szCs w:val="22"/>
        </w:rPr>
      </w:pPr>
    </w:p>
    <w:p w:rsidR="00F5206C" w:rsidRPr="00DD21B9" w:rsidRDefault="00F5206C" w:rsidP="00300C00">
      <w:pPr>
        <w:pStyle w:val="Heading3"/>
        <w:numPr>
          <w:ilvl w:val="2"/>
          <w:numId w:val="82"/>
        </w:numPr>
        <w:tabs>
          <w:tab w:val="left" w:pos="993"/>
        </w:tabs>
        <w:spacing w:before="120" w:line="276" w:lineRule="auto"/>
        <w:ind w:left="0" w:firstLine="0"/>
        <w:rPr>
          <w:b w:val="0"/>
          <w:sz w:val="24"/>
          <w:szCs w:val="24"/>
        </w:rPr>
      </w:pPr>
      <w:bookmarkStart w:id="321" w:name="_Toc514142253"/>
      <w:bookmarkStart w:id="322" w:name="_Toc527124365"/>
      <w:r w:rsidRPr="00DD21B9">
        <w:rPr>
          <w:b w:val="0"/>
          <w:sz w:val="24"/>
          <w:szCs w:val="24"/>
        </w:rPr>
        <w:t xml:space="preserve">Chỉ tiêu chất lượng nước cấp yêu cầu cho nồi hơi tuần hoàn tự nhiên có áp suất trên 4 MPa được nêu trong </w:t>
      </w:r>
      <w:r w:rsidRPr="00D37300">
        <w:rPr>
          <w:b w:val="0"/>
          <w:sz w:val="24"/>
          <w:szCs w:val="24"/>
        </w:rPr>
        <w:t xml:space="preserve">Bảng </w:t>
      </w:r>
      <w:r w:rsidR="008E697F" w:rsidRPr="00D37300">
        <w:rPr>
          <w:b w:val="0"/>
          <w:sz w:val="24"/>
          <w:szCs w:val="24"/>
        </w:rPr>
        <w:t>3</w:t>
      </w:r>
      <w:r w:rsidRPr="00D37300">
        <w:rPr>
          <w:b w:val="0"/>
          <w:sz w:val="24"/>
          <w:szCs w:val="24"/>
        </w:rPr>
        <w:t>.</w:t>
      </w:r>
      <w:bookmarkEnd w:id="321"/>
      <w:bookmarkEnd w:id="322"/>
    </w:p>
    <w:p w:rsidR="00F5206C" w:rsidRPr="0099435E" w:rsidRDefault="00F5206C" w:rsidP="00150BA7">
      <w:pPr>
        <w:spacing w:before="120" w:after="120"/>
        <w:jc w:val="center"/>
        <w:rPr>
          <w:b/>
        </w:rPr>
      </w:pPr>
      <w:r w:rsidRPr="0099435E">
        <w:rPr>
          <w:b/>
        </w:rPr>
        <w:t xml:space="preserve">Bảng </w:t>
      </w:r>
      <w:r w:rsidR="008E697F">
        <w:rPr>
          <w:b/>
        </w:rPr>
        <w:t>3</w:t>
      </w:r>
      <w:r w:rsidRPr="0099435E">
        <w:rPr>
          <w:b/>
        </w:rPr>
        <w:t xml:space="preserve"> - Chất lượng nước cấp</w:t>
      </w:r>
    </w:p>
    <w:tbl>
      <w:tblPr>
        <w:tblW w:w="8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
        <w:gridCol w:w="4113"/>
        <w:gridCol w:w="1793"/>
        <w:gridCol w:w="1436"/>
        <w:gridCol w:w="1101"/>
      </w:tblGrid>
      <w:tr w:rsidR="00F5206C" w:rsidRPr="0099435E" w:rsidTr="00F37856">
        <w:trPr>
          <w:jc w:val="center"/>
        </w:trPr>
        <w:tc>
          <w:tcPr>
            <w:tcW w:w="468" w:type="dxa"/>
            <w:vAlign w:val="center"/>
          </w:tcPr>
          <w:p w:rsidR="00F5206C" w:rsidRPr="00B17328" w:rsidRDefault="00F5206C" w:rsidP="002C5B3D">
            <w:pPr>
              <w:spacing w:before="120"/>
              <w:jc w:val="both"/>
              <w:rPr>
                <w:b/>
              </w:rPr>
            </w:pPr>
            <w:r w:rsidRPr="00B17328">
              <w:rPr>
                <w:b/>
              </w:rPr>
              <w:t>TT</w:t>
            </w:r>
          </w:p>
        </w:tc>
        <w:tc>
          <w:tcPr>
            <w:tcW w:w="4140" w:type="dxa"/>
            <w:vAlign w:val="center"/>
          </w:tcPr>
          <w:p w:rsidR="00F5206C" w:rsidRPr="00B17328" w:rsidRDefault="00F5206C" w:rsidP="002C5B3D">
            <w:pPr>
              <w:spacing w:before="120"/>
              <w:jc w:val="both"/>
              <w:rPr>
                <w:b/>
              </w:rPr>
            </w:pPr>
            <w:r w:rsidRPr="00B17328">
              <w:rPr>
                <w:b/>
              </w:rPr>
              <w:t>Chỉ tiêu</w:t>
            </w:r>
          </w:p>
        </w:tc>
        <w:tc>
          <w:tcPr>
            <w:tcW w:w="1800" w:type="dxa"/>
            <w:vAlign w:val="center"/>
          </w:tcPr>
          <w:p w:rsidR="00F5206C" w:rsidRPr="00B17328" w:rsidRDefault="00F5206C" w:rsidP="002C5B3D">
            <w:pPr>
              <w:spacing w:before="120"/>
              <w:jc w:val="both"/>
              <w:rPr>
                <w:b/>
              </w:rPr>
            </w:pPr>
            <w:r w:rsidRPr="00B17328">
              <w:rPr>
                <w:b/>
              </w:rPr>
              <w:t>Áp suất từ 4 đến ≤ 10MPa</w:t>
            </w:r>
          </w:p>
        </w:tc>
        <w:tc>
          <w:tcPr>
            <w:tcW w:w="1440" w:type="dxa"/>
            <w:vAlign w:val="center"/>
          </w:tcPr>
          <w:p w:rsidR="00F5206C" w:rsidRPr="00B17328" w:rsidRDefault="00F5206C" w:rsidP="002C5B3D">
            <w:pPr>
              <w:spacing w:before="120"/>
              <w:jc w:val="both"/>
              <w:rPr>
                <w:b/>
              </w:rPr>
            </w:pPr>
            <w:r w:rsidRPr="00B17328">
              <w:rPr>
                <w:b/>
              </w:rPr>
              <w:t>Áp suất &gt; 10MPa</w:t>
            </w:r>
          </w:p>
        </w:tc>
        <w:tc>
          <w:tcPr>
            <w:tcW w:w="1105" w:type="dxa"/>
            <w:vAlign w:val="center"/>
          </w:tcPr>
          <w:p w:rsidR="00F5206C" w:rsidRPr="00B17328" w:rsidRDefault="00F5206C" w:rsidP="002C5B3D">
            <w:pPr>
              <w:spacing w:before="120"/>
              <w:jc w:val="both"/>
              <w:rPr>
                <w:b/>
              </w:rPr>
            </w:pPr>
            <w:r w:rsidRPr="00B17328">
              <w:rPr>
                <w:b/>
              </w:rPr>
              <w:t>Ghi chú</w:t>
            </w: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1</w:t>
            </w:r>
          </w:p>
        </w:tc>
        <w:tc>
          <w:tcPr>
            <w:tcW w:w="4140" w:type="dxa"/>
          </w:tcPr>
          <w:p w:rsidR="00F5206C" w:rsidRPr="0099435E" w:rsidRDefault="00F5206C" w:rsidP="002C5B3D">
            <w:pPr>
              <w:spacing w:before="120"/>
              <w:jc w:val="both"/>
            </w:pPr>
            <w:r w:rsidRPr="0099435E">
              <w:t>Tổng hàm lượng cation của các muối hòa tan quy đổi về cation natri, mg/kg</w:t>
            </w:r>
          </w:p>
        </w:tc>
        <w:tc>
          <w:tcPr>
            <w:tcW w:w="1800" w:type="dxa"/>
          </w:tcPr>
          <w:p w:rsidR="00F5206C" w:rsidRPr="0099435E" w:rsidRDefault="00F5206C" w:rsidP="002C5B3D">
            <w:pPr>
              <w:spacing w:before="120"/>
              <w:jc w:val="both"/>
            </w:pPr>
            <w:r w:rsidRPr="0099435E">
              <w:t>-</w:t>
            </w:r>
          </w:p>
        </w:tc>
        <w:tc>
          <w:tcPr>
            <w:tcW w:w="1440" w:type="dxa"/>
          </w:tcPr>
          <w:p w:rsidR="00F5206C" w:rsidRPr="0099435E" w:rsidRDefault="00F5206C" w:rsidP="002C5B3D">
            <w:pPr>
              <w:spacing w:before="120"/>
              <w:jc w:val="both"/>
            </w:pPr>
            <w:r>
              <w:t>≤</w:t>
            </w:r>
            <w:r w:rsidRPr="0099435E">
              <w:t xml:space="preserve"> 50</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2</w:t>
            </w:r>
          </w:p>
        </w:tc>
        <w:tc>
          <w:tcPr>
            <w:tcW w:w="4140" w:type="dxa"/>
          </w:tcPr>
          <w:p w:rsidR="00F5206C" w:rsidRPr="0099435E" w:rsidRDefault="00F5206C" w:rsidP="002C5B3D">
            <w:pPr>
              <w:spacing w:before="120"/>
              <w:jc w:val="both"/>
            </w:pPr>
            <w:r w:rsidRPr="0099435E">
              <w:t>Độ cứng toàn phần, µgđl/kg</w:t>
            </w:r>
          </w:p>
        </w:tc>
        <w:tc>
          <w:tcPr>
            <w:tcW w:w="1800" w:type="dxa"/>
          </w:tcPr>
          <w:p w:rsidR="00F5206C" w:rsidRPr="0099435E" w:rsidRDefault="00F5206C" w:rsidP="002C5B3D">
            <w:pPr>
              <w:spacing w:before="120"/>
              <w:jc w:val="both"/>
            </w:pPr>
            <w:r w:rsidRPr="0099435E">
              <w:t>5</w:t>
            </w:r>
          </w:p>
        </w:tc>
        <w:tc>
          <w:tcPr>
            <w:tcW w:w="1440" w:type="dxa"/>
          </w:tcPr>
          <w:p w:rsidR="00F5206C" w:rsidRPr="0099435E" w:rsidRDefault="00F5206C" w:rsidP="002C5B3D">
            <w:pPr>
              <w:spacing w:before="120"/>
              <w:jc w:val="both"/>
            </w:pPr>
            <w:r w:rsidRPr="0099435E">
              <w:t>3</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3</w:t>
            </w:r>
          </w:p>
        </w:tc>
        <w:tc>
          <w:tcPr>
            <w:tcW w:w="4140" w:type="dxa"/>
          </w:tcPr>
          <w:p w:rsidR="00F5206C" w:rsidRPr="0099435E" w:rsidRDefault="00F5206C" w:rsidP="002C5B3D">
            <w:pPr>
              <w:spacing w:before="120"/>
              <w:jc w:val="both"/>
            </w:pPr>
            <w:r w:rsidRPr="0099435E">
              <w:t>Hàm lượng silic tính đổi về SiO</w:t>
            </w:r>
            <w:r w:rsidRPr="00B17328">
              <w:rPr>
                <w:vertAlign w:val="subscript"/>
              </w:rPr>
              <w:t>3</w:t>
            </w:r>
            <w:r w:rsidRPr="00B17328">
              <w:rPr>
                <w:vertAlign w:val="superscript"/>
              </w:rPr>
              <w:t>2</w:t>
            </w:r>
            <w:r w:rsidRPr="0099435E">
              <w:t>, µg/kg</w:t>
            </w:r>
          </w:p>
        </w:tc>
        <w:tc>
          <w:tcPr>
            <w:tcW w:w="1800" w:type="dxa"/>
          </w:tcPr>
          <w:p w:rsidR="00F5206C" w:rsidRPr="0099435E" w:rsidRDefault="00F5206C" w:rsidP="002C5B3D">
            <w:pPr>
              <w:spacing w:before="120"/>
              <w:jc w:val="both"/>
            </w:pPr>
            <w:r>
              <w:t>≤</w:t>
            </w:r>
            <w:r w:rsidRPr="0099435E">
              <w:t xml:space="preserve"> 80</w:t>
            </w:r>
          </w:p>
        </w:tc>
        <w:tc>
          <w:tcPr>
            <w:tcW w:w="1440" w:type="dxa"/>
          </w:tcPr>
          <w:p w:rsidR="00F5206C" w:rsidRPr="0099435E" w:rsidRDefault="00F5206C" w:rsidP="002C5B3D">
            <w:pPr>
              <w:spacing w:before="120"/>
              <w:jc w:val="both"/>
            </w:pPr>
            <w:r>
              <w:t>≤</w:t>
            </w:r>
            <w:r w:rsidRPr="0099435E">
              <w:t xml:space="preserve"> 40</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4</w:t>
            </w:r>
          </w:p>
        </w:tc>
        <w:tc>
          <w:tcPr>
            <w:tcW w:w="4140" w:type="dxa"/>
          </w:tcPr>
          <w:p w:rsidR="00F5206C" w:rsidRPr="0099435E" w:rsidRDefault="00F5206C" w:rsidP="002C5B3D">
            <w:pPr>
              <w:spacing w:before="120"/>
              <w:jc w:val="both"/>
            </w:pPr>
            <w:r w:rsidRPr="0099435E">
              <w:t>Oxy, µg/kg</w:t>
            </w:r>
          </w:p>
        </w:tc>
        <w:tc>
          <w:tcPr>
            <w:tcW w:w="1800" w:type="dxa"/>
          </w:tcPr>
          <w:p w:rsidR="00F5206C" w:rsidRPr="0099435E" w:rsidRDefault="00F5206C" w:rsidP="002C5B3D">
            <w:pPr>
              <w:spacing w:before="120"/>
              <w:jc w:val="both"/>
            </w:pPr>
            <w:r>
              <w:t>≤</w:t>
            </w:r>
            <w:r w:rsidRPr="0099435E">
              <w:t xml:space="preserve"> 20</w:t>
            </w:r>
          </w:p>
        </w:tc>
        <w:tc>
          <w:tcPr>
            <w:tcW w:w="1440" w:type="dxa"/>
          </w:tcPr>
          <w:p w:rsidR="00F5206C" w:rsidRPr="0099435E" w:rsidRDefault="00F5206C" w:rsidP="002C5B3D">
            <w:pPr>
              <w:spacing w:before="120"/>
              <w:jc w:val="both"/>
            </w:pPr>
            <w:r>
              <w:t>≤</w:t>
            </w:r>
            <w:r w:rsidRPr="0099435E">
              <w:t xml:space="preserve"> 10</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5</w:t>
            </w:r>
          </w:p>
        </w:tc>
        <w:tc>
          <w:tcPr>
            <w:tcW w:w="4140" w:type="dxa"/>
          </w:tcPr>
          <w:p w:rsidR="00F5206C" w:rsidRPr="0099435E" w:rsidRDefault="00F5206C" w:rsidP="002C5B3D">
            <w:pPr>
              <w:spacing w:before="120"/>
              <w:jc w:val="both"/>
            </w:pPr>
            <w:r w:rsidRPr="0099435E">
              <w:t>Hydrazin, µg/kg N</w:t>
            </w:r>
            <w:r w:rsidRPr="00B17328">
              <w:rPr>
                <w:vertAlign w:val="subscript"/>
              </w:rPr>
              <w:t>2</w:t>
            </w:r>
            <w:r w:rsidRPr="0099435E">
              <w:t>H</w:t>
            </w:r>
            <w:r w:rsidRPr="00B17328">
              <w:rPr>
                <w:vertAlign w:val="subscript"/>
              </w:rPr>
              <w:t>4</w:t>
            </w:r>
          </w:p>
        </w:tc>
        <w:tc>
          <w:tcPr>
            <w:tcW w:w="1800" w:type="dxa"/>
          </w:tcPr>
          <w:p w:rsidR="00F5206C" w:rsidRPr="0099435E" w:rsidRDefault="00F5206C" w:rsidP="002C5B3D">
            <w:pPr>
              <w:spacing w:before="120"/>
              <w:jc w:val="both"/>
            </w:pPr>
            <w:r w:rsidRPr="0099435E">
              <w:t>30 - 100</w:t>
            </w:r>
          </w:p>
        </w:tc>
        <w:tc>
          <w:tcPr>
            <w:tcW w:w="1440" w:type="dxa"/>
          </w:tcPr>
          <w:p w:rsidR="00F5206C" w:rsidRPr="0099435E" w:rsidRDefault="00F5206C" w:rsidP="002C5B3D">
            <w:pPr>
              <w:spacing w:before="120"/>
              <w:jc w:val="both"/>
            </w:pPr>
            <w:r w:rsidRPr="0099435E">
              <w:t>30 - 100</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6</w:t>
            </w:r>
          </w:p>
        </w:tc>
        <w:tc>
          <w:tcPr>
            <w:tcW w:w="4140" w:type="dxa"/>
          </w:tcPr>
          <w:p w:rsidR="00F5206C" w:rsidRPr="0099435E" w:rsidRDefault="00F5206C" w:rsidP="002C5B3D">
            <w:pPr>
              <w:spacing w:before="120"/>
              <w:jc w:val="both"/>
            </w:pPr>
            <w:r w:rsidRPr="0099435E">
              <w:t>pH</w:t>
            </w:r>
          </w:p>
        </w:tc>
        <w:tc>
          <w:tcPr>
            <w:tcW w:w="1800" w:type="dxa"/>
          </w:tcPr>
          <w:p w:rsidR="00F5206C" w:rsidRPr="0099435E" w:rsidRDefault="00F5206C" w:rsidP="002C5B3D">
            <w:pPr>
              <w:spacing w:before="120"/>
              <w:jc w:val="both"/>
            </w:pPr>
            <w:r w:rsidRPr="0099435E">
              <w:t xml:space="preserve">9,1 </w:t>
            </w:r>
            <w:r>
              <w:t>±</w:t>
            </w:r>
            <w:r w:rsidRPr="0099435E">
              <w:t xml:space="preserve"> 0,1</w:t>
            </w:r>
          </w:p>
        </w:tc>
        <w:tc>
          <w:tcPr>
            <w:tcW w:w="1440" w:type="dxa"/>
          </w:tcPr>
          <w:p w:rsidR="00F5206C" w:rsidRPr="0099435E" w:rsidRDefault="00F5206C" w:rsidP="002C5B3D">
            <w:pPr>
              <w:spacing w:before="120"/>
              <w:jc w:val="both"/>
            </w:pPr>
            <w:r w:rsidRPr="0099435E">
              <w:t xml:space="preserve">9,1 </w:t>
            </w:r>
            <w:r>
              <w:t>±</w:t>
            </w:r>
            <w:r w:rsidRPr="0099435E">
              <w:t xml:space="preserve"> 0,1</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7</w:t>
            </w:r>
          </w:p>
        </w:tc>
        <w:tc>
          <w:tcPr>
            <w:tcW w:w="4140" w:type="dxa"/>
          </w:tcPr>
          <w:p w:rsidR="00F5206C" w:rsidRPr="0099435E" w:rsidRDefault="00F5206C" w:rsidP="002C5B3D">
            <w:pPr>
              <w:spacing w:before="120"/>
              <w:jc w:val="both"/>
            </w:pPr>
            <w:r w:rsidRPr="0099435E">
              <w:t>Amoniac, µg/kg</w:t>
            </w:r>
          </w:p>
        </w:tc>
        <w:tc>
          <w:tcPr>
            <w:tcW w:w="1800" w:type="dxa"/>
          </w:tcPr>
          <w:p w:rsidR="00F5206C" w:rsidRPr="0099435E" w:rsidRDefault="00F5206C" w:rsidP="002C5B3D">
            <w:pPr>
              <w:spacing w:before="120"/>
              <w:jc w:val="both"/>
            </w:pPr>
            <w:r w:rsidRPr="0099435E">
              <w:t>1000</w:t>
            </w:r>
          </w:p>
        </w:tc>
        <w:tc>
          <w:tcPr>
            <w:tcW w:w="1440" w:type="dxa"/>
          </w:tcPr>
          <w:p w:rsidR="00F5206C" w:rsidRPr="0099435E" w:rsidRDefault="00F5206C" w:rsidP="002C5B3D">
            <w:pPr>
              <w:spacing w:before="120"/>
              <w:jc w:val="both"/>
            </w:pPr>
            <w:r w:rsidRPr="0099435E">
              <w:t>10</w:t>
            </w:r>
            <w:r>
              <w:t>0</w:t>
            </w:r>
            <w:r w:rsidRPr="0099435E">
              <w:t>0</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8</w:t>
            </w:r>
          </w:p>
        </w:tc>
        <w:tc>
          <w:tcPr>
            <w:tcW w:w="4140" w:type="dxa"/>
          </w:tcPr>
          <w:p w:rsidR="00F5206C" w:rsidRPr="0099435E" w:rsidRDefault="00F5206C" w:rsidP="002C5B3D">
            <w:pPr>
              <w:spacing w:before="120"/>
              <w:jc w:val="both"/>
            </w:pPr>
            <w:r w:rsidRPr="0099435E">
              <w:t>Các liên kết sắt tính đổi về Fe, µg/kg</w:t>
            </w:r>
          </w:p>
        </w:tc>
        <w:tc>
          <w:tcPr>
            <w:tcW w:w="1800" w:type="dxa"/>
          </w:tcPr>
          <w:p w:rsidR="00F5206C" w:rsidRPr="0099435E" w:rsidRDefault="00F5206C" w:rsidP="002C5B3D">
            <w:pPr>
              <w:spacing w:before="120"/>
              <w:jc w:val="both"/>
            </w:pPr>
            <w:r>
              <w:t>≤</w:t>
            </w:r>
            <w:r w:rsidRPr="0099435E">
              <w:t xml:space="preserve"> 10</w:t>
            </w:r>
          </w:p>
        </w:tc>
        <w:tc>
          <w:tcPr>
            <w:tcW w:w="1440" w:type="dxa"/>
          </w:tcPr>
          <w:p w:rsidR="00F5206C" w:rsidRPr="0099435E" w:rsidRDefault="00F5206C" w:rsidP="002C5B3D">
            <w:pPr>
              <w:spacing w:before="120"/>
              <w:jc w:val="both"/>
            </w:pPr>
            <w:r>
              <w:t>≤</w:t>
            </w:r>
            <w:r w:rsidRPr="0099435E">
              <w:t xml:space="preserve"> 5</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9</w:t>
            </w:r>
          </w:p>
        </w:tc>
        <w:tc>
          <w:tcPr>
            <w:tcW w:w="4140" w:type="dxa"/>
          </w:tcPr>
          <w:p w:rsidR="00F5206C" w:rsidRPr="0099435E" w:rsidRDefault="00F5206C" w:rsidP="002C5B3D">
            <w:pPr>
              <w:spacing w:before="120"/>
              <w:jc w:val="both"/>
            </w:pPr>
            <w:r w:rsidRPr="0099435E">
              <w:t>Tổng các liên kết nitrits và nitrat, µg/kg</w:t>
            </w:r>
          </w:p>
        </w:tc>
        <w:tc>
          <w:tcPr>
            <w:tcW w:w="1800" w:type="dxa"/>
          </w:tcPr>
          <w:p w:rsidR="00F5206C" w:rsidRPr="0099435E" w:rsidRDefault="00F5206C" w:rsidP="002C5B3D">
            <w:pPr>
              <w:spacing w:before="120"/>
              <w:jc w:val="both"/>
            </w:pPr>
            <w:r>
              <w:t>≤</w:t>
            </w:r>
            <w:r w:rsidRPr="0099435E">
              <w:t xml:space="preserve"> 20</w:t>
            </w:r>
          </w:p>
        </w:tc>
        <w:tc>
          <w:tcPr>
            <w:tcW w:w="1440" w:type="dxa"/>
          </w:tcPr>
          <w:p w:rsidR="00F5206C" w:rsidRPr="0099435E" w:rsidRDefault="00F5206C" w:rsidP="002C5B3D">
            <w:pPr>
              <w:spacing w:before="120"/>
              <w:jc w:val="both"/>
            </w:pPr>
            <w:r>
              <w:t>≤</w:t>
            </w:r>
            <w:r w:rsidRPr="0099435E">
              <w:t xml:space="preserve"> 20</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10</w:t>
            </w:r>
          </w:p>
        </w:tc>
        <w:tc>
          <w:tcPr>
            <w:tcW w:w="4140" w:type="dxa"/>
          </w:tcPr>
          <w:p w:rsidR="00F5206C" w:rsidRPr="0099435E" w:rsidRDefault="00F5206C" w:rsidP="002C5B3D">
            <w:pPr>
              <w:spacing w:before="120"/>
              <w:jc w:val="both"/>
            </w:pPr>
            <w:r w:rsidRPr="0099435E">
              <w:t>Các sản phẩm dầu, mg/kg</w:t>
            </w:r>
          </w:p>
        </w:tc>
        <w:tc>
          <w:tcPr>
            <w:tcW w:w="1800" w:type="dxa"/>
          </w:tcPr>
          <w:p w:rsidR="00F5206C" w:rsidRPr="0099435E" w:rsidRDefault="00F5206C" w:rsidP="002C5B3D">
            <w:pPr>
              <w:spacing w:before="120"/>
              <w:jc w:val="both"/>
            </w:pPr>
            <w:r>
              <w:t>≤</w:t>
            </w:r>
            <w:r w:rsidRPr="0099435E">
              <w:t xml:space="preserve"> 0,3</w:t>
            </w:r>
          </w:p>
        </w:tc>
        <w:tc>
          <w:tcPr>
            <w:tcW w:w="1440" w:type="dxa"/>
          </w:tcPr>
          <w:p w:rsidR="00F5206C" w:rsidRPr="0099435E" w:rsidRDefault="00F5206C" w:rsidP="002C5B3D">
            <w:pPr>
              <w:spacing w:before="120"/>
              <w:jc w:val="both"/>
            </w:pPr>
            <w:r>
              <w:t>≤</w:t>
            </w:r>
            <w:r w:rsidRPr="0099435E">
              <w:t xml:space="preserve"> 0,3</w:t>
            </w:r>
          </w:p>
        </w:tc>
        <w:tc>
          <w:tcPr>
            <w:tcW w:w="1105" w:type="dxa"/>
          </w:tcPr>
          <w:p w:rsidR="00F5206C" w:rsidRPr="0099435E" w:rsidRDefault="00F5206C" w:rsidP="002C5B3D">
            <w:pPr>
              <w:spacing w:before="120"/>
              <w:jc w:val="both"/>
            </w:pPr>
          </w:p>
        </w:tc>
      </w:tr>
      <w:tr w:rsidR="00F5206C" w:rsidRPr="0099435E" w:rsidTr="00F37856">
        <w:trPr>
          <w:jc w:val="center"/>
        </w:trPr>
        <w:tc>
          <w:tcPr>
            <w:tcW w:w="468" w:type="dxa"/>
            <w:vAlign w:val="center"/>
          </w:tcPr>
          <w:p w:rsidR="00F5206C" w:rsidRPr="0099435E" w:rsidRDefault="00F5206C" w:rsidP="002C5B3D">
            <w:pPr>
              <w:spacing w:before="120"/>
              <w:jc w:val="both"/>
            </w:pPr>
            <w:r w:rsidRPr="0099435E">
              <w:t>11</w:t>
            </w:r>
          </w:p>
        </w:tc>
        <w:tc>
          <w:tcPr>
            <w:tcW w:w="4140" w:type="dxa"/>
          </w:tcPr>
          <w:p w:rsidR="00F5206C" w:rsidRPr="0099435E" w:rsidRDefault="00F5206C" w:rsidP="002C5B3D">
            <w:pPr>
              <w:spacing w:before="120"/>
              <w:jc w:val="both"/>
            </w:pPr>
            <w:r w:rsidRPr="0099435E">
              <w:t>Natri sulfit, mg/kg</w:t>
            </w:r>
          </w:p>
        </w:tc>
        <w:tc>
          <w:tcPr>
            <w:tcW w:w="1800" w:type="dxa"/>
          </w:tcPr>
          <w:p w:rsidR="00F5206C" w:rsidRPr="0099435E" w:rsidRDefault="00F5206C" w:rsidP="002C5B3D">
            <w:pPr>
              <w:spacing w:before="120"/>
              <w:jc w:val="both"/>
            </w:pPr>
            <w:r>
              <w:t>≤</w:t>
            </w:r>
            <w:r w:rsidRPr="0099435E">
              <w:t xml:space="preserve"> 2</w:t>
            </w:r>
          </w:p>
        </w:tc>
        <w:tc>
          <w:tcPr>
            <w:tcW w:w="1440" w:type="dxa"/>
          </w:tcPr>
          <w:p w:rsidR="00F5206C" w:rsidRPr="0099435E" w:rsidRDefault="00F5206C" w:rsidP="002C5B3D">
            <w:pPr>
              <w:spacing w:before="120"/>
              <w:jc w:val="both"/>
            </w:pPr>
            <w:r w:rsidRPr="0099435E">
              <w:t>-</w:t>
            </w:r>
          </w:p>
        </w:tc>
        <w:tc>
          <w:tcPr>
            <w:tcW w:w="1105" w:type="dxa"/>
          </w:tcPr>
          <w:p w:rsidR="00F5206C" w:rsidRPr="0099435E" w:rsidRDefault="00F5206C" w:rsidP="002C5B3D">
            <w:pPr>
              <w:spacing w:before="120"/>
              <w:jc w:val="both"/>
            </w:pPr>
          </w:p>
        </w:tc>
      </w:tr>
    </w:tbl>
    <w:p w:rsidR="00F5206C" w:rsidRDefault="00F5206C" w:rsidP="00300C00">
      <w:pPr>
        <w:pStyle w:val="Heading3"/>
        <w:numPr>
          <w:ilvl w:val="2"/>
          <w:numId w:val="82"/>
        </w:numPr>
        <w:tabs>
          <w:tab w:val="left" w:pos="993"/>
        </w:tabs>
        <w:spacing w:before="240"/>
        <w:ind w:left="0" w:firstLine="0"/>
        <w:rPr>
          <w:b w:val="0"/>
          <w:sz w:val="24"/>
          <w:szCs w:val="24"/>
          <w:lang w:val="en-US"/>
        </w:rPr>
      </w:pPr>
      <w:bookmarkStart w:id="323" w:name="_Toc514142254"/>
      <w:bookmarkStart w:id="324" w:name="_Toc527124366"/>
      <w:r w:rsidRPr="00DD21B9">
        <w:rPr>
          <w:b w:val="0"/>
          <w:sz w:val="24"/>
          <w:szCs w:val="24"/>
        </w:rPr>
        <w:t xml:space="preserve">Chỉ tiêu chất lượng nước cấp cho nồi hơi trực lưu ở tất cả các áp suất, khi nồi hơi sử dụng nước ngưng không có sắt và muối với các tỷ lệ nước ngưng 100 % và 30 - 50 % được nêu </w:t>
      </w:r>
      <w:r w:rsidRPr="00D37300">
        <w:rPr>
          <w:b w:val="0"/>
          <w:sz w:val="24"/>
          <w:szCs w:val="24"/>
        </w:rPr>
        <w:t xml:space="preserve">trong Bảng </w:t>
      </w:r>
      <w:r w:rsidR="008E697F" w:rsidRPr="00D37300">
        <w:rPr>
          <w:b w:val="0"/>
          <w:sz w:val="24"/>
          <w:szCs w:val="24"/>
        </w:rPr>
        <w:t>4</w:t>
      </w:r>
      <w:bookmarkEnd w:id="323"/>
      <w:bookmarkEnd w:id="324"/>
    </w:p>
    <w:p w:rsidR="00300C00" w:rsidRDefault="00300C00" w:rsidP="00300C00">
      <w:pPr>
        <w:pStyle w:val="Heading2"/>
        <w:rPr>
          <w:lang w:val="en-US"/>
        </w:rPr>
      </w:pPr>
    </w:p>
    <w:p w:rsidR="00300C00" w:rsidRPr="00300C00" w:rsidRDefault="00300C00" w:rsidP="00300C00">
      <w:pPr>
        <w:pStyle w:val="Heading1"/>
        <w:rPr>
          <w:lang w:val="en-US"/>
        </w:rPr>
      </w:pPr>
    </w:p>
    <w:p w:rsidR="00F5206C" w:rsidRPr="0099435E" w:rsidRDefault="00F5206C" w:rsidP="00300C00">
      <w:pPr>
        <w:spacing w:before="120" w:after="120"/>
        <w:jc w:val="center"/>
        <w:rPr>
          <w:b/>
        </w:rPr>
      </w:pPr>
      <w:r w:rsidRPr="0099435E">
        <w:rPr>
          <w:b/>
        </w:rPr>
        <w:t xml:space="preserve">Bảng </w:t>
      </w:r>
      <w:r w:rsidR="008E697F">
        <w:rPr>
          <w:b/>
        </w:rPr>
        <w:t>4</w:t>
      </w:r>
      <w:r w:rsidRPr="0099435E">
        <w:rPr>
          <w:b/>
        </w:rPr>
        <w:t xml:space="preserve"> - Chất lượng nước cấp cho nồi hơi trực lưu ở tất cả các áp suất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
        <w:gridCol w:w="3960"/>
        <w:gridCol w:w="1440"/>
        <w:gridCol w:w="2988"/>
      </w:tblGrid>
      <w:tr w:rsidR="00F5206C" w:rsidRPr="0099435E" w:rsidTr="00F37856">
        <w:trPr>
          <w:jc w:val="center"/>
        </w:trPr>
        <w:tc>
          <w:tcPr>
            <w:tcW w:w="468" w:type="dxa"/>
            <w:vAlign w:val="center"/>
          </w:tcPr>
          <w:p w:rsidR="00F5206C" w:rsidRPr="00B17328" w:rsidRDefault="00F5206C" w:rsidP="002C5B3D">
            <w:pPr>
              <w:spacing w:before="120"/>
              <w:jc w:val="both"/>
              <w:rPr>
                <w:b/>
              </w:rPr>
            </w:pPr>
            <w:r w:rsidRPr="00B17328">
              <w:rPr>
                <w:b/>
              </w:rPr>
              <w:t>TT</w:t>
            </w:r>
          </w:p>
        </w:tc>
        <w:tc>
          <w:tcPr>
            <w:tcW w:w="3960" w:type="dxa"/>
            <w:vAlign w:val="center"/>
          </w:tcPr>
          <w:p w:rsidR="00F5206C" w:rsidRPr="00B17328" w:rsidRDefault="00F5206C" w:rsidP="002C5B3D">
            <w:pPr>
              <w:spacing w:before="120"/>
              <w:jc w:val="both"/>
              <w:rPr>
                <w:b/>
              </w:rPr>
            </w:pPr>
            <w:r w:rsidRPr="00B17328">
              <w:rPr>
                <w:b/>
              </w:rPr>
              <w:t>Chỉ tiêu</w:t>
            </w:r>
          </w:p>
        </w:tc>
        <w:tc>
          <w:tcPr>
            <w:tcW w:w="1440" w:type="dxa"/>
            <w:vAlign w:val="center"/>
          </w:tcPr>
          <w:p w:rsidR="00F5206C" w:rsidRPr="00B17328" w:rsidRDefault="00F5206C" w:rsidP="002C5B3D">
            <w:pPr>
              <w:spacing w:before="120"/>
              <w:jc w:val="both"/>
              <w:rPr>
                <w:b/>
              </w:rPr>
            </w:pPr>
            <w:r w:rsidRPr="00B17328">
              <w:rPr>
                <w:b/>
              </w:rPr>
              <w:t>Khi sử dụng 100% nước ngưng</w:t>
            </w:r>
          </w:p>
        </w:tc>
        <w:tc>
          <w:tcPr>
            <w:tcW w:w="2988" w:type="dxa"/>
            <w:vAlign w:val="center"/>
          </w:tcPr>
          <w:p w:rsidR="00F5206C" w:rsidRPr="00B17328" w:rsidRDefault="00F5206C" w:rsidP="002C5B3D">
            <w:pPr>
              <w:spacing w:before="120"/>
              <w:jc w:val="both"/>
              <w:rPr>
                <w:b/>
              </w:rPr>
            </w:pPr>
            <w:r w:rsidRPr="00B17328">
              <w:rPr>
                <w:b/>
              </w:rPr>
              <w:t>Khi sử dụng 30% - 50% nước ngưng với việc lọt nước làm mát dưới 0,006%</w:t>
            </w:r>
          </w:p>
        </w:tc>
      </w:tr>
      <w:tr w:rsidR="00F5206C" w:rsidRPr="0099435E" w:rsidTr="00F37856">
        <w:trPr>
          <w:jc w:val="center"/>
        </w:trPr>
        <w:tc>
          <w:tcPr>
            <w:tcW w:w="468" w:type="dxa"/>
          </w:tcPr>
          <w:p w:rsidR="00F5206C" w:rsidRPr="0099435E" w:rsidRDefault="00F5206C" w:rsidP="002C5B3D">
            <w:pPr>
              <w:spacing w:before="120"/>
              <w:jc w:val="both"/>
            </w:pPr>
            <w:r w:rsidRPr="0099435E">
              <w:t>1</w:t>
            </w:r>
          </w:p>
        </w:tc>
        <w:tc>
          <w:tcPr>
            <w:tcW w:w="3960" w:type="dxa"/>
          </w:tcPr>
          <w:p w:rsidR="00F5206C" w:rsidRPr="0099435E" w:rsidRDefault="00F5206C" w:rsidP="002C5B3D">
            <w:pPr>
              <w:spacing w:before="120"/>
              <w:jc w:val="both"/>
            </w:pPr>
            <w:r w:rsidRPr="0099435E">
              <w:t>Tổng hàm lượng cation của các muối hòa tan quy đổi về Na, mg/kg</w:t>
            </w:r>
          </w:p>
        </w:tc>
        <w:tc>
          <w:tcPr>
            <w:tcW w:w="1440" w:type="dxa"/>
          </w:tcPr>
          <w:p w:rsidR="00F5206C" w:rsidRPr="0099435E" w:rsidRDefault="00F5206C" w:rsidP="002C5B3D">
            <w:pPr>
              <w:spacing w:before="120"/>
              <w:jc w:val="both"/>
            </w:pPr>
            <w:r>
              <w:t>≤</w:t>
            </w:r>
            <w:r w:rsidRPr="0099435E">
              <w:t xml:space="preserve"> 5</w:t>
            </w:r>
          </w:p>
        </w:tc>
        <w:tc>
          <w:tcPr>
            <w:tcW w:w="2988" w:type="dxa"/>
          </w:tcPr>
          <w:p w:rsidR="00F5206C" w:rsidRPr="0099435E" w:rsidRDefault="00F5206C" w:rsidP="002C5B3D">
            <w:pPr>
              <w:spacing w:before="120"/>
              <w:jc w:val="both"/>
            </w:pPr>
            <w:r>
              <w:t>≤</w:t>
            </w:r>
            <w:r w:rsidRPr="0099435E">
              <w:t xml:space="preserve"> 5</w:t>
            </w:r>
          </w:p>
        </w:tc>
      </w:tr>
      <w:tr w:rsidR="00F5206C" w:rsidRPr="0099435E" w:rsidTr="00F37856">
        <w:trPr>
          <w:jc w:val="center"/>
        </w:trPr>
        <w:tc>
          <w:tcPr>
            <w:tcW w:w="468" w:type="dxa"/>
          </w:tcPr>
          <w:p w:rsidR="00F5206C" w:rsidRPr="0099435E" w:rsidRDefault="00F5206C" w:rsidP="002C5B3D">
            <w:pPr>
              <w:spacing w:before="120"/>
              <w:jc w:val="both"/>
            </w:pPr>
            <w:r w:rsidRPr="0099435E">
              <w:t>2</w:t>
            </w:r>
          </w:p>
        </w:tc>
        <w:tc>
          <w:tcPr>
            <w:tcW w:w="3960" w:type="dxa"/>
          </w:tcPr>
          <w:p w:rsidR="00F5206C" w:rsidRPr="0099435E" w:rsidRDefault="00F5206C" w:rsidP="002C5B3D">
            <w:pPr>
              <w:spacing w:before="120"/>
              <w:jc w:val="both"/>
            </w:pPr>
            <w:r w:rsidRPr="0099435E">
              <w:t>Độ cứng toàn phần, µgđl/kg</w:t>
            </w:r>
          </w:p>
        </w:tc>
        <w:tc>
          <w:tcPr>
            <w:tcW w:w="1440" w:type="dxa"/>
          </w:tcPr>
          <w:p w:rsidR="00F5206C" w:rsidRPr="0099435E" w:rsidRDefault="00F5206C" w:rsidP="002C5B3D">
            <w:pPr>
              <w:spacing w:before="120"/>
              <w:jc w:val="both"/>
            </w:pPr>
            <w:r>
              <w:t>≤</w:t>
            </w:r>
            <w:r w:rsidRPr="0099435E">
              <w:t xml:space="preserve"> 0,2</w:t>
            </w:r>
          </w:p>
        </w:tc>
        <w:tc>
          <w:tcPr>
            <w:tcW w:w="2988" w:type="dxa"/>
          </w:tcPr>
          <w:p w:rsidR="00F5206C" w:rsidRPr="0099435E" w:rsidRDefault="00F5206C" w:rsidP="002C5B3D">
            <w:pPr>
              <w:spacing w:before="120"/>
              <w:jc w:val="both"/>
            </w:pPr>
            <w:r>
              <w:t>≤</w:t>
            </w:r>
            <w:r w:rsidRPr="0099435E">
              <w:t xml:space="preserve"> 0,3</w:t>
            </w:r>
          </w:p>
        </w:tc>
      </w:tr>
      <w:tr w:rsidR="00F5206C" w:rsidRPr="0099435E" w:rsidTr="00F37856">
        <w:trPr>
          <w:jc w:val="center"/>
        </w:trPr>
        <w:tc>
          <w:tcPr>
            <w:tcW w:w="468" w:type="dxa"/>
          </w:tcPr>
          <w:p w:rsidR="00F5206C" w:rsidRPr="0099435E" w:rsidRDefault="00F5206C" w:rsidP="002C5B3D">
            <w:pPr>
              <w:spacing w:before="120"/>
              <w:jc w:val="both"/>
            </w:pPr>
            <w:r w:rsidRPr="0099435E">
              <w:t>3</w:t>
            </w:r>
          </w:p>
        </w:tc>
        <w:tc>
          <w:tcPr>
            <w:tcW w:w="3960" w:type="dxa"/>
          </w:tcPr>
          <w:p w:rsidR="00F5206C" w:rsidRPr="0099435E" w:rsidRDefault="00F5206C" w:rsidP="002C5B3D">
            <w:pPr>
              <w:spacing w:before="120"/>
              <w:jc w:val="both"/>
            </w:pPr>
            <w:r w:rsidRPr="0099435E">
              <w:t>Axit silic tính đổi về SiO</w:t>
            </w:r>
            <w:r w:rsidRPr="00B17328">
              <w:rPr>
                <w:vertAlign w:val="subscript"/>
              </w:rPr>
              <w:t>3</w:t>
            </w:r>
            <w:r w:rsidRPr="00B17328">
              <w:rPr>
                <w:vertAlign w:val="superscript"/>
              </w:rPr>
              <w:t>2</w:t>
            </w:r>
            <w:r w:rsidRPr="0099435E">
              <w:t>, µg/kg</w:t>
            </w:r>
          </w:p>
        </w:tc>
        <w:tc>
          <w:tcPr>
            <w:tcW w:w="1440" w:type="dxa"/>
          </w:tcPr>
          <w:p w:rsidR="00F5206C" w:rsidRPr="0099435E" w:rsidRDefault="00F5206C" w:rsidP="002C5B3D">
            <w:pPr>
              <w:spacing w:before="120"/>
              <w:jc w:val="both"/>
            </w:pPr>
            <w:r>
              <w:t>≤</w:t>
            </w:r>
            <w:r w:rsidRPr="0099435E">
              <w:t xml:space="preserve"> 15</w:t>
            </w:r>
          </w:p>
        </w:tc>
        <w:tc>
          <w:tcPr>
            <w:tcW w:w="2988" w:type="dxa"/>
          </w:tcPr>
          <w:p w:rsidR="00F5206C" w:rsidRPr="0099435E" w:rsidRDefault="00F5206C" w:rsidP="002C5B3D">
            <w:pPr>
              <w:spacing w:before="120"/>
              <w:jc w:val="both"/>
            </w:pPr>
            <w:r>
              <w:t>≤</w:t>
            </w:r>
            <w:r w:rsidRPr="0099435E">
              <w:t xml:space="preserve"> 30</w:t>
            </w:r>
          </w:p>
        </w:tc>
      </w:tr>
      <w:tr w:rsidR="00F5206C" w:rsidRPr="0099435E" w:rsidTr="00F37856">
        <w:trPr>
          <w:jc w:val="center"/>
        </w:trPr>
        <w:tc>
          <w:tcPr>
            <w:tcW w:w="468" w:type="dxa"/>
          </w:tcPr>
          <w:p w:rsidR="00F5206C" w:rsidRPr="0099435E" w:rsidRDefault="00F5206C" w:rsidP="002C5B3D">
            <w:pPr>
              <w:spacing w:before="120"/>
              <w:jc w:val="both"/>
            </w:pPr>
            <w:r w:rsidRPr="0099435E">
              <w:t>4</w:t>
            </w:r>
          </w:p>
        </w:tc>
        <w:tc>
          <w:tcPr>
            <w:tcW w:w="3960" w:type="dxa"/>
          </w:tcPr>
          <w:p w:rsidR="00F5206C" w:rsidRPr="0099435E" w:rsidRDefault="00F5206C" w:rsidP="002C5B3D">
            <w:pPr>
              <w:spacing w:before="120"/>
              <w:jc w:val="both"/>
            </w:pPr>
            <w:r w:rsidRPr="0099435E">
              <w:t>Oxy, µg/kg O</w:t>
            </w:r>
            <w:r w:rsidRPr="00B17328">
              <w:rPr>
                <w:vertAlign w:val="subscript"/>
              </w:rPr>
              <w:t>2</w:t>
            </w:r>
          </w:p>
        </w:tc>
        <w:tc>
          <w:tcPr>
            <w:tcW w:w="1440" w:type="dxa"/>
          </w:tcPr>
          <w:p w:rsidR="00F5206C" w:rsidRPr="0099435E" w:rsidRDefault="00F5206C" w:rsidP="002C5B3D">
            <w:pPr>
              <w:spacing w:before="120"/>
              <w:jc w:val="both"/>
            </w:pPr>
            <w:r>
              <w:t>≤</w:t>
            </w:r>
            <w:r w:rsidRPr="0099435E">
              <w:t xml:space="preserve"> 10</w:t>
            </w:r>
          </w:p>
        </w:tc>
        <w:tc>
          <w:tcPr>
            <w:tcW w:w="2988" w:type="dxa"/>
          </w:tcPr>
          <w:p w:rsidR="00F5206C" w:rsidRPr="0099435E" w:rsidRDefault="00F5206C" w:rsidP="002C5B3D">
            <w:pPr>
              <w:spacing w:before="120"/>
              <w:jc w:val="both"/>
            </w:pPr>
            <w:r>
              <w:t>≤</w:t>
            </w:r>
            <w:r w:rsidRPr="0099435E">
              <w:t xml:space="preserve"> 10</w:t>
            </w:r>
          </w:p>
        </w:tc>
      </w:tr>
      <w:tr w:rsidR="00F5206C" w:rsidRPr="0099435E" w:rsidTr="00F37856">
        <w:trPr>
          <w:jc w:val="center"/>
        </w:trPr>
        <w:tc>
          <w:tcPr>
            <w:tcW w:w="468" w:type="dxa"/>
          </w:tcPr>
          <w:p w:rsidR="00F5206C" w:rsidRPr="0099435E" w:rsidRDefault="00F5206C" w:rsidP="002C5B3D">
            <w:pPr>
              <w:spacing w:before="120"/>
              <w:jc w:val="both"/>
            </w:pPr>
            <w:r w:rsidRPr="0099435E">
              <w:t>5</w:t>
            </w:r>
          </w:p>
        </w:tc>
        <w:tc>
          <w:tcPr>
            <w:tcW w:w="3960" w:type="dxa"/>
          </w:tcPr>
          <w:p w:rsidR="00F5206C" w:rsidRPr="0099435E" w:rsidRDefault="00F5206C" w:rsidP="002C5B3D">
            <w:pPr>
              <w:spacing w:before="120"/>
              <w:jc w:val="both"/>
            </w:pPr>
            <w:r w:rsidRPr="0099435E">
              <w:t>Hydrazin, µg/kg N</w:t>
            </w:r>
            <w:r w:rsidRPr="00B17328">
              <w:rPr>
                <w:vertAlign w:val="subscript"/>
              </w:rPr>
              <w:t>2</w:t>
            </w:r>
            <w:r w:rsidRPr="0099435E">
              <w:t>H</w:t>
            </w:r>
            <w:r w:rsidRPr="00B17328">
              <w:rPr>
                <w:vertAlign w:val="subscript"/>
              </w:rPr>
              <w:t>4</w:t>
            </w:r>
          </w:p>
        </w:tc>
        <w:tc>
          <w:tcPr>
            <w:tcW w:w="1440" w:type="dxa"/>
          </w:tcPr>
          <w:p w:rsidR="00F5206C" w:rsidRPr="0099435E" w:rsidRDefault="00F5206C" w:rsidP="002C5B3D">
            <w:pPr>
              <w:spacing w:before="120"/>
              <w:jc w:val="both"/>
            </w:pPr>
            <w:r w:rsidRPr="0099435E">
              <w:t>20 - 60</w:t>
            </w:r>
          </w:p>
        </w:tc>
        <w:tc>
          <w:tcPr>
            <w:tcW w:w="2988" w:type="dxa"/>
          </w:tcPr>
          <w:p w:rsidR="00F5206C" w:rsidRPr="0099435E" w:rsidRDefault="00F5206C" w:rsidP="002C5B3D">
            <w:pPr>
              <w:spacing w:before="120"/>
              <w:jc w:val="both"/>
            </w:pPr>
            <w:r w:rsidRPr="0099435E">
              <w:t>20 - 60</w:t>
            </w:r>
          </w:p>
        </w:tc>
      </w:tr>
      <w:tr w:rsidR="00F5206C" w:rsidRPr="0099435E" w:rsidTr="00F37856">
        <w:trPr>
          <w:jc w:val="center"/>
        </w:trPr>
        <w:tc>
          <w:tcPr>
            <w:tcW w:w="468" w:type="dxa"/>
          </w:tcPr>
          <w:p w:rsidR="00F5206C" w:rsidRPr="0099435E" w:rsidRDefault="00F5206C" w:rsidP="002C5B3D">
            <w:pPr>
              <w:spacing w:before="120"/>
              <w:jc w:val="both"/>
            </w:pPr>
            <w:r w:rsidRPr="0099435E">
              <w:t>6</w:t>
            </w:r>
          </w:p>
        </w:tc>
        <w:tc>
          <w:tcPr>
            <w:tcW w:w="3960" w:type="dxa"/>
          </w:tcPr>
          <w:p w:rsidR="00F5206C" w:rsidRPr="0099435E" w:rsidRDefault="00F5206C" w:rsidP="002C5B3D">
            <w:pPr>
              <w:spacing w:before="120"/>
              <w:jc w:val="both"/>
            </w:pPr>
            <w:r w:rsidRPr="0099435E">
              <w:t>pH</w:t>
            </w:r>
          </w:p>
        </w:tc>
        <w:tc>
          <w:tcPr>
            <w:tcW w:w="1440" w:type="dxa"/>
          </w:tcPr>
          <w:p w:rsidR="00F5206C" w:rsidRPr="0099435E" w:rsidRDefault="00F5206C" w:rsidP="002C5B3D">
            <w:pPr>
              <w:spacing w:before="120"/>
              <w:jc w:val="both"/>
            </w:pPr>
            <w:r w:rsidRPr="0099435E">
              <w:t xml:space="preserve">9,1 </w:t>
            </w:r>
            <w:r>
              <w:t>±</w:t>
            </w:r>
            <w:r w:rsidRPr="0099435E">
              <w:t xml:space="preserve"> 0,1</w:t>
            </w:r>
          </w:p>
        </w:tc>
        <w:tc>
          <w:tcPr>
            <w:tcW w:w="2988" w:type="dxa"/>
          </w:tcPr>
          <w:p w:rsidR="00F5206C" w:rsidRPr="0099435E" w:rsidRDefault="00F5206C" w:rsidP="002C5B3D">
            <w:pPr>
              <w:spacing w:before="120"/>
              <w:jc w:val="both"/>
            </w:pPr>
            <w:r w:rsidRPr="0099435E">
              <w:t xml:space="preserve">9,1 </w:t>
            </w:r>
            <w:r>
              <w:t>±</w:t>
            </w:r>
            <w:r w:rsidRPr="0099435E">
              <w:t xml:space="preserve"> 0,1</w:t>
            </w:r>
          </w:p>
        </w:tc>
      </w:tr>
      <w:tr w:rsidR="00F5206C" w:rsidRPr="0099435E" w:rsidTr="00F37856">
        <w:trPr>
          <w:jc w:val="center"/>
        </w:trPr>
        <w:tc>
          <w:tcPr>
            <w:tcW w:w="468" w:type="dxa"/>
          </w:tcPr>
          <w:p w:rsidR="00F5206C" w:rsidRPr="0099435E" w:rsidRDefault="00F5206C" w:rsidP="002C5B3D">
            <w:pPr>
              <w:spacing w:before="120"/>
              <w:jc w:val="both"/>
            </w:pPr>
            <w:r w:rsidRPr="0099435E">
              <w:t>7</w:t>
            </w:r>
          </w:p>
        </w:tc>
        <w:tc>
          <w:tcPr>
            <w:tcW w:w="3960" w:type="dxa"/>
          </w:tcPr>
          <w:p w:rsidR="00F5206C" w:rsidRPr="0099435E" w:rsidRDefault="00F5206C" w:rsidP="002C5B3D">
            <w:pPr>
              <w:spacing w:before="120"/>
              <w:jc w:val="both"/>
            </w:pPr>
            <w:r w:rsidRPr="0099435E">
              <w:t>Amoniac, µg/kg</w:t>
            </w:r>
          </w:p>
        </w:tc>
        <w:tc>
          <w:tcPr>
            <w:tcW w:w="1440" w:type="dxa"/>
          </w:tcPr>
          <w:p w:rsidR="00F5206C" w:rsidRPr="0099435E" w:rsidRDefault="00F5206C" w:rsidP="002C5B3D">
            <w:pPr>
              <w:spacing w:before="120"/>
              <w:jc w:val="both"/>
            </w:pPr>
            <w:r w:rsidRPr="0099435E">
              <w:t>800</w:t>
            </w:r>
          </w:p>
        </w:tc>
        <w:tc>
          <w:tcPr>
            <w:tcW w:w="2988" w:type="dxa"/>
          </w:tcPr>
          <w:p w:rsidR="00F5206C" w:rsidRPr="0099435E" w:rsidRDefault="00F5206C" w:rsidP="002C5B3D">
            <w:pPr>
              <w:spacing w:before="120"/>
              <w:jc w:val="both"/>
            </w:pPr>
            <w:r w:rsidRPr="0099435E">
              <w:t>800</w:t>
            </w:r>
          </w:p>
        </w:tc>
      </w:tr>
      <w:tr w:rsidR="00F5206C" w:rsidRPr="0099435E" w:rsidTr="00F37856">
        <w:trPr>
          <w:jc w:val="center"/>
        </w:trPr>
        <w:tc>
          <w:tcPr>
            <w:tcW w:w="468" w:type="dxa"/>
          </w:tcPr>
          <w:p w:rsidR="00F5206C" w:rsidRPr="0099435E" w:rsidRDefault="00F5206C" w:rsidP="002C5B3D">
            <w:pPr>
              <w:spacing w:before="120"/>
              <w:jc w:val="both"/>
            </w:pPr>
            <w:r w:rsidRPr="0099435E">
              <w:t>8</w:t>
            </w:r>
          </w:p>
        </w:tc>
        <w:tc>
          <w:tcPr>
            <w:tcW w:w="3960" w:type="dxa"/>
          </w:tcPr>
          <w:p w:rsidR="00F5206C" w:rsidRPr="0099435E" w:rsidRDefault="00F5206C" w:rsidP="002C5B3D">
            <w:pPr>
              <w:spacing w:before="120"/>
              <w:jc w:val="both"/>
            </w:pPr>
            <w:r w:rsidRPr="0099435E">
              <w:t>Các liên kết sắt tính đổi về Fe, µg/kg</w:t>
            </w:r>
          </w:p>
        </w:tc>
        <w:tc>
          <w:tcPr>
            <w:tcW w:w="1440" w:type="dxa"/>
          </w:tcPr>
          <w:p w:rsidR="00F5206C" w:rsidRPr="0099435E" w:rsidRDefault="00F5206C" w:rsidP="002C5B3D">
            <w:pPr>
              <w:spacing w:before="120"/>
              <w:jc w:val="both"/>
            </w:pPr>
            <w:r>
              <w:t>≤</w:t>
            </w:r>
            <w:r w:rsidRPr="0099435E">
              <w:t xml:space="preserve"> 10</w:t>
            </w:r>
          </w:p>
        </w:tc>
        <w:tc>
          <w:tcPr>
            <w:tcW w:w="2988" w:type="dxa"/>
          </w:tcPr>
          <w:p w:rsidR="00F5206C" w:rsidRPr="0099435E" w:rsidRDefault="00F5206C" w:rsidP="002C5B3D">
            <w:pPr>
              <w:spacing w:before="120"/>
              <w:jc w:val="both"/>
            </w:pPr>
            <w:r>
              <w:t>≤</w:t>
            </w:r>
            <w:r w:rsidRPr="0099435E">
              <w:t xml:space="preserve"> 15</w:t>
            </w:r>
          </w:p>
        </w:tc>
      </w:tr>
      <w:tr w:rsidR="00F5206C" w:rsidRPr="0099435E" w:rsidTr="00F37856">
        <w:trPr>
          <w:jc w:val="center"/>
        </w:trPr>
        <w:tc>
          <w:tcPr>
            <w:tcW w:w="468" w:type="dxa"/>
          </w:tcPr>
          <w:p w:rsidR="00F5206C" w:rsidRPr="0099435E" w:rsidRDefault="00F5206C" w:rsidP="002C5B3D">
            <w:pPr>
              <w:spacing w:before="120"/>
              <w:jc w:val="both"/>
            </w:pPr>
            <w:r w:rsidRPr="0099435E">
              <w:t>9</w:t>
            </w:r>
          </w:p>
        </w:tc>
        <w:tc>
          <w:tcPr>
            <w:tcW w:w="3960" w:type="dxa"/>
          </w:tcPr>
          <w:p w:rsidR="00F5206C" w:rsidRPr="0099435E" w:rsidRDefault="00F5206C" w:rsidP="002C5B3D">
            <w:pPr>
              <w:spacing w:before="120"/>
              <w:jc w:val="both"/>
            </w:pPr>
            <w:r w:rsidRPr="0099435E">
              <w:t>Các liên kết đồng tính đổi về Cu, µg/kg</w:t>
            </w:r>
          </w:p>
        </w:tc>
        <w:tc>
          <w:tcPr>
            <w:tcW w:w="1440" w:type="dxa"/>
          </w:tcPr>
          <w:p w:rsidR="00F5206C" w:rsidRPr="0099435E" w:rsidRDefault="00F5206C" w:rsidP="002C5B3D">
            <w:pPr>
              <w:spacing w:before="120"/>
              <w:jc w:val="both"/>
            </w:pPr>
            <w:r w:rsidRPr="0099435E">
              <w:t>&lt; 5</w:t>
            </w:r>
          </w:p>
        </w:tc>
        <w:tc>
          <w:tcPr>
            <w:tcW w:w="2988" w:type="dxa"/>
          </w:tcPr>
          <w:p w:rsidR="00F5206C" w:rsidRPr="0099435E" w:rsidRDefault="00F5206C" w:rsidP="002C5B3D">
            <w:pPr>
              <w:spacing w:before="120"/>
              <w:jc w:val="both"/>
            </w:pPr>
            <w:r w:rsidRPr="0099435E">
              <w:t>&lt; 7</w:t>
            </w:r>
          </w:p>
        </w:tc>
      </w:tr>
      <w:tr w:rsidR="00F5206C" w:rsidRPr="0099435E" w:rsidTr="00F37856">
        <w:trPr>
          <w:jc w:val="center"/>
        </w:trPr>
        <w:tc>
          <w:tcPr>
            <w:tcW w:w="468" w:type="dxa"/>
          </w:tcPr>
          <w:p w:rsidR="00F5206C" w:rsidRPr="0099435E" w:rsidRDefault="00F5206C" w:rsidP="002C5B3D">
            <w:pPr>
              <w:spacing w:before="120"/>
              <w:jc w:val="both"/>
            </w:pPr>
            <w:r w:rsidRPr="0099435E">
              <w:t>10</w:t>
            </w:r>
          </w:p>
        </w:tc>
        <w:tc>
          <w:tcPr>
            <w:tcW w:w="3960" w:type="dxa"/>
          </w:tcPr>
          <w:p w:rsidR="00F5206C" w:rsidRPr="0099435E" w:rsidRDefault="00F5206C" w:rsidP="002C5B3D">
            <w:pPr>
              <w:spacing w:before="120"/>
              <w:jc w:val="both"/>
            </w:pPr>
            <w:r w:rsidRPr="0099435E">
              <w:t>Dầu</w:t>
            </w:r>
          </w:p>
        </w:tc>
        <w:tc>
          <w:tcPr>
            <w:tcW w:w="1440" w:type="dxa"/>
          </w:tcPr>
          <w:p w:rsidR="00F5206C" w:rsidRPr="0099435E" w:rsidRDefault="00F5206C" w:rsidP="002C5B3D">
            <w:pPr>
              <w:spacing w:before="120"/>
              <w:jc w:val="both"/>
            </w:pPr>
            <w:r w:rsidRPr="0099435E">
              <w:t>vết</w:t>
            </w:r>
          </w:p>
        </w:tc>
        <w:tc>
          <w:tcPr>
            <w:tcW w:w="2988" w:type="dxa"/>
          </w:tcPr>
          <w:p w:rsidR="00F5206C" w:rsidRPr="0099435E" w:rsidRDefault="00F5206C" w:rsidP="002C5B3D">
            <w:pPr>
              <w:spacing w:before="120"/>
              <w:jc w:val="both"/>
            </w:pPr>
            <w:r w:rsidRPr="0099435E">
              <w:t>vết</w:t>
            </w:r>
          </w:p>
        </w:tc>
      </w:tr>
    </w:tbl>
    <w:p w:rsidR="00F5206C" w:rsidRPr="00DD21B9" w:rsidRDefault="00F5206C" w:rsidP="00BF0E06">
      <w:pPr>
        <w:pStyle w:val="Heading3"/>
        <w:numPr>
          <w:ilvl w:val="1"/>
          <w:numId w:val="82"/>
        </w:numPr>
        <w:spacing w:before="120"/>
        <w:ind w:left="0" w:firstLine="0"/>
        <w:rPr>
          <w:b w:val="0"/>
          <w:sz w:val="24"/>
          <w:szCs w:val="24"/>
        </w:rPr>
      </w:pPr>
      <w:bookmarkStart w:id="325" w:name="_Toc514142255"/>
      <w:bookmarkStart w:id="326" w:name="_Toc527124367"/>
      <w:r w:rsidRPr="00DD21B9">
        <w:rPr>
          <w:b w:val="0"/>
          <w:sz w:val="24"/>
          <w:szCs w:val="24"/>
        </w:rPr>
        <w:t>Chỉ tiêu chất lượng nước nồi hơi (nước trong nồi hơi) của các loại nồi hơi tuần hoàn tự nhiên hay cưỡng bức, do nhà chế tạo nồi hơi quy định, tùy theo kết cấu nồi hơi, phương pháp tổ chức bốc hơi, phương pháp dùng hóa chất xử lý nước nồi hơi, v.v.</w:t>
      </w:r>
      <w:bookmarkEnd w:id="325"/>
      <w:bookmarkEnd w:id="326"/>
    </w:p>
    <w:p w:rsidR="00552549" w:rsidRPr="00CA3B2C" w:rsidRDefault="008F44F2" w:rsidP="00300C00">
      <w:pPr>
        <w:pStyle w:val="Heading2"/>
        <w:spacing w:line="276" w:lineRule="auto"/>
        <w:rPr>
          <w:sz w:val="24"/>
          <w:szCs w:val="24"/>
          <w:lang w:val="fr-FR"/>
        </w:rPr>
      </w:pPr>
      <w:r>
        <w:rPr>
          <w:sz w:val="24"/>
          <w:szCs w:val="24"/>
          <w:lang w:val="fr-FR"/>
        </w:rPr>
        <w:br w:type="page"/>
      </w:r>
      <w:bookmarkStart w:id="327" w:name="_Toc527124368"/>
      <w:r w:rsidR="000A71BA" w:rsidRPr="00CA3B2C">
        <w:rPr>
          <w:sz w:val="24"/>
          <w:szCs w:val="24"/>
          <w:lang w:val="fr-FR"/>
        </w:rPr>
        <w:lastRenderedPageBreak/>
        <w:t xml:space="preserve">Chương </w:t>
      </w:r>
      <w:r w:rsidR="002D2170" w:rsidRPr="00CA3B2C">
        <w:rPr>
          <w:sz w:val="24"/>
          <w:szCs w:val="24"/>
          <w:lang w:val="fr-FR"/>
        </w:rPr>
        <w:t>4</w:t>
      </w:r>
      <w:r w:rsidR="000A71BA" w:rsidRPr="00CA3B2C">
        <w:rPr>
          <w:sz w:val="24"/>
          <w:szCs w:val="24"/>
          <w:lang w:val="fr-FR"/>
        </w:rPr>
        <w:t xml:space="preserve"> – Tính </w:t>
      </w:r>
      <w:r w:rsidR="00552549" w:rsidRPr="00CA3B2C">
        <w:rPr>
          <w:sz w:val="24"/>
          <w:szCs w:val="24"/>
          <w:lang w:val="fr-FR"/>
        </w:rPr>
        <w:t xml:space="preserve">độ </w:t>
      </w:r>
      <w:r w:rsidR="00552549" w:rsidRPr="00CA3B2C">
        <w:rPr>
          <w:sz w:val="24"/>
          <w:szCs w:val="24"/>
          <w:lang w:val="en-US"/>
        </w:rPr>
        <w:t>bền</w:t>
      </w:r>
      <w:r w:rsidR="00552549" w:rsidRPr="00CA3B2C">
        <w:rPr>
          <w:sz w:val="24"/>
          <w:szCs w:val="24"/>
          <w:lang w:val="fr-FR"/>
        </w:rPr>
        <w:t xml:space="preserve"> các bộ phận chịu áp lực</w:t>
      </w:r>
      <w:bookmarkEnd w:id="327"/>
    </w:p>
    <w:p w:rsidR="00B17328" w:rsidRPr="005B675D" w:rsidRDefault="00B53715" w:rsidP="00300C00">
      <w:pPr>
        <w:pStyle w:val="Heading3"/>
        <w:numPr>
          <w:ilvl w:val="0"/>
          <w:numId w:val="42"/>
        </w:numPr>
        <w:spacing w:line="276" w:lineRule="auto"/>
        <w:rPr>
          <w:bCs/>
          <w:sz w:val="24"/>
          <w:szCs w:val="24"/>
          <w:lang w:val="fr-FR"/>
        </w:rPr>
      </w:pPr>
      <w:bookmarkStart w:id="328" w:name="_Toc527124369"/>
      <w:r w:rsidRPr="00B53715">
        <w:rPr>
          <w:sz w:val="24"/>
          <w:szCs w:val="24"/>
        </w:rPr>
        <w:t>Xác định nhiệt độ tính toán</w:t>
      </w:r>
      <w:bookmarkEnd w:id="328"/>
    </w:p>
    <w:p w:rsidR="00D470B6" w:rsidRPr="006714E9" w:rsidRDefault="006714E9" w:rsidP="00300C00">
      <w:pPr>
        <w:pStyle w:val="Heading4"/>
        <w:numPr>
          <w:ilvl w:val="3"/>
          <w:numId w:val="43"/>
        </w:numPr>
        <w:spacing w:before="120" w:line="276" w:lineRule="auto"/>
        <w:ind w:left="0" w:firstLine="0"/>
        <w:rPr>
          <w:sz w:val="24"/>
          <w:szCs w:val="24"/>
        </w:rPr>
      </w:pPr>
      <w:bookmarkStart w:id="329" w:name="_Toc505844864"/>
      <w:bookmarkStart w:id="330" w:name="_Toc514142258"/>
      <w:bookmarkStart w:id="331" w:name="_Toc527124370"/>
      <w:r w:rsidRPr="006714E9">
        <w:rPr>
          <w:sz w:val="24"/>
          <w:szCs w:val="24"/>
        </w:rPr>
        <w:t xml:space="preserve">Nhiệt độ tính toán </w:t>
      </w:r>
      <w:r w:rsidR="00136D21" w:rsidRPr="005B675D">
        <w:rPr>
          <w:sz w:val="24"/>
          <w:szCs w:val="24"/>
          <w:lang w:val="fr-FR"/>
        </w:rPr>
        <w:t xml:space="preserve">(T) </w:t>
      </w:r>
      <w:r w:rsidRPr="006714E9">
        <w:rPr>
          <w:sz w:val="24"/>
          <w:szCs w:val="24"/>
        </w:rPr>
        <w:t>của thành được dùng để thiết kế tính toán độ bền các bộ phận nồi hơi và trong mọi trường hợp không được lấy thấp hơn 250 °C</w:t>
      </w:r>
      <w:r w:rsidRPr="006714E9">
        <w:rPr>
          <w:b/>
          <w:bCs/>
          <w:sz w:val="24"/>
          <w:szCs w:val="24"/>
        </w:rPr>
        <w:t xml:space="preserve"> </w:t>
      </w:r>
      <w:r w:rsidR="00D470B6" w:rsidRPr="006714E9">
        <w:rPr>
          <w:sz w:val="24"/>
          <w:szCs w:val="24"/>
        </w:rPr>
        <w:t>.</w:t>
      </w:r>
      <w:bookmarkEnd w:id="329"/>
      <w:bookmarkEnd w:id="330"/>
      <w:bookmarkEnd w:id="331"/>
    </w:p>
    <w:p w:rsidR="00D470B6" w:rsidRPr="00D470B6" w:rsidRDefault="00D470B6" w:rsidP="00300C00">
      <w:pPr>
        <w:pStyle w:val="Heading4"/>
        <w:numPr>
          <w:ilvl w:val="3"/>
          <w:numId w:val="43"/>
        </w:numPr>
        <w:spacing w:before="120" w:line="276" w:lineRule="auto"/>
        <w:ind w:left="0" w:firstLine="0"/>
        <w:rPr>
          <w:sz w:val="24"/>
          <w:szCs w:val="24"/>
        </w:rPr>
      </w:pPr>
      <w:r w:rsidRPr="00D470B6">
        <w:rPr>
          <w:sz w:val="24"/>
          <w:szCs w:val="24"/>
        </w:rPr>
        <w:t xml:space="preserve"> </w:t>
      </w:r>
      <w:bookmarkStart w:id="332" w:name="_Toc505844865"/>
      <w:bookmarkStart w:id="333" w:name="_Toc514142259"/>
      <w:bookmarkStart w:id="334" w:name="_Toc527124371"/>
      <w:r w:rsidRPr="00D470B6">
        <w:rPr>
          <w:sz w:val="24"/>
          <w:szCs w:val="24"/>
        </w:rPr>
        <w:t xml:space="preserve">Bao </w:t>
      </w:r>
      <w:r w:rsidRPr="00D470B6">
        <w:rPr>
          <w:bCs/>
          <w:sz w:val="24"/>
          <w:szCs w:val="24"/>
        </w:rPr>
        <w:t>hơi</w:t>
      </w:r>
      <w:r w:rsidRPr="00D470B6">
        <w:rPr>
          <w:sz w:val="24"/>
          <w:szCs w:val="24"/>
        </w:rPr>
        <w:t>, bao nước, thân nồi hơi, ống góp và các chi tiết chịu áp lực tương tự được chọn như sau:</w:t>
      </w:r>
      <w:bookmarkEnd w:id="332"/>
      <w:bookmarkEnd w:id="333"/>
      <w:bookmarkEnd w:id="334"/>
    </w:p>
    <w:p w:rsidR="00D470B6" w:rsidRPr="004A02F3" w:rsidRDefault="00D470B6" w:rsidP="00300C00">
      <w:pPr>
        <w:numPr>
          <w:ilvl w:val="0"/>
          <w:numId w:val="44"/>
        </w:numPr>
        <w:tabs>
          <w:tab w:val="left" w:pos="993"/>
        </w:tabs>
        <w:spacing w:before="120" w:line="276" w:lineRule="auto"/>
        <w:ind w:left="0" w:firstLine="0"/>
        <w:jc w:val="both"/>
      </w:pPr>
      <w:r w:rsidRPr="004A02F3">
        <w:t xml:space="preserve">Các bộ phận không bị đốt nóng bởi </w:t>
      </w:r>
      <w:r w:rsidR="00136D21">
        <w:t>khí xả</w:t>
      </w:r>
      <w:r w:rsidRPr="004A02F3">
        <w:t xml:space="preserve"> nóng và các bộ phận được bảo vệ đầy đủ đối với kh</w:t>
      </w:r>
      <w:r w:rsidR="00136D21">
        <w:t>í xả</w:t>
      </w:r>
      <w:r w:rsidRPr="004A02F3">
        <w:t xml:space="preserve"> nóng thì nhiệt độ T phải bằng nhiệt độ lớn nhất của nước nóng hay hơi nước nằm bên trong;</w:t>
      </w:r>
    </w:p>
    <w:p w:rsidR="00D470B6" w:rsidRPr="004A02F3" w:rsidRDefault="00D470B6" w:rsidP="00300C00">
      <w:pPr>
        <w:spacing w:before="120" w:line="276" w:lineRule="auto"/>
        <w:jc w:val="both"/>
      </w:pPr>
      <w:r w:rsidRPr="004A02F3">
        <w:t>CHÚ THÍCH</w:t>
      </w:r>
      <w:r>
        <w:t>:</w:t>
      </w:r>
      <w:r w:rsidRPr="004A02F3">
        <w:t xml:space="preserve"> Việc đặt bên ngoài một lớp vật liệu chịu lửa hay cách nhiệt có khả năng bị bong tróc ra khỏi bề mặt cần bảo vệ không được coi là bảo vệ đầy đủ.</w:t>
      </w:r>
    </w:p>
    <w:p w:rsidR="00D470B6" w:rsidRPr="004A02F3" w:rsidRDefault="00D470B6" w:rsidP="00300C00">
      <w:pPr>
        <w:numPr>
          <w:ilvl w:val="0"/>
          <w:numId w:val="44"/>
        </w:numPr>
        <w:tabs>
          <w:tab w:val="left" w:pos="993"/>
        </w:tabs>
        <w:spacing w:before="120" w:line="276" w:lineRule="auto"/>
        <w:ind w:left="0" w:firstLine="0"/>
        <w:jc w:val="both"/>
      </w:pPr>
      <w:r w:rsidRPr="004A02F3">
        <w:t xml:space="preserve">Các bộ phận bị đốt nóng bởi khói nóng thì T là nhiệt độ trung </w:t>
      </w:r>
      <w:r w:rsidR="00A93682">
        <w:t>nồi hơi</w:t>
      </w:r>
      <w:r w:rsidRPr="004A02F3">
        <w:t xml:space="preserve"> của thành do nhà chế tạo tính toán xác định, nhưng phải lấy lớn hơn nhiệt độ lớn nhất của nước hoặc hơi nước bên trong đó ít nhất là 25 </w:t>
      </w:r>
      <w:r w:rsidRPr="004A02F3">
        <w:rPr>
          <w:vertAlign w:val="superscript"/>
        </w:rPr>
        <w:t>0</w:t>
      </w:r>
      <w:r w:rsidRPr="004A02F3">
        <w:t>C.</w:t>
      </w:r>
    </w:p>
    <w:p w:rsidR="00D470B6" w:rsidRPr="004A02F3" w:rsidRDefault="00D470B6" w:rsidP="00300C00">
      <w:pPr>
        <w:spacing w:before="120" w:line="276" w:lineRule="auto"/>
        <w:ind w:firstLine="567"/>
        <w:jc w:val="both"/>
      </w:pPr>
      <w:r w:rsidRPr="004A02F3">
        <w:t>Bao hơi và ống góp có chiều dày lớn hơn 22 mm không được tiếp xúc trực tiếp với kh</w:t>
      </w:r>
      <w:r w:rsidR="00136D21">
        <w:t>í xả</w:t>
      </w:r>
      <w:r w:rsidRPr="004A02F3">
        <w:t xml:space="preserve"> nóng có nhiệt độ cao hơn 650 °C, trừ khi có các biện pháp làm mát thích hợp.</w:t>
      </w:r>
    </w:p>
    <w:p w:rsidR="00D470B6" w:rsidRPr="004A02F3" w:rsidRDefault="00D470B6" w:rsidP="00300C00">
      <w:pPr>
        <w:numPr>
          <w:ilvl w:val="0"/>
          <w:numId w:val="44"/>
        </w:numPr>
        <w:tabs>
          <w:tab w:val="left" w:pos="993"/>
        </w:tabs>
        <w:spacing w:before="120" w:line="276" w:lineRule="auto"/>
        <w:ind w:left="0" w:firstLine="0"/>
        <w:jc w:val="both"/>
      </w:pPr>
      <w:r w:rsidRPr="004A02F3">
        <w:t xml:space="preserve">Khi xác định nhiệt độ lớn nhất của hơi quá nhiệt </w:t>
      </w:r>
      <w:r w:rsidR="00750E99">
        <w:t>phải</w:t>
      </w:r>
      <w:r w:rsidRPr="004A02F3">
        <w:t xml:space="preserve"> tính đến các yếu tố sau đây:</w:t>
      </w:r>
    </w:p>
    <w:p w:rsidR="00D470B6" w:rsidRPr="004A02F3" w:rsidRDefault="00D470B6" w:rsidP="00300C00">
      <w:pPr>
        <w:numPr>
          <w:ilvl w:val="0"/>
          <w:numId w:val="45"/>
        </w:numPr>
        <w:spacing w:before="60" w:line="276" w:lineRule="auto"/>
        <w:ind w:left="0" w:firstLine="0"/>
        <w:jc w:val="both"/>
      </w:pPr>
      <w:r w:rsidRPr="004A02F3">
        <w:t>Lượng nhiệt lượng của khói dẫn vào các dàn ống của bộ quá nhiệt, sự chênh lệch nhiệt độ của hơi ở các dàn ống phía trước đưa vào và sự sai lệch so với điều kiện chạy lý tưởng;</w:t>
      </w:r>
    </w:p>
    <w:p w:rsidR="00D470B6" w:rsidRPr="004A02F3" w:rsidRDefault="00D470B6" w:rsidP="00300C00">
      <w:pPr>
        <w:numPr>
          <w:ilvl w:val="0"/>
          <w:numId w:val="45"/>
        </w:numPr>
        <w:spacing w:before="60" w:line="276" w:lineRule="auto"/>
        <w:ind w:left="0" w:firstLine="0"/>
        <w:jc w:val="both"/>
      </w:pPr>
      <w:r w:rsidRPr="004A02F3">
        <w:t>Sự không đồng đều về nhiệt độ và lưu lượng của khói nóng trong mặt cắt ngang bất kỳ nào của đường dẫn khói.</w:t>
      </w:r>
    </w:p>
    <w:p w:rsidR="00D470B6" w:rsidRPr="004A02F3" w:rsidRDefault="00D470B6" w:rsidP="00300C00">
      <w:pPr>
        <w:spacing w:before="120" w:line="276" w:lineRule="auto"/>
        <w:ind w:firstLine="567"/>
        <w:jc w:val="both"/>
      </w:pPr>
      <w:r w:rsidRPr="004A02F3">
        <w:t xml:space="preserve">Khi nhiệt độ của hơi nước không quá 425 °C thì sự chênh lệch </w:t>
      </w:r>
      <w:r>
        <w:t>t</w:t>
      </w:r>
      <w:r w:rsidRPr="004A02F3">
        <w:t>ừ 15 °C trở xuống phải được bổ sung vào trị số nhiệt độ này, khi nhiệ</w:t>
      </w:r>
      <w:r>
        <w:t>t độ của hơi nước cao hơn 425 °C</w:t>
      </w:r>
      <w:r w:rsidRPr="004A02F3">
        <w:t xml:space="preserve"> thì chỉ trong các trường hợp đặc biệt sự chênh lệch nhiệt độ dưới 15 °C mới được bổ sung vào trị số nhiệt độ này.</w:t>
      </w:r>
    </w:p>
    <w:p w:rsidR="00D470B6" w:rsidRPr="009C0926" w:rsidRDefault="00D470B6" w:rsidP="00300C00">
      <w:pPr>
        <w:pStyle w:val="Heading4"/>
        <w:numPr>
          <w:ilvl w:val="3"/>
          <w:numId w:val="43"/>
        </w:numPr>
        <w:spacing w:before="120" w:line="276" w:lineRule="auto"/>
        <w:ind w:left="0" w:firstLine="0"/>
        <w:rPr>
          <w:bCs/>
          <w:sz w:val="24"/>
          <w:szCs w:val="24"/>
        </w:rPr>
      </w:pPr>
      <w:bookmarkStart w:id="335" w:name="_Toc505844866"/>
      <w:bookmarkStart w:id="336" w:name="_Toc514142260"/>
      <w:bookmarkStart w:id="337" w:name="_Toc527124372"/>
      <w:r w:rsidRPr="009C0926">
        <w:rPr>
          <w:bCs/>
          <w:sz w:val="24"/>
          <w:szCs w:val="24"/>
        </w:rPr>
        <w:t>Các ống nồi hơi</w:t>
      </w:r>
      <w:bookmarkEnd w:id="335"/>
      <w:bookmarkEnd w:id="336"/>
      <w:bookmarkEnd w:id="337"/>
    </w:p>
    <w:p w:rsidR="00D470B6" w:rsidRPr="004A02F3" w:rsidRDefault="00D470B6" w:rsidP="00300C00">
      <w:pPr>
        <w:spacing w:before="120" w:line="276" w:lineRule="auto"/>
        <w:jc w:val="both"/>
      </w:pPr>
      <w:r w:rsidRPr="004A02F3">
        <w:t>Đối với các ống nồi hơi nhiệt độ thành ống T phải được lấy:</w:t>
      </w:r>
    </w:p>
    <w:p w:rsidR="00D470B6" w:rsidRPr="004A02F3" w:rsidRDefault="00D470B6" w:rsidP="00300C00">
      <w:pPr>
        <w:numPr>
          <w:ilvl w:val="0"/>
          <w:numId w:val="46"/>
        </w:numPr>
        <w:tabs>
          <w:tab w:val="left" w:pos="1134"/>
        </w:tabs>
        <w:spacing w:before="120" w:line="276" w:lineRule="auto"/>
        <w:ind w:left="0" w:firstLine="0"/>
        <w:jc w:val="both"/>
      </w:pPr>
      <w:r w:rsidRPr="004A02F3">
        <w:t>Đối với các ống chủ yếu chịu tác dụng của nhiệt đối lưu, lớn hơn nhiệt độ hơi bão hòa ở áp suất tính toán một trị số nhỏ nhất là 25 °C;</w:t>
      </w:r>
    </w:p>
    <w:p w:rsidR="00D470B6" w:rsidRPr="004A02F3" w:rsidRDefault="00D470B6" w:rsidP="00300C00">
      <w:pPr>
        <w:numPr>
          <w:ilvl w:val="0"/>
          <w:numId w:val="46"/>
        </w:numPr>
        <w:tabs>
          <w:tab w:val="left" w:pos="1134"/>
        </w:tabs>
        <w:spacing w:before="120" w:line="276" w:lineRule="auto"/>
        <w:ind w:left="0" w:firstLine="0"/>
        <w:jc w:val="both"/>
      </w:pPr>
      <w:r w:rsidRPr="004A02F3">
        <w:t>Đối với các ống chủ yếu chịu tác dụng của nhiệt bức xạ, lớn hơn nhiệt độ hơi bão hòa ở áp suất tính</w:t>
      </w:r>
      <w:bookmarkStart w:id="338" w:name="bookmark3"/>
      <w:r w:rsidRPr="004A02F3">
        <w:t xml:space="preserve"> toán một trị số nhỏ nhất là 50 °C.</w:t>
      </w:r>
      <w:bookmarkEnd w:id="338"/>
    </w:p>
    <w:p w:rsidR="00D470B6" w:rsidRPr="00D470B6" w:rsidRDefault="00D470B6" w:rsidP="00300C00">
      <w:pPr>
        <w:pStyle w:val="Heading4"/>
        <w:numPr>
          <w:ilvl w:val="3"/>
          <w:numId w:val="43"/>
        </w:numPr>
        <w:spacing w:before="120" w:line="276" w:lineRule="auto"/>
        <w:ind w:left="0" w:firstLine="0"/>
        <w:rPr>
          <w:sz w:val="24"/>
          <w:szCs w:val="24"/>
        </w:rPr>
      </w:pPr>
      <w:bookmarkStart w:id="339" w:name="_Toc505844867"/>
      <w:bookmarkStart w:id="340" w:name="_Toc514142261"/>
      <w:bookmarkStart w:id="341" w:name="_Toc527124373"/>
      <w:r w:rsidRPr="00D470B6">
        <w:rPr>
          <w:sz w:val="24"/>
          <w:szCs w:val="24"/>
        </w:rPr>
        <w:t xml:space="preserve">Các ống </w:t>
      </w:r>
      <w:r w:rsidRPr="00D470B6">
        <w:rPr>
          <w:bCs/>
          <w:sz w:val="24"/>
          <w:szCs w:val="24"/>
        </w:rPr>
        <w:t>của</w:t>
      </w:r>
      <w:r w:rsidRPr="00D470B6">
        <w:rPr>
          <w:sz w:val="24"/>
          <w:szCs w:val="24"/>
        </w:rPr>
        <w:t xml:space="preserve"> bộ quá nhiệt và tái quá nhiệt hơi thì nhiệt độ thành ống T phải được lấy</w:t>
      </w:r>
      <w:r>
        <w:rPr>
          <w:sz w:val="24"/>
          <w:szCs w:val="24"/>
          <w:lang w:val="en-US"/>
        </w:rPr>
        <w:t>:</w:t>
      </w:r>
      <w:bookmarkEnd w:id="339"/>
      <w:bookmarkEnd w:id="340"/>
      <w:bookmarkEnd w:id="341"/>
    </w:p>
    <w:p w:rsidR="00D470B6" w:rsidRPr="004A02F3" w:rsidRDefault="00D470B6" w:rsidP="00300C00">
      <w:pPr>
        <w:numPr>
          <w:ilvl w:val="0"/>
          <w:numId w:val="47"/>
        </w:numPr>
        <w:tabs>
          <w:tab w:val="left" w:pos="1134"/>
        </w:tabs>
        <w:spacing w:before="120" w:line="276" w:lineRule="auto"/>
        <w:ind w:left="0" w:firstLine="0"/>
        <w:jc w:val="both"/>
      </w:pPr>
      <w:r w:rsidRPr="004A02F3">
        <w:t>Đối với các ống chủ yếu chịu tác dụng của nhiệt đối lưu, lớn hơn nhiệt độ của hơi ra khỏi bộ phận khảo sát một trị số ít nhất là 35 °C;</w:t>
      </w:r>
    </w:p>
    <w:p w:rsidR="00D470B6" w:rsidRPr="004A02F3" w:rsidRDefault="00D470B6" w:rsidP="00300C00">
      <w:pPr>
        <w:numPr>
          <w:ilvl w:val="0"/>
          <w:numId w:val="47"/>
        </w:numPr>
        <w:tabs>
          <w:tab w:val="left" w:pos="1134"/>
        </w:tabs>
        <w:spacing w:before="120" w:line="276" w:lineRule="auto"/>
        <w:ind w:left="0" w:firstLine="0"/>
        <w:jc w:val="both"/>
      </w:pPr>
      <w:r w:rsidRPr="004A02F3">
        <w:t>Đối với các ống chủ yếu chịu tác dụng của nhiệt bức xạ, lớn hơn nhiệt độ hơi ra khỏi bộ phận khảo sát một trị số ít nhất là 50 °C;</w:t>
      </w:r>
    </w:p>
    <w:p w:rsidR="00D470B6" w:rsidRPr="004A02F3" w:rsidRDefault="00D470B6" w:rsidP="00300C00">
      <w:pPr>
        <w:numPr>
          <w:ilvl w:val="0"/>
          <w:numId w:val="47"/>
        </w:numPr>
        <w:tabs>
          <w:tab w:val="left" w:pos="1134"/>
        </w:tabs>
        <w:spacing w:before="120" w:line="276" w:lineRule="auto"/>
        <w:ind w:left="0" w:firstLine="0"/>
        <w:jc w:val="both"/>
      </w:pPr>
      <w:r w:rsidRPr="004A02F3">
        <w:lastRenderedPageBreak/>
        <w:t>Đối với các ống của bộ quá nhiệt và t</w:t>
      </w:r>
      <w:r w:rsidRPr="00F378DF">
        <w:t>á</w:t>
      </w:r>
      <w:r w:rsidRPr="004A02F3">
        <w:t>i quá nhiệt chịu tác dụng trực tiếp của nhiệt bức xạ từ buồng lửa, hoặc khi nhiệt độ của hơi đi ra khỏi bộ phận khảo sát vượt quá 425 °C thì việc xác định nhiệt độ thành phải chú ý đến các yếu tố sau:</w:t>
      </w:r>
    </w:p>
    <w:p w:rsidR="00D470B6" w:rsidRPr="004A02F3" w:rsidRDefault="00D470B6" w:rsidP="00300C00">
      <w:pPr>
        <w:numPr>
          <w:ilvl w:val="0"/>
          <w:numId w:val="48"/>
        </w:numPr>
        <w:spacing w:before="120" w:line="276" w:lineRule="auto"/>
        <w:ind w:left="0" w:firstLine="0"/>
        <w:jc w:val="both"/>
      </w:pPr>
      <w:r w:rsidRPr="004A02F3">
        <w:t xml:space="preserve">Sự sai lệch lưu lượng hơi nước ở trong từng ống riêng biệt so với giá trị trung </w:t>
      </w:r>
      <w:r w:rsidR="00A93682">
        <w:t>nồi hơi</w:t>
      </w:r>
      <w:r w:rsidRPr="004A02F3">
        <w:t xml:space="preserve"> do điều kiện khác biệt chỗ hơi đi vào và đi ra, cũng như khác nhau về dung sai chiều dày và đường kính ống;</w:t>
      </w:r>
    </w:p>
    <w:p w:rsidR="00D470B6" w:rsidRPr="004A02F3" w:rsidRDefault="00D470B6" w:rsidP="00300C00">
      <w:pPr>
        <w:numPr>
          <w:ilvl w:val="0"/>
          <w:numId w:val="48"/>
        </w:numPr>
        <w:spacing w:before="120" w:line="276" w:lineRule="auto"/>
        <w:ind w:left="0" w:firstLine="0"/>
        <w:jc w:val="both"/>
      </w:pPr>
      <w:r w:rsidRPr="004A02F3">
        <w:t>Sự gia tăng dòng nhiệt cũng như độ tăng nhiệt độ hơi nước ở đường vào do sai lệch bề mặt đốt nóng phía trước và sai lệch về điều kiện cháy lý tưởng;</w:t>
      </w:r>
    </w:p>
    <w:p w:rsidR="00D470B6" w:rsidRPr="004A02F3" w:rsidRDefault="00D470B6" w:rsidP="00300C00">
      <w:pPr>
        <w:numPr>
          <w:ilvl w:val="0"/>
          <w:numId w:val="48"/>
        </w:numPr>
        <w:spacing w:before="120" w:line="276" w:lineRule="auto"/>
        <w:ind w:left="0" w:firstLine="0"/>
        <w:jc w:val="both"/>
      </w:pPr>
      <w:r w:rsidRPr="004A02F3">
        <w:t>Sự không đồng đều về nhiệt độ và lưu lượng của khói nóng tại mặt cắt ngang bất kỳ nào của đường dẫn khói.</w:t>
      </w:r>
    </w:p>
    <w:p w:rsidR="00D470B6" w:rsidRPr="00D470B6" w:rsidRDefault="00D470B6" w:rsidP="00300C00">
      <w:pPr>
        <w:pStyle w:val="Heading4"/>
        <w:numPr>
          <w:ilvl w:val="3"/>
          <w:numId w:val="43"/>
        </w:numPr>
        <w:spacing w:before="120" w:line="276" w:lineRule="auto"/>
        <w:ind w:left="0" w:firstLine="0"/>
        <w:rPr>
          <w:sz w:val="24"/>
          <w:szCs w:val="24"/>
        </w:rPr>
      </w:pPr>
      <w:bookmarkStart w:id="342" w:name="_Toc505844868"/>
      <w:bookmarkStart w:id="343" w:name="_Toc514142262"/>
      <w:bookmarkStart w:id="344" w:name="_Toc527124374"/>
      <w:r w:rsidRPr="00D470B6">
        <w:rPr>
          <w:sz w:val="24"/>
          <w:szCs w:val="24"/>
        </w:rPr>
        <w:t xml:space="preserve">Các </w:t>
      </w:r>
      <w:r w:rsidRPr="00D470B6">
        <w:rPr>
          <w:bCs/>
          <w:sz w:val="24"/>
          <w:szCs w:val="24"/>
        </w:rPr>
        <w:t>ống</w:t>
      </w:r>
      <w:r w:rsidRPr="00D470B6">
        <w:rPr>
          <w:sz w:val="24"/>
          <w:szCs w:val="24"/>
        </w:rPr>
        <w:t xml:space="preserve"> của bộ hâm nước, nhiệt độ thành ống T được chọn theo trị số lớn hơn của hai trị số sau</w:t>
      </w:r>
      <w:r w:rsidRPr="00D470B6">
        <w:rPr>
          <w:sz w:val="24"/>
          <w:szCs w:val="24"/>
          <w:lang w:val="en-US"/>
        </w:rPr>
        <w:t>:</w:t>
      </w:r>
      <w:bookmarkEnd w:id="342"/>
      <w:bookmarkEnd w:id="343"/>
      <w:bookmarkEnd w:id="344"/>
    </w:p>
    <w:p w:rsidR="00D470B6" w:rsidRPr="004A02F3" w:rsidRDefault="00D470B6" w:rsidP="00300C00">
      <w:pPr>
        <w:numPr>
          <w:ilvl w:val="0"/>
          <w:numId w:val="49"/>
        </w:numPr>
        <w:tabs>
          <w:tab w:val="left" w:pos="1134"/>
        </w:tabs>
        <w:spacing w:before="120" w:line="276" w:lineRule="auto"/>
        <w:ind w:left="0" w:firstLine="0"/>
        <w:jc w:val="both"/>
      </w:pPr>
      <w:r w:rsidRPr="004A02F3">
        <w:t>Nhiệt độ bão hòa của nước ứng với áp suất thiết kế của nồi hơi;</w:t>
      </w:r>
    </w:p>
    <w:p w:rsidR="00D470B6" w:rsidRPr="004A02F3" w:rsidRDefault="00D470B6" w:rsidP="00300C00">
      <w:pPr>
        <w:numPr>
          <w:ilvl w:val="0"/>
          <w:numId w:val="49"/>
        </w:numPr>
        <w:tabs>
          <w:tab w:val="left" w:pos="1134"/>
        </w:tabs>
        <w:spacing w:before="120" w:line="276" w:lineRule="auto"/>
        <w:ind w:left="0" w:firstLine="0"/>
        <w:jc w:val="both"/>
      </w:pPr>
      <w:r w:rsidRPr="004A02F3">
        <w:t>Nhiệt độ làm việc của nước bên trong ống ứng với áp suất thiết kế +25 °C.</w:t>
      </w:r>
    </w:p>
    <w:p w:rsidR="00D470B6" w:rsidRPr="00FD5BF2" w:rsidRDefault="00D470B6" w:rsidP="00300C00">
      <w:pPr>
        <w:pStyle w:val="Heading4"/>
        <w:numPr>
          <w:ilvl w:val="3"/>
          <w:numId w:val="43"/>
        </w:numPr>
        <w:spacing w:before="120" w:line="276" w:lineRule="auto"/>
        <w:ind w:left="0" w:firstLine="0"/>
        <w:rPr>
          <w:sz w:val="24"/>
          <w:szCs w:val="24"/>
        </w:rPr>
      </w:pPr>
      <w:bookmarkStart w:id="345" w:name="_Toc505844869"/>
      <w:bookmarkStart w:id="346" w:name="_Toc514142263"/>
      <w:bookmarkStart w:id="347" w:name="_Toc527124375"/>
      <w:r w:rsidRPr="00FD5BF2">
        <w:rPr>
          <w:sz w:val="24"/>
          <w:szCs w:val="24"/>
        </w:rPr>
        <w:t>Các ống gắn liền với các bộ phận như ống liên thông, ống nối... không bị khói nóng đốt nóng thì nhiệt độ thành ống T được lấy là nhiệt độ lớn nhất của nước nóng bên trong ống.</w:t>
      </w:r>
      <w:bookmarkEnd w:id="345"/>
      <w:bookmarkEnd w:id="346"/>
      <w:bookmarkEnd w:id="347"/>
    </w:p>
    <w:p w:rsidR="00D470B6" w:rsidRPr="00FD5BF2" w:rsidRDefault="00D470B6" w:rsidP="00300C00">
      <w:pPr>
        <w:pStyle w:val="Heading4"/>
        <w:numPr>
          <w:ilvl w:val="3"/>
          <w:numId w:val="43"/>
        </w:numPr>
        <w:spacing w:before="120" w:line="276" w:lineRule="auto"/>
        <w:ind w:left="0" w:firstLine="0"/>
        <w:rPr>
          <w:sz w:val="24"/>
          <w:szCs w:val="24"/>
        </w:rPr>
      </w:pPr>
      <w:bookmarkStart w:id="348" w:name="_Toc505844870"/>
      <w:bookmarkStart w:id="349" w:name="_Toc514142264"/>
      <w:bookmarkStart w:id="350" w:name="_Toc527124376"/>
      <w:r w:rsidRPr="00FD5BF2">
        <w:rPr>
          <w:sz w:val="24"/>
          <w:szCs w:val="24"/>
        </w:rPr>
        <w:t xml:space="preserve">Các bộ phận ở xa ống góp cuối cùng của bộ quá nhiệt hoặc bộ tái quá nhiệt do được bố trí kết cấu </w:t>
      </w:r>
      <w:r w:rsidRPr="00FD5BF2">
        <w:rPr>
          <w:bCs/>
          <w:sz w:val="24"/>
          <w:szCs w:val="24"/>
        </w:rPr>
        <w:t>thích</w:t>
      </w:r>
      <w:r w:rsidRPr="00FD5BF2">
        <w:rPr>
          <w:sz w:val="24"/>
          <w:szCs w:val="24"/>
        </w:rPr>
        <w:t xml:space="preserve"> hợp nên các yếu tố chênh lệch về nhiệt độ và lưu lượng dòng khói trong mặt cắt ngang bất kỳ của đường dẫn khói không thể có ảnh hưởng đáng kể đến nhiệt độ hơi nước thì nhiệt độ thành T của các bộ phận đó được lấy bằng nhiệt độ danh định của hơi ở đầu ra bộ quá nhiệt hoặc bộ tái quá nhiệt với điều kiện là trong làm việc:</w:t>
      </w:r>
      <w:bookmarkEnd w:id="348"/>
      <w:bookmarkEnd w:id="349"/>
      <w:bookmarkEnd w:id="350"/>
    </w:p>
    <w:p w:rsidR="00D470B6" w:rsidRPr="004A02F3" w:rsidRDefault="00D470B6" w:rsidP="00300C00">
      <w:pPr>
        <w:numPr>
          <w:ilvl w:val="0"/>
          <w:numId w:val="50"/>
        </w:numPr>
        <w:tabs>
          <w:tab w:val="left" w:pos="1134"/>
        </w:tabs>
        <w:spacing w:before="120" w:line="276" w:lineRule="auto"/>
        <w:ind w:left="0" w:firstLine="0"/>
        <w:jc w:val="both"/>
      </w:pPr>
      <w:r w:rsidRPr="004A02F3">
        <w:t xml:space="preserve">Nhiệt độ trung </w:t>
      </w:r>
      <w:r w:rsidR="00A93682">
        <w:t>nồi hơi</w:t>
      </w:r>
      <w:r w:rsidRPr="004A02F3">
        <w:t xml:space="preserve"> trong một năm vận hành không được vượt quá nhiệt độ thiết kế, và </w:t>
      </w:r>
    </w:p>
    <w:p w:rsidR="00D470B6" w:rsidRPr="004A02F3" w:rsidRDefault="00D470B6" w:rsidP="00300C00">
      <w:pPr>
        <w:numPr>
          <w:ilvl w:val="0"/>
          <w:numId w:val="50"/>
        </w:numPr>
        <w:tabs>
          <w:tab w:val="left" w:pos="1134"/>
        </w:tabs>
        <w:spacing w:before="120" w:line="276" w:lineRule="auto"/>
        <w:ind w:left="0" w:firstLine="0"/>
        <w:jc w:val="both"/>
      </w:pPr>
      <w:r w:rsidRPr="004A02F3">
        <w:t>hoặc:</w:t>
      </w:r>
    </w:p>
    <w:p w:rsidR="00D470B6" w:rsidRPr="004A02F3" w:rsidRDefault="00D470B6" w:rsidP="00300C00">
      <w:pPr>
        <w:numPr>
          <w:ilvl w:val="0"/>
          <w:numId w:val="51"/>
        </w:numPr>
        <w:spacing w:before="120" w:line="276" w:lineRule="auto"/>
        <w:ind w:left="0" w:firstLine="0"/>
        <w:jc w:val="both"/>
      </w:pPr>
      <w:r w:rsidRPr="004A02F3">
        <w:t xml:space="preserve">Đối với các hệ thống có nhiệt độ danh định </w:t>
      </w:r>
      <w:r>
        <w:t>≤ 380 °C</w:t>
      </w:r>
      <w:r w:rsidRPr="004A02F3">
        <w:t>, độ dao động nhiệt độ không vượt quá trên 10 % nhiệt độ thiết kế, hoặc</w:t>
      </w:r>
    </w:p>
    <w:p w:rsidR="00D470B6" w:rsidRPr="004A02F3" w:rsidRDefault="00D470B6" w:rsidP="00300C00">
      <w:pPr>
        <w:numPr>
          <w:ilvl w:val="0"/>
          <w:numId w:val="51"/>
        </w:numPr>
        <w:spacing w:before="120" w:line="276" w:lineRule="auto"/>
        <w:ind w:left="0" w:firstLine="0"/>
        <w:jc w:val="both"/>
      </w:pPr>
      <w:r w:rsidRPr="004A02F3">
        <w:t>Đối với các hệ thống có nhiệt độ danh định &gt; 380 °C:</w:t>
      </w:r>
    </w:p>
    <w:p w:rsidR="00D470B6" w:rsidRPr="004A02F3" w:rsidRDefault="00D470B6" w:rsidP="00300C00">
      <w:pPr>
        <w:numPr>
          <w:ilvl w:val="0"/>
          <w:numId w:val="52"/>
        </w:numPr>
        <w:spacing w:before="120" w:line="276" w:lineRule="auto"/>
        <w:ind w:left="721" w:hanging="437"/>
        <w:jc w:val="both"/>
      </w:pPr>
      <w:r w:rsidRPr="004A02F3">
        <w:t xml:space="preserve">Độ dao động </w:t>
      </w:r>
      <w:r w:rsidR="00A93682">
        <w:t>nồi hơi</w:t>
      </w:r>
      <w:r w:rsidRPr="004A02F3">
        <w:t xml:space="preserve"> thường của nhiệt độ không vượt quá trên 8 °C nhiệt độ </w:t>
      </w:r>
      <w:r>
        <w:t>danh định</w:t>
      </w:r>
      <w:r w:rsidRPr="004A02F3">
        <w:t>, và</w:t>
      </w:r>
    </w:p>
    <w:p w:rsidR="00D470B6" w:rsidRPr="004A02F3" w:rsidRDefault="00D470B6" w:rsidP="00300C00">
      <w:pPr>
        <w:numPr>
          <w:ilvl w:val="0"/>
          <w:numId w:val="52"/>
        </w:numPr>
        <w:spacing w:before="120" w:line="276" w:lineRule="auto"/>
        <w:ind w:left="721" w:hanging="437"/>
        <w:jc w:val="both"/>
      </w:pPr>
      <w:r w:rsidRPr="004A02F3">
        <w:t xml:space="preserve">Độ dao động không </w:t>
      </w:r>
      <w:r w:rsidR="00A93682">
        <w:t>nồi hơi</w:t>
      </w:r>
      <w:r w:rsidRPr="004A02F3">
        <w:t xml:space="preserve"> thường của nhiệt độ không vượt quá trên 20 °C so với nhiệt độ danh định trong thời gian nhiều nhất là 400 giờ trong 1 năm, hoặc 30 °C so với nhiệt độ danh định trong thời gian tối đa là 100 giờ trong 1 năm, hoặc 40 °C so với nhiệt độ danh định trong thời gian tối đa là 60 giờ trong 1 năm.</w:t>
      </w:r>
    </w:p>
    <w:p w:rsidR="00D470B6" w:rsidRPr="004A02F3" w:rsidRDefault="00D470B6" w:rsidP="00300C00">
      <w:pPr>
        <w:spacing w:before="120" w:line="276" w:lineRule="auto"/>
        <w:ind w:firstLine="567"/>
        <w:jc w:val="both"/>
      </w:pPr>
      <w:r w:rsidRPr="004A02F3">
        <w:t>Khi nhiệt độ lớn nhất vượt quá các giới hạn nói trên thì nhiệt độ thành phải được tăng lên một lượng bằng</w:t>
      </w:r>
      <w:bookmarkStart w:id="351" w:name="bookmark5"/>
      <w:r w:rsidRPr="004A02F3">
        <w:t xml:space="preserve"> lượng vượt quá đó.</w:t>
      </w:r>
      <w:bookmarkEnd w:id="351"/>
    </w:p>
    <w:p w:rsidR="00D470B6" w:rsidRPr="009C0926" w:rsidRDefault="00D470B6" w:rsidP="002C5B3D">
      <w:pPr>
        <w:spacing w:before="120"/>
        <w:jc w:val="both"/>
        <w:rPr>
          <w:sz w:val="22"/>
          <w:szCs w:val="22"/>
        </w:rPr>
      </w:pPr>
      <w:r w:rsidRPr="009C0926">
        <w:rPr>
          <w:sz w:val="22"/>
          <w:szCs w:val="22"/>
        </w:rPr>
        <w:t>CHÚ THÍCH</w:t>
      </w:r>
    </w:p>
    <w:p w:rsidR="00D470B6" w:rsidRPr="009C0926" w:rsidRDefault="00D470B6" w:rsidP="002C5B3D">
      <w:pPr>
        <w:spacing w:before="120"/>
        <w:jc w:val="both"/>
        <w:rPr>
          <w:sz w:val="22"/>
          <w:szCs w:val="22"/>
        </w:rPr>
      </w:pPr>
      <w:r w:rsidRPr="009C0926">
        <w:rPr>
          <w:sz w:val="22"/>
          <w:szCs w:val="22"/>
        </w:rPr>
        <w:t xml:space="preserve">1. Các giới hạn nêu trong </w:t>
      </w:r>
      <w:r w:rsidR="00FD5BF2" w:rsidRPr="009C0926">
        <w:rPr>
          <w:sz w:val="22"/>
          <w:szCs w:val="22"/>
        </w:rPr>
        <w:t>1.7.1</w:t>
      </w:r>
      <w:r w:rsidRPr="009C0926">
        <w:rPr>
          <w:sz w:val="22"/>
          <w:szCs w:val="22"/>
        </w:rPr>
        <w:t xml:space="preserve"> và </w:t>
      </w:r>
      <w:r w:rsidR="00FD5BF2" w:rsidRPr="009C0926">
        <w:rPr>
          <w:sz w:val="22"/>
          <w:szCs w:val="22"/>
        </w:rPr>
        <w:t>1.7.2</w:t>
      </w:r>
      <w:r w:rsidRPr="009C0926">
        <w:rPr>
          <w:sz w:val="22"/>
          <w:szCs w:val="22"/>
        </w:rPr>
        <w:t xml:space="preserve"> đưa ra dựa trên các giá trị thực tế của các hệ thống điều khiển hiện đại và nồi hơi đáp ứng các đòi hỏi của phụ tải </w:t>
      </w:r>
      <w:r w:rsidR="00A93682" w:rsidRPr="009C0926">
        <w:rPr>
          <w:sz w:val="22"/>
          <w:szCs w:val="22"/>
        </w:rPr>
        <w:t>nồi hơi</w:t>
      </w:r>
      <w:r w:rsidRPr="009C0926">
        <w:rPr>
          <w:sz w:val="22"/>
          <w:szCs w:val="22"/>
        </w:rPr>
        <w:t xml:space="preserve"> thường. </w:t>
      </w:r>
      <w:proofErr w:type="gramStart"/>
      <w:r w:rsidRPr="009C0926">
        <w:rPr>
          <w:sz w:val="22"/>
          <w:szCs w:val="22"/>
        </w:rPr>
        <w:t xml:space="preserve">Trách nhiệm của nhà đặt hàng là phải báo cho nhà chế tạo về các trường hợp gây cản trở việc đạt được các giới hạn này khi </w:t>
      </w:r>
      <w:r w:rsidRPr="009C0926">
        <w:rPr>
          <w:sz w:val="22"/>
          <w:szCs w:val="22"/>
        </w:rPr>
        <w:lastRenderedPageBreak/>
        <w:t>đặt hàng.</w:t>
      </w:r>
      <w:proofErr w:type="gramEnd"/>
      <w:r w:rsidRPr="009C0926">
        <w:rPr>
          <w:sz w:val="22"/>
          <w:szCs w:val="22"/>
        </w:rPr>
        <w:t xml:space="preserve"> Trách nhiệm của nhà đặt hàng là phải đảm bảo nồi hơi vận hành trong các giới hạn nêu trên hoặc đã được thỏa thuận khác;</w:t>
      </w:r>
    </w:p>
    <w:p w:rsidR="00D470B6" w:rsidRPr="009C0926" w:rsidRDefault="00D470B6" w:rsidP="002C5B3D">
      <w:pPr>
        <w:spacing w:before="120"/>
        <w:jc w:val="both"/>
        <w:rPr>
          <w:sz w:val="22"/>
          <w:szCs w:val="22"/>
        </w:rPr>
      </w:pPr>
      <w:r w:rsidRPr="009C0926">
        <w:rPr>
          <w:sz w:val="22"/>
          <w:szCs w:val="22"/>
        </w:rPr>
        <w:t>2. Nhiệt độ tính toán của thành các bộ phận của nồi hơi ống lửa - ống lò.</w:t>
      </w:r>
    </w:p>
    <w:p w:rsidR="00D470B6" w:rsidRPr="009C0926" w:rsidRDefault="00D470B6" w:rsidP="002C5B3D">
      <w:pPr>
        <w:spacing w:before="120"/>
        <w:jc w:val="both"/>
        <w:rPr>
          <w:sz w:val="22"/>
          <w:szCs w:val="22"/>
        </w:rPr>
      </w:pPr>
      <w:r w:rsidRPr="009C0926">
        <w:rPr>
          <w:sz w:val="22"/>
          <w:szCs w:val="22"/>
        </w:rPr>
        <w:t xml:space="preserve">Nhiệt độ tính toán của thành các bộ phận của nồi hơi ống lửa - ống lò theo đúng chỉ dẫn trong 3.4 của TCVN </w:t>
      </w:r>
      <w:proofErr w:type="gramStart"/>
      <w:r w:rsidRPr="009C0926">
        <w:rPr>
          <w:sz w:val="22"/>
          <w:szCs w:val="22"/>
        </w:rPr>
        <w:t>6413 :1998</w:t>
      </w:r>
      <w:proofErr w:type="gramEnd"/>
      <w:r w:rsidRPr="009C0926">
        <w:rPr>
          <w:sz w:val="22"/>
          <w:szCs w:val="22"/>
        </w:rPr>
        <w:t>.</w:t>
      </w:r>
    </w:p>
    <w:p w:rsidR="00B17328" w:rsidRPr="00FD5BF2" w:rsidRDefault="00B17328" w:rsidP="00300C00">
      <w:pPr>
        <w:pStyle w:val="Heading3"/>
        <w:numPr>
          <w:ilvl w:val="0"/>
          <w:numId w:val="42"/>
        </w:numPr>
        <w:spacing w:line="276" w:lineRule="auto"/>
        <w:rPr>
          <w:sz w:val="24"/>
          <w:szCs w:val="24"/>
        </w:rPr>
      </w:pPr>
      <w:bookmarkStart w:id="352" w:name="_Toc527124377"/>
      <w:r w:rsidRPr="00FD5BF2">
        <w:rPr>
          <w:sz w:val="24"/>
          <w:szCs w:val="24"/>
        </w:rPr>
        <w:t>Xác định ứng suất cho phép</w:t>
      </w:r>
      <w:bookmarkEnd w:id="352"/>
    </w:p>
    <w:p w:rsidR="00B17328" w:rsidRPr="006714E9" w:rsidRDefault="00B17328" w:rsidP="00300C00">
      <w:pPr>
        <w:numPr>
          <w:ilvl w:val="0"/>
          <w:numId w:val="53"/>
        </w:numPr>
        <w:spacing w:before="120" w:line="276" w:lineRule="auto"/>
        <w:ind w:left="0" w:firstLine="0"/>
        <w:jc w:val="both"/>
      </w:pPr>
      <w:r w:rsidRPr="006714E9">
        <w:t xml:space="preserve">Ứng suất cho phép đối với vật liệu mới chế tạo được xác định dựa </w:t>
      </w:r>
      <w:proofErr w:type="gramStart"/>
      <w:r w:rsidRPr="006714E9">
        <w:t>theo</w:t>
      </w:r>
      <w:proofErr w:type="gramEnd"/>
      <w:r w:rsidRPr="006714E9">
        <w:t xml:space="preserve"> chủng loại vật liệu sử dụng và theo </w:t>
      </w:r>
      <w:r w:rsidRPr="006714E9">
        <w:rPr>
          <w:bCs/>
          <w:noProof/>
          <w:lang w:val="x-none" w:eastAsia="x-none"/>
        </w:rPr>
        <w:t>n</w:t>
      </w:r>
      <w:r w:rsidRPr="006714E9">
        <w:t xml:space="preserve">hiệt độ tính toán của vật liệu, được xác định theo các bảng đặc tính các loại thép. </w:t>
      </w:r>
      <w:r w:rsidRPr="009C0926">
        <w:t xml:space="preserve">Xem Phụ lục </w:t>
      </w:r>
      <w:r w:rsidR="00C06571">
        <w:t>B</w:t>
      </w:r>
      <w:r w:rsidRPr="009C0926">
        <w:t>.</w:t>
      </w:r>
    </w:p>
    <w:p w:rsidR="00B17328" w:rsidRDefault="00B17328" w:rsidP="00300C00">
      <w:pPr>
        <w:numPr>
          <w:ilvl w:val="0"/>
          <w:numId w:val="53"/>
        </w:numPr>
        <w:spacing w:before="120" w:line="276" w:lineRule="auto"/>
        <w:ind w:left="0" w:firstLine="0"/>
        <w:jc w:val="both"/>
      </w:pPr>
      <w:r>
        <w:t>Đối với vật liệu của các nồi hơi cũ, độ bền của thép đã giảm đi do kim loại đã bị đốt nóng, bị ăn mòn, mài mòn thì cần lấy mẫu để kiểm tra cơ tính, từ đó xác định ứng suất cho phép. Chỗ cắt lấy mẫu thép để kiểm tra cơ tính phải là nơi đã chịu các điều kiện làm việc nặng nề nhất.</w:t>
      </w:r>
    </w:p>
    <w:p w:rsidR="00B17328" w:rsidRDefault="00B17328" w:rsidP="00300C00">
      <w:pPr>
        <w:spacing w:before="120" w:line="276" w:lineRule="auto"/>
        <w:jc w:val="both"/>
      </w:pPr>
      <w:r>
        <w:t xml:space="preserve">Khi </w:t>
      </w:r>
      <w:r w:rsidR="006714E9">
        <w:t>đó</w:t>
      </w:r>
      <w:r>
        <w:t xml:space="preserve"> ứng suất cho phép sẽ là trị số nhỏ trong hai trị số xác định sau:</w:t>
      </w:r>
    </w:p>
    <w:p w:rsidR="00B17328" w:rsidRDefault="00B17328" w:rsidP="002C5B3D">
      <w:pPr>
        <w:spacing w:before="120"/>
        <w:jc w:val="both"/>
      </w:pPr>
      <w:r w:rsidRPr="00245A21">
        <w:rPr>
          <w:position w:val="-26"/>
        </w:rPr>
        <w:object w:dxaOrig="900" w:dyaOrig="639">
          <v:shape id="_x0000_i1039" type="#_x0000_t75" style="width:45pt;height:32pt" o:ole="">
            <v:imagedata r:id="rId44" o:title=""/>
          </v:shape>
          <o:OLEObject Type="Embed" ProgID="Equation.3" ShapeID="_x0000_i1039" DrawAspect="Content" ObjectID="_1510997025" r:id="rId45"/>
        </w:object>
      </w:r>
      <w:r>
        <w:tab/>
        <w:t>;</w:t>
      </w:r>
      <w:r>
        <w:tab/>
      </w:r>
      <w:r w:rsidRPr="00245A21">
        <w:rPr>
          <w:position w:val="-26"/>
        </w:rPr>
        <w:object w:dxaOrig="900" w:dyaOrig="639">
          <v:shape id="_x0000_i1040" type="#_x0000_t75" style="width:45pt;height:32pt" o:ole="">
            <v:imagedata r:id="rId46" o:title=""/>
          </v:shape>
          <o:OLEObject Type="Embed" ProgID="Equation.3" ShapeID="_x0000_i1040" DrawAspect="Content" ObjectID="_1510997026" r:id="rId47"/>
        </w:object>
      </w:r>
    </w:p>
    <w:p w:rsidR="00B17328" w:rsidRDefault="00B17328" w:rsidP="00300C00">
      <w:pPr>
        <w:spacing w:before="120" w:line="276" w:lineRule="auto"/>
        <w:jc w:val="both"/>
      </w:pPr>
      <w:r>
        <w:t>Trong đó: n</w:t>
      </w:r>
      <w:r>
        <w:rPr>
          <w:vertAlign w:val="subscript"/>
        </w:rPr>
        <w:t>B</w:t>
      </w:r>
      <w:r>
        <w:t xml:space="preserve">, </w:t>
      </w:r>
      <w:proofErr w:type="gramStart"/>
      <w:r>
        <w:t>n</w:t>
      </w:r>
      <w:r>
        <w:rPr>
          <w:vertAlign w:val="subscript"/>
        </w:rPr>
        <w:t>C</w:t>
      </w:r>
      <w:proofErr w:type="gramEnd"/>
      <w:r>
        <w:t xml:space="preserve"> - hệ số dự trữ bền khi tính ứng suất cho phép theo độ bền kéo (σ</w:t>
      </w:r>
      <w:r>
        <w:rPr>
          <w:vertAlign w:val="subscript"/>
        </w:rPr>
        <w:t>B</w:t>
      </w:r>
      <w:r>
        <w:t>) hoặc theo giới hạn chảy (σ</w:t>
      </w:r>
      <w:r>
        <w:rPr>
          <w:vertAlign w:val="subscript"/>
        </w:rPr>
        <w:t>C</w:t>
      </w:r>
      <w:r>
        <w:t xml:space="preserve">) ở điều kiện nhiệt độ trong phòng (20 </w:t>
      </w:r>
      <w:r>
        <w:rPr>
          <w:vertAlign w:val="superscript"/>
        </w:rPr>
        <w:t>0</w:t>
      </w:r>
      <w:r>
        <w:t>C):</w:t>
      </w:r>
    </w:p>
    <w:p w:rsidR="00B17328" w:rsidRDefault="00B17328" w:rsidP="002C5B3D">
      <w:pPr>
        <w:spacing w:before="120"/>
        <w:jc w:val="both"/>
      </w:pPr>
      <w:proofErr w:type="gramStart"/>
      <w:r>
        <w:t>n</w:t>
      </w:r>
      <w:r>
        <w:rPr>
          <w:vertAlign w:val="subscript"/>
        </w:rPr>
        <w:t>B</w:t>
      </w:r>
      <w:proofErr w:type="gramEnd"/>
      <w:r>
        <w:t xml:space="preserve"> = 3,0</w:t>
      </w:r>
    </w:p>
    <w:p w:rsidR="00B17328" w:rsidRDefault="00B17328" w:rsidP="002C5B3D">
      <w:pPr>
        <w:spacing w:before="120"/>
        <w:jc w:val="both"/>
      </w:pPr>
      <w:proofErr w:type="gramStart"/>
      <w:r>
        <w:t>n</w:t>
      </w:r>
      <w:r>
        <w:rPr>
          <w:vertAlign w:val="subscript"/>
        </w:rPr>
        <w:t>C</w:t>
      </w:r>
      <w:proofErr w:type="gramEnd"/>
      <w:r>
        <w:t xml:space="preserve"> = 1,65</w:t>
      </w:r>
    </w:p>
    <w:p w:rsidR="00B17328" w:rsidRDefault="00B17328" w:rsidP="002C5B3D">
      <w:pPr>
        <w:spacing w:before="120"/>
        <w:jc w:val="both"/>
      </w:pPr>
      <w:proofErr w:type="gramStart"/>
      <w:r>
        <w:t>khi</w:t>
      </w:r>
      <w:proofErr w:type="gramEnd"/>
      <w:r>
        <w:t xml:space="preserve"> tính ứng suất cho phép theo độ bền kéo hoặc giới hạn chảy ở nhiệt độ làm việc thì hệ số n</w:t>
      </w:r>
      <w:r>
        <w:rPr>
          <w:vertAlign w:val="subscript"/>
        </w:rPr>
        <w:t>B</w:t>
      </w:r>
      <w:r>
        <w:t xml:space="preserve"> và n</w:t>
      </w:r>
      <w:r>
        <w:rPr>
          <w:vertAlign w:val="subscript"/>
        </w:rPr>
        <w:t>C</w:t>
      </w:r>
      <w:r>
        <w:t xml:space="preserve"> do người thiết kế xác định.</w:t>
      </w:r>
    </w:p>
    <w:p w:rsidR="00B17328" w:rsidRPr="009C0926" w:rsidRDefault="00B17328" w:rsidP="00300C00">
      <w:pPr>
        <w:numPr>
          <w:ilvl w:val="0"/>
          <w:numId w:val="53"/>
        </w:numPr>
        <w:spacing w:before="120" w:line="276" w:lineRule="auto"/>
        <w:ind w:left="0" w:firstLine="0"/>
        <w:jc w:val="both"/>
      </w:pPr>
      <w:r>
        <w:t xml:space="preserve">Khi không có các nhãn hiệu của thép dùng để chế tạo các bộ phận chịu áp lực của nồi hơi tương ứng ở </w:t>
      </w:r>
      <w:r w:rsidRPr="009C0926">
        <w:t>phụ lục thì ứng suất cho phép cũng được xác định tương tự như trong 2.2 khi ấy các trị số giới hạn bền σ</w:t>
      </w:r>
      <w:r w:rsidRPr="009C0926">
        <w:rPr>
          <w:vertAlign w:val="subscript"/>
        </w:rPr>
        <w:t>B</w:t>
      </w:r>
      <w:r w:rsidRPr="009C0926">
        <w:rPr>
          <w:vertAlign w:val="superscript"/>
        </w:rPr>
        <w:t>20</w:t>
      </w:r>
      <w:r w:rsidRPr="009C0926">
        <w:t>, giới hạn chảy σ</w:t>
      </w:r>
      <w:r w:rsidRPr="009C0926">
        <w:rPr>
          <w:vertAlign w:val="subscript"/>
        </w:rPr>
        <w:t>C</w:t>
      </w:r>
      <w:r w:rsidRPr="009C0926">
        <w:rPr>
          <w:vertAlign w:val="superscript"/>
        </w:rPr>
        <w:t>20</w:t>
      </w:r>
      <w:r w:rsidRPr="009C0926">
        <w:t xml:space="preserve"> được xác định từ thí nghiệm mẫu thép mới trước khi chế tạo.</w:t>
      </w:r>
    </w:p>
    <w:p w:rsidR="00B17328" w:rsidRPr="009C0926" w:rsidRDefault="00B17328" w:rsidP="00300C00">
      <w:pPr>
        <w:spacing w:before="120" w:line="276" w:lineRule="auto"/>
        <w:ind w:firstLine="567"/>
        <w:jc w:val="both"/>
      </w:pPr>
      <w:proofErr w:type="gramStart"/>
      <w:r w:rsidRPr="009C0926">
        <w:t>Việc thí nghiệm xác định giới hạn bền σ</w:t>
      </w:r>
      <w:r w:rsidRPr="009C0926">
        <w:rPr>
          <w:vertAlign w:val="subscript"/>
        </w:rPr>
        <w:t>B</w:t>
      </w:r>
      <w:r w:rsidRPr="009C0926">
        <w:rPr>
          <w:vertAlign w:val="superscript"/>
        </w:rPr>
        <w:t>20</w:t>
      </w:r>
      <w:r w:rsidRPr="009C0926">
        <w:t xml:space="preserve"> và giới hạn chảy σ</w:t>
      </w:r>
      <w:r w:rsidRPr="009C0926">
        <w:rPr>
          <w:vertAlign w:val="subscript"/>
        </w:rPr>
        <w:t>C</w:t>
      </w:r>
      <w:r w:rsidRPr="009C0926">
        <w:rPr>
          <w:vertAlign w:val="superscript"/>
        </w:rPr>
        <w:t>20</w:t>
      </w:r>
      <w:r w:rsidRPr="009C0926">
        <w:t xml:space="preserve"> được thực hiện cho tất cả các loại thép khi đặc tính của thép có những sai lệch so với đặc tính của các nhãn hiệu thép đã cho.</w:t>
      </w:r>
      <w:proofErr w:type="gramEnd"/>
      <w:r w:rsidRPr="009C0926">
        <w:t xml:space="preserve"> </w:t>
      </w:r>
      <w:proofErr w:type="gramStart"/>
      <w:r w:rsidRPr="009C0926">
        <w:t xml:space="preserve">(Xem các Bảng </w:t>
      </w:r>
      <w:r w:rsidR="00C06571">
        <w:t>B</w:t>
      </w:r>
      <w:r w:rsidRPr="009C0926">
        <w:t xml:space="preserve">.1 đến </w:t>
      </w:r>
      <w:r w:rsidR="00C06571">
        <w:t>B</w:t>
      </w:r>
      <w:r w:rsidRPr="009C0926">
        <w:t xml:space="preserve">.15, tại Phụ lục </w:t>
      </w:r>
      <w:r w:rsidR="00C06571">
        <w:t>B</w:t>
      </w:r>
      <w:r w:rsidRPr="009C0926">
        <w:t>) cũng như các loại thép không rõ hoặc nghi ngờ về nguồn gốc và nhãn hiệu.</w:t>
      </w:r>
      <w:proofErr w:type="gramEnd"/>
    </w:p>
    <w:p w:rsidR="00B17328" w:rsidRDefault="00B17328" w:rsidP="00300C00">
      <w:pPr>
        <w:numPr>
          <w:ilvl w:val="0"/>
          <w:numId w:val="53"/>
        </w:numPr>
        <w:spacing w:before="120" w:line="276" w:lineRule="auto"/>
        <w:ind w:left="0" w:firstLine="0"/>
        <w:jc w:val="both"/>
      </w:pPr>
      <w:r w:rsidRPr="009C0926">
        <w:t>Cho phép nội suy trị số ứng suất</w:t>
      </w:r>
      <w:r>
        <w:t xml:space="preserve"> cho phép khi nhiệt độ tính toán nằm trong phạm </w:t>
      </w:r>
      <w:proofErr w:type="gramStart"/>
      <w:r>
        <w:t>vi</w:t>
      </w:r>
      <w:proofErr w:type="gramEnd"/>
      <w:r>
        <w:t xml:space="preserve"> hai trị số nhiệt độ cho trong các bảng đặc tính thép. Trị số làm tròn lấy về phía giảm.</w:t>
      </w:r>
    </w:p>
    <w:p w:rsidR="00B17328" w:rsidRPr="006714E9" w:rsidRDefault="00B17328" w:rsidP="002C5B3D">
      <w:pPr>
        <w:pStyle w:val="Heading3"/>
        <w:numPr>
          <w:ilvl w:val="0"/>
          <w:numId w:val="42"/>
        </w:numPr>
        <w:rPr>
          <w:sz w:val="24"/>
          <w:szCs w:val="24"/>
        </w:rPr>
      </w:pPr>
      <w:bookmarkStart w:id="353" w:name="_Ref508871705"/>
      <w:bookmarkStart w:id="354" w:name="_Toc527124378"/>
      <w:r w:rsidRPr="006714E9">
        <w:rPr>
          <w:sz w:val="24"/>
          <w:szCs w:val="24"/>
        </w:rPr>
        <w:t>Tính độ bền thân hình trụ, bao hơi, bao nước, ống góp, thân nồi hơi</w:t>
      </w:r>
      <w:bookmarkEnd w:id="353"/>
      <w:bookmarkEnd w:id="354"/>
    </w:p>
    <w:p w:rsidR="00B17328" w:rsidRDefault="00B17328" w:rsidP="00300C00">
      <w:pPr>
        <w:numPr>
          <w:ilvl w:val="0"/>
          <w:numId w:val="54"/>
        </w:numPr>
        <w:spacing w:before="120" w:line="276" w:lineRule="auto"/>
        <w:ind w:left="0" w:firstLine="0"/>
        <w:jc w:val="both"/>
      </w:pPr>
      <w:r>
        <w:t>Chiều dày tối thiểu của thân hình trụ chịu áp suất trong được xác định theo công thức sau:</w:t>
      </w:r>
    </w:p>
    <w:p w:rsidR="00B17328" w:rsidRDefault="00B17328" w:rsidP="002C5B3D">
      <w:pPr>
        <w:spacing w:before="120"/>
        <w:jc w:val="both"/>
      </w:pPr>
      <w:r w:rsidRPr="009770FC">
        <w:rPr>
          <w:position w:val="-28"/>
        </w:rPr>
        <w:object w:dxaOrig="1620" w:dyaOrig="620">
          <v:shape id="_x0000_i1041" type="#_x0000_t75" style="width:81pt;height:31pt" o:ole="">
            <v:imagedata r:id="rId48" o:title=""/>
          </v:shape>
          <o:OLEObject Type="Embed" ProgID="Equation.3" ShapeID="_x0000_i1041" DrawAspect="Content" ObjectID="_1510997027" r:id="rId49"/>
        </w:object>
      </w:r>
      <w:r>
        <w:t xml:space="preserve">         </w:t>
      </w:r>
      <w:proofErr w:type="gramStart"/>
      <w:r>
        <w:t>hoặc</w:t>
      </w:r>
      <w:proofErr w:type="gramEnd"/>
      <w:r>
        <w:t xml:space="preserve"> </w:t>
      </w:r>
      <w:r w:rsidRPr="00A00759">
        <w:rPr>
          <w:position w:val="-32"/>
        </w:rPr>
        <w:object w:dxaOrig="1840" w:dyaOrig="700">
          <v:shape id="_x0000_i1042" type="#_x0000_t75" style="width:92pt;height:35pt" o:ole="">
            <v:imagedata r:id="rId50" o:title=""/>
          </v:shape>
          <o:OLEObject Type="Embed" ProgID="Equation.3" ShapeID="_x0000_i1042" DrawAspect="Content" ObjectID="_1510997028" r:id="rId51"/>
        </w:object>
      </w:r>
    </w:p>
    <w:p w:rsidR="00B17328" w:rsidRDefault="00B17328" w:rsidP="00300C00">
      <w:pPr>
        <w:spacing w:before="120" w:line="276" w:lineRule="auto"/>
        <w:jc w:val="both"/>
      </w:pPr>
      <w:r>
        <w:t xml:space="preserve">- Áp suất cho phép của môi chất trong thân hình trụ: </w:t>
      </w:r>
      <w:r w:rsidRPr="009770FC">
        <w:rPr>
          <w:position w:val="-26"/>
        </w:rPr>
        <w:object w:dxaOrig="980" w:dyaOrig="620">
          <v:shape id="_x0000_i1043" type="#_x0000_t75" style="width:49pt;height:31pt" o:ole="">
            <v:imagedata r:id="rId52" o:title=""/>
          </v:shape>
          <o:OLEObject Type="Embed" ProgID="Equation.3" ShapeID="_x0000_i1043" DrawAspect="Content" ObjectID="_1510997029" r:id="rId53"/>
        </w:object>
      </w:r>
    </w:p>
    <w:p w:rsidR="00B17328" w:rsidRDefault="00B17328" w:rsidP="00300C00">
      <w:pPr>
        <w:spacing w:before="120" w:line="276" w:lineRule="auto"/>
        <w:ind w:firstLine="567"/>
        <w:jc w:val="both"/>
      </w:pPr>
      <w:r>
        <w:lastRenderedPageBreak/>
        <w:t>Trong mọi trường hợp, chiều dày thân hình trụ của bao hơi, bao nước, thân nồi hơi có đường kính trong trên 600 mm không nhỏ hơn 6 mm, khi đường kính trong dưới 600 mm - không nhỏ hơn 5 mm; của ống góp - không nhỏ hơn 4 mm.</w:t>
      </w:r>
    </w:p>
    <w:p w:rsidR="00B17328" w:rsidRPr="00150BA7" w:rsidRDefault="00B17328" w:rsidP="00300C00">
      <w:pPr>
        <w:numPr>
          <w:ilvl w:val="0"/>
          <w:numId w:val="54"/>
        </w:numPr>
        <w:spacing w:before="120" w:line="276" w:lineRule="auto"/>
        <w:ind w:left="0" w:firstLine="0"/>
        <w:jc w:val="both"/>
      </w:pPr>
      <w:r w:rsidRPr="00150BA7">
        <w:t>Hệ số làm yếu do hàn được xác định tùy theo phương pháp hàn</w:t>
      </w:r>
    </w:p>
    <w:p w:rsidR="00B17328" w:rsidRDefault="00B17328" w:rsidP="00300C00">
      <w:pPr>
        <w:spacing w:before="120" w:line="276" w:lineRule="auto"/>
        <w:jc w:val="both"/>
      </w:pPr>
      <w:r>
        <w:t xml:space="preserve">- Khi hàn bằng </w:t>
      </w:r>
      <w:proofErr w:type="gramStart"/>
      <w:r>
        <w:t>tay</w:t>
      </w:r>
      <w:proofErr w:type="gramEnd"/>
      <w:r>
        <w:t xml:space="preserve"> một phía, lấy </w:t>
      </w:r>
      <w:r>
        <w:sym w:font="Symbol" w:char="F06A"/>
      </w:r>
      <w:r>
        <w:t xml:space="preserve"> = 0,7;</w:t>
      </w:r>
    </w:p>
    <w:p w:rsidR="00B17328" w:rsidRDefault="00B17328" w:rsidP="00300C00">
      <w:pPr>
        <w:spacing w:before="120" w:line="276" w:lineRule="auto"/>
        <w:jc w:val="both"/>
      </w:pPr>
      <w:r>
        <w:t xml:space="preserve">- Khi hàn bằng </w:t>
      </w:r>
      <w:proofErr w:type="gramStart"/>
      <w:r>
        <w:t>tay</w:t>
      </w:r>
      <w:proofErr w:type="gramEnd"/>
      <w:r>
        <w:t xml:space="preserve"> hai phía, lấy </w:t>
      </w:r>
      <w:r>
        <w:sym w:font="Symbol" w:char="F06A"/>
      </w:r>
      <w:r>
        <w:t xml:space="preserve"> = 0,95;</w:t>
      </w:r>
    </w:p>
    <w:p w:rsidR="00B17328" w:rsidRDefault="00B17328" w:rsidP="00300C00">
      <w:pPr>
        <w:spacing w:before="120" w:line="276" w:lineRule="auto"/>
        <w:jc w:val="both"/>
      </w:pPr>
      <w:r>
        <w:t xml:space="preserve">- Khi hàn bằng </w:t>
      </w:r>
      <w:proofErr w:type="gramStart"/>
      <w:r>
        <w:t>tay</w:t>
      </w:r>
      <w:proofErr w:type="gramEnd"/>
      <w:r>
        <w:t xml:space="preserve"> một phía có miếng lót, lấy </w:t>
      </w:r>
      <w:r>
        <w:sym w:font="Symbol" w:char="F06A"/>
      </w:r>
      <w:r>
        <w:t xml:space="preserve"> = 0,9;</w:t>
      </w:r>
    </w:p>
    <w:p w:rsidR="00B17328" w:rsidRDefault="00B17328" w:rsidP="00300C00">
      <w:pPr>
        <w:spacing w:before="120" w:line="276" w:lineRule="auto"/>
        <w:jc w:val="both"/>
      </w:pPr>
      <w:r>
        <w:t xml:space="preserve">- Khi hàn tự động một phía, lấy </w:t>
      </w:r>
      <w:r>
        <w:sym w:font="Symbol" w:char="F06A"/>
      </w:r>
      <w:r>
        <w:t xml:space="preserve"> = 0,8;</w:t>
      </w:r>
    </w:p>
    <w:p w:rsidR="00B17328" w:rsidRDefault="00B17328" w:rsidP="00300C00">
      <w:pPr>
        <w:spacing w:before="120" w:line="276" w:lineRule="auto"/>
        <w:jc w:val="both"/>
      </w:pPr>
      <w:r>
        <w:t xml:space="preserve">- Khi hàn tự động hai phía, lấy </w:t>
      </w:r>
      <w:r>
        <w:sym w:font="Symbol" w:char="F06A"/>
      </w:r>
      <w:r>
        <w:t xml:space="preserve"> = 1,0.</w:t>
      </w:r>
    </w:p>
    <w:p w:rsidR="00B17328" w:rsidRPr="00150BA7" w:rsidRDefault="00B17328" w:rsidP="00300C00">
      <w:pPr>
        <w:numPr>
          <w:ilvl w:val="0"/>
          <w:numId w:val="54"/>
        </w:numPr>
        <w:spacing w:before="120" w:line="276" w:lineRule="auto"/>
        <w:ind w:left="0" w:firstLine="0"/>
        <w:jc w:val="both"/>
      </w:pPr>
      <w:r w:rsidRPr="00150BA7">
        <w:t>Hệ số làm yếu do khoét lỗ</w:t>
      </w:r>
    </w:p>
    <w:p w:rsidR="00B17328" w:rsidRDefault="00B17328" w:rsidP="00300C00">
      <w:pPr>
        <w:numPr>
          <w:ilvl w:val="0"/>
          <w:numId w:val="55"/>
        </w:numPr>
        <w:spacing w:before="120" w:line="276" w:lineRule="auto"/>
        <w:ind w:left="0" w:firstLine="0"/>
        <w:jc w:val="both"/>
      </w:pPr>
      <w:r>
        <w:t>Khi các dày lỗ đặt song song:</w:t>
      </w:r>
    </w:p>
    <w:p w:rsidR="00B17328" w:rsidRDefault="00B17328" w:rsidP="00300C00">
      <w:pPr>
        <w:spacing w:before="120" w:line="276" w:lineRule="auto"/>
        <w:jc w:val="both"/>
      </w:pPr>
      <w:r>
        <w:t xml:space="preserve">- Theo phương dọc trục: lấy </w:t>
      </w:r>
      <w:r>
        <w:sym w:font="Symbol" w:char="F06A"/>
      </w:r>
      <w:r>
        <w:rPr>
          <w:vertAlign w:val="subscript"/>
        </w:rPr>
        <w:t>d</w:t>
      </w:r>
      <w:r>
        <w:t xml:space="preserve"> = </w:t>
      </w:r>
      <w:r w:rsidRPr="00AA2F71">
        <w:rPr>
          <w:position w:val="-26"/>
        </w:rPr>
        <w:object w:dxaOrig="600" w:dyaOrig="600">
          <v:shape id="_x0000_i1044" type="#_x0000_t75" style="width:30pt;height:30pt" o:ole="">
            <v:imagedata r:id="rId54" o:title=""/>
          </v:shape>
          <o:OLEObject Type="Embed" ProgID="Equation.3" ShapeID="_x0000_i1044" DrawAspect="Content" ObjectID="_1510997030" r:id="rId55"/>
        </w:object>
      </w:r>
    </w:p>
    <w:p w:rsidR="00B17328" w:rsidRDefault="00B17328" w:rsidP="00300C00">
      <w:pPr>
        <w:spacing w:before="120" w:line="276" w:lineRule="auto"/>
        <w:jc w:val="both"/>
      </w:pPr>
      <w:r>
        <w:t xml:space="preserve">- Theo phương ngang trục: </w:t>
      </w:r>
      <w:r>
        <w:sym w:font="Symbol" w:char="F06A"/>
      </w:r>
      <w:r>
        <w:rPr>
          <w:vertAlign w:val="subscript"/>
        </w:rPr>
        <w:t>n</w:t>
      </w:r>
      <w:r>
        <w:t xml:space="preserve"> = </w:t>
      </w:r>
      <w:r w:rsidRPr="00654806">
        <w:rPr>
          <w:position w:val="-26"/>
        </w:rPr>
        <w:object w:dxaOrig="560" w:dyaOrig="600">
          <v:shape id="_x0000_i1045" type="#_x0000_t75" style="width:28pt;height:30pt" o:ole="">
            <v:imagedata r:id="rId56" o:title=""/>
          </v:shape>
          <o:OLEObject Type="Embed" ProgID="Equation.3" ShapeID="_x0000_i1045" DrawAspect="Content" ObjectID="_1510997031" r:id="rId57"/>
        </w:object>
      </w:r>
    </w:p>
    <w:p w:rsidR="00B17328" w:rsidRPr="0099435E" w:rsidRDefault="00B17328" w:rsidP="00300C00">
      <w:pPr>
        <w:numPr>
          <w:ilvl w:val="0"/>
          <w:numId w:val="55"/>
        </w:numPr>
        <w:spacing w:before="120" w:line="276" w:lineRule="auto"/>
        <w:ind w:left="0" w:firstLine="0"/>
        <w:jc w:val="both"/>
      </w:pPr>
      <w:r w:rsidRPr="0099435E">
        <w:t xml:space="preserve">Khi dẫy lỗ đặt so le, </w:t>
      </w:r>
      <w:r w:rsidR="00750E99">
        <w:t>phải</w:t>
      </w:r>
      <w:r w:rsidRPr="0099435E">
        <w:t xml:space="preserve"> tính thêm hệ số làm yếu theo phương chéo:</w:t>
      </w:r>
    </w:p>
    <w:p w:rsidR="00B17328" w:rsidRPr="0099435E" w:rsidRDefault="00B17328" w:rsidP="00300C00">
      <w:pPr>
        <w:spacing w:before="120" w:line="276" w:lineRule="auto"/>
        <w:jc w:val="both"/>
      </w:pPr>
      <w:r w:rsidRPr="0099435E">
        <w:rPr>
          <w:position w:val="-30"/>
        </w:rPr>
        <w:object w:dxaOrig="1100" w:dyaOrig="680">
          <v:shape id="_x0000_i1046" type="#_x0000_t75" style="width:55pt;height:34pt" o:ole="">
            <v:imagedata r:id="rId58" o:title=""/>
          </v:shape>
          <o:OLEObject Type="Embed" ProgID="Equation.3" ShapeID="_x0000_i1046" DrawAspect="Content" ObjectID="_1510997032" r:id="rId59"/>
        </w:object>
      </w:r>
    </w:p>
    <w:p w:rsidR="00B17328" w:rsidRPr="0099435E" w:rsidRDefault="00B17328" w:rsidP="00300C00">
      <w:pPr>
        <w:numPr>
          <w:ilvl w:val="0"/>
          <w:numId w:val="55"/>
        </w:numPr>
        <w:spacing w:before="120" w:line="276" w:lineRule="auto"/>
        <w:ind w:left="0" w:firstLine="0"/>
        <w:jc w:val="both"/>
      </w:pPr>
      <w:r w:rsidRPr="0099435E">
        <w:t>Khi các lỗ có đường kính khác nhau, hệ số làm yếu bởi khoét lỗ có thể xác định theo các chỉ dẫn sau:</w:t>
      </w:r>
    </w:p>
    <w:p w:rsidR="00B17328" w:rsidRPr="0099435E" w:rsidRDefault="00B17328" w:rsidP="00300C00">
      <w:pPr>
        <w:numPr>
          <w:ilvl w:val="1"/>
          <w:numId w:val="51"/>
        </w:numPr>
        <w:tabs>
          <w:tab w:val="left" w:pos="1134"/>
        </w:tabs>
        <w:spacing w:before="120" w:line="276" w:lineRule="auto"/>
        <w:ind w:left="0" w:firstLine="709"/>
        <w:jc w:val="both"/>
      </w:pPr>
      <w:r w:rsidRPr="0099435E">
        <w:t>Nếu các lỗ trong cùng một dãy có đường kính khác nhau nhưng là xen kẽ khác nhau đều đặn thì xác định kích thước khoảng cách của một nhóm lỗ xen kẽ khác nhau đều đặn, được coi là bước t, còn đường kính lỗ là tổng các đường kính lỗ trong nhóm.</w:t>
      </w:r>
    </w:p>
    <w:p w:rsidR="00B17328" w:rsidRPr="0099435E" w:rsidRDefault="00B17328" w:rsidP="00300C00">
      <w:pPr>
        <w:numPr>
          <w:ilvl w:val="1"/>
          <w:numId w:val="51"/>
        </w:numPr>
        <w:tabs>
          <w:tab w:val="left" w:pos="1134"/>
        </w:tabs>
        <w:spacing w:before="120" w:line="276" w:lineRule="auto"/>
        <w:ind w:left="0" w:firstLine="709"/>
        <w:jc w:val="both"/>
      </w:pPr>
      <w:r w:rsidRPr="0099435E">
        <w:t xml:space="preserve">Giữa 2 dẫy lỗ có đường kính khác nhau, do đó các lỗ không thể đặt song song mà là so le nên </w:t>
      </w:r>
      <w:r w:rsidR="00750E99">
        <w:t>phải</w:t>
      </w:r>
      <w:r w:rsidRPr="0099435E">
        <w:t xml:space="preserve"> tính hệ số làm yếu theo phương chéo theo cả 2 kích thước đường chéo nếu các kích thước này là khác nhau;</w:t>
      </w:r>
    </w:p>
    <w:p w:rsidR="00B17328" w:rsidRPr="0099435E" w:rsidRDefault="00B17328" w:rsidP="00300C00">
      <w:pPr>
        <w:numPr>
          <w:ilvl w:val="1"/>
          <w:numId w:val="51"/>
        </w:numPr>
        <w:tabs>
          <w:tab w:val="left" w:pos="1134"/>
        </w:tabs>
        <w:spacing w:before="120" w:line="276" w:lineRule="auto"/>
        <w:ind w:left="0" w:firstLine="709"/>
        <w:jc w:val="both"/>
      </w:pPr>
      <w:r w:rsidRPr="0099435E">
        <w:t xml:space="preserve">Trên đây chỉ là những quy định tổng quát, trong thực tế các lỗ khoét có vị trí, kích thước có thể rất khác nhau tùy </w:t>
      </w:r>
      <w:proofErr w:type="gramStart"/>
      <w:r w:rsidRPr="0099435E">
        <w:t>theo</w:t>
      </w:r>
      <w:proofErr w:type="gramEnd"/>
      <w:r w:rsidRPr="0099435E">
        <w:t xml:space="preserve"> mỗi nồi hơi, người thiết kế </w:t>
      </w:r>
      <w:r w:rsidR="00750E99">
        <w:t>phải</w:t>
      </w:r>
      <w:r w:rsidRPr="0099435E">
        <w:t xml:space="preserve"> có những tính toán hệ số làm yếu cho từng trường hợp cụ thể.</w:t>
      </w:r>
    </w:p>
    <w:p w:rsidR="00B17328" w:rsidRPr="0099435E" w:rsidRDefault="00B17328" w:rsidP="00300C00">
      <w:pPr>
        <w:spacing w:before="120" w:line="276" w:lineRule="auto"/>
        <w:jc w:val="both"/>
      </w:pPr>
      <w:r w:rsidRPr="009C0926">
        <w:rPr>
          <w:b/>
        </w:rPr>
        <w:t>Hình 6</w:t>
      </w:r>
      <w:r w:rsidRPr="009C0926">
        <w:t xml:space="preserve"> giới thiệu về một số dạng bố trí lỗ trên thân hình trụ</w:t>
      </w:r>
      <w:r w:rsidR="00FB7C1C" w:rsidRPr="009C0926">
        <w:t xml:space="preserve"> của bao hơi, bao nước, ống góp</w:t>
      </w:r>
    </w:p>
    <w:p w:rsidR="00B17328" w:rsidRPr="0099435E" w:rsidRDefault="00B17328" w:rsidP="00300C00">
      <w:pPr>
        <w:numPr>
          <w:ilvl w:val="0"/>
          <w:numId w:val="55"/>
        </w:numPr>
        <w:spacing w:before="120" w:line="276" w:lineRule="auto"/>
        <w:ind w:left="0" w:firstLine="0"/>
        <w:jc w:val="both"/>
      </w:pPr>
      <w:r w:rsidRPr="0099435E">
        <w:t xml:space="preserve">Hệ số làm yếu do khoét lỗ được chọn là trị số nhỏ nhất trong các trị số được xác định từ </w:t>
      </w:r>
      <w:r w:rsidRPr="0099435E">
        <w:sym w:font="Symbol" w:char="F06A"/>
      </w:r>
      <w:r w:rsidRPr="0099435E">
        <w:t>, 2</w:t>
      </w:r>
      <w:r w:rsidRPr="0099435E">
        <w:sym w:font="Symbol" w:char="F06A"/>
      </w:r>
      <w:r w:rsidRPr="0099435E">
        <w:rPr>
          <w:vertAlign w:val="subscript"/>
        </w:rPr>
        <w:t>1</w:t>
      </w:r>
      <w:r w:rsidRPr="0099435E">
        <w:t>, k</w:t>
      </w:r>
      <w:r w:rsidRPr="0099435E">
        <w:rPr>
          <w:vertAlign w:val="subscript"/>
        </w:rPr>
        <w:t>c</w:t>
      </w:r>
      <w:r w:rsidRPr="0099435E">
        <w:sym w:font="Symbol" w:char="F06A"/>
      </w:r>
      <w:r w:rsidRPr="0099435E">
        <w:rPr>
          <w:vertAlign w:val="subscript"/>
        </w:rPr>
        <w:t>c</w:t>
      </w:r>
      <w:r w:rsidRPr="0099435E">
        <w:t>.</w:t>
      </w:r>
    </w:p>
    <w:p w:rsidR="00B17328" w:rsidRPr="0099435E" w:rsidRDefault="00B17328" w:rsidP="00300C00">
      <w:pPr>
        <w:spacing w:before="120" w:line="276" w:lineRule="auto"/>
        <w:jc w:val="both"/>
      </w:pPr>
      <w:proofErr w:type="gramStart"/>
      <w:r w:rsidRPr="0099435E">
        <w:t>với</w:t>
      </w:r>
      <w:proofErr w:type="gramEnd"/>
      <w:r w:rsidRPr="0099435E">
        <w:t xml:space="preserve"> k</w:t>
      </w:r>
      <w:r w:rsidRPr="00A56230">
        <w:rPr>
          <w:vertAlign w:val="subscript"/>
        </w:rPr>
        <w:t>c</w:t>
      </w:r>
      <w:r w:rsidRPr="0099435E">
        <w:t xml:space="preserve"> - hệ số hiệu chỉnh cho phương chéo, được xác định như sau:</w:t>
      </w:r>
    </w:p>
    <w:p w:rsidR="00B17328" w:rsidRPr="0099435E" w:rsidRDefault="00B17328" w:rsidP="00300C00">
      <w:pPr>
        <w:spacing w:before="120" w:line="276" w:lineRule="auto"/>
        <w:jc w:val="both"/>
      </w:pPr>
      <w:r w:rsidRPr="0099435E">
        <w:rPr>
          <w:position w:val="-66"/>
        </w:rPr>
        <w:object w:dxaOrig="1880" w:dyaOrig="1040">
          <v:shape id="_x0000_i1047" type="#_x0000_t75" style="width:94pt;height:52pt" o:ole="">
            <v:imagedata r:id="rId60" o:title=""/>
          </v:shape>
          <o:OLEObject Type="Embed" ProgID="Equation.3" ShapeID="_x0000_i1047" DrawAspect="Content" ObjectID="_1510997033" r:id="rId61"/>
        </w:object>
      </w:r>
      <w:r w:rsidRPr="0099435E">
        <w:t xml:space="preserve">                  </w:t>
      </w:r>
      <w:r w:rsidRPr="0099435E">
        <w:rPr>
          <w:position w:val="-24"/>
        </w:rPr>
        <w:object w:dxaOrig="620" w:dyaOrig="620">
          <v:shape id="_x0000_i1048" type="#_x0000_t75" style="width:31pt;height:31pt" o:ole="">
            <v:imagedata r:id="rId62" o:title=""/>
          </v:shape>
          <o:OLEObject Type="Embed" ProgID="Equation.3" ShapeID="_x0000_i1048" DrawAspect="Content" ObjectID="_1510997034" r:id="rId63"/>
        </w:object>
      </w:r>
      <w:r w:rsidRPr="0099435E">
        <w:t xml:space="preserve"> (</w:t>
      </w:r>
      <w:proofErr w:type="gramStart"/>
      <w:r w:rsidRPr="0099435E">
        <w:t>các</w:t>
      </w:r>
      <w:proofErr w:type="gramEnd"/>
      <w:r w:rsidRPr="0099435E">
        <w:t xml:space="preserve"> kích thước b, a được chỉ </w:t>
      </w:r>
      <w:r w:rsidRPr="008B1086">
        <w:t xml:space="preserve">trên Hình </w:t>
      </w:r>
      <w:r w:rsidR="009C0926" w:rsidRPr="008B1086">
        <w:t>6</w:t>
      </w:r>
      <w:r w:rsidRPr="008B1086">
        <w:t xml:space="preserve"> (b))</w:t>
      </w:r>
    </w:p>
    <w:p w:rsidR="00B17328" w:rsidRPr="008B1086" w:rsidRDefault="00B17328" w:rsidP="00300C00">
      <w:pPr>
        <w:numPr>
          <w:ilvl w:val="0"/>
          <w:numId w:val="54"/>
        </w:numPr>
        <w:spacing w:before="120" w:line="276" w:lineRule="auto"/>
        <w:ind w:left="0" w:firstLine="0"/>
        <w:jc w:val="both"/>
      </w:pPr>
      <w:r w:rsidRPr="0099435E">
        <w:lastRenderedPageBreak/>
        <w:t xml:space="preserve">Các hệ số làm yếu do hàn, do khoét lỗ được kể đến như là một số hiệu chỉnh về độ giảm ứng suất cho phép của kim loại. Hệ số làm yếu tính toán là trị số nhỏ nhất trong hai trị số của hệ số làm yếu do hàn và trị số nhỏ nhất của hệ số làm yếu do khoét </w:t>
      </w:r>
      <w:r w:rsidRPr="008B1086">
        <w:t>lỗ (xác định theo 3.3.4).</w:t>
      </w:r>
    </w:p>
    <w:p w:rsidR="00B17328" w:rsidRPr="00150BA7" w:rsidRDefault="00B17328" w:rsidP="00300C00">
      <w:pPr>
        <w:numPr>
          <w:ilvl w:val="0"/>
          <w:numId w:val="54"/>
        </w:numPr>
        <w:spacing w:before="120" w:line="276" w:lineRule="auto"/>
        <w:ind w:left="0" w:firstLine="0"/>
        <w:jc w:val="both"/>
      </w:pPr>
      <w:r w:rsidRPr="00150BA7">
        <w:t>Hệ số hiệu chỉnh C</w:t>
      </w:r>
    </w:p>
    <w:p w:rsidR="00B17328" w:rsidRPr="0099435E" w:rsidRDefault="00B17328" w:rsidP="00300C00">
      <w:pPr>
        <w:spacing w:before="120" w:line="276" w:lineRule="auto"/>
        <w:jc w:val="both"/>
      </w:pPr>
      <w:r w:rsidRPr="0099435E">
        <w:t>C = 1 mm khi thép tấm dùng để chế tạo có chiều dày &lt; 20 mm.</w:t>
      </w:r>
    </w:p>
    <w:p w:rsidR="00B17328" w:rsidRPr="0099435E" w:rsidRDefault="00B17328" w:rsidP="00300C00">
      <w:pPr>
        <w:spacing w:before="120" w:line="276" w:lineRule="auto"/>
        <w:jc w:val="both"/>
      </w:pPr>
      <w:r w:rsidRPr="0099435E">
        <w:t xml:space="preserve">C = 0 khi thép tấm chế tạo có chiều dày </w:t>
      </w:r>
      <w:r>
        <w:t>≥</w:t>
      </w:r>
      <w:r w:rsidRPr="0099435E">
        <w:t xml:space="preserve"> 20 mm.</w:t>
      </w:r>
    </w:p>
    <w:p w:rsidR="00B17328" w:rsidRPr="0099435E" w:rsidRDefault="00B17328" w:rsidP="00300C00">
      <w:pPr>
        <w:numPr>
          <w:ilvl w:val="0"/>
          <w:numId w:val="54"/>
        </w:numPr>
        <w:spacing w:before="120" w:line="276" w:lineRule="auto"/>
        <w:ind w:left="0" w:firstLine="0"/>
        <w:jc w:val="both"/>
      </w:pPr>
      <w:r w:rsidRPr="0099435E">
        <w:t>Chiều dày của thân hình trụ chịu áp suất ngoài, trừ ống lò của lò hơi ống lò, lấy tăng thêm 1,4 lần so với chiều dày tính được khi chịu áp suất trong.</w:t>
      </w:r>
    </w:p>
    <w:p w:rsidR="00B17328" w:rsidRDefault="00F83108" w:rsidP="00300C00">
      <w:pPr>
        <w:spacing w:before="120"/>
        <w:jc w:val="center"/>
        <w:rPr>
          <w:noProof/>
        </w:rPr>
      </w:pPr>
      <w:r>
        <w:rPr>
          <w:noProof/>
        </w:rPr>
        <mc:AlternateContent>
          <mc:Choice Requires="wps">
            <w:drawing>
              <wp:anchor distT="0" distB="0" distL="114300" distR="114300" simplePos="0" relativeHeight="251678720" behindDoc="0" locked="0" layoutInCell="1" allowOverlap="1">
                <wp:simplePos x="0" y="0"/>
                <wp:positionH relativeFrom="column">
                  <wp:posOffset>2987675</wp:posOffset>
                </wp:positionH>
                <wp:positionV relativeFrom="paragraph">
                  <wp:posOffset>2955925</wp:posOffset>
                </wp:positionV>
                <wp:extent cx="366395" cy="253365"/>
                <wp:effectExtent l="0" t="3175" r="0" b="635"/>
                <wp:wrapNone/>
                <wp:docPr id="11" name="Text Box 1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25336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E000A" w:rsidRDefault="004E000A" w:rsidP="008B1086">
                            <w:pPr>
                              <w:jc w:val="right"/>
                            </w:pPr>
                            <w:proofErr w:type="gramStart"/>
                            <w:r>
                              <w:t>a</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5" o:spid="_x0000_s2228" type="#_x0000_t202" style="position:absolute;left:0;text-align:left;margin-left:235.25pt;margin-top:232.75pt;width:28.85pt;height:19.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" stroked="f">
                <v:textbox>
                  <w:txbxContent>
                    <w:p w:rsidR="004E000A" w:rsidRDefault="004E000A" w:rsidP="008B1086">
                      <w:pPr>
                        <w:jc w:val="right"/>
                      </w:pPr>
                      <w:proofErr w:type="gramStart"/>
                      <w:r>
                        <w:t>a</w:t>
                      </w:r>
                      <w:proofErr w:type="gramEnd"/>
                    </w:p>
                  </w:txbxContent>
                </v:textbox>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3032760</wp:posOffset>
                </wp:positionH>
                <wp:positionV relativeFrom="paragraph">
                  <wp:posOffset>3186430</wp:posOffset>
                </wp:positionV>
                <wp:extent cx="656590" cy="0"/>
                <wp:effectExtent l="13335" t="5080" r="6350" b="13970"/>
                <wp:wrapNone/>
                <wp:docPr id="10" name="AutoShape 1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213" o:spid="_x0000_s1026" type="#_x0000_t32" style="position:absolute;margin-left:238.8pt;margin-top:250.9pt;width:51.7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"/>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2910205</wp:posOffset>
                </wp:positionH>
                <wp:positionV relativeFrom="paragraph">
                  <wp:posOffset>2783840</wp:posOffset>
                </wp:positionV>
                <wp:extent cx="656590" cy="0"/>
                <wp:effectExtent l="5080" t="12065" r="5080" b="6985"/>
                <wp:wrapNone/>
                <wp:docPr id="9" name="AutoShape 1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212" o:spid="_x0000_s1026" type="#_x0000_t32" style="position:absolute;margin-left:229.15pt;margin-top:219.2pt;width:51.7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"/>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3404235</wp:posOffset>
                </wp:positionH>
                <wp:positionV relativeFrom="paragraph">
                  <wp:posOffset>2783840</wp:posOffset>
                </wp:positionV>
                <wp:extent cx="13335" cy="384810"/>
                <wp:effectExtent l="60960" t="21590" r="59055" b="22225"/>
                <wp:wrapNone/>
                <wp:docPr id="7" name="AutoShape 1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 cy="38481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211" o:spid="_x0000_s1026" type="#_x0000_t32" style="position:absolute;margin-left:268.05pt;margin-top:219.2pt;width:1.05pt;height:30.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">
                <v:stroke startarrow="block" endarrow="block"/>
              </v:shape>
            </w:pict>
          </mc:Fallback>
        </mc:AlternateContent>
      </w:r>
      <w:ins w:id="355" w:author="BH Hoang" w:date="2018-04-20T08:40:00Z">
        <w:r>
          <w:rPr>
            <w:noProof/>
          </w:rPr>
          <w:drawing>
            <wp:inline distT="0" distB="0" distL="0" distR="0">
              <wp:extent cx="5181600" cy="3695700"/>
              <wp:effectExtent l="0" t="0" r="0" b="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181600" cy="3695700"/>
                      </a:xfrm>
                      <a:prstGeom prst="rect">
                        <a:avLst/>
                      </a:prstGeom>
                      <a:noFill/>
                      <a:ln>
                        <a:noFill/>
                      </a:ln>
                    </pic:spPr>
                  </pic:pic>
                </a:graphicData>
              </a:graphic>
            </wp:inline>
          </w:drawing>
        </w:r>
      </w:ins>
    </w:p>
    <w:p w:rsidR="00136D21" w:rsidRPr="0099435E" w:rsidRDefault="00F83108" w:rsidP="00300C00">
      <w:pPr>
        <w:spacing w:before="120"/>
        <w:jc w:val="center"/>
      </w:pPr>
      <w:ins w:id="356" w:author="BH Hoang" w:date="2018-04-20T08:37:00Z">
        <w:r>
          <w:rPr>
            <w:noProof/>
          </w:rPr>
          <w:drawing>
            <wp:inline distT="0" distB="0" distL="0" distR="0">
              <wp:extent cx="5000625" cy="1457325"/>
              <wp:effectExtent l="0" t="0" r="9525" b="952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00625" cy="1457325"/>
                      </a:xfrm>
                      <a:prstGeom prst="rect">
                        <a:avLst/>
                      </a:prstGeom>
                      <a:noFill/>
                      <a:ln>
                        <a:noFill/>
                      </a:ln>
                    </pic:spPr>
                  </pic:pic>
                </a:graphicData>
              </a:graphic>
            </wp:inline>
          </w:drawing>
        </w:r>
      </w:ins>
    </w:p>
    <w:p w:rsidR="00B17328" w:rsidRDefault="00B17328" w:rsidP="00300C00">
      <w:pPr>
        <w:spacing w:before="120"/>
        <w:jc w:val="center"/>
        <w:rPr>
          <w:b/>
        </w:rPr>
      </w:pPr>
      <w:r w:rsidRPr="008B1086">
        <w:rPr>
          <w:b/>
        </w:rPr>
        <w:t>Hình 6 -</w:t>
      </w:r>
      <w:r w:rsidRPr="0099435E">
        <w:rPr>
          <w:b/>
        </w:rPr>
        <w:t xml:space="preserve"> Một số dạng khoét lỗ</w:t>
      </w:r>
    </w:p>
    <w:p w:rsidR="00300C00" w:rsidRDefault="00300C00" w:rsidP="002C5B3D">
      <w:pPr>
        <w:spacing w:before="120"/>
        <w:jc w:val="both"/>
        <w:rPr>
          <w:b/>
        </w:rPr>
      </w:pPr>
    </w:p>
    <w:p w:rsidR="00300C00" w:rsidRPr="0099435E" w:rsidRDefault="00300C00" w:rsidP="002C5B3D">
      <w:pPr>
        <w:spacing w:before="120"/>
        <w:jc w:val="both"/>
        <w:rPr>
          <w:b/>
        </w:rPr>
      </w:pPr>
    </w:p>
    <w:p w:rsidR="00B17328" w:rsidRPr="008144C9" w:rsidRDefault="00B17328" w:rsidP="00300C00">
      <w:pPr>
        <w:pStyle w:val="Heading3"/>
        <w:numPr>
          <w:ilvl w:val="0"/>
          <w:numId w:val="42"/>
        </w:numPr>
        <w:spacing w:line="276" w:lineRule="auto"/>
        <w:rPr>
          <w:sz w:val="24"/>
          <w:szCs w:val="24"/>
        </w:rPr>
      </w:pPr>
      <w:bookmarkStart w:id="357" w:name="_Toc527124379"/>
      <w:r w:rsidRPr="008144C9">
        <w:rPr>
          <w:sz w:val="24"/>
          <w:szCs w:val="24"/>
        </w:rPr>
        <w:t>Tính độ bền đáy</w:t>
      </w:r>
      <w:bookmarkEnd w:id="357"/>
    </w:p>
    <w:p w:rsidR="00B17328" w:rsidRPr="00150BA7" w:rsidRDefault="00B17328" w:rsidP="00300C00">
      <w:pPr>
        <w:numPr>
          <w:ilvl w:val="0"/>
          <w:numId w:val="56"/>
        </w:numPr>
        <w:spacing w:before="120" w:line="276" w:lineRule="auto"/>
        <w:ind w:left="0" w:firstLine="0"/>
        <w:jc w:val="both"/>
      </w:pPr>
      <w:r w:rsidRPr="00150BA7">
        <w:t>Tính đáy elíp</w:t>
      </w:r>
    </w:p>
    <w:p w:rsidR="00B17328" w:rsidRPr="0099435E" w:rsidRDefault="00B17328" w:rsidP="00300C00">
      <w:pPr>
        <w:numPr>
          <w:ilvl w:val="0"/>
          <w:numId w:val="59"/>
        </w:numPr>
        <w:spacing w:before="120" w:line="276" w:lineRule="auto"/>
        <w:ind w:left="0" w:firstLine="0"/>
        <w:jc w:val="both"/>
      </w:pPr>
      <w:r w:rsidRPr="0099435E">
        <w:t>Xác định chiều dày tối thiểu khi chịu áp suất trong:</w:t>
      </w:r>
    </w:p>
    <w:p w:rsidR="00B17328" w:rsidRPr="0099435E" w:rsidRDefault="00B17328" w:rsidP="00300C00">
      <w:pPr>
        <w:spacing w:before="120" w:line="276" w:lineRule="auto"/>
        <w:jc w:val="both"/>
      </w:pPr>
      <w:r w:rsidRPr="0099435E">
        <w:rPr>
          <w:position w:val="-32"/>
        </w:rPr>
        <w:object w:dxaOrig="1500" w:dyaOrig="700">
          <v:shape id="_x0000_i1049" type="#_x0000_t75" style="width:75pt;height:35pt" o:ole="">
            <v:imagedata r:id="rId66" o:title=""/>
          </v:shape>
          <o:OLEObject Type="Embed" ProgID="Equation.3" ShapeID="_x0000_i1049" DrawAspect="Content" ObjectID="_1510997035" r:id="rId67"/>
        </w:object>
      </w:r>
    </w:p>
    <w:p w:rsidR="00B17328" w:rsidRPr="0099435E" w:rsidRDefault="00B17328" w:rsidP="00300C00">
      <w:pPr>
        <w:spacing w:before="120" w:line="276" w:lineRule="auto"/>
        <w:jc w:val="both"/>
      </w:pPr>
      <w:proofErr w:type="gramStart"/>
      <w:r w:rsidRPr="0099435E">
        <w:t>trong</w:t>
      </w:r>
      <w:proofErr w:type="gramEnd"/>
      <w:r w:rsidRPr="0099435E">
        <w:t xml:space="preserve"> đó</w:t>
      </w:r>
    </w:p>
    <w:p w:rsidR="00B17328" w:rsidRPr="008B1086" w:rsidRDefault="00B17328" w:rsidP="00300C00">
      <w:pPr>
        <w:spacing w:before="120" w:line="276" w:lineRule="auto"/>
        <w:jc w:val="both"/>
      </w:pPr>
      <w:r w:rsidRPr="0099435E">
        <w:t>K là hệ số hiệu chỉnh về hình dạng đáy và có hay không có kh</w:t>
      </w:r>
      <w:r w:rsidRPr="008B1086">
        <w:t xml:space="preserve">oét lỗ xác định </w:t>
      </w:r>
      <w:proofErr w:type="gramStart"/>
      <w:r w:rsidRPr="008B1086">
        <w:t>theo</w:t>
      </w:r>
      <w:proofErr w:type="gramEnd"/>
      <w:r w:rsidRPr="008B1086">
        <w:t xml:space="preserve"> 4.1.2.</w:t>
      </w:r>
    </w:p>
    <w:p w:rsidR="00B17328" w:rsidRPr="00150BA7" w:rsidRDefault="00B17328" w:rsidP="00300C00">
      <w:pPr>
        <w:numPr>
          <w:ilvl w:val="0"/>
          <w:numId w:val="59"/>
        </w:numPr>
        <w:spacing w:before="120" w:line="276" w:lineRule="auto"/>
        <w:ind w:left="0" w:firstLine="0"/>
        <w:jc w:val="both"/>
      </w:pPr>
      <w:r w:rsidRPr="00150BA7">
        <w:t>Xác định hệ số hiệu chỉnh K</w:t>
      </w:r>
    </w:p>
    <w:p w:rsidR="00B17328" w:rsidRPr="008B1086" w:rsidRDefault="00B17328" w:rsidP="00300C00">
      <w:pPr>
        <w:spacing w:before="120" w:line="276" w:lineRule="auto"/>
        <w:jc w:val="both"/>
      </w:pPr>
      <w:r w:rsidRPr="008B1086">
        <w:t xml:space="preserve">Hệ số hiệu chỉnh K được xác định </w:t>
      </w:r>
      <w:proofErr w:type="gramStart"/>
      <w:r w:rsidRPr="008B1086">
        <w:t>theo</w:t>
      </w:r>
      <w:proofErr w:type="gramEnd"/>
      <w:r w:rsidRPr="008B1086">
        <w:t xml:space="preserve"> đồ thị chỉ trên Hình 7.</w:t>
      </w:r>
    </w:p>
    <w:p w:rsidR="00B17328" w:rsidRPr="008B1086" w:rsidRDefault="00F83108" w:rsidP="00D37300">
      <w:pPr>
        <w:spacing w:before="120"/>
        <w:jc w:val="center"/>
        <w:rPr>
          <w:b/>
        </w:rPr>
      </w:pPr>
      <w:r>
        <w:rPr>
          <w:b/>
          <w:noProof/>
        </w:rPr>
        <w:drawing>
          <wp:inline distT="0" distB="0" distL="0" distR="0">
            <wp:extent cx="2419350" cy="2743200"/>
            <wp:effectExtent l="0" t="0" r="0" b="0"/>
            <wp:docPr id="33" name="Picture 33"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19350" cy="2743200"/>
                    </a:xfrm>
                    <a:prstGeom prst="rect">
                      <a:avLst/>
                    </a:prstGeom>
                    <a:noFill/>
                    <a:ln>
                      <a:noFill/>
                    </a:ln>
                  </pic:spPr>
                </pic:pic>
              </a:graphicData>
            </a:graphic>
          </wp:inline>
        </w:drawing>
      </w:r>
    </w:p>
    <w:p w:rsidR="00B17328" w:rsidRPr="008B1086" w:rsidRDefault="00B17328" w:rsidP="00D37300">
      <w:pPr>
        <w:spacing w:before="120"/>
        <w:jc w:val="center"/>
        <w:rPr>
          <w:b/>
        </w:rPr>
      </w:pPr>
      <w:r w:rsidRPr="008B1086">
        <w:rPr>
          <w:b/>
        </w:rPr>
        <w:t>Hình 7 - Xác định hệ số hiệu chỉnh K về hình dạng đáy</w:t>
      </w:r>
    </w:p>
    <w:p w:rsidR="00B17328" w:rsidRPr="00150BA7" w:rsidRDefault="00B17328" w:rsidP="00300C00">
      <w:pPr>
        <w:numPr>
          <w:ilvl w:val="0"/>
          <w:numId w:val="59"/>
        </w:numPr>
        <w:spacing w:before="120" w:line="276" w:lineRule="auto"/>
        <w:ind w:left="0" w:firstLine="0"/>
        <w:jc w:val="both"/>
      </w:pPr>
      <w:r w:rsidRPr="00150BA7">
        <w:t>Tính đáy elíp chịu áp suất ngoài</w:t>
      </w:r>
    </w:p>
    <w:p w:rsidR="00B17328" w:rsidRPr="008B1086" w:rsidRDefault="00B17328" w:rsidP="00300C00">
      <w:pPr>
        <w:spacing w:before="120" w:line="276" w:lineRule="auto"/>
        <w:ind w:firstLine="567"/>
        <w:jc w:val="both"/>
      </w:pPr>
      <w:r w:rsidRPr="008B1086">
        <w:t xml:space="preserve">Chiều dày tối thiểu của đáy elíp chịu áp suất ngoài lấy bằng 1,7 lần trị số tính được </w:t>
      </w:r>
      <w:proofErr w:type="gramStart"/>
      <w:r w:rsidRPr="008B1086">
        <w:t>theo</w:t>
      </w:r>
      <w:proofErr w:type="gramEnd"/>
      <w:r w:rsidRPr="008B1086">
        <w:t xml:space="preserve"> 4.1.1 khi chịu áp suất trong.</w:t>
      </w:r>
    </w:p>
    <w:p w:rsidR="00B17328" w:rsidRPr="00150BA7" w:rsidRDefault="00B17328" w:rsidP="00300C00">
      <w:pPr>
        <w:numPr>
          <w:ilvl w:val="0"/>
          <w:numId w:val="56"/>
        </w:numPr>
        <w:spacing w:before="120" w:line="276" w:lineRule="auto"/>
        <w:ind w:left="0" w:firstLine="0"/>
        <w:jc w:val="both"/>
      </w:pPr>
      <w:r w:rsidRPr="00150BA7">
        <w:t>Tính đáy cầu</w:t>
      </w:r>
    </w:p>
    <w:p w:rsidR="00B17328" w:rsidRPr="008B1086" w:rsidRDefault="00B17328" w:rsidP="00300C00">
      <w:pPr>
        <w:numPr>
          <w:ilvl w:val="0"/>
          <w:numId w:val="60"/>
        </w:numPr>
        <w:spacing w:before="120" w:line="276" w:lineRule="auto"/>
        <w:ind w:left="0" w:firstLine="0"/>
        <w:jc w:val="both"/>
      </w:pPr>
      <w:r w:rsidRPr="008B1086">
        <w:t>Chiều dày tối thiểu của đáy cầu khi chịu áp suất trong</w:t>
      </w:r>
    </w:p>
    <w:p w:rsidR="00B17328" w:rsidRPr="008B1086" w:rsidRDefault="00B17328" w:rsidP="00300C00">
      <w:pPr>
        <w:spacing w:before="120" w:line="276" w:lineRule="auto"/>
        <w:jc w:val="both"/>
      </w:pPr>
      <w:r w:rsidRPr="008B1086">
        <w:rPr>
          <w:position w:val="-32"/>
        </w:rPr>
        <w:object w:dxaOrig="1340" w:dyaOrig="700">
          <v:shape id="_x0000_i1050" type="#_x0000_t75" style="width:67pt;height:35pt" o:ole="">
            <v:imagedata r:id="rId69" o:title=""/>
          </v:shape>
          <o:OLEObject Type="Embed" ProgID="Equation.3" ShapeID="_x0000_i1050" DrawAspect="Content" ObjectID="_1510997036" r:id="rId70"/>
        </w:object>
      </w:r>
    </w:p>
    <w:p w:rsidR="00B17328" w:rsidRPr="008B1086" w:rsidRDefault="00B17328" w:rsidP="00300C00">
      <w:pPr>
        <w:numPr>
          <w:ilvl w:val="0"/>
          <w:numId w:val="60"/>
        </w:numPr>
        <w:spacing w:before="120" w:line="276" w:lineRule="auto"/>
        <w:ind w:left="0" w:firstLine="0"/>
        <w:jc w:val="both"/>
      </w:pPr>
      <w:r w:rsidRPr="008B1086">
        <w:t xml:space="preserve">Chiều dày tối thiểu của đáy cầu khi chịu áp suất ngoài lấy bằng 1,5 lần trị số tính được </w:t>
      </w:r>
      <w:proofErr w:type="gramStart"/>
      <w:r w:rsidRPr="008B1086">
        <w:t>theo</w:t>
      </w:r>
      <w:proofErr w:type="gramEnd"/>
      <w:r w:rsidRPr="008B1086">
        <w:t xml:space="preserve"> 4.2.1 </w:t>
      </w:r>
      <w:r w:rsidR="00AC5FA2" w:rsidRPr="008B1086">
        <w:t>k</w:t>
      </w:r>
      <w:r w:rsidRPr="008B1086">
        <w:t>hi chịu áp suất trong</w:t>
      </w:r>
      <w:r w:rsidR="00AC5FA2" w:rsidRPr="008B1086">
        <w:t>.</w:t>
      </w:r>
    </w:p>
    <w:p w:rsidR="00B17328" w:rsidRPr="00150BA7" w:rsidRDefault="00B17328" w:rsidP="00300C00">
      <w:pPr>
        <w:numPr>
          <w:ilvl w:val="0"/>
          <w:numId w:val="56"/>
        </w:numPr>
        <w:spacing w:before="120" w:line="276" w:lineRule="auto"/>
        <w:ind w:left="0" w:firstLine="0"/>
        <w:jc w:val="both"/>
      </w:pPr>
      <w:bookmarkStart w:id="358" w:name="_Ref508871897"/>
      <w:r w:rsidRPr="00150BA7">
        <w:t>Tính độ bền đáy phẳng</w:t>
      </w:r>
      <w:bookmarkEnd w:id="358"/>
    </w:p>
    <w:p w:rsidR="00B17328" w:rsidRPr="008B1086" w:rsidRDefault="00B17328" w:rsidP="00300C00">
      <w:pPr>
        <w:spacing w:before="120" w:line="276" w:lineRule="auto"/>
        <w:ind w:firstLine="567"/>
        <w:jc w:val="both"/>
      </w:pPr>
      <w:proofErr w:type="gramStart"/>
      <w:r w:rsidRPr="008B1086">
        <w:t>Độ bền của đáy phẳng phụ thuộc vào dạng nối đáy phẳng với thân hình trụ (các dạng nối trên Hình 2).</w:t>
      </w:r>
      <w:proofErr w:type="gramEnd"/>
      <w:r w:rsidRPr="008B1086">
        <w:t xml:space="preserve"> Chiều dày nhỏ nhất của đáy phẳng được xác định như sau:</w:t>
      </w:r>
    </w:p>
    <w:p w:rsidR="00B17328" w:rsidRPr="0099435E" w:rsidRDefault="00B17328" w:rsidP="00300C00">
      <w:pPr>
        <w:numPr>
          <w:ilvl w:val="0"/>
          <w:numId w:val="61"/>
        </w:numPr>
        <w:spacing w:before="120" w:line="276" w:lineRule="auto"/>
        <w:ind w:left="0" w:firstLine="0"/>
        <w:jc w:val="both"/>
      </w:pPr>
      <w:r w:rsidRPr="008B1086">
        <w:t>Khi đáy</w:t>
      </w:r>
      <w:r w:rsidRPr="0099435E">
        <w:t xml:space="preserve"> không khoét lỗ:</w:t>
      </w:r>
    </w:p>
    <w:p w:rsidR="00B17328" w:rsidRPr="0099435E" w:rsidRDefault="00B17328" w:rsidP="00300C00">
      <w:pPr>
        <w:spacing w:before="120" w:line="276" w:lineRule="auto"/>
        <w:jc w:val="both"/>
      </w:pPr>
      <w:r w:rsidRPr="0099435E">
        <w:rPr>
          <w:position w:val="-34"/>
        </w:rPr>
        <w:object w:dxaOrig="1980" w:dyaOrig="780">
          <v:shape id="_x0000_i1051" type="#_x0000_t75" style="width:99pt;height:39pt" o:ole="">
            <v:imagedata r:id="rId71" o:title=""/>
          </v:shape>
          <o:OLEObject Type="Embed" ProgID="Equation.3" ShapeID="_x0000_i1051" DrawAspect="Content" ObjectID="_1510997037" r:id="rId72"/>
        </w:object>
      </w:r>
    </w:p>
    <w:p w:rsidR="00B17328" w:rsidRPr="0099435E" w:rsidRDefault="00B17328" w:rsidP="00300C00">
      <w:pPr>
        <w:numPr>
          <w:ilvl w:val="0"/>
          <w:numId w:val="61"/>
        </w:numPr>
        <w:spacing w:before="120" w:line="276" w:lineRule="auto"/>
        <w:ind w:left="0" w:firstLine="0"/>
        <w:jc w:val="both"/>
      </w:pPr>
      <w:r w:rsidRPr="0099435E">
        <w:t>Khi đáy có khoét lỗ ở tâm:</w:t>
      </w:r>
    </w:p>
    <w:p w:rsidR="00B17328" w:rsidRPr="0099435E" w:rsidRDefault="00B17328" w:rsidP="00300C00">
      <w:pPr>
        <w:spacing w:before="120" w:line="276" w:lineRule="auto"/>
        <w:jc w:val="both"/>
      </w:pPr>
      <w:r w:rsidRPr="0099435E">
        <w:rPr>
          <w:position w:val="-34"/>
        </w:rPr>
        <w:object w:dxaOrig="2100" w:dyaOrig="780">
          <v:shape id="_x0000_i1052" type="#_x0000_t75" style="width:105pt;height:39pt" o:ole="">
            <v:imagedata r:id="rId73" o:title=""/>
          </v:shape>
          <o:OLEObject Type="Embed" ProgID="Equation.3" ShapeID="_x0000_i1052" DrawAspect="Content" ObjectID="_1510997038" r:id="rId74"/>
        </w:object>
      </w:r>
    </w:p>
    <w:p w:rsidR="00B17328" w:rsidRPr="008B1086" w:rsidRDefault="00B17328" w:rsidP="00300C00">
      <w:pPr>
        <w:spacing w:before="120" w:line="276" w:lineRule="auto"/>
        <w:jc w:val="both"/>
      </w:pPr>
      <w:r w:rsidRPr="008B1086">
        <w:t xml:space="preserve">Với y - hệ số kể đến ảnh hưởng bởi việc khoét lỗ trên đáy, được xác định </w:t>
      </w:r>
      <w:proofErr w:type="gramStart"/>
      <w:r w:rsidRPr="008B1086">
        <w:t>theo</w:t>
      </w:r>
      <w:proofErr w:type="gramEnd"/>
      <w:r w:rsidRPr="008B1086">
        <w:t xml:space="preserve"> đồ thị trên Hình 8 tùy thuộc vào tỷ lệ đường kính lỗ khoét với đường kính đáy.</w:t>
      </w:r>
    </w:p>
    <w:p w:rsidR="00B17328" w:rsidRPr="008B1086" w:rsidRDefault="00F83108" w:rsidP="00300C00">
      <w:pPr>
        <w:spacing w:before="120"/>
        <w:jc w:val="center"/>
      </w:pPr>
      <w:r>
        <w:rPr>
          <w:noProof/>
        </w:rPr>
        <w:drawing>
          <wp:inline distT="0" distB="0" distL="0" distR="0">
            <wp:extent cx="3095625" cy="2400300"/>
            <wp:effectExtent l="0" t="0" r="9525" b="0"/>
            <wp:docPr id="37" name="Picture 37"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95625" cy="2400300"/>
                    </a:xfrm>
                    <a:prstGeom prst="rect">
                      <a:avLst/>
                    </a:prstGeom>
                    <a:noFill/>
                    <a:ln>
                      <a:noFill/>
                    </a:ln>
                  </pic:spPr>
                </pic:pic>
              </a:graphicData>
            </a:graphic>
          </wp:inline>
        </w:drawing>
      </w:r>
    </w:p>
    <w:p w:rsidR="00B17328" w:rsidRPr="008B1086" w:rsidRDefault="00B17328" w:rsidP="00300C00">
      <w:pPr>
        <w:spacing w:before="120"/>
        <w:jc w:val="center"/>
        <w:rPr>
          <w:b/>
        </w:rPr>
      </w:pPr>
      <w:r w:rsidRPr="008B1086">
        <w:rPr>
          <w:b/>
        </w:rPr>
        <w:t>Hình 8 - Xác định hệ số hiệu chỉnh y</w:t>
      </w:r>
    </w:p>
    <w:p w:rsidR="00B17328" w:rsidRPr="0099435E" w:rsidRDefault="00B17328" w:rsidP="00300C00">
      <w:pPr>
        <w:numPr>
          <w:ilvl w:val="0"/>
          <w:numId w:val="61"/>
        </w:numPr>
        <w:spacing w:before="120" w:line="276" w:lineRule="auto"/>
        <w:ind w:left="0" w:firstLine="0"/>
        <w:jc w:val="both"/>
      </w:pPr>
      <w:r w:rsidRPr="008B1086">
        <w:t>Khi khoét lỗ không ở chính tâm</w:t>
      </w:r>
      <w:r w:rsidRPr="0099435E">
        <w:t>:</w:t>
      </w:r>
    </w:p>
    <w:p w:rsidR="00B17328" w:rsidRPr="0099435E" w:rsidRDefault="00B17328" w:rsidP="00300C00">
      <w:pPr>
        <w:spacing w:before="120" w:line="276" w:lineRule="auto"/>
        <w:jc w:val="both"/>
      </w:pPr>
      <w:r w:rsidRPr="0099435E">
        <w:rPr>
          <w:position w:val="-34"/>
        </w:rPr>
        <w:object w:dxaOrig="2100" w:dyaOrig="780">
          <v:shape id="_x0000_i1053" type="#_x0000_t75" style="width:105pt;height:39pt" o:ole="">
            <v:imagedata r:id="rId76" o:title=""/>
          </v:shape>
          <o:OLEObject Type="Embed" ProgID="Equation.3" ShapeID="_x0000_i1053" DrawAspect="Content" ObjectID="_1510997039" r:id="rId77"/>
        </w:object>
      </w:r>
    </w:p>
    <w:p w:rsidR="00B17328" w:rsidRPr="0099435E" w:rsidRDefault="00B17328" w:rsidP="00300C00">
      <w:pPr>
        <w:numPr>
          <w:ilvl w:val="0"/>
          <w:numId w:val="61"/>
        </w:numPr>
        <w:spacing w:before="120" w:line="276" w:lineRule="auto"/>
        <w:ind w:left="0" w:firstLine="0"/>
        <w:jc w:val="both"/>
      </w:pPr>
      <w:r w:rsidRPr="0099435E">
        <w:t>Trong mọi trường hợp, chiều dày tính được của đáy phẳng phải lớn hơn hoặc bằng chiều dày phần hình trụ.</w:t>
      </w:r>
    </w:p>
    <w:p w:rsidR="00B17328" w:rsidRPr="00D37300" w:rsidRDefault="00B17328" w:rsidP="00300C00">
      <w:pPr>
        <w:pStyle w:val="Heading3"/>
        <w:numPr>
          <w:ilvl w:val="0"/>
          <w:numId w:val="42"/>
        </w:numPr>
        <w:spacing w:before="120" w:line="276" w:lineRule="auto"/>
        <w:rPr>
          <w:b w:val="0"/>
        </w:rPr>
      </w:pPr>
      <w:bookmarkStart w:id="359" w:name="_Toc527124380"/>
      <w:r w:rsidRPr="008B1086">
        <w:rPr>
          <w:b w:val="0"/>
          <w:sz w:val="24"/>
          <w:szCs w:val="24"/>
        </w:rPr>
        <w:t xml:space="preserve">Tính độ bền các bộ phận chịu áp lực của nồi hơi ống lò ống lửa như hợp lửa, ống lò, buồng quạt, thanh </w:t>
      </w:r>
      <w:r w:rsidRPr="00D37300">
        <w:rPr>
          <w:b w:val="0"/>
          <w:sz w:val="24"/>
          <w:szCs w:val="24"/>
        </w:rPr>
        <w:t>giằng…</w:t>
      </w:r>
      <w:r w:rsidRPr="00D37300">
        <w:rPr>
          <w:b w:val="0"/>
        </w:rPr>
        <w:t>Theo các quy định trong TCVN 6413:1998.</w:t>
      </w:r>
      <w:bookmarkEnd w:id="359"/>
    </w:p>
    <w:p w:rsidR="00B17328" w:rsidRPr="00D37300" w:rsidRDefault="00B17328" w:rsidP="00300C00">
      <w:pPr>
        <w:pStyle w:val="Heading3"/>
        <w:numPr>
          <w:ilvl w:val="0"/>
          <w:numId w:val="42"/>
        </w:numPr>
        <w:spacing w:line="276" w:lineRule="auto"/>
        <w:rPr>
          <w:sz w:val="24"/>
          <w:szCs w:val="24"/>
        </w:rPr>
      </w:pPr>
      <w:bookmarkStart w:id="360" w:name="_Toc527124381"/>
      <w:r w:rsidRPr="00D37300">
        <w:rPr>
          <w:sz w:val="24"/>
          <w:szCs w:val="24"/>
        </w:rPr>
        <w:t>Tính độ bền của ống</w:t>
      </w:r>
      <w:bookmarkEnd w:id="360"/>
    </w:p>
    <w:p w:rsidR="00B17328" w:rsidRPr="00D37300" w:rsidRDefault="00B17328" w:rsidP="00300C00">
      <w:pPr>
        <w:numPr>
          <w:ilvl w:val="0"/>
          <w:numId w:val="57"/>
        </w:numPr>
        <w:spacing w:before="120" w:line="276" w:lineRule="auto"/>
        <w:ind w:left="0" w:firstLine="0"/>
        <w:jc w:val="both"/>
      </w:pPr>
      <w:r w:rsidRPr="00D37300">
        <w:t>Ống dùng cho nồi hơi là ống của các bề mặt trao đổi nhiệt như dàn ống sinh hơi, bộ quá nhiệt, bộ hâm nước, ống dẫn hơi, nước.</w:t>
      </w:r>
    </w:p>
    <w:p w:rsidR="00B17328" w:rsidRPr="00D37300" w:rsidRDefault="00B17328" w:rsidP="00300C00">
      <w:pPr>
        <w:numPr>
          <w:ilvl w:val="0"/>
          <w:numId w:val="57"/>
        </w:numPr>
        <w:spacing w:before="120" w:line="276" w:lineRule="auto"/>
        <w:ind w:left="0" w:firstLine="0"/>
        <w:jc w:val="both"/>
      </w:pPr>
      <w:r w:rsidRPr="00D37300">
        <w:t>Tính độ bền của ống cũng tương tự như tính độ bền thân hình trụ của bao hơi, bao nước, ống góp.</w:t>
      </w:r>
    </w:p>
    <w:p w:rsidR="00B17328" w:rsidRPr="00D37300" w:rsidRDefault="00B17328" w:rsidP="00300C00">
      <w:pPr>
        <w:numPr>
          <w:ilvl w:val="0"/>
          <w:numId w:val="57"/>
        </w:numPr>
        <w:spacing w:before="120" w:line="276" w:lineRule="auto"/>
        <w:ind w:left="0" w:firstLine="0"/>
        <w:jc w:val="both"/>
      </w:pPr>
      <w:r w:rsidRPr="00D37300">
        <w:t xml:space="preserve">Trong mọi trường hợp, chiều dày tính được của ống không được nhỏ hơn chiều dày tối thiểu </w:t>
      </w:r>
      <w:proofErr w:type="gramStart"/>
      <w:r w:rsidRPr="00D37300">
        <w:t>theo</w:t>
      </w:r>
      <w:proofErr w:type="gramEnd"/>
      <w:r w:rsidRPr="00D37300">
        <w:t xml:space="preserve"> Bảng </w:t>
      </w:r>
      <w:r w:rsidR="00FB7C1C" w:rsidRPr="00D37300">
        <w:t>5</w:t>
      </w:r>
      <w:r w:rsidRPr="00D37300">
        <w:t>.</w:t>
      </w:r>
    </w:p>
    <w:p w:rsidR="00300C00" w:rsidRDefault="00300C00" w:rsidP="00D37300">
      <w:pPr>
        <w:spacing w:before="120" w:after="120"/>
        <w:jc w:val="center"/>
        <w:rPr>
          <w:b/>
        </w:rPr>
      </w:pPr>
    </w:p>
    <w:p w:rsidR="00300C00" w:rsidRDefault="00300C00" w:rsidP="00D37300">
      <w:pPr>
        <w:spacing w:before="120" w:after="120"/>
        <w:jc w:val="center"/>
        <w:rPr>
          <w:b/>
        </w:rPr>
      </w:pPr>
    </w:p>
    <w:p w:rsidR="00300C00" w:rsidRDefault="00300C00" w:rsidP="00D37300">
      <w:pPr>
        <w:spacing w:before="120" w:after="120"/>
        <w:jc w:val="center"/>
        <w:rPr>
          <w:b/>
        </w:rPr>
      </w:pPr>
    </w:p>
    <w:p w:rsidR="00B17328" w:rsidRPr="0099435E" w:rsidRDefault="00B17328" w:rsidP="00D37300">
      <w:pPr>
        <w:spacing w:before="120" w:after="120"/>
        <w:jc w:val="center"/>
        <w:rPr>
          <w:b/>
        </w:rPr>
      </w:pPr>
      <w:r w:rsidRPr="00D37300">
        <w:rPr>
          <w:b/>
        </w:rPr>
        <w:t xml:space="preserve">Bảng </w:t>
      </w:r>
      <w:r w:rsidR="00FB7C1C" w:rsidRPr="00D37300">
        <w:rPr>
          <w:b/>
        </w:rPr>
        <w:t>5</w:t>
      </w:r>
      <w:r w:rsidRPr="00D37300">
        <w:rPr>
          <w:b/>
        </w:rPr>
        <w:t xml:space="preserve"> - Chiều dày tối t</w:t>
      </w:r>
      <w:r w:rsidRPr="0099435E">
        <w:rPr>
          <w:b/>
        </w:rPr>
        <w:t>hiểu của ống, mm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2340"/>
        <w:gridCol w:w="2448"/>
      </w:tblGrid>
      <w:tr w:rsidR="00B17328" w:rsidRPr="0099435E" w:rsidTr="00AC5FA2">
        <w:trPr>
          <w:jc w:val="center"/>
        </w:trPr>
        <w:tc>
          <w:tcPr>
            <w:tcW w:w="4068" w:type="dxa"/>
          </w:tcPr>
          <w:p w:rsidR="00B17328" w:rsidRPr="00B17328" w:rsidRDefault="00B17328" w:rsidP="002C5B3D">
            <w:pPr>
              <w:spacing w:before="120"/>
              <w:jc w:val="both"/>
              <w:rPr>
                <w:b/>
              </w:rPr>
            </w:pPr>
            <w:r w:rsidRPr="00B17328">
              <w:rPr>
                <w:b/>
              </w:rPr>
              <w:t xml:space="preserve">Đường kính định mức của ống </w:t>
            </w:r>
            <w:r w:rsidRPr="00B17328">
              <w:rPr>
                <w:b/>
              </w:rPr>
              <w:sym w:font="Symbol" w:char="F046"/>
            </w:r>
            <w:r w:rsidRPr="00B17328">
              <w:rPr>
                <w:b/>
              </w:rPr>
              <w:t>, mm</w:t>
            </w:r>
          </w:p>
        </w:tc>
        <w:tc>
          <w:tcPr>
            <w:tcW w:w="2340" w:type="dxa"/>
          </w:tcPr>
          <w:p w:rsidR="00B17328" w:rsidRPr="00B17328" w:rsidRDefault="00B17328" w:rsidP="002C5B3D">
            <w:pPr>
              <w:spacing w:before="120"/>
              <w:jc w:val="both"/>
              <w:rPr>
                <w:b/>
              </w:rPr>
            </w:pPr>
            <w:r w:rsidRPr="00B17328">
              <w:rPr>
                <w:b/>
              </w:rPr>
              <w:t>Khi chịu áp suất trong</w:t>
            </w:r>
          </w:p>
        </w:tc>
        <w:tc>
          <w:tcPr>
            <w:tcW w:w="2448" w:type="dxa"/>
          </w:tcPr>
          <w:p w:rsidR="00B17328" w:rsidRPr="00B17328" w:rsidRDefault="00B17328" w:rsidP="002C5B3D">
            <w:pPr>
              <w:spacing w:before="120"/>
              <w:jc w:val="both"/>
              <w:rPr>
                <w:b/>
              </w:rPr>
            </w:pPr>
            <w:r w:rsidRPr="00B17328">
              <w:rPr>
                <w:b/>
              </w:rPr>
              <w:t>Khi chịu áp suất ngoài</w:t>
            </w:r>
          </w:p>
        </w:tc>
      </w:tr>
      <w:tr w:rsidR="00B17328" w:rsidRPr="0099435E" w:rsidTr="00AC5FA2">
        <w:trPr>
          <w:jc w:val="center"/>
        </w:trPr>
        <w:tc>
          <w:tcPr>
            <w:tcW w:w="4068" w:type="dxa"/>
          </w:tcPr>
          <w:p w:rsidR="00B17328" w:rsidRPr="0099435E" w:rsidRDefault="00B17328" w:rsidP="002C5B3D">
            <w:pPr>
              <w:spacing w:before="120"/>
              <w:jc w:val="both"/>
            </w:pPr>
            <w:r>
              <w:t>≤</w:t>
            </w:r>
            <w:r w:rsidRPr="0099435E">
              <w:t xml:space="preserve"> 38</w:t>
            </w:r>
          </w:p>
        </w:tc>
        <w:tc>
          <w:tcPr>
            <w:tcW w:w="2340" w:type="dxa"/>
          </w:tcPr>
          <w:p w:rsidR="00B17328" w:rsidRPr="0099435E" w:rsidRDefault="00B17328" w:rsidP="002C5B3D">
            <w:pPr>
              <w:spacing w:before="120"/>
              <w:jc w:val="both"/>
            </w:pPr>
            <w:r w:rsidRPr="0099435E">
              <w:t>1,75</w:t>
            </w:r>
          </w:p>
        </w:tc>
        <w:tc>
          <w:tcPr>
            <w:tcW w:w="2448" w:type="dxa"/>
          </w:tcPr>
          <w:p w:rsidR="00B17328" w:rsidRPr="0099435E" w:rsidRDefault="00B17328" w:rsidP="002C5B3D">
            <w:pPr>
              <w:spacing w:before="120"/>
              <w:jc w:val="both"/>
            </w:pPr>
            <w:r w:rsidRPr="0099435E">
              <w:t>2,28</w:t>
            </w:r>
          </w:p>
        </w:tc>
      </w:tr>
      <w:tr w:rsidR="00B17328" w:rsidRPr="0099435E" w:rsidTr="00AC5FA2">
        <w:trPr>
          <w:jc w:val="center"/>
        </w:trPr>
        <w:tc>
          <w:tcPr>
            <w:tcW w:w="4068" w:type="dxa"/>
          </w:tcPr>
          <w:p w:rsidR="00B17328" w:rsidRPr="0099435E" w:rsidRDefault="00B17328" w:rsidP="002C5B3D">
            <w:pPr>
              <w:spacing w:before="120"/>
              <w:jc w:val="both"/>
            </w:pPr>
            <w:r w:rsidRPr="0099435E">
              <w:lastRenderedPageBreak/>
              <w:t xml:space="preserve">38 &lt; </w:t>
            </w:r>
            <w:r w:rsidRPr="00B17328">
              <w:sym w:font="Symbol" w:char="F046"/>
            </w:r>
            <w:r w:rsidRPr="0099435E">
              <w:t xml:space="preserve"> </w:t>
            </w:r>
            <w:r>
              <w:t>≤</w:t>
            </w:r>
            <w:r w:rsidRPr="0099435E">
              <w:t xml:space="preserve"> 51</w:t>
            </w:r>
          </w:p>
        </w:tc>
        <w:tc>
          <w:tcPr>
            <w:tcW w:w="2340" w:type="dxa"/>
          </w:tcPr>
          <w:p w:rsidR="00B17328" w:rsidRPr="0099435E" w:rsidRDefault="00B17328" w:rsidP="002C5B3D">
            <w:pPr>
              <w:spacing w:before="120"/>
              <w:jc w:val="both"/>
            </w:pPr>
            <w:r w:rsidRPr="0099435E">
              <w:t>2,16</w:t>
            </w:r>
          </w:p>
        </w:tc>
        <w:tc>
          <w:tcPr>
            <w:tcW w:w="2448" w:type="dxa"/>
          </w:tcPr>
          <w:p w:rsidR="00B17328" w:rsidRPr="0099435E" w:rsidRDefault="00B17328" w:rsidP="002C5B3D">
            <w:pPr>
              <w:spacing w:before="120"/>
              <w:jc w:val="both"/>
            </w:pPr>
            <w:r w:rsidRPr="0099435E">
              <w:t>2,81</w:t>
            </w:r>
          </w:p>
        </w:tc>
      </w:tr>
      <w:tr w:rsidR="00B17328" w:rsidRPr="0099435E" w:rsidTr="00AC5FA2">
        <w:trPr>
          <w:jc w:val="center"/>
        </w:trPr>
        <w:tc>
          <w:tcPr>
            <w:tcW w:w="4068" w:type="dxa"/>
          </w:tcPr>
          <w:p w:rsidR="00B17328" w:rsidRPr="0099435E" w:rsidRDefault="00B17328" w:rsidP="002C5B3D">
            <w:pPr>
              <w:spacing w:before="120"/>
              <w:jc w:val="both"/>
            </w:pPr>
            <w:r w:rsidRPr="0099435E">
              <w:t xml:space="preserve">51 &lt; </w:t>
            </w:r>
            <w:r w:rsidRPr="00B17328">
              <w:sym w:font="Symbol" w:char="F046"/>
            </w:r>
            <w:r w:rsidRPr="0099435E">
              <w:t xml:space="preserve"> </w:t>
            </w:r>
            <w:r>
              <w:t>≤</w:t>
            </w:r>
            <w:r w:rsidRPr="0099435E">
              <w:t xml:space="preserve"> 70</w:t>
            </w:r>
          </w:p>
        </w:tc>
        <w:tc>
          <w:tcPr>
            <w:tcW w:w="2340" w:type="dxa"/>
          </w:tcPr>
          <w:p w:rsidR="00B17328" w:rsidRPr="0099435E" w:rsidRDefault="00B17328" w:rsidP="002C5B3D">
            <w:pPr>
              <w:spacing w:before="120"/>
              <w:jc w:val="both"/>
            </w:pPr>
            <w:r w:rsidRPr="0099435E">
              <w:t>2,40</w:t>
            </w:r>
          </w:p>
        </w:tc>
        <w:tc>
          <w:tcPr>
            <w:tcW w:w="2448" w:type="dxa"/>
          </w:tcPr>
          <w:p w:rsidR="00B17328" w:rsidRPr="0099435E" w:rsidRDefault="00B17328" w:rsidP="002C5B3D">
            <w:pPr>
              <w:spacing w:before="120"/>
              <w:jc w:val="both"/>
            </w:pPr>
            <w:r w:rsidRPr="0099435E">
              <w:t>3,12</w:t>
            </w:r>
          </w:p>
        </w:tc>
      </w:tr>
      <w:tr w:rsidR="00B17328" w:rsidRPr="0099435E" w:rsidTr="00AC5FA2">
        <w:trPr>
          <w:jc w:val="center"/>
        </w:trPr>
        <w:tc>
          <w:tcPr>
            <w:tcW w:w="4068" w:type="dxa"/>
          </w:tcPr>
          <w:p w:rsidR="00B17328" w:rsidRPr="0099435E" w:rsidRDefault="00B17328" w:rsidP="002C5B3D">
            <w:pPr>
              <w:spacing w:before="120"/>
              <w:jc w:val="both"/>
            </w:pPr>
            <w:r w:rsidRPr="0099435E">
              <w:t xml:space="preserve">70 &lt; </w:t>
            </w:r>
            <w:r w:rsidRPr="00B17328">
              <w:sym w:font="Symbol" w:char="F046"/>
            </w:r>
            <w:r w:rsidRPr="0099435E">
              <w:t xml:space="preserve"> </w:t>
            </w:r>
            <w:r>
              <w:t>≤</w:t>
            </w:r>
            <w:r w:rsidRPr="0099435E">
              <w:t xml:space="preserve"> 76,1</w:t>
            </w:r>
          </w:p>
        </w:tc>
        <w:tc>
          <w:tcPr>
            <w:tcW w:w="2340" w:type="dxa"/>
          </w:tcPr>
          <w:p w:rsidR="00B17328" w:rsidRPr="0099435E" w:rsidRDefault="00B17328" w:rsidP="002C5B3D">
            <w:pPr>
              <w:spacing w:before="120"/>
              <w:jc w:val="both"/>
            </w:pPr>
            <w:r w:rsidRPr="0099435E">
              <w:t>2,60</w:t>
            </w:r>
          </w:p>
        </w:tc>
        <w:tc>
          <w:tcPr>
            <w:tcW w:w="2448" w:type="dxa"/>
          </w:tcPr>
          <w:p w:rsidR="00B17328" w:rsidRPr="0099435E" w:rsidRDefault="00B17328" w:rsidP="002C5B3D">
            <w:pPr>
              <w:spacing w:before="120"/>
              <w:jc w:val="both"/>
            </w:pPr>
            <w:r w:rsidRPr="0099435E">
              <w:t>3,38</w:t>
            </w:r>
          </w:p>
        </w:tc>
      </w:tr>
      <w:tr w:rsidR="00B17328" w:rsidRPr="0099435E" w:rsidTr="00AC5FA2">
        <w:trPr>
          <w:jc w:val="center"/>
        </w:trPr>
        <w:tc>
          <w:tcPr>
            <w:tcW w:w="4068" w:type="dxa"/>
          </w:tcPr>
          <w:p w:rsidR="00B17328" w:rsidRPr="0099435E" w:rsidRDefault="00B17328" w:rsidP="002C5B3D">
            <w:pPr>
              <w:spacing w:before="120"/>
              <w:jc w:val="both"/>
            </w:pPr>
            <w:r w:rsidRPr="0099435E">
              <w:t xml:space="preserve">76,1 &lt; </w:t>
            </w:r>
            <w:r w:rsidRPr="00B17328">
              <w:sym w:font="Symbol" w:char="F046"/>
            </w:r>
            <w:r w:rsidRPr="0099435E">
              <w:t xml:space="preserve"> </w:t>
            </w:r>
            <w:r>
              <w:t>≤</w:t>
            </w:r>
            <w:r w:rsidRPr="0099435E">
              <w:t xml:space="preserve"> 88,9</w:t>
            </w:r>
          </w:p>
        </w:tc>
        <w:tc>
          <w:tcPr>
            <w:tcW w:w="2340" w:type="dxa"/>
          </w:tcPr>
          <w:p w:rsidR="00B17328" w:rsidRPr="0099435E" w:rsidRDefault="00B17328" w:rsidP="002C5B3D">
            <w:pPr>
              <w:spacing w:before="120"/>
              <w:jc w:val="both"/>
            </w:pPr>
            <w:r w:rsidRPr="0099435E">
              <w:t>3,05</w:t>
            </w:r>
          </w:p>
        </w:tc>
        <w:tc>
          <w:tcPr>
            <w:tcW w:w="2448" w:type="dxa"/>
          </w:tcPr>
          <w:p w:rsidR="00B17328" w:rsidRPr="0099435E" w:rsidRDefault="00B17328" w:rsidP="002C5B3D">
            <w:pPr>
              <w:spacing w:before="120"/>
              <w:jc w:val="both"/>
            </w:pPr>
            <w:r w:rsidRPr="0099435E">
              <w:t>3,96</w:t>
            </w:r>
          </w:p>
        </w:tc>
      </w:tr>
      <w:tr w:rsidR="00B17328" w:rsidRPr="0099435E" w:rsidTr="00AC5FA2">
        <w:trPr>
          <w:jc w:val="center"/>
        </w:trPr>
        <w:tc>
          <w:tcPr>
            <w:tcW w:w="4068" w:type="dxa"/>
          </w:tcPr>
          <w:p w:rsidR="00B17328" w:rsidRPr="0099435E" w:rsidRDefault="00B17328" w:rsidP="002C5B3D">
            <w:pPr>
              <w:spacing w:before="120"/>
              <w:jc w:val="both"/>
            </w:pPr>
            <w:r w:rsidRPr="0099435E">
              <w:t xml:space="preserve">88,9 &lt; </w:t>
            </w:r>
            <w:r w:rsidRPr="00B17328">
              <w:sym w:font="Symbol" w:char="F046"/>
            </w:r>
            <w:r w:rsidRPr="0099435E">
              <w:t xml:space="preserve"> </w:t>
            </w:r>
            <w:r>
              <w:t>≤</w:t>
            </w:r>
            <w:r w:rsidRPr="0099435E">
              <w:t xml:space="preserve"> 101,6</w:t>
            </w:r>
          </w:p>
        </w:tc>
        <w:tc>
          <w:tcPr>
            <w:tcW w:w="2340" w:type="dxa"/>
          </w:tcPr>
          <w:p w:rsidR="00B17328" w:rsidRPr="0099435E" w:rsidRDefault="00B17328" w:rsidP="002C5B3D">
            <w:pPr>
              <w:spacing w:before="120"/>
              <w:jc w:val="both"/>
            </w:pPr>
            <w:r w:rsidRPr="0099435E">
              <w:t>3,28</w:t>
            </w:r>
          </w:p>
        </w:tc>
        <w:tc>
          <w:tcPr>
            <w:tcW w:w="2448" w:type="dxa"/>
          </w:tcPr>
          <w:p w:rsidR="00B17328" w:rsidRPr="0099435E" w:rsidRDefault="00B17328" w:rsidP="002C5B3D">
            <w:pPr>
              <w:spacing w:before="120"/>
              <w:jc w:val="both"/>
            </w:pPr>
            <w:r w:rsidRPr="0099435E">
              <w:t>4,26</w:t>
            </w:r>
          </w:p>
        </w:tc>
      </w:tr>
      <w:tr w:rsidR="00B17328" w:rsidRPr="0099435E" w:rsidTr="00AC5FA2">
        <w:trPr>
          <w:jc w:val="center"/>
        </w:trPr>
        <w:tc>
          <w:tcPr>
            <w:tcW w:w="4068" w:type="dxa"/>
          </w:tcPr>
          <w:p w:rsidR="00B17328" w:rsidRPr="0099435E" w:rsidRDefault="00B17328" w:rsidP="002C5B3D">
            <w:pPr>
              <w:spacing w:before="120"/>
              <w:jc w:val="both"/>
            </w:pPr>
            <w:r w:rsidRPr="0099435E">
              <w:t xml:space="preserve">101,6 &lt; </w:t>
            </w:r>
            <w:r w:rsidRPr="00B17328">
              <w:sym w:font="Symbol" w:char="F046"/>
            </w:r>
            <w:r w:rsidRPr="0099435E">
              <w:t xml:space="preserve"> </w:t>
            </w:r>
            <w:r>
              <w:t>≤</w:t>
            </w:r>
            <w:r w:rsidRPr="0099435E">
              <w:t xml:space="preserve"> 127,6</w:t>
            </w:r>
          </w:p>
        </w:tc>
        <w:tc>
          <w:tcPr>
            <w:tcW w:w="2340" w:type="dxa"/>
          </w:tcPr>
          <w:p w:rsidR="00B17328" w:rsidRPr="0099435E" w:rsidRDefault="00B17328" w:rsidP="002C5B3D">
            <w:pPr>
              <w:spacing w:before="120"/>
              <w:jc w:val="both"/>
            </w:pPr>
            <w:r w:rsidRPr="0099435E">
              <w:t>3,50</w:t>
            </w:r>
          </w:p>
        </w:tc>
        <w:tc>
          <w:tcPr>
            <w:tcW w:w="2448" w:type="dxa"/>
          </w:tcPr>
          <w:p w:rsidR="00B17328" w:rsidRPr="0099435E" w:rsidRDefault="00B17328" w:rsidP="002C5B3D">
            <w:pPr>
              <w:spacing w:before="120"/>
              <w:jc w:val="both"/>
            </w:pPr>
            <w:r w:rsidRPr="0099435E">
              <w:t>-</w:t>
            </w:r>
          </w:p>
        </w:tc>
      </w:tr>
    </w:tbl>
    <w:p w:rsidR="00B17328" w:rsidRPr="00AC5FA2" w:rsidRDefault="00B17328" w:rsidP="00300C00">
      <w:pPr>
        <w:pStyle w:val="Heading3"/>
        <w:numPr>
          <w:ilvl w:val="0"/>
          <w:numId w:val="42"/>
        </w:numPr>
        <w:spacing w:line="276" w:lineRule="auto"/>
        <w:rPr>
          <w:sz w:val="24"/>
          <w:szCs w:val="24"/>
        </w:rPr>
      </w:pPr>
      <w:bookmarkStart w:id="361" w:name="_Toc527124382"/>
      <w:r w:rsidRPr="00AC5FA2">
        <w:rPr>
          <w:sz w:val="24"/>
          <w:szCs w:val="24"/>
        </w:rPr>
        <w:t xml:space="preserve">Tính </w:t>
      </w:r>
      <w:r w:rsidR="009D6F50">
        <w:rPr>
          <w:sz w:val="24"/>
          <w:szCs w:val="24"/>
        </w:rPr>
        <w:t>gia cường</w:t>
      </w:r>
      <w:r w:rsidRPr="00AC5FA2">
        <w:rPr>
          <w:sz w:val="24"/>
          <w:szCs w:val="24"/>
        </w:rPr>
        <w:t xml:space="preserve"> lỗ khoét trên thân hình trụ, đáy</w:t>
      </w:r>
      <w:bookmarkEnd w:id="361"/>
    </w:p>
    <w:p w:rsidR="00B17328" w:rsidRPr="00AC5FA2" w:rsidRDefault="00B17328" w:rsidP="00300C00">
      <w:pPr>
        <w:numPr>
          <w:ilvl w:val="0"/>
          <w:numId w:val="58"/>
        </w:numPr>
        <w:spacing w:before="120" w:line="276" w:lineRule="auto"/>
        <w:ind w:left="0" w:firstLine="0"/>
        <w:jc w:val="both"/>
      </w:pPr>
      <w:r w:rsidRPr="00AC5FA2">
        <w:t xml:space="preserve">Xác định đường kính lỗ lớn nhất cho phép không cần </w:t>
      </w:r>
      <w:r w:rsidR="009D6F50">
        <w:t>gia cường</w:t>
      </w:r>
    </w:p>
    <w:p w:rsidR="00B17328" w:rsidRPr="00434CC7" w:rsidRDefault="00B17328" w:rsidP="00300C00">
      <w:pPr>
        <w:numPr>
          <w:ilvl w:val="0"/>
          <w:numId w:val="62"/>
        </w:numPr>
        <w:spacing w:before="120" w:line="276" w:lineRule="auto"/>
        <w:ind w:left="0" w:firstLine="0"/>
        <w:jc w:val="both"/>
      </w:pPr>
      <w:r w:rsidRPr="00434CC7">
        <w:t>Đối với thân hình trụ</w:t>
      </w:r>
    </w:p>
    <w:p w:rsidR="00B17328" w:rsidRPr="0099435E" w:rsidRDefault="00B17328" w:rsidP="00300C00">
      <w:pPr>
        <w:spacing w:before="120" w:line="276" w:lineRule="auto"/>
        <w:jc w:val="both"/>
      </w:pPr>
      <w:r w:rsidRPr="0099435E">
        <w:rPr>
          <w:position w:val="-14"/>
        </w:rPr>
        <w:object w:dxaOrig="2700" w:dyaOrig="420">
          <v:shape id="_x0000_i1054" type="#_x0000_t75" style="width:135pt;height:21pt" o:ole="">
            <v:imagedata r:id="rId78" o:title=""/>
          </v:shape>
          <o:OLEObject Type="Embed" ProgID="Equation.3" ShapeID="_x0000_i1054" DrawAspect="Content" ObjectID="_1510997040" r:id="rId79"/>
        </w:object>
      </w:r>
    </w:p>
    <w:p w:rsidR="00B17328" w:rsidRPr="0099435E" w:rsidRDefault="00B17328" w:rsidP="00300C00">
      <w:pPr>
        <w:spacing w:before="120" w:line="276" w:lineRule="auto"/>
        <w:jc w:val="both"/>
      </w:pPr>
      <w:proofErr w:type="gramStart"/>
      <w:r>
        <w:t>k</w:t>
      </w:r>
      <w:r w:rsidRPr="00D52641">
        <w:rPr>
          <w:vertAlign w:val="subscript"/>
        </w:rPr>
        <w:t>ưu</w:t>
      </w:r>
      <w:proofErr w:type="gramEnd"/>
      <w:r w:rsidRPr="0099435E">
        <w:rPr>
          <w:position w:val="-32"/>
        </w:rPr>
        <w:object w:dxaOrig="1980" w:dyaOrig="700">
          <v:shape id="_x0000_i1055" type="#_x0000_t75" style="width:99pt;height:35pt" o:ole="">
            <v:imagedata r:id="rId80" o:title=""/>
          </v:shape>
          <o:OLEObject Type="Embed" ProgID="Equation.3" ShapeID="_x0000_i1055" DrawAspect="Content" ObjectID="_1510997041" r:id="rId81"/>
        </w:object>
      </w:r>
    </w:p>
    <w:p w:rsidR="00B17328" w:rsidRPr="00434CC7" w:rsidRDefault="00B17328" w:rsidP="00300C00">
      <w:pPr>
        <w:numPr>
          <w:ilvl w:val="0"/>
          <w:numId w:val="62"/>
        </w:numPr>
        <w:spacing w:before="120" w:line="276" w:lineRule="auto"/>
        <w:ind w:left="0" w:firstLine="0"/>
        <w:jc w:val="both"/>
      </w:pPr>
      <w:r w:rsidRPr="00434CC7">
        <w:t>Đối với đáy</w:t>
      </w:r>
    </w:p>
    <w:p w:rsidR="00B17328" w:rsidRPr="0099435E" w:rsidRDefault="00B17328" w:rsidP="00300C00">
      <w:pPr>
        <w:spacing w:before="120" w:line="276" w:lineRule="auto"/>
        <w:jc w:val="both"/>
      </w:pPr>
      <w:r w:rsidRPr="0099435E">
        <w:rPr>
          <w:position w:val="-12"/>
        </w:rPr>
        <w:object w:dxaOrig="2060" w:dyaOrig="360">
          <v:shape id="_x0000_i1056" type="#_x0000_t75" style="width:103pt;height:18pt" o:ole="">
            <v:imagedata r:id="rId82" o:title=""/>
          </v:shape>
          <o:OLEObject Type="Embed" ProgID="Equation.3" ShapeID="_x0000_i1056" DrawAspect="Content" ObjectID="_1510997042" r:id="rId83"/>
        </w:object>
      </w:r>
    </w:p>
    <w:p w:rsidR="00B17328" w:rsidRPr="0099435E" w:rsidRDefault="00B17328" w:rsidP="00300C00">
      <w:pPr>
        <w:spacing w:before="120" w:line="276" w:lineRule="auto"/>
        <w:jc w:val="both"/>
      </w:pPr>
      <w:r w:rsidRPr="0099435E">
        <w:rPr>
          <w:position w:val="-32"/>
        </w:rPr>
        <w:object w:dxaOrig="2580" w:dyaOrig="760">
          <v:shape id="_x0000_i1057" type="#_x0000_t75" style="width:129pt;height:38pt" o:ole="">
            <v:imagedata r:id="rId84" o:title=""/>
          </v:shape>
          <o:OLEObject Type="Embed" ProgID="Equation.3" ShapeID="_x0000_i1057" DrawAspect="Content" ObjectID="_1510997043" r:id="rId85"/>
        </w:object>
      </w:r>
    </w:p>
    <w:p w:rsidR="00B17328" w:rsidRPr="00AC5FA2" w:rsidRDefault="00B17328" w:rsidP="00300C00">
      <w:pPr>
        <w:numPr>
          <w:ilvl w:val="0"/>
          <w:numId w:val="58"/>
        </w:numPr>
        <w:spacing w:before="120" w:line="276" w:lineRule="auto"/>
        <w:ind w:left="0" w:firstLine="0"/>
        <w:jc w:val="both"/>
      </w:pPr>
      <w:r w:rsidRPr="00AC5FA2">
        <w:t xml:space="preserve">Tính độ bền </w:t>
      </w:r>
      <w:r w:rsidR="009D6F50">
        <w:t>gia cường</w:t>
      </w:r>
      <w:r w:rsidRPr="00AC5FA2">
        <w:t xml:space="preserve"> lỗ nhờ hàn thêm ống nối</w:t>
      </w:r>
    </w:p>
    <w:p w:rsidR="00B17328" w:rsidRPr="0099435E" w:rsidRDefault="00B17328" w:rsidP="00300C00">
      <w:pPr>
        <w:spacing w:before="120" w:line="276" w:lineRule="auto"/>
        <w:jc w:val="both"/>
      </w:pPr>
      <w:proofErr w:type="gramStart"/>
      <w:r w:rsidRPr="0099435E">
        <w:t>Khi lỗ khoét có đường kính lớn hơn các trị số d</w:t>
      </w:r>
      <w:r w:rsidRPr="0099435E">
        <w:rPr>
          <w:vertAlign w:val="subscript"/>
        </w:rPr>
        <w:t>max</w:t>
      </w:r>
      <w:r w:rsidRPr="0099435E">
        <w:t xml:space="preserve"> xác định đư</w:t>
      </w:r>
      <w:r w:rsidRPr="008B1086">
        <w:t>ợc trong 7.1.1 và 7.1.2 thì cần</w:t>
      </w:r>
      <w:r w:rsidRPr="0099435E">
        <w:t xml:space="preserve"> được </w:t>
      </w:r>
      <w:r w:rsidR="009D6F50">
        <w:t>gia cường</w:t>
      </w:r>
      <w:r w:rsidRPr="0099435E">
        <w:t>.</w:t>
      </w:r>
      <w:proofErr w:type="gramEnd"/>
    </w:p>
    <w:p w:rsidR="00B17328" w:rsidRPr="0099435E" w:rsidRDefault="00B17328" w:rsidP="00300C00">
      <w:pPr>
        <w:numPr>
          <w:ilvl w:val="0"/>
          <w:numId w:val="63"/>
        </w:numPr>
        <w:spacing w:before="120" w:line="276" w:lineRule="auto"/>
        <w:ind w:left="0" w:firstLine="0"/>
        <w:jc w:val="both"/>
      </w:pPr>
      <w:r w:rsidRPr="00AC5FA2">
        <w:t xml:space="preserve">Khi </w:t>
      </w:r>
      <w:r w:rsidR="009D6F50">
        <w:t>gia cường</w:t>
      </w:r>
      <w:r w:rsidRPr="0099435E">
        <w:t xml:space="preserve"> nhờ hàn thêm đầu ống nối </w:t>
      </w:r>
    </w:p>
    <w:p w:rsidR="00B17328" w:rsidRPr="0099435E" w:rsidRDefault="00B17328" w:rsidP="00300C00">
      <w:pPr>
        <w:spacing w:before="120" w:line="276" w:lineRule="auto"/>
        <w:jc w:val="both"/>
      </w:pPr>
      <w:r w:rsidRPr="0099435E">
        <w:rPr>
          <w:position w:val="-34"/>
        </w:rPr>
        <w:object w:dxaOrig="3920" w:dyaOrig="800">
          <v:shape id="_x0000_i1058" type="#_x0000_t75" style="width:196pt;height:40pt" o:ole="">
            <v:imagedata r:id="rId86" o:title=""/>
          </v:shape>
          <o:OLEObject Type="Embed" ProgID="Equation.3" ShapeID="_x0000_i1058" DrawAspect="Content" ObjectID="_1510997044" r:id="rId87"/>
        </w:object>
      </w:r>
    </w:p>
    <w:p w:rsidR="00B17328" w:rsidRPr="0099435E" w:rsidRDefault="00B17328" w:rsidP="00300C00">
      <w:pPr>
        <w:numPr>
          <w:ilvl w:val="0"/>
          <w:numId w:val="63"/>
        </w:numPr>
        <w:spacing w:before="120" w:line="276" w:lineRule="auto"/>
        <w:ind w:left="0" w:firstLine="0"/>
        <w:jc w:val="both"/>
      </w:pPr>
      <w:r w:rsidRPr="0099435E">
        <w:t xml:space="preserve">Khi </w:t>
      </w:r>
      <w:r w:rsidR="009D6F50">
        <w:t>gia cường</w:t>
      </w:r>
      <w:r w:rsidRPr="0099435E">
        <w:t xml:space="preserve"> nhờ hàn thêm ống nối có miếng đệm</w:t>
      </w:r>
      <w:r w:rsidR="008B1086">
        <w:t xml:space="preserve"> một phía ở mặt trong hay ngoài</w:t>
      </w:r>
    </w:p>
    <w:p w:rsidR="00B17328" w:rsidRPr="0099435E" w:rsidRDefault="00B17328" w:rsidP="00300C00">
      <w:pPr>
        <w:spacing w:before="120" w:line="276" w:lineRule="auto"/>
        <w:jc w:val="both"/>
      </w:pPr>
      <w:r w:rsidRPr="0099435E">
        <w:rPr>
          <w:position w:val="-12"/>
        </w:rPr>
        <w:object w:dxaOrig="2820" w:dyaOrig="360">
          <v:shape id="_x0000_i1059" type="#_x0000_t75" style="width:141pt;height:18pt" o:ole="">
            <v:imagedata r:id="rId88" o:title=""/>
          </v:shape>
          <o:OLEObject Type="Embed" ProgID="Equation.3" ShapeID="_x0000_i1059" DrawAspect="Content" ObjectID="_1510997045" r:id="rId89"/>
        </w:object>
      </w:r>
    </w:p>
    <w:p w:rsidR="00B17328" w:rsidRPr="0099435E" w:rsidRDefault="00B17328" w:rsidP="00300C00">
      <w:pPr>
        <w:numPr>
          <w:ilvl w:val="0"/>
          <w:numId w:val="63"/>
        </w:numPr>
        <w:spacing w:before="120" w:line="276" w:lineRule="auto"/>
        <w:ind w:left="0" w:firstLine="0"/>
        <w:jc w:val="both"/>
      </w:pPr>
      <w:r w:rsidRPr="0099435E">
        <w:t xml:space="preserve">Khi </w:t>
      </w:r>
      <w:r w:rsidR="009D6F50">
        <w:t>gia cường</w:t>
      </w:r>
      <w:r w:rsidRPr="0099435E">
        <w:t xml:space="preserve"> nhờ hàn thêm ống nối có miếng đệm hai phía</w:t>
      </w:r>
      <w:r w:rsidR="008B1086">
        <w:t>.</w:t>
      </w:r>
    </w:p>
    <w:p w:rsidR="00B17328" w:rsidRPr="0099435E" w:rsidRDefault="00B17328" w:rsidP="00300C00">
      <w:pPr>
        <w:spacing w:before="120" w:line="276" w:lineRule="auto"/>
        <w:jc w:val="both"/>
      </w:pPr>
      <w:r w:rsidRPr="0099435E">
        <w:rPr>
          <w:position w:val="-34"/>
        </w:rPr>
        <w:object w:dxaOrig="5440" w:dyaOrig="800">
          <v:shape id="_x0000_i1060" type="#_x0000_t75" style="width:272pt;height:40pt" o:ole="">
            <v:imagedata r:id="rId90" o:title=""/>
          </v:shape>
          <o:OLEObject Type="Embed" ProgID="Equation.3" ShapeID="_x0000_i1060" DrawAspect="Content" ObjectID="_1510997046" r:id="rId91"/>
        </w:object>
      </w:r>
    </w:p>
    <w:p w:rsidR="00B17328" w:rsidRPr="00B36B05" w:rsidRDefault="00B36B05" w:rsidP="00300C00">
      <w:pPr>
        <w:pStyle w:val="Heading2"/>
        <w:spacing w:line="276" w:lineRule="auto"/>
        <w:rPr>
          <w:sz w:val="24"/>
          <w:szCs w:val="24"/>
        </w:rPr>
      </w:pPr>
      <w:r>
        <w:br w:type="page"/>
      </w:r>
      <w:bookmarkStart w:id="362" w:name="_Toc527124383"/>
      <w:r w:rsidR="0052177C" w:rsidRPr="00B36B05">
        <w:rPr>
          <w:sz w:val="24"/>
          <w:szCs w:val="24"/>
        </w:rPr>
        <w:lastRenderedPageBreak/>
        <w:t xml:space="preserve">Chương </w:t>
      </w:r>
      <w:r w:rsidR="00CA3B2C" w:rsidRPr="00B36B05">
        <w:rPr>
          <w:sz w:val="24"/>
          <w:szCs w:val="24"/>
          <w:lang w:val="en-US"/>
        </w:rPr>
        <w:t>5</w:t>
      </w:r>
      <w:r w:rsidR="0052177C" w:rsidRPr="00B36B05">
        <w:rPr>
          <w:sz w:val="24"/>
          <w:szCs w:val="24"/>
        </w:rPr>
        <w:t xml:space="preserve"> – </w:t>
      </w:r>
      <w:r w:rsidR="00B17328" w:rsidRPr="00B36B05">
        <w:rPr>
          <w:sz w:val="24"/>
          <w:szCs w:val="24"/>
          <w:lang w:val="fr-FR"/>
        </w:rPr>
        <w:t>Các</w:t>
      </w:r>
      <w:r w:rsidR="00B17328" w:rsidRPr="00B36B05">
        <w:rPr>
          <w:sz w:val="24"/>
          <w:szCs w:val="24"/>
        </w:rPr>
        <w:t xml:space="preserve"> yêu cầu về chế tạo</w:t>
      </w:r>
      <w:r w:rsidR="0068360F" w:rsidRPr="00B36B05">
        <w:rPr>
          <w:sz w:val="24"/>
          <w:szCs w:val="24"/>
          <w:lang w:val="en-US"/>
        </w:rPr>
        <w:t>, thử nghiệm và lắp đặt</w:t>
      </w:r>
      <w:bookmarkEnd w:id="362"/>
    </w:p>
    <w:p w:rsidR="00B17328" w:rsidRPr="003D0B9F" w:rsidRDefault="003D0B9F" w:rsidP="00300C00">
      <w:pPr>
        <w:pStyle w:val="Heading3"/>
        <w:numPr>
          <w:ilvl w:val="0"/>
          <w:numId w:val="64"/>
        </w:numPr>
        <w:spacing w:line="276" w:lineRule="auto"/>
        <w:rPr>
          <w:sz w:val="24"/>
          <w:szCs w:val="24"/>
        </w:rPr>
      </w:pPr>
      <w:bookmarkStart w:id="363" w:name="_Toc527124384"/>
      <w:r w:rsidRPr="003D0B9F">
        <w:rPr>
          <w:sz w:val="24"/>
          <w:szCs w:val="24"/>
        </w:rPr>
        <w:t>Quy trình công nghệ chế tạo</w:t>
      </w:r>
      <w:bookmarkEnd w:id="363"/>
    </w:p>
    <w:p w:rsidR="00B17328" w:rsidRPr="003D0B9F" w:rsidRDefault="003D0B9F" w:rsidP="00300C00">
      <w:pPr>
        <w:spacing w:before="120" w:line="276" w:lineRule="auto"/>
        <w:jc w:val="both"/>
        <w:rPr>
          <w:b/>
        </w:rPr>
      </w:pPr>
      <w:r w:rsidRPr="003D0B9F">
        <w:t xml:space="preserve">Quy trình công nghệ chế tạo </w:t>
      </w:r>
      <w:r w:rsidR="00B17328" w:rsidRPr="003D0B9F">
        <w:t>được lập phải có các nội dung sau đây</w:t>
      </w:r>
      <w:r w:rsidRPr="003D0B9F">
        <w:t>:</w:t>
      </w:r>
    </w:p>
    <w:p w:rsidR="00B17328" w:rsidRPr="003D0B9F" w:rsidRDefault="00B17328" w:rsidP="00300C00">
      <w:pPr>
        <w:pStyle w:val="Heading3"/>
        <w:numPr>
          <w:ilvl w:val="1"/>
          <w:numId w:val="64"/>
        </w:numPr>
        <w:spacing w:before="120" w:line="276" w:lineRule="auto"/>
        <w:ind w:left="0" w:firstLine="0"/>
        <w:rPr>
          <w:b w:val="0"/>
          <w:sz w:val="24"/>
          <w:szCs w:val="24"/>
        </w:rPr>
      </w:pPr>
      <w:bookmarkStart w:id="364" w:name="_Toc505844879"/>
      <w:bookmarkStart w:id="365" w:name="_Toc514142273"/>
      <w:bookmarkStart w:id="366" w:name="_Toc527124385"/>
      <w:r w:rsidRPr="003D0B9F">
        <w:rPr>
          <w:b w:val="0"/>
          <w:sz w:val="24"/>
          <w:szCs w:val="24"/>
        </w:rPr>
        <w:t>Kiểm tra xác nhận các vật liệu được sử dụng để chế tạo các bộ phận</w:t>
      </w:r>
      <w:r w:rsidR="003D0B9F" w:rsidRPr="003D0B9F">
        <w:rPr>
          <w:b w:val="0"/>
          <w:sz w:val="24"/>
          <w:szCs w:val="24"/>
          <w:lang w:val="en-US"/>
        </w:rPr>
        <w:t xml:space="preserve">. </w:t>
      </w:r>
      <w:r w:rsidR="00750E99">
        <w:rPr>
          <w:b w:val="0"/>
          <w:sz w:val="24"/>
          <w:szCs w:val="24"/>
        </w:rPr>
        <w:t>Phải</w:t>
      </w:r>
      <w:r w:rsidRPr="003D0B9F">
        <w:rPr>
          <w:b w:val="0"/>
          <w:sz w:val="24"/>
          <w:szCs w:val="24"/>
        </w:rPr>
        <w:t xml:space="preserve"> sắp xếp có trật tự các vật liệu ở trong kho để tránh nhầm lẫn, đặc biệt khi sử dụng nhiều loại vật liệu khác nhau.</w:t>
      </w:r>
      <w:bookmarkEnd w:id="364"/>
      <w:bookmarkEnd w:id="365"/>
      <w:bookmarkEnd w:id="366"/>
    </w:p>
    <w:p w:rsidR="00B17328" w:rsidRPr="003D0B9F" w:rsidRDefault="00B17328" w:rsidP="00300C00">
      <w:pPr>
        <w:pStyle w:val="Heading3"/>
        <w:numPr>
          <w:ilvl w:val="1"/>
          <w:numId w:val="64"/>
        </w:numPr>
        <w:spacing w:line="276" w:lineRule="auto"/>
        <w:ind w:left="0" w:firstLine="0"/>
        <w:rPr>
          <w:b w:val="0"/>
          <w:sz w:val="24"/>
          <w:szCs w:val="24"/>
        </w:rPr>
      </w:pPr>
      <w:bookmarkStart w:id="367" w:name="_Toc505844880"/>
      <w:bookmarkStart w:id="368" w:name="_Toc514142274"/>
      <w:bookmarkStart w:id="369" w:name="_Toc527124386"/>
      <w:r w:rsidRPr="003D0B9F">
        <w:rPr>
          <w:b w:val="0"/>
          <w:sz w:val="24"/>
          <w:szCs w:val="24"/>
        </w:rPr>
        <w:t>Việc tạo hình nguội đối với các tấm vật liệu</w:t>
      </w:r>
      <w:bookmarkEnd w:id="367"/>
      <w:bookmarkEnd w:id="368"/>
      <w:bookmarkEnd w:id="369"/>
    </w:p>
    <w:p w:rsidR="00B17328" w:rsidRPr="003D0B9F" w:rsidRDefault="00B17328" w:rsidP="00300C00">
      <w:pPr>
        <w:spacing w:before="120" w:line="276" w:lineRule="auto"/>
        <w:jc w:val="both"/>
      </w:pPr>
      <w:r w:rsidRPr="003D0B9F">
        <w:t>Quá trình tạo hình phải đảm bảo tránh làm chai bề mặt, cũng như gây ra các khuyết tật như rạn, nứt, tách lớp…</w:t>
      </w:r>
    </w:p>
    <w:p w:rsidR="00B17328" w:rsidRPr="003D0B9F" w:rsidRDefault="00B17328" w:rsidP="00300C00">
      <w:pPr>
        <w:pStyle w:val="Heading3"/>
        <w:numPr>
          <w:ilvl w:val="1"/>
          <w:numId w:val="64"/>
        </w:numPr>
        <w:spacing w:line="276" w:lineRule="auto"/>
        <w:ind w:left="0" w:firstLine="0"/>
        <w:rPr>
          <w:b w:val="0"/>
          <w:sz w:val="24"/>
          <w:szCs w:val="24"/>
        </w:rPr>
      </w:pPr>
      <w:bookmarkStart w:id="370" w:name="_Toc505844881"/>
      <w:bookmarkStart w:id="371" w:name="_Toc514142275"/>
      <w:bookmarkStart w:id="372" w:name="_Toc527124387"/>
      <w:r w:rsidRPr="003D0B9F">
        <w:rPr>
          <w:b w:val="0"/>
          <w:sz w:val="24"/>
          <w:szCs w:val="24"/>
        </w:rPr>
        <w:t>Khi tạo hình thân bao hơi, bao nước và các thân hình trụ cũng như các bộ phận hình trụ khác có thể dùng phương pháp rèn, cán, dập. Độ chênh lệch giữa đường kính lớn nhất và nhỏ nhất trong bất kỳ mặt cắt ngang nào cũng không được vượt quá 1 %.</w:t>
      </w:r>
      <w:bookmarkEnd w:id="370"/>
      <w:bookmarkEnd w:id="371"/>
      <w:bookmarkEnd w:id="372"/>
    </w:p>
    <w:p w:rsidR="00B17328" w:rsidRPr="003D0B9F" w:rsidRDefault="00B17328" w:rsidP="00300C00">
      <w:pPr>
        <w:pStyle w:val="Heading3"/>
        <w:numPr>
          <w:ilvl w:val="1"/>
          <w:numId w:val="64"/>
        </w:numPr>
        <w:spacing w:line="276" w:lineRule="auto"/>
        <w:ind w:left="0" w:firstLine="0"/>
        <w:rPr>
          <w:b w:val="0"/>
          <w:sz w:val="24"/>
          <w:szCs w:val="24"/>
        </w:rPr>
      </w:pPr>
      <w:bookmarkStart w:id="373" w:name="_Toc505844882"/>
      <w:bookmarkStart w:id="374" w:name="_Toc514142276"/>
      <w:bookmarkStart w:id="375" w:name="_Toc527124388"/>
      <w:r w:rsidRPr="003D0B9F">
        <w:rPr>
          <w:b w:val="0"/>
          <w:sz w:val="24"/>
          <w:szCs w:val="24"/>
        </w:rPr>
        <w:t xml:space="preserve">Khi gia công các thành phẳng như hộp lửa, mặt sàng </w:t>
      </w:r>
      <w:r w:rsidR="00750E99">
        <w:rPr>
          <w:b w:val="0"/>
          <w:sz w:val="24"/>
          <w:szCs w:val="24"/>
        </w:rPr>
        <w:t>phải</w:t>
      </w:r>
      <w:r w:rsidRPr="003D0B9F">
        <w:rPr>
          <w:b w:val="0"/>
          <w:sz w:val="24"/>
          <w:szCs w:val="24"/>
        </w:rPr>
        <w:t xml:space="preserve"> tính đến bán kính cong chuyển tiếp, các phương pháp </w:t>
      </w:r>
      <w:r w:rsidR="009D6F50">
        <w:rPr>
          <w:b w:val="0"/>
          <w:sz w:val="24"/>
          <w:szCs w:val="24"/>
        </w:rPr>
        <w:t>gia cường</w:t>
      </w:r>
      <w:r w:rsidRPr="003D0B9F">
        <w:rPr>
          <w:b w:val="0"/>
          <w:sz w:val="24"/>
          <w:szCs w:val="24"/>
        </w:rPr>
        <w:t>, các mối hàn nối, các lỗ khoan và yêu cầu chất lượng lỗ cũng như chất lượng của bề mặt công các tấm.</w:t>
      </w:r>
      <w:bookmarkEnd w:id="373"/>
      <w:bookmarkEnd w:id="374"/>
      <w:bookmarkEnd w:id="375"/>
    </w:p>
    <w:p w:rsidR="00B17328" w:rsidRPr="003D0B9F" w:rsidRDefault="00B17328" w:rsidP="00300C00">
      <w:pPr>
        <w:pStyle w:val="Heading3"/>
        <w:numPr>
          <w:ilvl w:val="1"/>
          <w:numId w:val="64"/>
        </w:numPr>
        <w:spacing w:line="276" w:lineRule="auto"/>
        <w:ind w:left="0" w:firstLine="0"/>
        <w:rPr>
          <w:b w:val="0"/>
          <w:sz w:val="24"/>
          <w:szCs w:val="24"/>
        </w:rPr>
      </w:pPr>
      <w:bookmarkStart w:id="376" w:name="_Toc505844883"/>
      <w:bookmarkStart w:id="377" w:name="_Toc514142277"/>
      <w:bookmarkStart w:id="378" w:name="_Toc527124389"/>
      <w:r w:rsidRPr="003D0B9F">
        <w:rPr>
          <w:b w:val="0"/>
          <w:sz w:val="24"/>
          <w:szCs w:val="24"/>
        </w:rPr>
        <w:t>Ống góp và các bộ phận chịu áp lực tương tự</w:t>
      </w:r>
      <w:bookmarkEnd w:id="376"/>
      <w:bookmarkEnd w:id="377"/>
      <w:bookmarkEnd w:id="378"/>
    </w:p>
    <w:p w:rsidR="00B17328" w:rsidRPr="003D0B9F" w:rsidRDefault="00750E99" w:rsidP="00300C00">
      <w:pPr>
        <w:numPr>
          <w:ilvl w:val="0"/>
          <w:numId w:val="65"/>
        </w:numPr>
        <w:spacing w:before="120" w:line="276" w:lineRule="auto"/>
        <w:ind w:left="0" w:firstLine="0"/>
        <w:jc w:val="both"/>
      </w:pPr>
      <w:r>
        <w:t>Phải</w:t>
      </w:r>
      <w:r w:rsidR="00B17328" w:rsidRPr="003D0B9F">
        <w:t xml:space="preserve"> kiểm tra bề mặt ngoài và đặc biệt bên trong ống góp. Trường hợp cần thiết phải dùng các phương pháp kiểm tra không phá hủy để kiểm tra chất lượng </w:t>
      </w:r>
      <w:proofErr w:type="gramStart"/>
      <w:r w:rsidR="00B17328" w:rsidRPr="003D0B9F">
        <w:t>kim</w:t>
      </w:r>
      <w:proofErr w:type="gramEnd"/>
      <w:r w:rsidR="00B17328" w:rsidRPr="003D0B9F">
        <w:t xml:space="preserve"> loại trước khi gia công các lỗ hay uốn ống.</w:t>
      </w:r>
    </w:p>
    <w:p w:rsidR="00B17328" w:rsidRPr="003D0B9F" w:rsidRDefault="00B17328" w:rsidP="00300C00">
      <w:pPr>
        <w:numPr>
          <w:ilvl w:val="0"/>
          <w:numId w:val="65"/>
        </w:numPr>
        <w:spacing w:before="120" w:line="276" w:lineRule="auto"/>
        <w:ind w:left="0" w:firstLine="0"/>
        <w:jc w:val="both"/>
      </w:pPr>
      <w:r w:rsidRPr="003D0B9F">
        <w:t xml:space="preserve">Khi uốn ống </w:t>
      </w:r>
      <w:r w:rsidR="00750E99">
        <w:t>phải</w:t>
      </w:r>
      <w:r w:rsidRPr="003D0B9F">
        <w:t xml:space="preserve"> đảm bảo trị số dung sai cho phép về độ méo đường kính và độ làm mỏng chiều dày thành ống.</w:t>
      </w:r>
    </w:p>
    <w:p w:rsidR="00B17328" w:rsidRPr="003D0B9F" w:rsidRDefault="00B17328" w:rsidP="00300C00">
      <w:pPr>
        <w:pStyle w:val="Heading3"/>
        <w:numPr>
          <w:ilvl w:val="1"/>
          <w:numId w:val="64"/>
        </w:numPr>
        <w:spacing w:line="276" w:lineRule="auto"/>
        <w:ind w:left="0" w:firstLine="0"/>
        <w:rPr>
          <w:b w:val="0"/>
          <w:sz w:val="24"/>
          <w:szCs w:val="24"/>
        </w:rPr>
      </w:pPr>
      <w:bookmarkStart w:id="379" w:name="_Toc505844884"/>
      <w:bookmarkStart w:id="380" w:name="_Toc514142278"/>
      <w:bookmarkStart w:id="381" w:name="_Toc527124390"/>
      <w:r w:rsidRPr="003D0B9F">
        <w:rPr>
          <w:b w:val="0"/>
          <w:sz w:val="24"/>
          <w:szCs w:val="24"/>
        </w:rPr>
        <w:t>Quá trình gia công chế tạo các ống bằng thép hay sử dụng các loại ống đã cán sẵn cần chú ý như sau:</w:t>
      </w:r>
      <w:bookmarkEnd w:id="379"/>
      <w:bookmarkEnd w:id="380"/>
      <w:bookmarkEnd w:id="381"/>
    </w:p>
    <w:p w:rsidR="00B17328" w:rsidRPr="003D0B9F" w:rsidRDefault="00B17328" w:rsidP="00300C00">
      <w:pPr>
        <w:numPr>
          <w:ilvl w:val="0"/>
          <w:numId w:val="66"/>
        </w:numPr>
        <w:spacing w:before="120" w:line="276" w:lineRule="auto"/>
        <w:ind w:left="0" w:firstLine="0"/>
        <w:jc w:val="both"/>
      </w:pPr>
      <w:r w:rsidRPr="003D0B9F">
        <w:t>Đối với công tác hàn</w:t>
      </w:r>
    </w:p>
    <w:p w:rsidR="00B17328" w:rsidRPr="003D0B9F" w:rsidRDefault="00B17328" w:rsidP="00300C00">
      <w:pPr>
        <w:numPr>
          <w:ilvl w:val="3"/>
          <w:numId w:val="66"/>
        </w:numPr>
        <w:tabs>
          <w:tab w:val="left" w:pos="1134"/>
        </w:tabs>
        <w:spacing w:before="120" w:line="276" w:lineRule="auto"/>
        <w:ind w:left="0" w:firstLine="0"/>
        <w:jc w:val="both"/>
      </w:pPr>
      <w:r w:rsidRPr="003D0B9F">
        <w:t>Gia công vát mép, chất lượng gia công mép vát và yêu cầu về lắp ghép để hàn;</w:t>
      </w:r>
    </w:p>
    <w:p w:rsidR="00B17328" w:rsidRPr="003D0B9F" w:rsidRDefault="00B17328" w:rsidP="00300C00">
      <w:pPr>
        <w:numPr>
          <w:ilvl w:val="3"/>
          <w:numId w:val="66"/>
        </w:numPr>
        <w:tabs>
          <w:tab w:val="left" w:pos="1134"/>
        </w:tabs>
        <w:spacing w:before="120" w:line="276" w:lineRule="auto"/>
        <w:ind w:left="0" w:firstLine="0"/>
        <w:jc w:val="both"/>
      </w:pPr>
      <w:r w:rsidRPr="003D0B9F">
        <w:t>Yêu cầu về tay nghề của thợ hàn;</w:t>
      </w:r>
    </w:p>
    <w:p w:rsidR="00B17328" w:rsidRPr="003D0B9F" w:rsidRDefault="00B17328" w:rsidP="00300C00">
      <w:pPr>
        <w:numPr>
          <w:ilvl w:val="3"/>
          <w:numId w:val="66"/>
        </w:numPr>
        <w:tabs>
          <w:tab w:val="left" w:pos="1134"/>
        </w:tabs>
        <w:spacing w:before="120" w:line="276" w:lineRule="auto"/>
        <w:ind w:left="0" w:firstLine="0"/>
        <w:jc w:val="both"/>
      </w:pPr>
      <w:r w:rsidRPr="003D0B9F">
        <w:t>Các nhãn hiệu que hàn, dây hàn, phương pháp hàn và thử đặc tính công nghệ hàn;</w:t>
      </w:r>
    </w:p>
    <w:p w:rsidR="00B17328" w:rsidRPr="003D0B9F" w:rsidRDefault="00B17328" w:rsidP="00300C00">
      <w:pPr>
        <w:numPr>
          <w:ilvl w:val="3"/>
          <w:numId w:val="66"/>
        </w:numPr>
        <w:tabs>
          <w:tab w:val="left" w:pos="1134"/>
        </w:tabs>
        <w:spacing w:before="120" w:line="276" w:lineRule="auto"/>
        <w:ind w:left="0" w:firstLine="0"/>
        <w:jc w:val="both"/>
      </w:pPr>
      <w:r w:rsidRPr="003D0B9F">
        <w:t>Trình tự hàn các đường hàn, cũng như bố trí các lớp hàn, đường hàn trong một tiết diện;</w:t>
      </w:r>
    </w:p>
    <w:p w:rsidR="00B17328" w:rsidRPr="003D0B9F" w:rsidRDefault="00B17328" w:rsidP="00300C00">
      <w:pPr>
        <w:numPr>
          <w:ilvl w:val="3"/>
          <w:numId w:val="66"/>
        </w:numPr>
        <w:tabs>
          <w:tab w:val="left" w:pos="1134"/>
        </w:tabs>
        <w:spacing w:before="120" w:line="276" w:lineRule="auto"/>
        <w:ind w:left="0" w:firstLine="0"/>
        <w:jc w:val="both"/>
      </w:pPr>
      <w:r w:rsidRPr="003D0B9F">
        <w:t>Các yêu cầu về chất lượng mối hàn.</w:t>
      </w:r>
    </w:p>
    <w:p w:rsidR="00B17328" w:rsidRPr="003D0B9F" w:rsidRDefault="00B17328" w:rsidP="00300C00">
      <w:pPr>
        <w:numPr>
          <w:ilvl w:val="0"/>
          <w:numId w:val="66"/>
        </w:numPr>
        <w:spacing w:before="120" w:line="276" w:lineRule="auto"/>
        <w:ind w:left="0" w:firstLine="0"/>
        <w:jc w:val="both"/>
      </w:pPr>
      <w:r w:rsidRPr="003D0B9F">
        <w:t>Vấn đề nhiệt luyện các mối hàn, các chi tiết sau khi gia công xong; việc đốt nóng khi gia công cũng như đánh giá chất lượng sau khi nhiệt luyện.</w:t>
      </w:r>
    </w:p>
    <w:p w:rsidR="00B17328" w:rsidRPr="003D0B9F" w:rsidRDefault="00B17328" w:rsidP="00300C00">
      <w:pPr>
        <w:numPr>
          <w:ilvl w:val="0"/>
          <w:numId w:val="66"/>
        </w:numPr>
        <w:spacing w:before="120" w:line="276" w:lineRule="auto"/>
        <w:ind w:left="0" w:firstLine="0"/>
        <w:jc w:val="both"/>
      </w:pPr>
      <w:r w:rsidRPr="003D0B9F">
        <w:lastRenderedPageBreak/>
        <w:t xml:space="preserve">Vấn đề nghiệm </w:t>
      </w:r>
      <w:proofErr w:type="gramStart"/>
      <w:r w:rsidRPr="003D0B9F">
        <w:t>thu</w:t>
      </w:r>
      <w:proofErr w:type="gramEnd"/>
      <w:r w:rsidRPr="003D0B9F">
        <w:t>, thử nghiệm và tiêu chuẩn đánh giá chất lượng thiết bị, bộ phận sau khi gia công và chế tạo xong.</w:t>
      </w:r>
    </w:p>
    <w:p w:rsidR="00B17328" w:rsidRPr="00302DDA" w:rsidRDefault="00B17328" w:rsidP="00300C00">
      <w:pPr>
        <w:pStyle w:val="Heading3"/>
        <w:numPr>
          <w:ilvl w:val="0"/>
          <w:numId w:val="64"/>
        </w:numPr>
        <w:spacing w:before="120" w:line="276" w:lineRule="auto"/>
        <w:ind w:left="357" w:hanging="357"/>
        <w:rPr>
          <w:sz w:val="24"/>
          <w:szCs w:val="24"/>
        </w:rPr>
      </w:pPr>
      <w:bookmarkStart w:id="382" w:name="_Toc527124391"/>
      <w:r w:rsidRPr="00302DDA">
        <w:rPr>
          <w:sz w:val="24"/>
          <w:szCs w:val="24"/>
        </w:rPr>
        <w:t>Giám sát chế tạo và thử nghiệm</w:t>
      </w:r>
      <w:bookmarkEnd w:id="382"/>
    </w:p>
    <w:p w:rsidR="00B17328" w:rsidRPr="00150BA7" w:rsidRDefault="00B17328" w:rsidP="00300C00">
      <w:pPr>
        <w:pStyle w:val="Heading3"/>
        <w:numPr>
          <w:ilvl w:val="1"/>
          <w:numId w:val="64"/>
        </w:numPr>
        <w:spacing w:before="120" w:line="276" w:lineRule="auto"/>
        <w:ind w:left="0" w:firstLine="0"/>
        <w:rPr>
          <w:b w:val="0"/>
        </w:rPr>
      </w:pPr>
      <w:bookmarkStart w:id="383" w:name="_Toc514142280"/>
      <w:bookmarkStart w:id="384" w:name="_Toc527124392"/>
      <w:r w:rsidRPr="00150BA7">
        <w:rPr>
          <w:b w:val="0"/>
        </w:rPr>
        <w:t>Giám sát chế tạo</w:t>
      </w:r>
      <w:bookmarkEnd w:id="383"/>
      <w:bookmarkEnd w:id="384"/>
    </w:p>
    <w:p w:rsidR="00B23854" w:rsidRDefault="00B23854" w:rsidP="00300C00">
      <w:pPr>
        <w:numPr>
          <w:ilvl w:val="0"/>
          <w:numId w:val="67"/>
        </w:numPr>
        <w:spacing w:before="120" w:line="276" w:lineRule="auto"/>
        <w:ind w:left="0" w:firstLine="0"/>
        <w:jc w:val="both"/>
      </w:pPr>
      <w:r>
        <w:t>Trước khi chế tạo, các bản vẽ thiết kế, tài liệu và quy trình công nghệ phải được thẩm định để làm căn cứ trong giám sát chế tạo.</w:t>
      </w:r>
    </w:p>
    <w:p w:rsidR="00B17328" w:rsidRPr="0099435E" w:rsidRDefault="00B17328" w:rsidP="00300C00">
      <w:pPr>
        <w:numPr>
          <w:ilvl w:val="0"/>
          <w:numId w:val="67"/>
        </w:numPr>
        <w:spacing w:before="120" w:line="276" w:lineRule="auto"/>
        <w:ind w:left="0" w:firstLine="0"/>
        <w:jc w:val="both"/>
      </w:pPr>
      <w:r w:rsidRPr="0099435E">
        <w:t>Khi chế tạo mỗi nồi hơi hay nồi đun nước nóng đều phải qua giám sát trong quá trình c</w:t>
      </w:r>
      <w:r>
        <w:t>h</w:t>
      </w:r>
      <w:r w:rsidRPr="0099435E">
        <w:t xml:space="preserve">ế tạo cho đến khi xuất xưởng để đảm bảo rằng các vật liệu dùng cho các bộ phận, việc chế tạo và các phương pháp thử phù hợp với các quy định trong </w:t>
      </w:r>
      <w:r w:rsidR="009F772C">
        <w:t>Quy</w:t>
      </w:r>
      <w:r w:rsidRPr="0099435E">
        <w:t xml:space="preserve"> chuẩn này.</w:t>
      </w:r>
    </w:p>
    <w:p w:rsidR="00B17328" w:rsidRPr="001B0980" w:rsidRDefault="00B17328" w:rsidP="00300C00">
      <w:pPr>
        <w:numPr>
          <w:ilvl w:val="0"/>
          <w:numId w:val="67"/>
        </w:numPr>
        <w:spacing w:before="120" w:line="276" w:lineRule="auto"/>
        <w:ind w:left="0" w:firstLine="0"/>
        <w:jc w:val="both"/>
      </w:pPr>
      <w:r w:rsidRPr="001B0980">
        <w:t>Công việc giám sát trong chế tạo gồm:</w:t>
      </w:r>
    </w:p>
    <w:p w:rsidR="00B17328" w:rsidRPr="0099435E" w:rsidRDefault="001B0980" w:rsidP="00300C00">
      <w:pPr>
        <w:numPr>
          <w:ilvl w:val="3"/>
          <w:numId w:val="145"/>
        </w:numPr>
        <w:tabs>
          <w:tab w:val="left" w:pos="1134"/>
        </w:tabs>
        <w:spacing w:line="276" w:lineRule="auto"/>
        <w:ind w:left="0" w:firstLine="0"/>
        <w:jc w:val="both"/>
      </w:pPr>
      <w:r>
        <w:t>Đánh giá năng lực thợ hàn, quy trình hàn, nhân viên kiểm tra không phá hủy</w:t>
      </w:r>
      <w:r w:rsidR="00B17328" w:rsidRPr="0099435E">
        <w:t>;</w:t>
      </w:r>
    </w:p>
    <w:p w:rsidR="00B17328" w:rsidRPr="0099435E" w:rsidRDefault="00B17328" w:rsidP="00300C00">
      <w:pPr>
        <w:numPr>
          <w:ilvl w:val="3"/>
          <w:numId w:val="145"/>
        </w:numPr>
        <w:tabs>
          <w:tab w:val="left" w:pos="1134"/>
        </w:tabs>
        <w:spacing w:line="276" w:lineRule="auto"/>
        <w:ind w:left="0" w:firstLine="0"/>
        <w:jc w:val="both"/>
      </w:pPr>
      <w:r w:rsidRPr="0099435E">
        <w:t>Các vật liệu và chất lượng đưa vào để chế tạo các bộ phận;</w:t>
      </w:r>
    </w:p>
    <w:p w:rsidR="00B17328" w:rsidRPr="0099435E" w:rsidRDefault="00B17328" w:rsidP="00300C00">
      <w:pPr>
        <w:numPr>
          <w:ilvl w:val="3"/>
          <w:numId w:val="145"/>
        </w:numPr>
        <w:tabs>
          <w:tab w:val="left" w:pos="1134"/>
        </w:tabs>
        <w:spacing w:line="276" w:lineRule="auto"/>
        <w:ind w:left="0" w:firstLine="0"/>
        <w:jc w:val="both"/>
      </w:pPr>
      <w:r w:rsidRPr="0099435E">
        <w:t>Các quá trì</w:t>
      </w:r>
      <w:r>
        <w:t>n</w:t>
      </w:r>
      <w:r w:rsidRPr="0099435E">
        <w:t>h gia công chế tạo;</w:t>
      </w:r>
    </w:p>
    <w:p w:rsidR="00B17328" w:rsidRPr="0099435E" w:rsidRDefault="00B17328" w:rsidP="00300C00">
      <w:pPr>
        <w:numPr>
          <w:ilvl w:val="3"/>
          <w:numId w:val="145"/>
        </w:numPr>
        <w:tabs>
          <w:tab w:val="left" w:pos="1134"/>
        </w:tabs>
        <w:spacing w:line="276" w:lineRule="auto"/>
        <w:ind w:left="0" w:firstLine="0"/>
        <w:jc w:val="both"/>
      </w:pPr>
      <w:r w:rsidRPr="0099435E">
        <w:t>Các công việc kiểm tra trong chế tạo và kiểm tra lần cuối cùng (xuất xưởng);</w:t>
      </w:r>
    </w:p>
    <w:p w:rsidR="00B17328" w:rsidRPr="0099435E" w:rsidRDefault="00B17328" w:rsidP="00300C00">
      <w:pPr>
        <w:numPr>
          <w:ilvl w:val="3"/>
          <w:numId w:val="145"/>
        </w:numPr>
        <w:tabs>
          <w:tab w:val="left" w:pos="1134"/>
        </w:tabs>
        <w:spacing w:line="276" w:lineRule="auto"/>
        <w:ind w:left="0" w:firstLine="0"/>
        <w:jc w:val="both"/>
      </w:pPr>
      <w:r w:rsidRPr="0099435E">
        <w:t>Các tài liệu, bản vẽ và việc lập hồ sơ xuất xưởng.</w:t>
      </w:r>
    </w:p>
    <w:p w:rsidR="00B17328" w:rsidRPr="001B0980" w:rsidRDefault="00B17328" w:rsidP="00300C00">
      <w:pPr>
        <w:numPr>
          <w:ilvl w:val="0"/>
          <w:numId w:val="67"/>
        </w:numPr>
        <w:spacing w:before="120" w:line="276" w:lineRule="auto"/>
        <w:ind w:left="0" w:firstLine="0"/>
        <w:jc w:val="both"/>
      </w:pPr>
      <w:r w:rsidRPr="001B0980">
        <w:t>Công việc giám sát vật liệu và chất lượng vật liệu gồm:</w:t>
      </w:r>
    </w:p>
    <w:p w:rsidR="00B17328" w:rsidRPr="0099435E" w:rsidRDefault="00B17328" w:rsidP="00300C00">
      <w:pPr>
        <w:numPr>
          <w:ilvl w:val="3"/>
          <w:numId w:val="160"/>
        </w:numPr>
        <w:tabs>
          <w:tab w:val="left" w:pos="1134"/>
        </w:tabs>
        <w:spacing w:line="276" w:lineRule="auto"/>
        <w:ind w:left="0" w:firstLine="0"/>
        <w:jc w:val="both"/>
      </w:pPr>
      <w:r w:rsidRPr="0099435E">
        <w:t>Nhãn hiệu của các loại vật liệu: thép tấm, thép ống, thép thanh, thép hình, vật liệu hàn… cũng như các kích thước của chúng so với yêu cầu trong quy trình chế tạo;</w:t>
      </w:r>
    </w:p>
    <w:p w:rsidR="00B17328" w:rsidRPr="0099435E" w:rsidRDefault="00B17328" w:rsidP="00300C00">
      <w:pPr>
        <w:numPr>
          <w:ilvl w:val="3"/>
          <w:numId w:val="160"/>
        </w:numPr>
        <w:tabs>
          <w:tab w:val="left" w:pos="1134"/>
        </w:tabs>
        <w:spacing w:line="276" w:lineRule="auto"/>
        <w:ind w:left="0" w:firstLine="0"/>
        <w:jc w:val="both"/>
      </w:pPr>
      <w:r w:rsidRPr="0099435E">
        <w:t>Tình trạng kỹ thuật và chất lượng của vật liệu như: mức độ gỉ mòn, rạn, phân lớp…</w:t>
      </w:r>
    </w:p>
    <w:p w:rsidR="00B17328" w:rsidRPr="0099435E" w:rsidRDefault="00B17328" w:rsidP="00300C00">
      <w:pPr>
        <w:numPr>
          <w:ilvl w:val="3"/>
          <w:numId w:val="160"/>
        </w:numPr>
        <w:tabs>
          <w:tab w:val="left" w:pos="1134"/>
        </w:tabs>
        <w:spacing w:line="276" w:lineRule="auto"/>
        <w:ind w:left="0" w:firstLine="0"/>
        <w:jc w:val="both"/>
      </w:pPr>
      <w:r w:rsidRPr="0099435E">
        <w:t>Việc bảo quản vật liệu ở trong kho, cũng như việc sắp xếp để tránh nhầm lẫn…</w:t>
      </w:r>
    </w:p>
    <w:p w:rsidR="00B17328" w:rsidRPr="0099435E" w:rsidRDefault="00B17328" w:rsidP="00300C00">
      <w:pPr>
        <w:spacing w:before="120" w:line="276" w:lineRule="auto"/>
        <w:ind w:firstLine="567"/>
        <w:jc w:val="both"/>
      </w:pPr>
      <w:r w:rsidRPr="0099435E">
        <w:t>Trường hợp khi có nghi ngờ về nhãn hiệu hoặc chất lượng kim loại thì có thể yêu cầu nhà chế tạo tiến hành kiểm tra bằng các phương pháp kiểm tra thích hợp như: phân tích quang phổ, kiểm tra siêu âm, phân tích thành phần hóa học, thí nghiệm cơ tính… khi các kết quả kiểm tra nêu trên đạt yêu cầu thì mới đưa vật liệu đó vào gia công chế tạo.</w:t>
      </w:r>
    </w:p>
    <w:p w:rsidR="00B17328" w:rsidRPr="0099435E" w:rsidRDefault="00B17328" w:rsidP="00300C00">
      <w:pPr>
        <w:numPr>
          <w:ilvl w:val="0"/>
          <w:numId w:val="67"/>
        </w:numPr>
        <w:spacing w:before="120" w:line="276" w:lineRule="auto"/>
        <w:ind w:left="0" w:firstLine="0"/>
        <w:jc w:val="both"/>
      </w:pPr>
      <w:r w:rsidRPr="0099435E">
        <w:t>Việc giám sát kiểm tra trong chế tạo có thể tiến hành thường xuyên, liên tục, nhưng đặc biệt phải tiến hành ở các giai đoạn sau:</w:t>
      </w:r>
    </w:p>
    <w:p w:rsidR="00B17328" w:rsidRPr="0099435E" w:rsidRDefault="00B17328" w:rsidP="00300C00">
      <w:pPr>
        <w:numPr>
          <w:ilvl w:val="3"/>
          <w:numId w:val="147"/>
        </w:numPr>
        <w:tabs>
          <w:tab w:val="left" w:pos="1134"/>
        </w:tabs>
        <w:spacing w:line="276" w:lineRule="auto"/>
        <w:ind w:left="0" w:firstLine="0"/>
        <w:jc w:val="both"/>
      </w:pPr>
      <w:r w:rsidRPr="0099435E">
        <w:t xml:space="preserve">Khi nhận các tấm về </w:t>
      </w:r>
      <w:r w:rsidR="00750E99">
        <w:t>phải</w:t>
      </w:r>
      <w:r w:rsidRPr="0099435E">
        <w:t xml:space="preserve"> so sánh nhãn hiệu </w:t>
      </w:r>
      <w:proofErr w:type="gramStart"/>
      <w:r w:rsidRPr="0099435E">
        <w:t>kim</w:t>
      </w:r>
      <w:proofErr w:type="gramEnd"/>
      <w:r w:rsidRPr="0099435E">
        <w:t xml:space="preserve"> loại với hồ sơ vật tư, các thành phần hóa học và cơ tính. Tiên hành đo chiều dầy để so sánh dung sai và xem xét bề mặt kim loại;</w:t>
      </w:r>
    </w:p>
    <w:p w:rsidR="00B17328" w:rsidRPr="0099435E" w:rsidRDefault="00B17328" w:rsidP="00300C00">
      <w:pPr>
        <w:numPr>
          <w:ilvl w:val="3"/>
          <w:numId w:val="147"/>
        </w:numPr>
        <w:tabs>
          <w:tab w:val="left" w:pos="1134"/>
        </w:tabs>
        <w:spacing w:line="276" w:lineRule="auto"/>
        <w:ind w:left="0" w:firstLine="0"/>
        <w:jc w:val="both"/>
      </w:pPr>
      <w:r w:rsidRPr="0099435E">
        <w:t>Việc sắp xếp và bảo quản trong kho trước khi đưa vật liệu ra gia công;</w:t>
      </w:r>
    </w:p>
    <w:p w:rsidR="00B17328" w:rsidRPr="0099435E" w:rsidRDefault="00B17328" w:rsidP="00300C00">
      <w:pPr>
        <w:numPr>
          <w:ilvl w:val="3"/>
          <w:numId w:val="147"/>
        </w:numPr>
        <w:tabs>
          <w:tab w:val="left" w:pos="1134"/>
        </w:tabs>
        <w:spacing w:line="276" w:lineRule="auto"/>
        <w:ind w:left="0" w:firstLine="0"/>
        <w:jc w:val="both"/>
      </w:pPr>
      <w:r w:rsidRPr="0099435E">
        <w:t>Khi các tấm thân và đáy nồi hơi đã được tạo hình để đưa gá lắp hoặc hàn đín</w:t>
      </w:r>
      <w:r>
        <w:t>h</w:t>
      </w:r>
      <w:r w:rsidRPr="0099435E">
        <w:t xml:space="preserve"> xong;</w:t>
      </w:r>
    </w:p>
    <w:p w:rsidR="00B17328" w:rsidRPr="0099435E" w:rsidRDefault="00B17328" w:rsidP="00300C00">
      <w:pPr>
        <w:numPr>
          <w:ilvl w:val="3"/>
          <w:numId w:val="147"/>
        </w:numPr>
        <w:tabs>
          <w:tab w:val="left" w:pos="1134"/>
        </w:tabs>
        <w:spacing w:line="276" w:lineRule="auto"/>
        <w:ind w:left="0" w:firstLine="0"/>
        <w:jc w:val="both"/>
      </w:pPr>
      <w:r w:rsidRPr="0099435E">
        <w:t>Trong giai đoạn hàn: kiểm tra vật liệu hàn, tiến hành thí nghiệm đặc tính công nghệ que hàn, việc đặt các mẫu thử của các mối hàn, bắt đầ</w:t>
      </w:r>
      <w:r>
        <w:t>u</w:t>
      </w:r>
      <w:r w:rsidRPr="0099435E">
        <w:t xml:space="preserve"> hàn mối hàn và kết thúc mối hàn; kiểm tra kích thước hình học mối hàn;</w:t>
      </w:r>
    </w:p>
    <w:p w:rsidR="00B17328" w:rsidRPr="0099435E" w:rsidRDefault="00B17328" w:rsidP="00300C00">
      <w:pPr>
        <w:numPr>
          <w:ilvl w:val="3"/>
          <w:numId w:val="147"/>
        </w:numPr>
        <w:tabs>
          <w:tab w:val="left" w:pos="1134"/>
        </w:tabs>
        <w:spacing w:line="276" w:lineRule="auto"/>
        <w:ind w:left="0" w:firstLine="0"/>
        <w:jc w:val="both"/>
      </w:pPr>
      <w:r w:rsidRPr="0099435E">
        <w:t>Xem xét việc gia công các mẫu để thí nghiệm cơ tính, cũng như các kết quả si</w:t>
      </w:r>
      <w:r w:rsidRPr="0095167E">
        <w:t>ê</w:t>
      </w:r>
      <w:r w:rsidRPr="0099435E">
        <w:t>u âm, chụp tia xuyên qua mối hàn;</w:t>
      </w:r>
    </w:p>
    <w:p w:rsidR="00B17328" w:rsidRPr="0099435E" w:rsidRDefault="00B17328" w:rsidP="00300C00">
      <w:pPr>
        <w:numPr>
          <w:ilvl w:val="3"/>
          <w:numId w:val="147"/>
        </w:numPr>
        <w:tabs>
          <w:tab w:val="left" w:pos="1134"/>
        </w:tabs>
        <w:spacing w:line="276" w:lineRule="auto"/>
        <w:ind w:left="0" w:firstLine="0"/>
        <w:jc w:val="both"/>
      </w:pPr>
      <w:r w:rsidRPr="0099435E">
        <w:t>Khi các lỗ khoan đã khoan xong xem xét kích thước các lỗ khoan so với bản vẽ, cũng như chất lượng của bề mặt lỗ khoan;</w:t>
      </w:r>
    </w:p>
    <w:p w:rsidR="00B17328" w:rsidRPr="0099435E" w:rsidRDefault="00B17328" w:rsidP="00300C00">
      <w:pPr>
        <w:numPr>
          <w:ilvl w:val="3"/>
          <w:numId w:val="147"/>
        </w:numPr>
        <w:tabs>
          <w:tab w:val="left" w:pos="1134"/>
        </w:tabs>
        <w:spacing w:line="276" w:lineRule="auto"/>
        <w:ind w:left="0" w:firstLine="0"/>
        <w:jc w:val="both"/>
      </w:pPr>
      <w:r w:rsidRPr="0099435E">
        <w:t>Xem xét công việc nhiệt luyện các mối hàn, biểu đồ nâng, duy trì nhiệt độ và làm nguội mối hàn;</w:t>
      </w:r>
    </w:p>
    <w:p w:rsidR="00B17328" w:rsidRPr="0099435E" w:rsidRDefault="00B17328" w:rsidP="00300C00">
      <w:pPr>
        <w:numPr>
          <w:ilvl w:val="3"/>
          <w:numId w:val="147"/>
        </w:numPr>
        <w:tabs>
          <w:tab w:val="left" w:pos="1134"/>
        </w:tabs>
        <w:spacing w:line="276" w:lineRule="auto"/>
        <w:ind w:left="0" w:firstLine="0"/>
        <w:jc w:val="both"/>
      </w:pPr>
      <w:r w:rsidRPr="0099435E">
        <w:lastRenderedPageBreak/>
        <w:t>Kiểm tra kích thước của nồi hơi khi đã chế tạo xong kiểm tra bề mặt bên trong và bên ngoài cũng như quá trình thử thủy lực;</w:t>
      </w:r>
    </w:p>
    <w:p w:rsidR="00B17328" w:rsidRPr="0099435E" w:rsidRDefault="00B17328" w:rsidP="00300C00">
      <w:pPr>
        <w:numPr>
          <w:ilvl w:val="3"/>
          <w:numId w:val="147"/>
        </w:numPr>
        <w:tabs>
          <w:tab w:val="left" w:pos="1134"/>
        </w:tabs>
        <w:spacing w:line="276" w:lineRule="auto"/>
        <w:ind w:left="0" w:firstLine="0"/>
        <w:jc w:val="both"/>
      </w:pPr>
      <w:r w:rsidRPr="0099435E">
        <w:t>Đóng biển và ghi thông số của nồi hơi;</w:t>
      </w:r>
    </w:p>
    <w:p w:rsidR="00B17328" w:rsidRPr="0099435E" w:rsidRDefault="00B17328" w:rsidP="00300C00">
      <w:pPr>
        <w:numPr>
          <w:ilvl w:val="3"/>
          <w:numId w:val="147"/>
        </w:numPr>
        <w:tabs>
          <w:tab w:val="left" w:pos="1134"/>
        </w:tabs>
        <w:spacing w:line="276" w:lineRule="auto"/>
        <w:ind w:left="0" w:firstLine="0"/>
        <w:jc w:val="both"/>
      </w:pPr>
      <w:r w:rsidRPr="0099435E">
        <w:t>Tập hợp tài liệu kỹ thuật, các chứng chỉ và lập hồ sơ xuất xưởng.</w:t>
      </w:r>
    </w:p>
    <w:p w:rsidR="00B17328" w:rsidRPr="0099435E" w:rsidRDefault="00B17328" w:rsidP="00300C00">
      <w:pPr>
        <w:numPr>
          <w:ilvl w:val="0"/>
          <w:numId w:val="67"/>
        </w:numPr>
        <w:spacing w:before="120" w:line="276" w:lineRule="auto"/>
        <w:ind w:left="0" w:firstLine="0"/>
        <w:jc w:val="both"/>
      </w:pPr>
      <w:r w:rsidRPr="0099435E">
        <w:t xml:space="preserve">Việc hàn các mẫu thử để tiến hành thí nghiệm cơ tính các mối hàn thân nồi hơi, bao hơi, bao nước và các bộ phận hình trụ khác </w:t>
      </w:r>
      <w:proofErr w:type="gramStart"/>
      <w:r w:rsidRPr="0099435E">
        <w:t>theo</w:t>
      </w:r>
      <w:proofErr w:type="gramEnd"/>
      <w:r w:rsidRPr="0099435E">
        <w:t xml:space="preserve"> quy định của TCVN 6008:1995 hoặc theo quy trình công nghệ chế tạo khi quy trình này có quy định cao hơn.</w:t>
      </w:r>
    </w:p>
    <w:p w:rsidR="00B17328" w:rsidRPr="0099435E" w:rsidRDefault="00B17328" w:rsidP="00300C00">
      <w:pPr>
        <w:numPr>
          <w:ilvl w:val="0"/>
          <w:numId w:val="67"/>
        </w:numPr>
        <w:spacing w:before="120" w:line="276" w:lineRule="auto"/>
        <w:ind w:left="0" w:firstLine="0"/>
        <w:jc w:val="both"/>
      </w:pPr>
      <w:r w:rsidRPr="0099435E">
        <w:t>Phải tiến hành kiểm tra bằng siêu âm hay chụp các tia xuyên qua 100% các mối hàn giáp mép, chồng mép của thân nồi hơi, bao hơi, bao nước, ống góp, các bộ phận hình trụ khác và các đáy. Đối với các mối hàn của hệ thống ống (trừ ống góp) phải kiểm tra bằng siêu âm hay chụp tia xuyên qua theo tỷ lệ sau:</w:t>
      </w:r>
    </w:p>
    <w:p w:rsidR="00B17328" w:rsidRPr="0099435E" w:rsidRDefault="00B17328" w:rsidP="00300C00">
      <w:pPr>
        <w:numPr>
          <w:ilvl w:val="3"/>
          <w:numId w:val="148"/>
        </w:numPr>
        <w:tabs>
          <w:tab w:val="left" w:pos="993"/>
        </w:tabs>
        <w:spacing w:before="120" w:line="276" w:lineRule="auto"/>
        <w:ind w:left="0" w:firstLine="0"/>
        <w:jc w:val="both"/>
      </w:pPr>
      <w:r w:rsidRPr="0099435E">
        <w:t>25% số lượng hay chiều dài mối hàn đối với các nồi hơi có áp suất dưới 3,9 MPa;</w:t>
      </w:r>
    </w:p>
    <w:p w:rsidR="00B17328" w:rsidRPr="0099435E" w:rsidRDefault="00B17328" w:rsidP="00300C00">
      <w:pPr>
        <w:numPr>
          <w:ilvl w:val="3"/>
          <w:numId w:val="148"/>
        </w:numPr>
        <w:tabs>
          <w:tab w:val="left" w:pos="993"/>
        </w:tabs>
        <w:spacing w:before="120" w:line="276" w:lineRule="auto"/>
        <w:ind w:left="0" w:firstLine="0"/>
        <w:jc w:val="both"/>
      </w:pPr>
      <w:r w:rsidRPr="0099435E">
        <w:t>50% số lượng hay chiều dài mối hàn đối với các nồi hơi có áp suất từ 3,9 đến 10,0 MPa;</w:t>
      </w:r>
    </w:p>
    <w:p w:rsidR="00B17328" w:rsidRPr="0099435E" w:rsidRDefault="00B17328" w:rsidP="00300C00">
      <w:pPr>
        <w:numPr>
          <w:ilvl w:val="3"/>
          <w:numId w:val="148"/>
        </w:numPr>
        <w:tabs>
          <w:tab w:val="left" w:pos="993"/>
        </w:tabs>
        <w:spacing w:before="120" w:line="276" w:lineRule="auto"/>
        <w:ind w:left="0" w:firstLine="0"/>
        <w:jc w:val="both"/>
      </w:pPr>
      <w:r w:rsidRPr="0099435E">
        <w:t>100% số lượng hay chiều dài mối hàn đối với các nồi hơi có áp suất trên 10,0 MPa.</w:t>
      </w:r>
    </w:p>
    <w:p w:rsidR="00B17328" w:rsidRPr="0099435E" w:rsidRDefault="00B17328" w:rsidP="00300C00">
      <w:pPr>
        <w:numPr>
          <w:ilvl w:val="0"/>
          <w:numId w:val="67"/>
        </w:numPr>
        <w:spacing w:before="120" w:line="276" w:lineRule="auto"/>
        <w:ind w:left="0" w:firstLine="0"/>
        <w:jc w:val="both"/>
      </w:pPr>
      <w:r w:rsidRPr="0099435E">
        <w:t>Đối với các mối hàn góc hay chữ T của các đáy hoặc các ống vào bao hơi, bao nước, thân nồi hơi, các thành phẳng, mặt sàng không thực hiện được việc kiểm tra bằng siêu âm thì tiến hành chụp các tia xuyên qua.</w:t>
      </w:r>
    </w:p>
    <w:p w:rsidR="00B17328" w:rsidRPr="0099435E" w:rsidRDefault="00B17328" w:rsidP="00300C00">
      <w:pPr>
        <w:numPr>
          <w:ilvl w:val="0"/>
          <w:numId w:val="67"/>
        </w:numPr>
        <w:spacing w:before="120" w:line="276" w:lineRule="auto"/>
        <w:ind w:left="0" w:firstLine="0"/>
        <w:jc w:val="both"/>
      </w:pPr>
      <w:r w:rsidRPr="0099435E">
        <w:t>Trước khi xuất xưởng nồi hơi phải được thử thủy lực sau khi hoàn chỉnh trọn bộ nồi hơi.</w:t>
      </w:r>
    </w:p>
    <w:p w:rsidR="00B17328" w:rsidRPr="0099435E" w:rsidRDefault="00B17328" w:rsidP="00300C00">
      <w:pPr>
        <w:spacing w:before="120" w:line="276" w:lineRule="auto"/>
        <w:ind w:firstLine="567"/>
        <w:jc w:val="both"/>
      </w:pPr>
      <w:r w:rsidRPr="0099435E">
        <w:t>Đối với các nồi hơi lớn, có nhiều bộ phận riêng biệt và chỉ có thể hoàn chỉnh trọn bộ tại nơi lắp đặt thì phải thử thủy lực từng bộ phận riêng biệt tại nhà chế tạo và phải cấp chứng chỉ cho từng bộ phận riêng biệt đó.</w:t>
      </w:r>
    </w:p>
    <w:p w:rsidR="00B17328" w:rsidRPr="00150BA7" w:rsidRDefault="00B17328" w:rsidP="00300C00">
      <w:pPr>
        <w:pStyle w:val="Heading3"/>
        <w:numPr>
          <w:ilvl w:val="1"/>
          <w:numId w:val="64"/>
        </w:numPr>
        <w:spacing w:before="120" w:line="276" w:lineRule="auto"/>
        <w:ind w:left="0" w:firstLine="0"/>
        <w:rPr>
          <w:b w:val="0"/>
          <w:sz w:val="24"/>
          <w:szCs w:val="24"/>
        </w:rPr>
      </w:pPr>
      <w:bookmarkStart w:id="385" w:name="_Toc514142281"/>
      <w:bookmarkStart w:id="386" w:name="_Toc527124393"/>
      <w:r w:rsidRPr="00150BA7">
        <w:rPr>
          <w:b w:val="0"/>
          <w:sz w:val="24"/>
          <w:szCs w:val="24"/>
        </w:rPr>
        <w:t>Xác định áp suất thử thủy lực sau khi chế tạo</w:t>
      </w:r>
      <w:bookmarkEnd w:id="385"/>
      <w:bookmarkEnd w:id="386"/>
    </w:p>
    <w:p w:rsidR="00B17328" w:rsidRPr="0099435E" w:rsidRDefault="00B17328" w:rsidP="00300C00">
      <w:pPr>
        <w:numPr>
          <w:ilvl w:val="0"/>
          <w:numId w:val="68"/>
        </w:numPr>
        <w:tabs>
          <w:tab w:val="left" w:pos="851"/>
        </w:tabs>
        <w:spacing w:before="120" w:line="276" w:lineRule="auto"/>
        <w:ind w:left="0" w:firstLine="0"/>
        <w:jc w:val="both"/>
      </w:pPr>
      <w:r w:rsidRPr="0099435E">
        <w:t>Căn cứ để xác định áp suất thử thủy lực là áp suất thiết kế nồi hơi và các bộ phận liên quan, ký hiệu là p cho tất cả các loại nồi hơi.</w:t>
      </w:r>
    </w:p>
    <w:p w:rsidR="00B17328" w:rsidRPr="008B1086" w:rsidRDefault="00B17328" w:rsidP="00300C00">
      <w:pPr>
        <w:numPr>
          <w:ilvl w:val="0"/>
          <w:numId w:val="68"/>
        </w:numPr>
        <w:tabs>
          <w:tab w:val="left" w:pos="851"/>
        </w:tabs>
        <w:spacing w:before="120" w:line="276" w:lineRule="auto"/>
        <w:ind w:left="0" w:firstLine="0"/>
        <w:jc w:val="both"/>
      </w:pPr>
      <w:r w:rsidRPr="008B1086">
        <w:t xml:space="preserve">Áp suất thử thủy lực đối với nồi hơi sau khi chế tạo xong trọn bộ </w:t>
      </w:r>
      <w:proofErr w:type="gramStart"/>
      <w:r w:rsidRPr="008B1086">
        <w:t>theo</w:t>
      </w:r>
      <w:proofErr w:type="gramEnd"/>
      <w:r w:rsidRPr="008B1086">
        <w:t xml:space="preserve"> quy định trong Bảng </w:t>
      </w:r>
      <w:r w:rsidR="00FB7C1C" w:rsidRPr="008B1086">
        <w:t>6</w:t>
      </w:r>
      <w:r w:rsidRPr="008B1086">
        <w:t>.</w:t>
      </w:r>
    </w:p>
    <w:p w:rsidR="00B17328" w:rsidRPr="008B1086" w:rsidRDefault="00B17328" w:rsidP="00300C00">
      <w:pPr>
        <w:spacing w:before="120" w:line="276" w:lineRule="auto"/>
        <w:jc w:val="center"/>
        <w:rPr>
          <w:b/>
        </w:rPr>
      </w:pPr>
      <w:r w:rsidRPr="008B1086">
        <w:rPr>
          <w:b/>
        </w:rPr>
        <w:t xml:space="preserve">Bảng </w:t>
      </w:r>
      <w:r w:rsidR="00FB7C1C" w:rsidRPr="008B1086">
        <w:rPr>
          <w:b/>
        </w:rPr>
        <w:t>6</w:t>
      </w:r>
      <w:r w:rsidRPr="008B1086">
        <w:rPr>
          <w:b/>
        </w:rPr>
        <w:t xml:space="preserve"> - Áp xuất thử thủy lực nồi hơi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B17328" w:rsidRPr="008B1086" w:rsidTr="00D37300">
        <w:trPr>
          <w:jc w:val="center"/>
        </w:trPr>
        <w:tc>
          <w:tcPr>
            <w:tcW w:w="4428" w:type="dxa"/>
          </w:tcPr>
          <w:p w:rsidR="00B17328" w:rsidRPr="008B1086" w:rsidRDefault="00B17328" w:rsidP="00300C00">
            <w:pPr>
              <w:spacing w:before="120" w:line="276" w:lineRule="auto"/>
              <w:jc w:val="both"/>
              <w:rPr>
                <w:b/>
              </w:rPr>
            </w:pPr>
            <w:r w:rsidRPr="008B1086">
              <w:rPr>
                <w:b/>
              </w:rPr>
              <w:t>Áp suất thiết kế, MPa</w:t>
            </w:r>
          </w:p>
        </w:tc>
        <w:tc>
          <w:tcPr>
            <w:tcW w:w="4428" w:type="dxa"/>
          </w:tcPr>
          <w:p w:rsidR="00B17328" w:rsidRPr="008B1086" w:rsidRDefault="00B17328" w:rsidP="00300C00">
            <w:pPr>
              <w:spacing w:before="120" w:line="276" w:lineRule="auto"/>
              <w:jc w:val="both"/>
              <w:rPr>
                <w:b/>
              </w:rPr>
            </w:pPr>
            <w:r w:rsidRPr="008B1086">
              <w:rPr>
                <w:b/>
              </w:rPr>
              <w:t>Áp suất thử thủy lực, MPa</w:t>
            </w:r>
          </w:p>
        </w:tc>
      </w:tr>
      <w:tr w:rsidR="00B17328" w:rsidRPr="008B1086" w:rsidTr="00D37300">
        <w:trPr>
          <w:jc w:val="center"/>
        </w:trPr>
        <w:tc>
          <w:tcPr>
            <w:tcW w:w="4428" w:type="dxa"/>
            <w:vAlign w:val="center"/>
          </w:tcPr>
          <w:p w:rsidR="00B17328" w:rsidRPr="008B1086" w:rsidRDefault="00B17328" w:rsidP="00300C00">
            <w:pPr>
              <w:spacing w:before="120" w:line="276" w:lineRule="auto"/>
              <w:jc w:val="both"/>
            </w:pPr>
            <w:r w:rsidRPr="008B1086">
              <w:t>p ≤ 0,5</w:t>
            </w:r>
          </w:p>
        </w:tc>
        <w:tc>
          <w:tcPr>
            <w:tcW w:w="4428" w:type="dxa"/>
            <w:vAlign w:val="center"/>
          </w:tcPr>
          <w:p w:rsidR="00B17328" w:rsidRPr="008B1086" w:rsidRDefault="00B17328" w:rsidP="00300C00">
            <w:pPr>
              <w:spacing w:before="120" w:line="276" w:lineRule="auto"/>
              <w:jc w:val="both"/>
            </w:pPr>
            <w:r w:rsidRPr="008B1086">
              <w:t>2p nhưng không nhỏ hơn 0,2 MPa</w:t>
            </w:r>
          </w:p>
        </w:tc>
      </w:tr>
      <w:tr w:rsidR="00B17328" w:rsidRPr="008B1086" w:rsidTr="00D37300">
        <w:trPr>
          <w:jc w:val="center"/>
        </w:trPr>
        <w:tc>
          <w:tcPr>
            <w:tcW w:w="4428" w:type="dxa"/>
            <w:vAlign w:val="center"/>
          </w:tcPr>
          <w:p w:rsidR="00B17328" w:rsidRPr="008B1086" w:rsidRDefault="00B17328" w:rsidP="00300C00">
            <w:pPr>
              <w:spacing w:before="120" w:line="276" w:lineRule="auto"/>
              <w:jc w:val="both"/>
            </w:pPr>
            <w:r w:rsidRPr="008B1086">
              <w:t>p &gt; 0,5</w:t>
            </w:r>
          </w:p>
        </w:tc>
        <w:tc>
          <w:tcPr>
            <w:tcW w:w="4428" w:type="dxa"/>
            <w:vAlign w:val="center"/>
          </w:tcPr>
          <w:p w:rsidR="00B17328" w:rsidRPr="008B1086" w:rsidRDefault="00B17328" w:rsidP="00300C00">
            <w:pPr>
              <w:spacing w:before="120" w:line="276" w:lineRule="auto"/>
              <w:jc w:val="both"/>
            </w:pPr>
            <w:r w:rsidRPr="008B1086">
              <w:t>1,5 p nhưng không nhỏ hơn 1 MPa</w:t>
            </w:r>
          </w:p>
        </w:tc>
      </w:tr>
    </w:tbl>
    <w:p w:rsidR="00B17328" w:rsidRPr="008B1086" w:rsidRDefault="00B17328" w:rsidP="00300C00">
      <w:pPr>
        <w:numPr>
          <w:ilvl w:val="0"/>
          <w:numId w:val="68"/>
        </w:numPr>
        <w:tabs>
          <w:tab w:val="left" w:pos="1134"/>
        </w:tabs>
        <w:spacing w:before="120" w:line="276" w:lineRule="auto"/>
        <w:ind w:left="0" w:firstLine="0"/>
        <w:jc w:val="both"/>
      </w:pPr>
      <w:r w:rsidRPr="008B1086">
        <w:t xml:space="preserve">Khi thử riêng bộ hâm nước và bộ quá nhiệt thì áp suất thử thủy lực quy định trong Bảng </w:t>
      </w:r>
      <w:r w:rsidR="00FB7C1C" w:rsidRPr="008B1086">
        <w:t>7</w:t>
      </w:r>
      <w:r w:rsidRPr="008B1086">
        <w:t>.</w:t>
      </w:r>
    </w:p>
    <w:p w:rsidR="00B17328" w:rsidRPr="0099435E" w:rsidRDefault="00B17328" w:rsidP="00300C00">
      <w:pPr>
        <w:spacing w:before="120" w:line="276" w:lineRule="auto"/>
        <w:jc w:val="center"/>
        <w:rPr>
          <w:b/>
        </w:rPr>
      </w:pPr>
      <w:r w:rsidRPr="008B1086">
        <w:rPr>
          <w:b/>
        </w:rPr>
        <w:t xml:space="preserve">Bảng </w:t>
      </w:r>
      <w:r w:rsidR="00FB7C1C" w:rsidRPr="008B1086">
        <w:rPr>
          <w:b/>
        </w:rPr>
        <w:t>7</w:t>
      </w:r>
      <w:r w:rsidRPr="0099435E">
        <w:rPr>
          <w:b/>
        </w:rPr>
        <w:t xml:space="preserve"> - Áp suất thử thủy lực bộ hâm nước và bộ quá nhiệt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2700"/>
        <w:gridCol w:w="2808"/>
      </w:tblGrid>
      <w:tr w:rsidR="00B17328" w:rsidRPr="0099435E" w:rsidTr="00D37300">
        <w:trPr>
          <w:jc w:val="center"/>
        </w:trPr>
        <w:tc>
          <w:tcPr>
            <w:tcW w:w="3348" w:type="dxa"/>
          </w:tcPr>
          <w:p w:rsidR="00B17328" w:rsidRPr="00B17328" w:rsidRDefault="00B17328" w:rsidP="00300C00">
            <w:pPr>
              <w:spacing w:before="120" w:line="276" w:lineRule="auto"/>
              <w:jc w:val="both"/>
              <w:rPr>
                <w:b/>
              </w:rPr>
            </w:pPr>
            <w:r w:rsidRPr="00B17328">
              <w:rPr>
                <w:b/>
              </w:rPr>
              <w:t>Tên bộ phận</w:t>
            </w:r>
          </w:p>
        </w:tc>
        <w:tc>
          <w:tcPr>
            <w:tcW w:w="2700" w:type="dxa"/>
          </w:tcPr>
          <w:p w:rsidR="00B17328" w:rsidRPr="00B17328" w:rsidRDefault="00B17328" w:rsidP="00300C00">
            <w:pPr>
              <w:spacing w:before="120" w:line="276" w:lineRule="auto"/>
              <w:jc w:val="both"/>
              <w:rPr>
                <w:b/>
              </w:rPr>
            </w:pPr>
            <w:r w:rsidRPr="00B17328">
              <w:rPr>
                <w:b/>
              </w:rPr>
              <w:t>Áp suất thiết kế, MPa</w:t>
            </w:r>
          </w:p>
        </w:tc>
        <w:tc>
          <w:tcPr>
            <w:tcW w:w="2808" w:type="dxa"/>
          </w:tcPr>
          <w:p w:rsidR="00B17328" w:rsidRPr="00B17328" w:rsidRDefault="00B17328" w:rsidP="00300C00">
            <w:pPr>
              <w:spacing w:before="120" w:line="276" w:lineRule="auto"/>
              <w:jc w:val="both"/>
              <w:rPr>
                <w:b/>
              </w:rPr>
            </w:pPr>
            <w:r w:rsidRPr="00B17328">
              <w:rPr>
                <w:b/>
              </w:rPr>
              <w:t>Áp suất thử thủy lực, MPa</w:t>
            </w:r>
          </w:p>
        </w:tc>
      </w:tr>
      <w:tr w:rsidR="00B17328" w:rsidRPr="0099435E" w:rsidTr="00D37300">
        <w:trPr>
          <w:jc w:val="center"/>
        </w:trPr>
        <w:tc>
          <w:tcPr>
            <w:tcW w:w="3348" w:type="dxa"/>
          </w:tcPr>
          <w:p w:rsidR="00B17328" w:rsidRPr="0099435E" w:rsidRDefault="00B17328" w:rsidP="00300C00">
            <w:pPr>
              <w:spacing w:before="120" w:line="276" w:lineRule="auto"/>
              <w:jc w:val="both"/>
            </w:pPr>
            <w:r w:rsidRPr="0099435E">
              <w:t>Bộ hâm nước ngắt được</w:t>
            </w:r>
          </w:p>
        </w:tc>
        <w:tc>
          <w:tcPr>
            <w:tcW w:w="2700" w:type="dxa"/>
            <w:vAlign w:val="center"/>
          </w:tcPr>
          <w:p w:rsidR="00B17328" w:rsidRPr="0099435E" w:rsidRDefault="00B17328" w:rsidP="00300C00">
            <w:pPr>
              <w:spacing w:before="120" w:line="276" w:lineRule="auto"/>
              <w:jc w:val="center"/>
            </w:pPr>
            <w:r w:rsidRPr="0099435E">
              <w:t>p</w:t>
            </w:r>
          </w:p>
        </w:tc>
        <w:tc>
          <w:tcPr>
            <w:tcW w:w="2808" w:type="dxa"/>
            <w:vAlign w:val="center"/>
          </w:tcPr>
          <w:p w:rsidR="00B17328" w:rsidRPr="0099435E" w:rsidRDefault="00B17328" w:rsidP="00300C00">
            <w:pPr>
              <w:spacing w:before="120" w:line="276" w:lineRule="auto"/>
              <w:jc w:val="center"/>
            </w:pPr>
            <w:r w:rsidRPr="0099435E">
              <w:t>1,5p</w:t>
            </w:r>
          </w:p>
        </w:tc>
      </w:tr>
      <w:tr w:rsidR="00B17328" w:rsidRPr="0099435E" w:rsidTr="00D37300">
        <w:trPr>
          <w:jc w:val="center"/>
        </w:trPr>
        <w:tc>
          <w:tcPr>
            <w:tcW w:w="3348" w:type="dxa"/>
          </w:tcPr>
          <w:p w:rsidR="00B17328" w:rsidRPr="0099435E" w:rsidRDefault="00B17328" w:rsidP="002C5B3D">
            <w:pPr>
              <w:spacing w:before="120"/>
              <w:jc w:val="both"/>
            </w:pPr>
            <w:r w:rsidRPr="0099435E">
              <w:lastRenderedPageBreak/>
              <w:t>Bộ hâm nước không ngắt được</w:t>
            </w:r>
          </w:p>
        </w:tc>
        <w:tc>
          <w:tcPr>
            <w:tcW w:w="2700" w:type="dxa"/>
            <w:vAlign w:val="center"/>
          </w:tcPr>
          <w:p w:rsidR="00B17328" w:rsidRPr="0099435E" w:rsidRDefault="00B17328" w:rsidP="00300C00">
            <w:pPr>
              <w:spacing w:before="120"/>
              <w:jc w:val="center"/>
            </w:pPr>
            <w:r w:rsidRPr="0099435E">
              <w:t>p</w:t>
            </w:r>
          </w:p>
        </w:tc>
        <w:tc>
          <w:tcPr>
            <w:tcW w:w="2808" w:type="dxa"/>
            <w:vAlign w:val="center"/>
          </w:tcPr>
          <w:p w:rsidR="00B17328" w:rsidRPr="0099435E" w:rsidRDefault="00B17328" w:rsidP="00300C00">
            <w:pPr>
              <w:spacing w:before="120"/>
              <w:jc w:val="center"/>
            </w:pPr>
            <w:r w:rsidRPr="0099435E">
              <w:t>2,0p</w:t>
            </w:r>
          </w:p>
        </w:tc>
      </w:tr>
      <w:tr w:rsidR="00B17328" w:rsidRPr="0099435E" w:rsidTr="00D37300">
        <w:trPr>
          <w:jc w:val="center"/>
        </w:trPr>
        <w:tc>
          <w:tcPr>
            <w:tcW w:w="3348" w:type="dxa"/>
          </w:tcPr>
          <w:p w:rsidR="00B17328" w:rsidRPr="0099435E" w:rsidRDefault="00B17328" w:rsidP="002C5B3D">
            <w:pPr>
              <w:spacing w:before="120"/>
              <w:jc w:val="both"/>
            </w:pPr>
            <w:r w:rsidRPr="0099435E">
              <w:t>Bộ quá nhiệt</w:t>
            </w:r>
          </w:p>
        </w:tc>
        <w:tc>
          <w:tcPr>
            <w:tcW w:w="2700" w:type="dxa"/>
            <w:vAlign w:val="center"/>
          </w:tcPr>
          <w:p w:rsidR="00B17328" w:rsidRPr="0099435E" w:rsidRDefault="00B17328" w:rsidP="00300C00">
            <w:pPr>
              <w:spacing w:before="120"/>
              <w:jc w:val="center"/>
            </w:pPr>
            <w:r w:rsidRPr="0099435E">
              <w:t>p</w:t>
            </w:r>
          </w:p>
        </w:tc>
        <w:tc>
          <w:tcPr>
            <w:tcW w:w="2808" w:type="dxa"/>
            <w:vAlign w:val="center"/>
          </w:tcPr>
          <w:p w:rsidR="00B17328" w:rsidRPr="0099435E" w:rsidRDefault="00B17328" w:rsidP="00300C00">
            <w:pPr>
              <w:spacing w:before="120"/>
              <w:jc w:val="center"/>
            </w:pPr>
            <w:r w:rsidRPr="0099435E">
              <w:t>1,5p</w:t>
            </w:r>
          </w:p>
        </w:tc>
      </w:tr>
    </w:tbl>
    <w:p w:rsidR="00B17328" w:rsidRPr="00150BA7" w:rsidRDefault="00B17328" w:rsidP="00300C00">
      <w:pPr>
        <w:pStyle w:val="Heading3"/>
        <w:numPr>
          <w:ilvl w:val="1"/>
          <w:numId w:val="64"/>
        </w:numPr>
        <w:spacing w:before="120" w:line="276" w:lineRule="auto"/>
        <w:ind w:left="0" w:firstLine="0"/>
        <w:rPr>
          <w:b w:val="0"/>
          <w:sz w:val="24"/>
          <w:szCs w:val="24"/>
        </w:rPr>
      </w:pPr>
      <w:bookmarkStart w:id="387" w:name="_Toc514142282"/>
      <w:bookmarkStart w:id="388" w:name="_Toc527124394"/>
      <w:r w:rsidRPr="00150BA7">
        <w:rPr>
          <w:b w:val="0"/>
          <w:sz w:val="24"/>
          <w:szCs w:val="24"/>
        </w:rPr>
        <w:t>Trình tự thử thủy lực sau chế tạo</w:t>
      </w:r>
      <w:bookmarkEnd w:id="387"/>
      <w:bookmarkEnd w:id="388"/>
    </w:p>
    <w:p w:rsidR="00B17328" w:rsidRPr="0099435E" w:rsidRDefault="00B17328" w:rsidP="00300C00">
      <w:pPr>
        <w:numPr>
          <w:ilvl w:val="0"/>
          <w:numId w:val="69"/>
        </w:numPr>
        <w:tabs>
          <w:tab w:val="left" w:pos="851"/>
        </w:tabs>
        <w:spacing w:before="120" w:line="276" w:lineRule="auto"/>
        <w:ind w:left="0" w:firstLine="0"/>
        <w:jc w:val="both"/>
      </w:pPr>
      <w:r w:rsidRPr="0099435E">
        <w:t xml:space="preserve">Thử bằng nước đã được lắng trong có nhiệt độ dưới 50 </w:t>
      </w:r>
      <w:r w:rsidRPr="0099435E">
        <w:rPr>
          <w:vertAlign w:val="superscript"/>
        </w:rPr>
        <w:t>o</w:t>
      </w:r>
      <w:r w:rsidRPr="0099435E">
        <w:t xml:space="preserve">C và không thấp hơn nhiệt độ môi trường </w:t>
      </w:r>
      <w:proofErr w:type="gramStart"/>
      <w:r w:rsidRPr="0099435E">
        <w:t>chung</w:t>
      </w:r>
      <w:proofErr w:type="gramEnd"/>
      <w:r w:rsidRPr="0099435E">
        <w:t xml:space="preserve"> quanh quá 5 </w:t>
      </w:r>
      <w:r w:rsidRPr="0099435E">
        <w:rPr>
          <w:vertAlign w:val="superscript"/>
        </w:rPr>
        <w:t>o</w:t>
      </w:r>
      <w:r w:rsidRPr="0099435E">
        <w:t>C.</w:t>
      </w:r>
    </w:p>
    <w:p w:rsidR="00B17328" w:rsidRPr="0099435E" w:rsidRDefault="00B17328" w:rsidP="00300C00">
      <w:pPr>
        <w:numPr>
          <w:ilvl w:val="0"/>
          <w:numId w:val="69"/>
        </w:numPr>
        <w:tabs>
          <w:tab w:val="left" w:pos="851"/>
        </w:tabs>
        <w:spacing w:before="120" w:line="276" w:lineRule="auto"/>
        <w:ind w:left="0" w:firstLine="0"/>
        <w:jc w:val="both"/>
      </w:pPr>
      <w:r w:rsidRPr="0099435E">
        <w:t>Thời gian duy trì áp suất thử thủy lực là 30 min.</w:t>
      </w:r>
    </w:p>
    <w:p w:rsidR="00B17328" w:rsidRPr="0099435E" w:rsidRDefault="00B17328" w:rsidP="00300C00">
      <w:pPr>
        <w:numPr>
          <w:ilvl w:val="0"/>
          <w:numId w:val="69"/>
        </w:numPr>
        <w:tabs>
          <w:tab w:val="left" w:pos="851"/>
        </w:tabs>
        <w:spacing w:before="120" w:line="276" w:lineRule="auto"/>
        <w:ind w:left="0" w:firstLine="0"/>
        <w:jc w:val="both"/>
      </w:pPr>
      <w:r w:rsidRPr="0099435E">
        <w:t>Việc tăng hoặc giảm áp suất phải làm từ từ để các bộ phận co giãn đều, đặc biệt khi nâng từ áp suất thiết kế đến áp suất thử.</w:t>
      </w:r>
    </w:p>
    <w:p w:rsidR="00B17328" w:rsidRPr="0099435E" w:rsidRDefault="00B17328" w:rsidP="00300C00">
      <w:pPr>
        <w:numPr>
          <w:ilvl w:val="0"/>
          <w:numId w:val="69"/>
        </w:numPr>
        <w:tabs>
          <w:tab w:val="left" w:pos="851"/>
        </w:tabs>
        <w:spacing w:before="120" w:line="276" w:lineRule="auto"/>
        <w:ind w:left="0" w:firstLine="0"/>
        <w:jc w:val="both"/>
      </w:pPr>
      <w:r w:rsidRPr="0099435E">
        <w:t>Mọi việc kiểm tra, gõ búa lên thành các bộ phận hoặc mối nối chỉ</w:t>
      </w:r>
      <w:r>
        <w:t xml:space="preserve"> </w:t>
      </w:r>
      <w:r w:rsidRPr="001F38DE">
        <w:t>được</w:t>
      </w:r>
      <w:r w:rsidRPr="0099435E">
        <w:t xml:space="preserve"> thực hiện khi đã hạ áp suất thử xuống bằng áp suất thiết kế.</w:t>
      </w:r>
    </w:p>
    <w:p w:rsidR="00B17328" w:rsidRPr="0099435E" w:rsidRDefault="00B17328" w:rsidP="00300C00">
      <w:pPr>
        <w:numPr>
          <w:ilvl w:val="0"/>
          <w:numId w:val="69"/>
        </w:numPr>
        <w:tabs>
          <w:tab w:val="left" w:pos="851"/>
        </w:tabs>
        <w:spacing w:before="120" w:line="276" w:lineRule="auto"/>
        <w:ind w:left="0" w:firstLine="0"/>
        <w:jc w:val="both"/>
      </w:pPr>
      <w:r w:rsidRPr="0099435E">
        <w:t>Cấm dùng môi chất khí để thử thủy lực các nồi hơi.</w:t>
      </w:r>
    </w:p>
    <w:p w:rsidR="00B17328" w:rsidRPr="00150BA7" w:rsidRDefault="00B17328" w:rsidP="00300C00">
      <w:pPr>
        <w:pStyle w:val="Heading3"/>
        <w:numPr>
          <w:ilvl w:val="1"/>
          <w:numId w:val="64"/>
        </w:numPr>
        <w:spacing w:before="120" w:line="276" w:lineRule="auto"/>
        <w:ind w:left="0" w:firstLine="0"/>
        <w:rPr>
          <w:b w:val="0"/>
          <w:sz w:val="24"/>
          <w:szCs w:val="24"/>
        </w:rPr>
      </w:pPr>
      <w:bookmarkStart w:id="389" w:name="_Toc514142283"/>
      <w:bookmarkStart w:id="390" w:name="_Toc527124395"/>
      <w:r w:rsidRPr="00150BA7">
        <w:rPr>
          <w:b w:val="0"/>
          <w:sz w:val="24"/>
          <w:szCs w:val="24"/>
        </w:rPr>
        <w:t>Xác định kết quả thử thủy lực sau chế tạo</w:t>
      </w:r>
      <w:bookmarkEnd w:id="389"/>
      <w:bookmarkEnd w:id="390"/>
    </w:p>
    <w:p w:rsidR="00B17328" w:rsidRPr="0099435E" w:rsidRDefault="00B17328" w:rsidP="00300C00">
      <w:pPr>
        <w:numPr>
          <w:ilvl w:val="0"/>
          <w:numId w:val="70"/>
        </w:numPr>
        <w:tabs>
          <w:tab w:val="left" w:pos="1134"/>
        </w:tabs>
        <w:spacing w:before="120" w:line="276" w:lineRule="auto"/>
        <w:ind w:left="0" w:firstLine="0"/>
        <w:jc w:val="both"/>
      </w:pPr>
      <w:r w:rsidRPr="0099435E">
        <w:t>Thử thủy lực được coi là đạt chất lượng khi:</w:t>
      </w:r>
    </w:p>
    <w:p w:rsidR="00B17328" w:rsidRPr="0099435E" w:rsidRDefault="00B17328" w:rsidP="00300C00">
      <w:pPr>
        <w:numPr>
          <w:ilvl w:val="1"/>
          <w:numId w:val="70"/>
        </w:numPr>
        <w:tabs>
          <w:tab w:val="left" w:pos="1134"/>
        </w:tabs>
        <w:spacing w:before="120" w:line="276" w:lineRule="auto"/>
        <w:ind w:left="0" w:firstLine="0"/>
        <w:jc w:val="both"/>
      </w:pPr>
      <w:r w:rsidRPr="0099435E">
        <w:t>Không có hiện tượng nứt, rạn;</w:t>
      </w:r>
    </w:p>
    <w:p w:rsidR="00B17328" w:rsidRPr="0099435E" w:rsidRDefault="00B17328" w:rsidP="00300C00">
      <w:pPr>
        <w:numPr>
          <w:ilvl w:val="1"/>
          <w:numId w:val="70"/>
        </w:numPr>
        <w:tabs>
          <w:tab w:val="left" w:pos="1134"/>
        </w:tabs>
        <w:spacing w:before="120" w:line="276" w:lineRule="auto"/>
        <w:ind w:left="0" w:firstLine="0"/>
        <w:jc w:val="both"/>
      </w:pPr>
      <w:r w:rsidRPr="0099435E">
        <w:t>Không có các bụi nước, hạt nước chảy qua các mối núc, mối nối ren, bích, van;</w:t>
      </w:r>
    </w:p>
    <w:p w:rsidR="00B17328" w:rsidRPr="0099435E" w:rsidRDefault="00B17328" w:rsidP="00300C00">
      <w:pPr>
        <w:numPr>
          <w:ilvl w:val="1"/>
          <w:numId w:val="70"/>
        </w:numPr>
        <w:tabs>
          <w:tab w:val="left" w:pos="1134"/>
        </w:tabs>
        <w:spacing w:before="120" w:line="276" w:lineRule="auto"/>
        <w:ind w:left="0" w:firstLine="0"/>
        <w:jc w:val="both"/>
      </w:pPr>
      <w:r w:rsidRPr="0099435E">
        <w:t>Không có hiện tượng rịn mồ hôi, đọng sương trên các mối hàn;</w:t>
      </w:r>
    </w:p>
    <w:p w:rsidR="00B17328" w:rsidRPr="0099435E" w:rsidRDefault="00B17328" w:rsidP="00300C00">
      <w:pPr>
        <w:numPr>
          <w:ilvl w:val="1"/>
          <w:numId w:val="70"/>
        </w:numPr>
        <w:tabs>
          <w:tab w:val="left" w:pos="1134"/>
        </w:tabs>
        <w:spacing w:before="120" w:line="276" w:lineRule="auto"/>
        <w:ind w:left="0" w:firstLine="0"/>
        <w:jc w:val="both"/>
      </w:pPr>
      <w:r w:rsidRPr="0099435E">
        <w:t>Không có hiện tượng biến dạng;</w:t>
      </w:r>
    </w:p>
    <w:p w:rsidR="00B17328" w:rsidRPr="0099435E" w:rsidRDefault="00B17328" w:rsidP="00300C00">
      <w:pPr>
        <w:spacing w:before="120" w:line="276" w:lineRule="auto"/>
        <w:ind w:firstLine="567"/>
        <w:jc w:val="both"/>
      </w:pPr>
      <w:r w:rsidRPr="0099435E">
        <w:t>Nếu có hiện tượng rịn nước qua các van, bích nối, ren nối với phụ kiện mà áp suất thử không bị giảm quá 3% trong thời gian duy trì áp suất thử (30 phút) thì cũng coi như đạt yêu cầu.</w:t>
      </w:r>
    </w:p>
    <w:p w:rsidR="003D0B9F" w:rsidRPr="002C3546" w:rsidRDefault="002C3546" w:rsidP="00300C00">
      <w:pPr>
        <w:pStyle w:val="Heading3"/>
        <w:numPr>
          <w:ilvl w:val="0"/>
          <w:numId w:val="64"/>
        </w:numPr>
        <w:spacing w:before="120" w:line="276" w:lineRule="auto"/>
        <w:ind w:left="357" w:hanging="357"/>
        <w:rPr>
          <w:sz w:val="24"/>
          <w:szCs w:val="24"/>
        </w:rPr>
      </w:pPr>
      <w:bookmarkStart w:id="391" w:name="_Toc527124396"/>
      <w:r w:rsidRPr="002C3546">
        <w:rPr>
          <w:sz w:val="24"/>
          <w:szCs w:val="24"/>
          <w:lang w:val="en-US"/>
        </w:rPr>
        <w:t>Y</w:t>
      </w:r>
      <w:r w:rsidR="003D0B9F" w:rsidRPr="002C3546">
        <w:rPr>
          <w:sz w:val="24"/>
          <w:szCs w:val="24"/>
        </w:rPr>
        <w:t>êu cầu về lắp đặt</w:t>
      </w:r>
      <w:bookmarkEnd w:id="391"/>
    </w:p>
    <w:p w:rsidR="003D0B9F" w:rsidRPr="00150BA7" w:rsidRDefault="003D0B9F" w:rsidP="00300C00">
      <w:pPr>
        <w:pStyle w:val="Heading3"/>
        <w:numPr>
          <w:ilvl w:val="1"/>
          <w:numId w:val="64"/>
        </w:numPr>
        <w:spacing w:before="120" w:line="276" w:lineRule="auto"/>
        <w:ind w:left="0" w:firstLine="0"/>
        <w:rPr>
          <w:b w:val="0"/>
          <w:sz w:val="24"/>
          <w:szCs w:val="24"/>
        </w:rPr>
      </w:pPr>
      <w:bookmarkStart w:id="392" w:name="_Toc514142285"/>
      <w:bookmarkStart w:id="393" w:name="_Toc527124397"/>
      <w:r w:rsidRPr="00150BA7">
        <w:rPr>
          <w:b w:val="0"/>
          <w:sz w:val="24"/>
          <w:szCs w:val="24"/>
        </w:rPr>
        <w:t>Yêu cầu về chiếu sáng</w:t>
      </w:r>
      <w:bookmarkEnd w:id="392"/>
      <w:bookmarkEnd w:id="393"/>
    </w:p>
    <w:p w:rsidR="003D0B9F" w:rsidRPr="0099435E" w:rsidRDefault="00AB33E2" w:rsidP="00300C00">
      <w:pPr>
        <w:numPr>
          <w:ilvl w:val="0"/>
          <w:numId w:val="71"/>
        </w:numPr>
        <w:tabs>
          <w:tab w:val="left" w:pos="1134"/>
        </w:tabs>
        <w:spacing w:before="120" w:line="276" w:lineRule="auto"/>
        <w:ind w:left="0" w:firstLine="0"/>
        <w:jc w:val="both"/>
      </w:pPr>
      <w:r>
        <w:t>Khu vực</w:t>
      </w:r>
      <w:r w:rsidR="003D0B9F" w:rsidRPr="0099435E">
        <w:t xml:space="preserve"> đặt nồi hơi phải đủ ánh sáng về ban ngày cũng như ban đêm</w:t>
      </w:r>
      <w:r>
        <w:t xml:space="preserve">. </w:t>
      </w:r>
      <w:r w:rsidR="003D0B9F" w:rsidRPr="0099435E">
        <w:t>Những chỗ do điều kiện kỹ thuật không thể thực hiện chiếu sáng tự nhiên thì thực hiện chiếu sáng nhân tạo.</w:t>
      </w:r>
      <w:r>
        <w:t xml:space="preserve"> </w:t>
      </w:r>
      <w:r w:rsidR="003D0B9F" w:rsidRPr="0099435E">
        <w:t xml:space="preserve">Tiêu chuẩn về chiếu sáng không được thấp hơn tiêu chuẩn hiện hành về chiếu sáng nơi làm việc </w:t>
      </w:r>
      <w:r>
        <w:t>trên các công trình biển</w:t>
      </w:r>
      <w:r w:rsidR="003D0B9F" w:rsidRPr="0099435E">
        <w:t>.</w:t>
      </w:r>
    </w:p>
    <w:p w:rsidR="003D0B9F" w:rsidRPr="0099435E" w:rsidRDefault="003D0B9F" w:rsidP="00300C00">
      <w:pPr>
        <w:numPr>
          <w:ilvl w:val="0"/>
          <w:numId w:val="71"/>
        </w:numPr>
        <w:tabs>
          <w:tab w:val="left" w:pos="1134"/>
        </w:tabs>
        <w:spacing w:before="120" w:line="276" w:lineRule="auto"/>
        <w:ind w:left="0" w:firstLine="0"/>
        <w:jc w:val="both"/>
      </w:pPr>
      <w:r w:rsidRPr="0099435E">
        <w:t>Phải bố trí hệ thống chiếu sáng dự phòng cho những vị trí sau</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Tủ hoặc trung tâm điều khiển</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Mặt trước và lối đi giữa các nồi hơi, phía sau và phía trên nồi hơi</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Đặt thiết bị đo lường, đo mức nước</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Buồng thải tro xỉ</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 xml:space="preserve">Buồng đặt quạt gió, quạt </w:t>
      </w:r>
      <w:r w:rsidR="00B36B05">
        <w:t xml:space="preserve">hút </w:t>
      </w:r>
      <w:r w:rsidRPr="0099435E">
        <w:t>khói</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 xml:space="preserve">Buồng đặt các </w:t>
      </w:r>
      <w:r w:rsidR="00B36B05">
        <w:t>két</w:t>
      </w:r>
      <w:r w:rsidRPr="0099435E">
        <w:t xml:space="preserve"> chứa nhiên liệu lỏng và thiết bị khử khí</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Đặt thiết bị xử lý nước, cấp nước</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t>Các sàn và cầu thang</w:t>
      </w:r>
      <w:r w:rsidR="00AB33E2">
        <w:t>;</w:t>
      </w:r>
    </w:p>
    <w:p w:rsidR="003D0B9F" w:rsidRPr="0099435E" w:rsidRDefault="003D0B9F" w:rsidP="00300C00">
      <w:pPr>
        <w:numPr>
          <w:ilvl w:val="1"/>
          <w:numId w:val="149"/>
        </w:numPr>
        <w:tabs>
          <w:tab w:val="left" w:pos="1134"/>
        </w:tabs>
        <w:spacing w:before="120" w:line="276" w:lineRule="auto"/>
        <w:ind w:left="0" w:firstLine="0"/>
        <w:jc w:val="both"/>
      </w:pPr>
      <w:r w:rsidRPr="0099435E">
        <w:lastRenderedPageBreak/>
        <w:t>Buồng đặt bơm</w:t>
      </w:r>
      <w:r w:rsidR="00AB33E2">
        <w:t>.</w:t>
      </w:r>
    </w:p>
    <w:p w:rsidR="003D0B9F" w:rsidRPr="00FB7C1C" w:rsidRDefault="003D0B9F" w:rsidP="00300C00">
      <w:pPr>
        <w:numPr>
          <w:ilvl w:val="0"/>
          <w:numId w:val="71"/>
        </w:numPr>
        <w:tabs>
          <w:tab w:val="left" w:pos="1134"/>
        </w:tabs>
        <w:spacing w:before="120" w:line="276" w:lineRule="auto"/>
        <w:ind w:left="0" w:firstLine="0"/>
        <w:jc w:val="both"/>
      </w:pPr>
      <w:r w:rsidRPr="00FB7C1C">
        <w:t xml:space="preserve">Thiết bị chiếu sáng chính và dự phòng, thiết bị điện phải đảm bảo </w:t>
      </w:r>
      <w:proofErr w:type="gramStart"/>
      <w:r w:rsidRPr="00FB7C1C">
        <w:t>an</w:t>
      </w:r>
      <w:proofErr w:type="gramEnd"/>
      <w:r w:rsidRPr="00FB7C1C">
        <w:t xml:space="preserve"> toàn theo các tiêu chuẩn kỹ thuật an toàn về điện.</w:t>
      </w:r>
    </w:p>
    <w:p w:rsidR="003D0B9F" w:rsidRPr="00150BA7" w:rsidRDefault="003D0B9F" w:rsidP="00300C00">
      <w:pPr>
        <w:pStyle w:val="Heading3"/>
        <w:numPr>
          <w:ilvl w:val="1"/>
          <w:numId w:val="64"/>
        </w:numPr>
        <w:spacing w:before="120" w:line="276" w:lineRule="auto"/>
        <w:ind w:left="0" w:firstLine="0"/>
        <w:rPr>
          <w:b w:val="0"/>
          <w:sz w:val="24"/>
          <w:szCs w:val="24"/>
        </w:rPr>
      </w:pPr>
      <w:bookmarkStart w:id="394" w:name="_Toc514142286"/>
      <w:bookmarkStart w:id="395" w:name="_Toc527124398"/>
      <w:r w:rsidRPr="00150BA7">
        <w:rPr>
          <w:b w:val="0"/>
          <w:sz w:val="24"/>
          <w:szCs w:val="24"/>
        </w:rPr>
        <w:t>Vị trí nồi hơi</w:t>
      </w:r>
      <w:bookmarkEnd w:id="394"/>
      <w:bookmarkEnd w:id="395"/>
    </w:p>
    <w:p w:rsidR="003D0B9F" w:rsidRPr="00FB7C1C" w:rsidRDefault="00AB33E2" w:rsidP="00300C00">
      <w:pPr>
        <w:numPr>
          <w:ilvl w:val="0"/>
          <w:numId w:val="72"/>
        </w:numPr>
        <w:tabs>
          <w:tab w:val="left" w:pos="1134"/>
        </w:tabs>
        <w:spacing w:before="120" w:line="276" w:lineRule="auto"/>
        <w:ind w:left="0" w:firstLine="0"/>
        <w:jc w:val="both"/>
      </w:pPr>
      <w:r w:rsidRPr="00FB7C1C">
        <w:t>Khoảng cách từ mặt trước nồi hơi đến phần nhô ra của buồng đốt nồi hơi đặt đối diện không được nhỏ hơn trị số sau đây:</w:t>
      </w:r>
    </w:p>
    <w:p w:rsidR="003D0B9F" w:rsidRPr="00FB7C1C" w:rsidRDefault="003D0B9F" w:rsidP="00300C00">
      <w:pPr>
        <w:numPr>
          <w:ilvl w:val="1"/>
          <w:numId w:val="150"/>
        </w:numPr>
        <w:tabs>
          <w:tab w:val="left" w:pos="1134"/>
        </w:tabs>
        <w:spacing w:before="120" w:line="276" w:lineRule="auto"/>
        <w:ind w:left="0" w:firstLine="0"/>
        <w:jc w:val="both"/>
      </w:pPr>
      <w:r w:rsidRPr="00FB7C1C">
        <w:t>1 m đối với các nồi hơi dùng nhiên liệu lỏng và khí;</w:t>
      </w:r>
    </w:p>
    <w:p w:rsidR="003D0B9F" w:rsidRPr="00FB7C1C" w:rsidRDefault="003D0B9F" w:rsidP="00300C00">
      <w:pPr>
        <w:numPr>
          <w:ilvl w:val="1"/>
          <w:numId w:val="150"/>
        </w:numPr>
        <w:tabs>
          <w:tab w:val="left" w:pos="1134"/>
        </w:tabs>
        <w:spacing w:before="120" w:line="276" w:lineRule="auto"/>
        <w:ind w:left="0" w:firstLine="0"/>
        <w:jc w:val="both"/>
      </w:pPr>
      <w:r w:rsidRPr="00FB7C1C">
        <w:t xml:space="preserve">Đối với các nồi hơi có công suất hơi không lớn hơn 2 </w:t>
      </w:r>
      <w:r w:rsidR="00B36B05">
        <w:t>tấn/giờ</w:t>
      </w:r>
      <w:r w:rsidRPr="00FB7C1C">
        <w:t>, khoảng cách này có thể cho phép dưới 2 m trong các trường hợp cụ thể sau:</w:t>
      </w:r>
    </w:p>
    <w:p w:rsidR="003D0B9F" w:rsidRPr="00FB7C1C" w:rsidRDefault="003D0B9F" w:rsidP="00300C00">
      <w:pPr>
        <w:numPr>
          <w:ilvl w:val="0"/>
          <w:numId w:val="74"/>
        </w:numPr>
        <w:spacing w:before="120" w:line="276" w:lineRule="auto"/>
        <w:jc w:val="both"/>
      </w:pPr>
      <w:r w:rsidRPr="00FB7C1C">
        <w:t xml:space="preserve">Đối với nồi hơi </w:t>
      </w:r>
      <w:r w:rsidR="00B36B05">
        <w:t xml:space="preserve">dùng </w:t>
      </w:r>
      <w:r w:rsidRPr="00FB7C1C">
        <w:t xml:space="preserve">nhiên liệu rắn </w:t>
      </w:r>
      <w:r w:rsidR="00B36B05">
        <w:t xml:space="preserve">đốt </w:t>
      </w:r>
      <w:r w:rsidRPr="00FB7C1C">
        <w:t xml:space="preserve">bằng phương pháp thủ công có </w:t>
      </w:r>
      <w:r w:rsidR="00B36B05">
        <w:t>khoảng cách</w:t>
      </w:r>
      <w:r w:rsidRPr="00FB7C1C">
        <w:t xml:space="preserve"> thao tác không quá 1 m;</w:t>
      </w:r>
    </w:p>
    <w:p w:rsidR="003D0B9F" w:rsidRPr="00FB7C1C" w:rsidRDefault="003D0B9F" w:rsidP="00300C00">
      <w:pPr>
        <w:numPr>
          <w:ilvl w:val="0"/>
          <w:numId w:val="74"/>
        </w:numPr>
        <w:spacing w:before="120" w:line="276" w:lineRule="auto"/>
        <w:jc w:val="both"/>
      </w:pPr>
      <w:r w:rsidRPr="00FB7C1C">
        <w:t>Đối với nồi hơi không cần phải thao tác buồng đốt từ mặt trước.</w:t>
      </w:r>
    </w:p>
    <w:p w:rsidR="003D0B9F" w:rsidRPr="00FB7C1C" w:rsidRDefault="003D0B9F" w:rsidP="00300C00">
      <w:pPr>
        <w:numPr>
          <w:ilvl w:val="1"/>
          <w:numId w:val="150"/>
        </w:numPr>
        <w:tabs>
          <w:tab w:val="left" w:pos="1134"/>
        </w:tabs>
        <w:spacing w:before="120" w:line="276" w:lineRule="auto"/>
        <w:ind w:left="0" w:firstLine="0"/>
        <w:jc w:val="both"/>
      </w:pPr>
      <w:r w:rsidRPr="00FB7C1C">
        <w:t>Các trường hợp khác khoảng cách này không được nhỏ hơn 3 m.</w:t>
      </w:r>
    </w:p>
    <w:p w:rsidR="003D0B9F" w:rsidRPr="00FB7C1C" w:rsidRDefault="003D0B9F" w:rsidP="00300C00">
      <w:pPr>
        <w:numPr>
          <w:ilvl w:val="0"/>
          <w:numId w:val="72"/>
        </w:numPr>
        <w:tabs>
          <w:tab w:val="left" w:pos="1134"/>
        </w:tabs>
        <w:spacing w:before="120" w:line="276" w:lineRule="auto"/>
        <w:ind w:left="0" w:firstLine="0"/>
        <w:jc w:val="both"/>
      </w:pPr>
      <w:r w:rsidRPr="00FB7C1C">
        <w:t>Ở mặt trước của nồi hơi được phép lắp đặt các thiết bị phụ trợ và bảng điều khiển với điều kiện chiều rộng lối đi lại giữa chúng không nhỏ hơn 1,5 m và không cản trở cho việc thao tác, vận hành nồi hơi.</w:t>
      </w:r>
    </w:p>
    <w:p w:rsidR="003D0B9F" w:rsidRPr="00FB7C1C" w:rsidRDefault="003D0B9F" w:rsidP="00300C00">
      <w:pPr>
        <w:numPr>
          <w:ilvl w:val="0"/>
          <w:numId w:val="72"/>
        </w:numPr>
        <w:tabs>
          <w:tab w:val="left" w:pos="1134"/>
        </w:tabs>
        <w:spacing w:before="120" w:line="276" w:lineRule="auto"/>
        <w:ind w:left="0" w:firstLine="0"/>
        <w:jc w:val="both"/>
      </w:pPr>
      <w:r w:rsidRPr="00FB7C1C">
        <w:t>Đối với các nồi hơi cần thao tác ở hai bên sườn (thổi bụi, vệ sinh mương khói, bao hơi, ống góp…) thì khoảng cách này phải đủ rộng, không gây trở ngại cho việc thao tác và không cho phép nhỏ hơn:</w:t>
      </w:r>
    </w:p>
    <w:p w:rsidR="003D0B9F" w:rsidRPr="00FB7C1C" w:rsidRDefault="003D0B9F" w:rsidP="00300C00">
      <w:pPr>
        <w:numPr>
          <w:ilvl w:val="1"/>
          <w:numId w:val="151"/>
        </w:numPr>
        <w:tabs>
          <w:tab w:val="left" w:pos="1134"/>
        </w:tabs>
        <w:spacing w:before="120" w:line="276" w:lineRule="auto"/>
        <w:ind w:left="0" w:firstLine="0"/>
        <w:jc w:val="both"/>
      </w:pPr>
      <w:r w:rsidRPr="00FB7C1C">
        <w:t>1,5 m đối với nồi hơi có công suất hơi đến 4 tấn/</w:t>
      </w:r>
      <w:r w:rsidR="00B36B05">
        <w:t>giờ</w:t>
      </w:r>
      <w:r w:rsidRPr="00FB7C1C">
        <w:t>;</w:t>
      </w:r>
    </w:p>
    <w:p w:rsidR="003D0B9F" w:rsidRPr="00FB7C1C" w:rsidRDefault="003D0B9F" w:rsidP="00300C00">
      <w:pPr>
        <w:numPr>
          <w:ilvl w:val="1"/>
          <w:numId w:val="151"/>
        </w:numPr>
        <w:tabs>
          <w:tab w:val="left" w:pos="1134"/>
        </w:tabs>
        <w:spacing w:before="120" w:line="276" w:lineRule="auto"/>
        <w:ind w:left="0" w:firstLine="0"/>
        <w:jc w:val="both"/>
      </w:pPr>
      <w:r w:rsidRPr="00FB7C1C">
        <w:t>2,0 m đối với nồi hơi có công suất hơi trên 4 tấn/</w:t>
      </w:r>
      <w:r w:rsidR="00B36B05">
        <w:t>giờ</w:t>
      </w:r>
      <w:r w:rsidRPr="00FB7C1C">
        <w:t>.</w:t>
      </w:r>
    </w:p>
    <w:p w:rsidR="003D0B9F" w:rsidRPr="00FB7C1C" w:rsidRDefault="003D0B9F" w:rsidP="00300C00">
      <w:pPr>
        <w:numPr>
          <w:ilvl w:val="0"/>
          <w:numId w:val="72"/>
        </w:numPr>
        <w:tabs>
          <w:tab w:val="left" w:pos="1134"/>
        </w:tabs>
        <w:spacing w:before="120" w:line="276" w:lineRule="auto"/>
        <w:ind w:left="0" w:firstLine="0"/>
        <w:jc w:val="both"/>
      </w:pPr>
      <w:r w:rsidRPr="00FB7C1C">
        <w:t>Đối với các nồi hơi không cần phải thao tác ở hai bên sườn thì chiều rộng các lối qua lại giữa các nồi hơi với nhau hay giữa nồi hơi với tường của nhà đặt nồi hơi phải không nhỏ hơn 1m.</w:t>
      </w:r>
    </w:p>
    <w:p w:rsidR="003D0B9F" w:rsidRPr="00FB7C1C" w:rsidRDefault="003D0B9F" w:rsidP="00300C00">
      <w:pPr>
        <w:spacing w:before="120" w:line="276" w:lineRule="auto"/>
        <w:ind w:firstLine="567"/>
        <w:jc w:val="both"/>
      </w:pPr>
      <w:r w:rsidRPr="00FB7C1C">
        <w:t>Chiều rộng lối qua lại giữa các phần nhô ra riêng biệt của bộ phận được bảo ôn, hoặc giữa các phần nhô này với phần nhô của nhà đặt nồi hơi (giá đỡ, cột chống, thang, sàn…) phải không nhỏ hơn 0,7 m.</w:t>
      </w:r>
    </w:p>
    <w:p w:rsidR="003D0B9F" w:rsidRPr="00FB7C1C" w:rsidRDefault="003D0B9F" w:rsidP="00300C00">
      <w:pPr>
        <w:spacing w:before="120" w:line="276" w:lineRule="auto"/>
        <w:ind w:firstLine="567"/>
        <w:jc w:val="both"/>
      </w:pPr>
      <w:proofErr w:type="gramStart"/>
      <w:r w:rsidRPr="00FB7C1C">
        <w:t>Trường hợp không bố trí lối đi lại đến bao hơi, bộ hâm nước, thì chiều cao từ chúng tới bộ phận thấp nhất của mái phía trên không được nhỏ hơn 0,7 m.</w:t>
      </w:r>
      <w:proofErr w:type="gramEnd"/>
    </w:p>
    <w:p w:rsidR="003D0B9F" w:rsidRPr="00150BA7" w:rsidRDefault="003D0B9F" w:rsidP="00300C00">
      <w:pPr>
        <w:pStyle w:val="Heading3"/>
        <w:numPr>
          <w:ilvl w:val="1"/>
          <w:numId w:val="64"/>
        </w:numPr>
        <w:spacing w:before="240" w:line="276" w:lineRule="auto"/>
        <w:ind w:left="0" w:firstLine="0"/>
        <w:rPr>
          <w:b w:val="0"/>
          <w:sz w:val="24"/>
          <w:szCs w:val="24"/>
        </w:rPr>
      </w:pPr>
      <w:bookmarkStart w:id="396" w:name="_Toc514142287"/>
      <w:bookmarkStart w:id="397" w:name="_Toc527124399"/>
      <w:r w:rsidRPr="00150BA7">
        <w:rPr>
          <w:b w:val="0"/>
          <w:sz w:val="24"/>
          <w:szCs w:val="24"/>
        </w:rPr>
        <w:t>Yêu cầu về sàn thao tác và cầu thang</w:t>
      </w:r>
      <w:bookmarkEnd w:id="396"/>
      <w:bookmarkEnd w:id="397"/>
    </w:p>
    <w:p w:rsidR="003D0B9F" w:rsidRPr="00FB7C1C" w:rsidRDefault="009B123E" w:rsidP="00300C00">
      <w:pPr>
        <w:numPr>
          <w:ilvl w:val="0"/>
          <w:numId w:val="76"/>
        </w:numPr>
        <w:tabs>
          <w:tab w:val="left" w:pos="1134"/>
        </w:tabs>
        <w:spacing w:before="120" w:line="276" w:lineRule="auto"/>
        <w:ind w:left="0" w:firstLine="0"/>
        <w:jc w:val="both"/>
      </w:pPr>
      <w:r w:rsidRPr="00FB7C1C">
        <w:t>C</w:t>
      </w:r>
      <w:r w:rsidR="003D0B9F" w:rsidRPr="00FB7C1C">
        <w:t xml:space="preserve">ầu thang và sàn thao tác cố định </w:t>
      </w:r>
      <w:r w:rsidRPr="00FB7C1C">
        <w:t xml:space="preserve">phải </w:t>
      </w:r>
      <w:r w:rsidR="003D0B9F" w:rsidRPr="00FB7C1C">
        <w:t xml:space="preserve">có </w:t>
      </w:r>
      <w:proofErr w:type="gramStart"/>
      <w:r w:rsidR="003D0B9F" w:rsidRPr="00FB7C1C">
        <w:t>tay</w:t>
      </w:r>
      <w:proofErr w:type="gramEnd"/>
      <w:r w:rsidR="003D0B9F" w:rsidRPr="00FB7C1C">
        <w:t xml:space="preserve"> vịn và lan can vững chắc bằng vật liệu không cháy. Lan can cao không dưới 0,8 m, phía dưới </w:t>
      </w:r>
      <w:proofErr w:type="gramStart"/>
      <w:r w:rsidR="003D0B9F" w:rsidRPr="00FB7C1C">
        <w:t>lan</w:t>
      </w:r>
      <w:proofErr w:type="gramEnd"/>
      <w:r w:rsidR="003D0B9F" w:rsidRPr="00FB7C1C">
        <w:t xml:space="preserve"> can là thành kín cao ít nhất 100 mm.</w:t>
      </w:r>
    </w:p>
    <w:p w:rsidR="003D0B9F" w:rsidRPr="00FB7C1C" w:rsidRDefault="003D0B9F" w:rsidP="00300C00">
      <w:pPr>
        <w:spacing w:before="120" w:line="276" w:lineRule="auto"/>
        <w:jc w:val="both"/>
      </w:pPr>
      <w:r w:rsidRPr="00FB7C1C">
        <w:t xml:space="preserve">Các sàn và cầu thang qua lại phải có </w:t>
      </w:r>
      <w:proofErr w:type="gramStart"/>
      <w:r w:rsidRPr="00FB7C1C">
        <w:t>lan</w:t>
      </w:r>
      <w:proofErr w:type="gramEnd"/>
      <w:r w:rsidRPr="00FB7C1C">
        <w:t xml:space="preserve"> can ở cả hai bên. </w:t>
      </w:r>
      <w:proofErr w:type="gramStart"/>
      <w:r w:rsidRPr="00FB7C1C">
        <w:t>Sàn có chiều dài lớn hơn 5 m phải có ít nhất hai cầu thang đặt ở hai đầu sàn.</w:t>
      </w:r>
      <w:proofErr w:type="gramEnd"/>
    </w:p>
    <w:p w:rsidR="003D0B9F" w:rsidRPr="00FB7C1C" w:rsidRDefault="009B123E" w:rsidP="00300C00">
      <w:pPr>
        <w:numPr>
          <w:ilvl w:val="0"/>
          <w:numId w:val="76"/>
        </w:numPr>
        <w:tabs>
          <w:tab w:val="left" w:pos="1134"/>
        </w:tabs>
        <w:spacing w:before="120" w:line="276" w:lineRule="auto"/>
        <w:ind w:left="0" w:firstLine="0"/>
        <w:jc w:val="both"/>
      </w:pPr>
      <w:r w:rsidRPr="00FB7C1C">
        <w:t>Không được</w:t>
      </w:r>
      <w:r w:rsidR="003D0B9F" w:rsidRPr="00FB7C1C">
        <w:t xml:space="preserve"> làm sàn và bậc cầu thang bằng một thanh </w:t>
      </w:r>
      <w:proofErr w:type="gramStart"/>
      <w:r w:rsidR="003D0B9F" w:rsidRPr="00FB7C1C">
        <w:t>kim</w:t>
      </w:r>
      <w:proofErr w:type="gramEnd"/>
      <w:r w:rsidR="003D0B9F" w:rsidRPr="00FB7C1C">
        <w:t xml:space="preserve"> loại tròn nhẵn hoặc tấm kim loại mặt nhẵn.</w:t>
      </w:r>
    </w:p>
    <w:p w:rsidR="003D0B9F" w:rsidRPr="00FB7C1C" w:rsidRDefault="003D0B9F" w:rsidP="00300C00">
      <w:pPr>
        <w:numPr>
          <w:ilvl w:val="0"/>
          <w:numId w:val="76"/>
        </w:numPr>
        <w:tabs>
          <w:tab w:val="left" w:pos="1134"/>
        </w:tabs>
        <w:spacing w:before="120" w:line="276" w:lineRule="auto"/>
        <w:ind w:left="0" w:firstLine="0"/>
        <w:jc w:val="both"/>
      </w:pPr>
      <w:r w:rsidRPr="00FB7C1C">
        <w:t>Các kích thước cơ bản của thang như sau:</w:t>
      </w:r>
    </w:p>
    <w:p w:rsidR="003D0B9F" w:rsidRPr="00FB7C1C" w:rsidRDefault="003D0B9F" w:rsidP="00300C00">
      <w:pPr>
        <w:numPr>
          <w:ilvl w:val="1"/>
          <w:numId w:val="152"/>
        </w:numPr>
        <w:tabs>
          <w:tab w:val="left" w:pos="1134"/>
        </w:tabs>
        <w:spacing w:before="120" w:line="276" w:lineRule="auto"/>
        <w:ind w:left="0" w:firstLine="0"/>
        <w:jc w:val="both"/>
      </w:pPr>
      <w:r w:rsidRPr="00FB7C1C">
        <w:lastRenderedPageBreak/>
        <w:t>Chiều rộng của cầu thang không nhỏ hơn 600 mm;</w:t>
      </w:r>
    </w:p>
    <w:p w:rsidR="003D0B9F" w:rsidRPr="00FB7C1C" w:rsidRDefault="003D0B9F" w:rsidP="00300C00">
      <w:pPr>
        <w:numPr>
          <w:ilvl w:val="1"/>
          <w:numId w:val="152"/>
        </w:numPr>
        <w:tabs>
          <w:tab w:val="left" w:pos="1134"/>
        </w:tabs>
        <w:spacing w:before="120" w:line="276" w:lineRule="auto"/>
        <w:ind w:left="0" w:firstLine="0"/>
        <w:jc w:val="both"/>
      </w:pPr>
      <w:r w:rsidRPr="00FB7C1C">
        <w:t>Chiều cao giữa hai bậc không lớn hơn 200 mm;</w:t>
      </w:r>
    </w:p>
    <w:p w:rsidR="003D0B9F" w:rsidRPr="0099435E" w:rsidRDefault="003D0B9F" w:rsidP="00300C00">
      <w:pPr>
        <w:numPr>
          <w:ilvl w:val="1"/>
          <w:numId w:val="152"/>
        </w:numPr>
        <w:tabs>
          <w:tab w:val="left" w:pos="1134"/>
        </w:tabs>
        <w:spacing w:before="120" w:line="276" w:lineRule="auto"/>
        <w:ind w:left="0" w:firstLine="0"/>
        <w:jc w:val="both"/>
      </w:pPr>
      <w:r w:rsidRPr="00FB7C1C">
        <w:t>Chiều rộng của mỗi bậc không nhỏ hơn</w:t>
      </w:r>
      <w:r w:rsidRPr="0099435E">
        <w:t xml:space="preserve"> 80 mm.</w:t>
      </w:r>
    </w:p>
    <w:p w:rsidR="003D0B9F" w:rsidRPr="0099435E" w:rsidRDefault="003D0B9F" w:rsidP="00300C00">
      <w:pPr>
        <w:spacing w:before="120" w:line="276" w:lineRule="auto"/>
        <w:jc w:val="both"/>
      </w:pPr>
      <w:proofErr w:type="gramStart"/>
      <w:r w:rsidRPr="0099435E">
        <w:t>Cầu thang có chiều cao lớn phải làm sàn nghỉ.</w:t>
      </w:r>
      <w:proofErr w:type="gramEnd"/>
      <w:r w:rsidRPr="0099435E">
        <w:t xml:space="preserve"> Khoảng cách giữa các sàn nghỉ không lớn hơn 4 m. Cầu thang cao hơn 1,5 m phải có độ dốc không quá 50 </w:t>
      </w:r>
      <w:r w:rsidRPr="0099435E">
        <w:rPr>
          <w:vertAlign w:val="superscript"/>
        </w:rPr>
        <w:t>o</w:t>
      </w:r>
      <w:r w:rsidRPr="0099435E">
        <w:t>C.</w:t>
      </w:r>
    </w:p>
    <w:p w:rsidR="003D0B9F" w:rsidRPr="0099435E" w:rsidRDefault="003D0B9F" w:rsidP="00300C00">
      <w:pPr>
        <w:numPr>
          <w:ilvl w:val="1"/>
          <w:numId w:val="152"/>
        </w:numPr>
        <w:tabs>
          <w:tab w:val="left" w:pos="1134"/>
        </w:tabs>
        <w:spacing w:before="120" w:line="276" w:lineRule="auto"/>
        <w:ind w:left="0" w:firstLine="0"/>
        <w:jc w:val="both"/>
      </w:pPr>
      <w:r w:rsidRPr="0099435E">
        <w:t>Chiều rộng của sàn thao tác các thiết bị phụ trợ, đo kiểm không được nhỏ hơn 800 mm; chiều rộng của các sàn ở các chỗ khác không được nhỏ hơn 600 mm.</w:t>
      </w:r>
    </w:p>
    <w:p w:rsidR="003D0B9F" w:rsidRPr="0099435E" w:rsidRDefault="003D0B9F" w:rsidP="00300C00">
      <w:pPr>
        <w:spacing w:before="120" w:line="276" w:lineRule="auto"/>
        <w:jc w:val="both"/>
      </w:pPr>
      <w:proofErr w:type="gramStart"/>
      <w:r w:rsidRPr="0099435E">
        <w:t>Trên mặt sàn hoặc các bậc thang phải có khoảng trống cao ít nhất 2 m.</w:t>
      </w:r>
      <w:proofErr w:type="gramEnd"/>
    </w:p>
    <w:p w:rsidR="003D0B9F" w:rsidRPr="0099435E" w:rsidRDefault="003D0B9F" w:rsidP="00300C00">
      <w:pPr>
        <w:numPr>
          <w:ilvl w:val="1"/>
          <w:numId w:val="152"/>
        </w:numPr>
        <w:tabs>
          <w:tab w:val="left" w:pos="1134"/>
        </w:tabs>
        <w:spacing w:before="120" w:line="276" w:lineRule="auto"/>
        <w:ind w:left="0" w:firstLine="0"/>
        <w:jc w:val="both"/>
      </w:pPr>
      <w:r w:rsidRPr="0099435E">
        <w:t xml:space="preserve">Khoảng cách theo chiều thẳng đứng từ sàn thao tác đến mức trung </w:t>
      </w:r>
      <w:r w:rsidR="00A93682">
        <w:t>nồi hơi</w:t>
      </w:r>
      <w:r w:rsidRPr="0099435E">
        <w:t xml:space="preserve"> của thiết bị đo mức nước không được nhỏ hơn 1 m và không lớn hơn 1,5 m.</w:t>
      </w:r>
    </w:p>
    <w:p w:rsidR="003D0B9F" w:rsidRPr="00150BA7" w:rsidRDefault="003D0B9F" w:rsidP="00300C00">
      <w:pPr>
        <w:pStyle w:val="Heading3"/>
        <w:numPr>
          <w:ilvl w:val="1"/>
          <w:numId w:val="64"/>
        </w:numPr>
        <w:spacing w:before="120" w:line="276" w:lineRule="auto"/>
        <w:ind w:left="0" w:firstLine="0"/>
        <w:rPr>
          <w:b w:val="0"/>
          <w:sz w:val="24"/>
          <w:szCs w:val="24"/>
        </w:rPr>
      </w:pPr>
      <w:bookmarkStart w:id="398" w:name="_Toc514142288"/>
      <w:bookmarkStart w:id="399" w:name="_Toc527124400"/>
      <w:r w:rsidRPr="00150BA7">
        <w:rPr>
          <w:b w:val="0"/>
          <w:sz w:val="24"/>
          <w:szCs w:val="24"/>
        </w:rPr>
        <w:t>Hệ thống cấp nhiên liệu</w:t>
      </w:r>
      <w:bookmarkEnd w:id="398"/>
      <w:bookmarkEnd w:id="399"/>
      <w:r w:rsidRPr="00150BA7">
        <w:rPr>
          <w:b w:val="0"/>
          <w:sz w:val="24"/>
          <w:szCs w:val="24"/>
        </w:rPr>
        <w:t xml:space="preserve"> </w:t>
      </w:r>
    </w:p>
    <w:p w:rsidR="003D0B9F" w:rsidRPr="0099435E" w:rsidRDefault="003D0B9F" w:rsidP="00300C00">
      <w:pPr>
        <w:numPr>
          <w:ilvl w:val="0"/>
          <w:numId w:val="77"/>
        </w:numPr>
        <w:tabs>
          <w:tab w:val="left" w:pos="1134"/>
        </w:tabs>
        <w:spacing w:before="120" w:line="276" w:lineRule="auto"/>
        <w:ind w:left="0" w:firstLine="0"/>
        <w:jc w:val="both"/>
      </w:pPr>
      <w:r w:rsidRPr="0099435E">
        <w:t xml:space="preserve">Các </w:t>
      </w:r>
      <w:r w:rsidR="00B36B05">
        <w:t>két</w:t>
      </w:r>
      <w:r w:rsidRPr="0099435E">
        <w:t xml:space="preserve"> và thùng chứa nhiên liệu lỏng hay khí phải để ngoài </w:t>
      </w:r>
      <w:r w:rsidR="007E50D3">
        <w:t xml:space="preserve">buồng </w:t>
      </w:r>
      <w:r w:rsidRPr="0099435E">
        <w:t xml:space="preserve">nồi hơi. Trường hợp đặc biệt, cho phép đặt thùng, </w:t>
      </w:r>
      <w:r w:rsidR="00B36B05">
        <w:t>két</w:t>
      </w:r>
      <w:r w:rsidRPr="0099435E">
        <w:t xml:space="preserve"> chứa không quá 0,5 tấn nhiên liệu lỏng hay khí hóa lỏng trong </w:t>
      </w:r>
      <w:r w:rsidR="007E50D3">
        <w:t>buồng</w:t>
      </w:r>
      <w:r w:rsidRPr="0099435E">
        <w:t xml:space="preserve"> nồi hơi.</w:t>
      </w:r>
    </w:p>
    <w:p w:rsidR="003D0B9F" w:rsidRPr="0099435E" w:rsidRDefault="007E50D3" w:rsidP="00300C00">
      <w:pPr>
        <w:numPr>
          <w:ilvl w:val="0"/>
          <w:numId w:val="77"/>
        </w:numPr>
        <w:tabs>
          <w:tab w:val="left" w:pos="1134"/>
        </w:tabs>
        <w:spacing w:before="120" w:line="276" w:lineRule="auto"/>
        <w:ind w:left="0" w:firstLine="0"/>
        <w:jc w:val="both"/>
      </w:pPr>
      <w:r>
        <w:t>Buồng</w:t>
      </w:r>
      <w:r w:rsidR="003D0B9F" w:rsidRPr="0099435E">
        <w:t xml:space="preserve"> chứa nhiên liệu lỏng phải có tường ngăn, trần làm bằng vật liệu không cháy và có cửa riêng đi ra ngoài. Nơi đặt các </w:t>
      </w:r>
      <w:r w:rsidR="00B36B05">
        <w:t>két</w:t>
      </w:r>
      <w:r w:rsidR="003D0B9F" w:rsidRPr="0099435E">
        <w:t xml:space="preserve"> và thùng phải được thông gió ra khí quyển; ngoài ra các </w:t>
      </w:r>
      <w:r w:rsidR="00B36B05">
        <w:t>két</w:t>
      </w:r>
      <w:r w:rsidR="003D0B9F" w:rsidRPr="0099435E">
        <w:t xml:space="preserve"> phải có thiết bị khống ch</w:t>
      </w:r>
      <w:r w:rsidR="003D0B9F" w:rsidRPr="005C2DD3">
        <w:t>ế</w:t>
      </w:r>
      <w:r w:rsidR="003D0B9F" w:rsidRPr="0099435E">
        <w:t xml:space="preserve"> tràn dầu, ống dẫn dầu tràn phải luồn ra phía ngoài buồng.</w:t>
      </w:r>
    </w:p>
    <w:p w:rsidR="003D0B9F" w:rsidRPr="0099435E" w:rsidRDefault="003D0B9F" w:rsidP="00300C00">
      <w:pPr>
        <w:numPr>
          <w:ilvl w:val="0"/>
          <w:numId w:val="77"/>
        </w:numPr>
        <w:tabs>
          <w:tab w:val="left" w:pos="1134"/>
        </w:tabs>
        <w:spacing w:before="120" w:line="276" w:lineRule="auto"/>
        <w:ind w:left="0" w:firstLine="0"/>
        <w:jc w:val="both"/>
      </w:pPr>
      <w:r w:rsidRPr="0099435E">
        <w:t xml:space="preserve">Các ống dẫn nhiên liệu lỏng hoặc khí phải bố trí thuận tiện và </w:t>
      </w:r>
      <w:proofErr w:type="gramStart"/>
      <w:r w:rsidRPr="0099435E">
        <w:t>an</w:t>
      </w:r>
      <w:proofErr w:type="gramEnd"/>
      <w:r w:rsidRPr="0099435E">
        <w:t xml:space="preserve"> toàn cho việc sử dụng. Trên đường ống dẫn phải lắp đặt các van khóa để ngừng cấp nhiên liệu khi có sự cố hoặc cháy.</w:t>
      </w:r>
    </w:p>
    <w:p w:rsidR="003D0B9F" w:rsidRPr="0099435E" w:rsidRDefault="003D0B9F" w:rsidP="00300C00">
      <w:pPr>
        <w:numPr>
          <w:ilvl w:val="0"/>
          <w:numId w:val="77"/>
        </w:numPr>
        <w:tabs>
          <w:tab w:val="left" w:pos="1134"/>
        </w:tabs>
        <w:spacing w:before="120" w:line="276" w:lineRule="auto"/>
        <w:ind w:left="0" w:firstLine="0"/>
        <w:jc w:val="both"/>
      </w:pPr>
      <w:r w:rsidRPr="0099435E">
        <w:t xml:space="preserve">Cấm đặt các thùng, </w:t>
      </w:r>
      <w:r w:rsidR="00B36B05">
        <w:t>két</w:t>
      </w:r>
      <w:r w:rsidRPr="0099435E">
        <w:t xml:space="preserve"> chứa nhiên liệu lỏng hoặc khí phía trên nồi hơi.</w:t>
      </w:r>
      <w:r w:rsidR="009B123E">
        <w:t xml:space="preserve"> </w:t>
      </w:r>
      <w:r w:rsidRPr="0099435E">
        <w:t xml:space="preserve">Các thùng, </w:t>
      </w:r>
      <w:r w:rsidR="00B36B05">
        <w:t>két</w:t>
      </w:r>
      <w:r w:rsidRPr="0099435E">
        <w:t xml:space="preserve"> chứa phải có các thiết bị báo mức môi chất chứa bên trong. Cấm dùng ống bằng thủy tinh để đo mức nhiên liệu lỏng trong </w:t>
      </w:r>
      <w:r w:rsidR="00B36B05">
        <w:t>két</w:t>
      </w:r>
      <w:r w:rsidRPr="0099435E">
        <w:t xml:space="preserve"> và thùng.</w:t>
      </w:r>
    </w:p>
    <w:p w:rsidR="003D0B9F" w:rsidRPr="0099435E" w:rsidRDefault="003D0B9F" w:rsidP="00300C00">
      <w:pPr>
        <w:numPr>
          <w:ilvl w:val="0"/>
          <w:numId w:val="77"/>
        </w:numPr>
        <w:tabs>
          <w:tab w:val="left" w:pos="1134"/>
        </w:tabs>
        <w:spacing w:before="120" w:line="276" w:lineRule="auto"/>
        <w:ind w:left="0" w:firstLine="0"/>
        <w:jc w:val="both"/>
      </w:pPr>
      <w:r w:rsidRPr="0099435E">
        <w:t>Phải có các phương tiện phòng chống cháy, nổ phù hợp với các tiêu chuẩn phòng chống cháy hiện hành.</w:t>
      </w:r>
    </w:p>
    <w:p w:rsidR="003D0B9F" w:rsidRPr="00150BA7" w:rsidRDefault="003D0B9F" w:rsidP="00300C00">
      <w:pPr>
        <w:pStyle w:val="Heading3"/>
        <w:numPr>
          <w:ilvl w:val="1"/>
          <w:numId w:val="64"/>
        </w:numPr>
        <w:spacing w:before="120" w:line="276" w:lineRule="auto"/>
        <w:ind w:left="0" w:firstLine="0"/>
        <w:rPr>
          <w:b w:val="0"/>
          <w:sz w:val="24"/>
          <w:szCs w:val="24"/>
        </w:rPr>
      </w:pPr>
      <w:bookmarkStart w:id="400" w:name="_Toc514142289"/>
      <w:bookmarkStart w:id="401" w:name="_Toc527124401"/>
      <w:r w:rsidRPr="00150BA7">
        <w:rPr>
          <w:b w:val="0"/>
          <w:sz w:val="24"/>
          <w:szCs w:val="24"/>
        </w:rPr>
        <w:t>Lắp đặt</w:t>
      </w:r>
      <w:r w:rsidR="004143F3" w:rsidRPr="00150BA7">
        <w:rPr>
          <w:b w:val="0"/>
          <w:sz w:val="24"/>
          <w:szCs w:val="24"/>
          <w:lang w:val="en-US"/>
        </w:rPr>
        <w:t xml:space="preserve"> nồi hơi</w:t>
      </w:r>
      <w:bookmarkEnd w:id="400"/>
      <w:bookmarkEnd w:id="401"/>
    </w:p>
    <w:p w:rsidR="003D0B9F" w:rsidRPr="0099435E" w:rsidRDefault="00B36B05" w:rsidP="00300C00">
      <w:pPr>
        <w:numPr>
          <w:ilvl w:val="0"/>
          <w:numId w:val="78"/>
        </w:numPr>
        <w:tabs>
          <w:tab w:val="left" w:pos="1134"/>
        </w:tabs>
        <w:spacing w:before="120" w:line="276" w:lineRule="auto"/>
        <w:ind w:left="0" w:firstLine="0"/>
        <w:jc w:val="both"/>
      </w:pPr>
      <w:r>
        <w:t>Khi</w:t>
      </w:r>
      <w:r w:rsidR="003D0B9F" w:rsidRPr="0099435E">
        <w:t xml:space="preserve"> lắp đặt hoặc sửa chữa nồi hơi phải lập quy trình công nghệ lắp đặt và sửa chữa nồi hơi. Quy trình phải tuân thủ đúng những quy định của nhà chế tạo.</w:t>
      </w:r>
    </w:p>
    <w:p w:rsidR="003D0B9F" w:rsidRPr="0099435E" w:rsidRDefault="003D0B9F" w:rsidP="00300C00">
      <w:pPr>
        <w:numPr>
          <w:ilvl w:val="0"/>
          <w:numId w:val="78"/>
        </w:numPr>
        <w:tabs>
          <w:tab w:val="left" w:pos="1134"/>
        </w:tabs>
        <w:spacing w:before="120" w:line="276" w:lineRule="auto"/>
        <w:ind w:left="0" w:firstLine="0"/>
        <w:jc w:val="both"/>
      </w:pPr>
      <w:r w:rsidRPr="0099435E">
        <w:t>Mọi sự thay đổi về kết cấu nồi hơi và các bộ phận chịu áp lực của nồi hơi phải được sự thỏa thuận của nhà chế tạo</w:t>
      </w:r>
      <w:r w:rsidR="007E50D3">
        <w:t xml:space="preserve"> và được Đăng kiểm thẩm định</w:t>
      </w:r>
      <w:r w:rsidRPr="0099435E">
        <w:t>. Các thỏa thuận nói trên đều phải thể hiện bằng văn bản.</w:t>
      </w:r>
    </w:p>
    <w:p w:rsidR="003D0B9F" w:rsidRPr="0099435E" w:rsidRDefault="003D0B9F" w:rsidP="00300C00">
      <w:pPr>
        <w:numPr>
          <w:ilvl w:val="0"/>
          <w:numId w:val="78"/>
        </w:numPr>
        <w:tabs>
          <w:tab w:val="left" w:pos="1134"/>
        </w:tabs>
        <w:spacing w:before="120" w:line="276" w:lineRule="auto"/>
        <w:ind w:left="0" w:firstLine="0"/>
        <w:jc w:val="both"/>
      </w:pPr>
      <w:r w:rsidRPr="0099435E">
        <w:t>Quy trình công nghệ lắp đặt phải được lập dựa vào bản thiết kế lắp đặt đã được thỏa thuận của các bên liên quan và phải có các nội dung sau:</w:t>
      </w:r>
    </w:p>
    <w:p w:rsidR="003D0B9F" w:rsidRPr="0099435E" w:rsidRDefault="003D0B9F" w:rsidP="00300C00">
      <w:pPr>
        <w:numPr>
          <w:ilvl w:val="0"/>
          <w:numId w:val="79"/>
        </w:numPr>
        <w:tabs>
          <w:tab w:val="left" w:pos="1134"/>
        </w:tabs>
        <w:spacing w:before="60" w:line="276" w:lineRule="auto"/>
        <w:ind w:left="0" w:firstLine="0"/>
        <w:jc w:val="both"/>
      </w:pPr>
      <w:r w:rsidRPr="0099435E">
        <w:t>Kiểm tra và đánh giá chất lượng các vật liệu, bộ phận kể cả các phụ kiện như van, tê, cút… đưa vào lắp đặt.</w:t>
      </w:r>
    </w:p>
    <w:p w:rsidR="003D0B9F" w:rsidRPr="0099435E" w:rsidRDefault="003D0B9F" w:rsidP="00300C00">
      <w:pPr>
        <w:numPr>
          <w:ilvl w:val="0"/>
          <w:numId w:val="79"/>
        </w:numPr>
        <w:tabs>
          <w:tab w:val="left" w:pos="1134"/>
        </w:tabs>
        <w:spacing w:before="60" w:line="276" w:lineRule="auto"/>
        <w:ind w:left="0" w:firstLine="0"/>
        <w:jc w:val="both"/>
      </w:pPr>
      <w:r w:rsidRPr="0099435E">
        <w:t>Công nghệ gia công vật liệu, bộ phận cũng như chất lượng gia công và phương pháp đánh giá chất lượng gia công trong lắp đặt.</w:t>
      </w:r>
    </w:p>
    <w:p w:rsidR="003D0B9F" w:rsidRPr="0099435E" w:rsidRDefault="003D0B9F" w:rsidP="00300C00">
      <w:pPr>
        <w:numPr>
          <w:ilvl w:val="0"/>
          <w:numId w:val="79"/>
        </w:numPr>
        <w:tabs>
          <w:tab w:val="left" w:pos="1134"/>
        </w:tabs>
        <w:spacing w:before="60" w:line="276" w:lineRule="auto"/>
        <w:ind w:left="0" w:firstLine="0"/>
        <w:jc w:val="both"/>
      </w:pPr>
      <w:r w:rsidRPr="0099435E">
        <w:t>Công tác hàn các mối nối trong lắp đặt.</w:t>
      </w:r>
    </w:p>
    <w:p w:rsidR="003D0B9F" w:rsidRPr="0099435E" w:rsidRDefault="003D0B9F" w:rsidP="00300C00">
      <w:pPr>
        <w:numPr>
          <w:ilvl w:val="0"/>
          <w:numId w:val="79"/>
        </w:numPr>
        <w:tabs>
          <w:tab w:val="left" w:pos="1134"/>
        </w:tabs>
        <w:spacing w:before="60" w:line="276" w:lineRule="auto"/>
        <w:ind w:left="0" w:firstLine="0"/>
        <w:jc w:val="both"/>
      </w:pPr>
      <w:r w:rsidRPr="0099435E">
        <w:lastRenderedPageBreak/>
        <w:t>Dung sai trong lắp đặt các bộ phận.</w:t>
      </w:r>
    </w:p>
    <w:p w:rsidR="003D0B9F" w:rsidRPr="0099435E" w:rsidRDefault="003D0B9F" w:rsidP="00300C00">
      <w:pPr>
        <w:numPr>
          <w:ilvl w:val="0"/>
          <w:numId w:val="79"/>
        </w:numPr>
        <w:tabs>
          <w:tab w:val="left" w:pos="1134"/>
        </w:tabs>
        <w:spacing w:before="60" w:line="276" w:lineRule="auto"/>
        <w:ind w:left="0" w:firstLine="0"/>
        <w:jc w:val="both"/>
      </w:pPr>
      <w:r w:rsidRPr="0099435E">
        <w:t>Vấn đề nhiệt luyện các mối hàn, các chi tiết gia công khi lắp đặt, cũng như đánh giá chất lượng sau khi nhiệt luyện.</w:t>
      </w:r>
    </w:p>
    <w:p w:rsidR="003D0B9F" w:rsidRPr="0099435E" w:rsidRDefault="003D0B9F" w:rsidP="00300C00">
      <w:pPr>
        <w:numPr>
          <w:ilvl w:val="0"/>
          <w:numId w:val="79"/>
        </w:numPr>
        <w:tabs>
          <w:tab w:val="left" w:pos="1134"/>
        </w:tabs>
        <w:spacing w:before="60" w:line="276" w:lineRule="auto"/>
        <w:ind w:left="0" w:firstLine="0"/>
        <w:jc w:val="both"/>
      </w:pPr>
      <w:r w:rsidRPr="0099435E">
        <w:t xml:space="preserve">Vấn đề nghiệm </w:t>
      </w:r>
      <w:proofErr w:type="gramStart"/>
      <w:r w:rsidRPr="0099435E">
        <w:t>thu</w:t>
      </w:r>
      <w:proofErr w:type="gramEnd"/>
      <w:r w:rsidRPr="0099435E">
        <w:t>, thử nghiệm và tiêu chuẩn đánh giá chất lượng bộ phận và toàn bộ nồi hơi sau khi lắp đặt.</w:t>
      </w:r>
      <w:r w:rsidR="004143F3">
        <w:t xml:space="preserve"> </w:t>
      </w:r>
      <w:r w:rsidRPr="0099435E">
        <w:t xml:space="preserve">Các kết quả nghiệm </w:t>
      </w:r>
      <w:proofErr w:type="gramStart"/>
      <w:r w:rsidRPr="0099435E">
        <w:t>thu</w:t>
      </w:r>
      <w:proofErr w:type="gramEnd"/>
      <w:r w:rsidRPr="0099435E">
        <w:t>, thử nghiệm sau khi lắp đặt phải được lưu giữ trong hồ sơ lắp đặt.</w:t>
      </w:r>
    </w:p>
    <w:p w:rsidR="003D0B9F" w:rsidRPr="0099435E" w:rsidRDefault="003D0B9F" w:rsidP="00300C00">
      <w:pPr>
        <w:numPr>
          <w:ilvl w:val="0"/>
          <w:numId w:val="78"/>
        </w:numPr>
        <w:tabs>
          <w:tab w:val="left" w:pos="1134"/>
        </w:tabs>
        <w:spacing w:before="60" w:line="276" w:lineRule="auto"/>
        <w:ind w:left="0" w:firstLine="0"/>
        <w:jc w:val="both"/>
      </w:pPr>
      <w:r w:rsidRPr="0099435E">
        <w:t>Khi lắp đặt các bao hơi, bao nước, ống góp, hệ thống ống, bộ quá nhiệt, bộ hâm nước… phải đảm bảo cho các bộ phận kim loại bị đốt nóng được giãn nở nhiệt một cách tự do.</w:t>
      </w:r>
    </w:p>
    <w:p w:rsidR="003D0B9F" w:rsidRPr="0099435E" w:rsidRDefault="003D0B9F" w:rsidP="00300C00">
      <w:pPr>
        <w:spacing w:before="60" w:line="276" w:lineRule="auto"/>
        <w:ind w:firstLine="567"/>
        <w:jc w:val="both"/>
      </w:pPr>
      <w:proofErr w:type="gramStart"/>
      <w:r w:rsidRPr="008B1086">
        <w:t xml:space="preserve">Trong Bảng </w:t>
      </w:r>
      <w:r w:rsidR="00FB7C1C" w:rsidRPr="008B1086">
        <w:t>8</w:t>
      </w:r>
      <w:r w:rsidRPr="0099435E">
        <w:t xml:space="preserve"> giới thiệu độ giãn nở của ống thép ferit và austenít để tính toán cách bù trừ giãn nở khi thiết kế lắp đặt nồi hơi.</w:t>
      </w:r>
      <w:proofErr w:type="gramEnd"/>
    </w:p>
    <w:p w:rsidR="003D0B9F" w:rsidRPr="0099435E" w:rsidRDefault="003D0B9F" w:rsidP="00D37300">
      <w:pPr>
        <w:spacing w:before="120"/>
        <w:jc w:val="center"/>
        <w:rPr>
          <w:b/>
        </w:rPr>
      </w:pPr>
      <w:r w:rsidRPr="0099435E">
        <w:rPr>
          <w:b/>
        </w:rPr>
        <w:t xml:space="preserve">Bảng </w:t>
      </w:r>
      <w:r w:rsidR="00FB7C1C">
        <w:rPr>
          <w:b/>
        </w:rPr>
        <w:t>8</w:t>
      </w:r>
    </w:p>
    <w:p w:rsidR="003D0B9F" w:rsidRPr="0099435E" w:rsidRDefault="003D0B9F" w:rsidP="00D37300">
      <w:pPr>
        <w:spacing w:before="120" w:after="120"/>
        <w:jc w:val="center"/>
        <w:rPr>
          <w:b/>
        </w:rPr>
      </w:pPr>
      <w:r w:rsidRPr="0099435E">
        <w:rPr>
          <w:b/>
        </w:rPr>
        <w:t>1. Thép Ferit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gridCol w:w="2214"/>
      </w:tblGrid>
      <w:tr w:rsidR="003D0B9F" w:rsidRPr="0099435E" w:rsidTr="00D37300">
        <w:trPr>
          <w:jc w:val="center"/>
        </w:trPr>
        <w:tc>
          <w:tcPr>
            <w:tcW w:w="2214" w:type="dxa"/>
            <w:vAlign w:val="center"/>
          </w:tcPr>
          <w:p w:rsidR="003D0B9F" w:rsidRPr="00B17328" w:rsidRDefault="003D0B9F" w:rsidP="000B31A4">
            <w:pPr>
              <w:spacing w:beforeLines="40" w:before="96"/>
              <w:jc w:val="both"/>
              <w:rPr>
                <w:b/>
              </w:rPr>
            </w:pPr>
            <w:r w:rsidRPr="00B17328">
              <w:rPr>
                <w:b/>
              </w:rPr>
              <w:t xml:space="preserve">Phạm vi nhiệt độ, </w:t>
            </w:r>
            <w:r w:rsidRPr="00B17328">
              <w:rPr>
                <w:b/>
                <w:vertAlign w:val="superscript"/>
              </w:rPr>
              <w:t>o</w:t>
            </w:r>
            <w:r w:rsidRPr="00B17328">
              <w:rPr>
                <w:b/>
              </w:rPr>
              <w:t>C</w:t>
            </w:r>
          </w:p>
        </w:tc>
        <w:tc>
          <w:tcPr>
            <w:tcW w:w="2214" w:type="dxa"/>
            <w:vAlign w:val="center"/>
          </w:tcPr>
          <w:p w:rsidR="003D0B9F" w:rsidRPr="00B17328" w:rsidRDefault="003D0B9F" w:rsidP="000B31A4">
            <w:pPr>
              <w:spacing w:beforeLines="40" w:before="96"/>
              <w:jc w:val="both"/>
              <w:rPr>
                <w:b/>
              </w:rPr>
            </w:pPr>
            <w:r w:rsidRPr="00B17328">
              <w:rPr>
                <w:b/>
              </w:rPr>
              <w:t>Độ giãn nở nhiệt, %</w:t>
            </w:r>
          </w:p>
        </w:tc>
        <w:tc>
          <w:tcPr>
            <w:tcW w:w="2214" w:type="dxa"/>
            <w:vAlign w:val="center"/>
          </w:tcPr>
          <w:p w:rsidR="003D0B9F" w:rsidRPr="00B17328" w:rsidRDefault="003D0B9F" w:rsidP="000B31A4">
            <w:pPr>
              <w:spacing w:beforeLines="40" w:before="96"/>
              <w:jc w:val="both"/>
              <w:rPr>
                <w:b/>
              </w:rPr>
            </w:pPr>
            <w:r w:rsidRPr="00B17328">
              <w:rPr>
                <w:b/>
              </w:rPr>
              <w:t xml:space="preserve">Phạm vi nhiệt độ, </w:t>
            </w:r>
            <w:r w:rsidRPr="00B17328">
              <w:rPr>
                <w:b/>
                <w:vertAlign w:val="superscript"/>
              </w:rPr>
              <w:t>o</w:t>
            </w:r>
            <w:r w:rsidRPr="00B17328">
              <w:rPr>
                <w:b/>
              </w:rPr>
              <w:t>C</w:t>
            </w:r>
          </w:p>
        </w:tc>
        <w:tc>
          <w:tcPr>
            <w:tcW w:w="2214" w:type="dxa"/>
            <w:vAlign w:val="center"/>
          </w:tcPr>
          <w:p w:rsidR="003D0B9F" w:rsidRPr="00B17328" w:rsidRDefault="003D0B9F" w:rsidP="000B31A4">
            <w:pPr>
              <w:spacing w:beforeLines="40" w:before="96"/>
              <w:jc w:val="both"/>
              <w:rPr>
                <w:b/>
              </w:rPr>
            </w:pPr>
            <w:r w:rsidRPr="00B17328">
              <w:rPr>
                <w:b/>
              </w:rPr>
              <w:t>Độ giãn nở nhiệt, %</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120</w:t>
            </w:r>
          </w:p>
        </w:tc>
        <w:tc>
          <w:tcPr>
            <w:tcW w:w="2214" w:type="dxa"/>
            <w:vAlign w:val="center"/>
          </w:tcPr>
          <w:p w:rsidR="003D0B9F" w:rsidRPr="0099435E" w:rsidRDefault="003D0B9F" w:rsidP="000B31A4">
            <w:pPr>
              <w:spacing w:beforeLines="40" w:before="96"/>
              <w:jc w:val="both"/>
            </w:pPr>
            <w:r w:rsidRPr="0099435E">
              <w:t>0,1289</w:t>
            </w:r>
          </w:p>
        </w:tc>
        <w:tc>
          <w:tcPr>
            <w:tcW w:w="2214" w:type="dxa"/>
            <w:vAlign w:val="center"/>
          </w:tcPr>
          <w:p w:rsidR="003D0B9F" w:rsidRPr="0099435E" w:rsidRDefault="003D0B9F" w:rsidP="000B31A4">
            <w:pPr>
              <w:spacing w:beforeLines="40" w:before="96"/>
              <w:jc w:val="both"/>
            </w:pPr>
            <w:r w:rsidRPr="0099435E">
              <w:t>15 đến 390</w:t>
            </w:r>
          </w:p>
        </w:tc>
        <w:tc>
          <w:tcPr>
            <w:tcW w:w="2214" w:type="dxa"/>
            <w:vAlign w:val="center"/>
          </w:tcPr>
          <w:p w:rsidR="003D0B9F" w:rsidRPr="0099435E" w:rsidRDefault="003D0B9F" w:rsidP="000B31A4">
            <w:pPr>
              <w:spacing w:beforeLines="40" w:before="96"/>
              <w:jc w:val="both"/>
            </w:pPr>
            <w:r w:rsidRPr="0099435E">
              <w:t>0,5141</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150</w:t>
            </w:r>
          </w:p>
        </w:tc>
        <w:tc>
          <w:tcPr>
            <w:tcW w:w="2214" w:type="dxa"/>
            <w:vAlign w:val="center"/>
          </w:tcPr>
          <w:p w:rsidR="003D0B9F" w:rsidRPr="0099435E" w:rsidRDefault="003D0B9F" w:rsidP="000B31A4">
            <w:pPr>
              <w:spacing w:beforeLines="40" w:before="96"/>
              <w:jc w:val="both"/>
            </w:pPr>
            <w:r w:rsidRPr="0099435E">
              <w:t>0,1680</w:t>
            </w:r>
          </w:p>
        </w:tc>
        <w:tc>
          <w:tcPr>
            <w:tcW w:w="2214" w:type="dxa"/>
            <w:vAlign w:val="center"/>
          </w:tcPr>
          <w:p w:rsidR="003D0B9F" w:rsidRPr="0099435E" w:rsidRDefault="003D0B9F" w:rsidP="000B31A4">
            <w:pPr>
              <w:spacing w:beforeLines="40" w:before="96"/>
              <w:jc w:val="both"/>
            </w:pPr>
            <w:r w:rsidRPr="0099435E">
              <w:t>15 đến 420</w:t>
            </w:r>
          </w:p>
        </w:tc>
        <w:tc>
          <w:tcPr>
            <w:tcW w:w="2214" w:type="dxa"/>
            <w:vAlign w:val="center"/>
          </w:tcPr>
          <w:p w:rsidR="003D0B9F" w:rsidRPr="0099435E" w:rsidRDefault="003D0B9F" w:rsidP="000B31A4">
            <w:pPr>
              <w:spacing w:beforeLines="40" w:before="96"/>
              <w:jc w:val="both"/>
            </w:pPr>
            <w:r w:rsidRPr="0099435E">
              <w:t>0,5642</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180</w:t>
            </w:r>
          </w:p>
        </w:tc>
        <w:tc>
          <w:tcPr>
            <w:tcW w:w="2214" w:type="dxa"/>
            <w:vAlign w:val="center"/>
          </w:tcPr>
          <w:p w:rsidR="003D0B9F" w:rsidRPr="0099435E" w:rsidRDefault="003D0B9F" w:rsidP="000B31A4">
            <w:pPr>
              <w:spacing w:beforeLines="40" w:before="96"/>
              <w:jc w:val="both"/>
            </w:pPr>
            <w:r w:rsidRPr="0099435E">
              <w:t>0,2081</w:t>
            </w:r>
          </w:p>
        </w:tc>
        <w:tc>
          <w:tcPr>
            <w:tcW w:w="2214" w:type="dxa"/>
            <w:vAlign w:val="center"/>
          </w:tcPr>
          <w:p w:rsidR="003D0B9F" w:rsidRPr="0099435E" w:rsidRDefault="003D0B9F" w:rsidP="000B31A4">
            <w:pPr>
              <w:spacing w:beforeLines="40" w:before="96"/>
              <w:jc w:val="both"/>
            </w:pPr>
            <w:r w:rsidRPr="0099435E">
              <w:t>15 đến 450</w:t>
            </w:r>
          </w:p>
        </w:tc>
        <w:tc>
          <w:tcPr>
            <w:tcW w:w="2214" w:type="dxa"/>
            <w:vAlign w:val="center"/>
          </w:tcPr>
          <w:p w:rsidR="003D0B9F" w:rsidRPr="0099435E" w:rsidRDefault="003D0B9F" w:rsidP="000B31A4">
            <w:pPr>
              <w:spacing w:beforeLines="40" w:before="96"/>
              <w:jc w:val="both"/>
            </w:pPr>
            <w:r w:rsidRPr="0099435E">
              <w:t>0,6132</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210</w:t>
            </w:r>
          </w:p>
        </w:tc>
        <w:tc>
          <w:tcPr>
            <w:tcW w:w="2214" w:type="dxa"/>
            <w:vAlign w:val="center"/>
          </w:tcPr>
          <w:p w:rsidR="003D0B9F" w:rsidRPr="0099435E" w:rsidRDefault="003D0B9F" w:rsidP="000B31A4">
            <w:pPr>
              <w:spacing w:beforeLines="40" w:before="96"/>
              <w:jc w:val="both"/>
            </w:pPr>
            <w:r w:rsidRPr="0099435E">
              <w:t>0,2491</w:t>
            </w:r>
          </w:p>
        </w:tc>
        <w:tc>
          <w:tcPr>
            <w:tcW w:w="2214" w:type="dxa"/>
            <w:vAlign w:val="center"/>
          </w:tcPr>
          <w:p w:rsidR="003D0B9F" w:rsidRPr="0099435E" w:rsidRDefault="003D0B9F" w:rsidP="000B31A4">
            <w:pPr>
              <w:spacing w:beforeLines="40" w:before="96"/>
              <w:jc w:val="both"/>
            </w:pPr>
            <w:r w:rsidRPr="0099435E">
              <w:t>15 đến 480</w:t>
            </w:r>
          </w:p>
        </w:tc>
        <w:tc>
          <w:tcPr>
            <w:tcW w:w="2214" w:type="dxa"/>
            <w:vAlign w:val="center"/>
          </w:tcPr>
          <w:p w:rsidR="003D0B9F" w:rsidRPr="0099435E" w:rsidRDefault="003D0B9F" w:rsidP="000B31A4">
            <w:pPr>
              <w:spacing w:beforeLines="40" w:before="96"/>
              <w:jc w:val="both"/>
            </w:pPr>
            <w:r w:rsidRPr="0099435E">
              <w:t>0,6632</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240</w:t>
            </w:r>
          </w:p>
        </w:tc>
        <w:tc>
          <w:tcPr>
            <w:tcW w:w="2214" w:type="dxa"/>
            <w:vAlign w:val="center"/>
          </w:tcPr>
          <w:p w:rsidR="003D0B9F" w:rsidRPr="0099435E" w:rsidRDefault="003D0B9F" w:rsidP="000B31A4">
            <w:pPr>
              <w:spacing w:beforeLines="40" w:before="96"/>
              <w:jc w:val="both"/>
            </w:pPr>
            <w:r w:rsidRPr="0099435E">
              <w:t>0,2912</w:t>
            </w:r>
          </w:p>
        </w:tc>
        <w:tc>
          <w:tcPr>
            <w:tcW w:w="2214" w:type="dxa"/>
            <w:vAlign w:val="center"/>
          </w:tcPr>
          <w:p w:rsidR="003D0B9F" w:rsidRPr="0099435E" w:rsidRDefault="003D0B9F" w:rsidP="000B31A4">
            <w:pPr>
              <w:spacing w:beforeLines="40" w:before="96"/>
              <w:jc w:val="both"/>
            </w:pPr>
            <w:r w:rsidRPr="0099435E">
              <w:t>15 đến 490</w:t>
            </w:r>
          </w:p>
        </w:tc>
        <w:tc>
          <w:tcPr>
            <w:tcW w:w="2214" w:type="dxa"/>
            <w:vAlign w:val="center"/>
          </w:tcPr>
          <w:p w:rsidR="003D0B9F" w:rsidRPr="0099435E" w:rsidRDefault="003D0B9F" w:rsidP="000B31A4">
            <w:pPr>
              <w:spacing w:beforeLines="40" w:before="96"/>
              <w:jc w:val="both"/>
            </w:pPr>
            <w:r w:rsidRPr="0099435E">
              <w:t>0,6801</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270</w:t>
            </w:r>
          </w:p>
        </w:tc>
        <w:tc>
          <w:tcPr>
            <w:tcW w:w="2214" w:type="dxa"/>
            <w:vAlign w:val="center"/>
          </w:tcPr>
          <w:p w:rsidR="003D0B9F" w:rsidRPr="0099435E" w:rsidRDefault="003D0B9F" w:rsidP="000B31A4">
            <w:pPr>
              <w:spacing w:beforeLines="40" w:before="96"/>
              <w:jc w:val="both"/>
            </w:pPr>
            <w:r w:rsidRPr="0099435E">
              <w:t>0,3342</w:t>
            </w:r>
          </w:p>
        </w:tc>
        <w:tc>
          <w:tcPr>
            <w:tcW w:w="2214" w:type="dxa"/>
            <w:vAlign w:val="center"/>
          </w:tcPr>
          <w:p w:rsidR="003D0B9F" w:rsidRPr="0099435E" w:rsidRDefault="003D0B9F" w:rsidP="000B31A4">
            <w:pPr>
              <w:spacing w:beforeLines="40" w:before="96"/>
              <w:jc w:val="both"/>
            </w:pPr>
            <w:r w:rsidRPr="0099435E">
              <w:t>15 đến 500</w:t>
            </w:r>
          </w:p>
        </w:tc>
        <w:tc>
          <w:tcPr>
            <w:tcW w:w="2214" w:type="dxa"/>
            <w:vAlign w:val="center"/>
          </w:tcPr>
          <w:p w:rsidR="003D0B9F" w:rsidRPr="0099435E" w:rsidRDefault="003D0B9F" w:rsidP="000B31A4">
            <w:pPr>
              <w:spacing w:beforeLines="40" w:before="96"/>
              <w:jc w:val="both"/>
            </w:pPr>
            <w:r w:rsidRPr="0099435E">
              <w:t>0,6971</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300</w:t>
            </w:r>
          </w:p>
        </w:tc>
        <w:tc>
          <w:tcPr>
            <w:tcW w:w="2214" w:type="dxa"/>
            <w:vAlign w:val="center"/>
          </w:tcPr>
          <w:p w:rsidR="003D0B9F" w:rsidRPr="0099435E" w:rsidRDefault="003D0B9F" w:rsidP="000B31A4">
            <w:pPr>
              <w:spacing w:beforeLines="40" w:before="96"/>
              <w:jc w:val="both"/>
            </w:pPr>
            <w:r w:rsidRPr="0099435E">
              <w:t>0,3782</w:t>
            </w:r>
          </w:p>
        </w:tc>
        <w:tc>
          <w:tcPr>
            <w:tcW w:w="2214" w:type="dxa"/>
            <w:vAlign w:val="center"/>
          </w:tcPr>
          <w:p w:rsidR="003D0B9F" w:rsidRPr="0099435E" w:rsidRDefault="003D0B9F" w:rsidP="000B31A4">
            <w:pPr>
              <w:spacing w:beforeLines="40" w:before="96"/>
              <w:jc w:val="both"/>
            </w:pPr>
            <w:r w:rsidRPr="0099435E">
              <w:t>15 đến 510</w:t>
            </w:r>
          </w:p>
        </w:tc>
        <w:tc>
          <w:tcPr>
            <w:tcW w:w="2214" w:type="dxa"/>
            <w:vAlign w:val="center"/>
          </w:tcPr>
          <w:p w:rsidR="003D0B9F" w:rsidRPr="0099435E" w:rsidRDefault="003D0B9F" w:rsidP="000B31A4">
            <w:pPr>
              <w:spacing w:beforeLines="40" w:before="96"/>
              <w:jc w:val="both"/>
            </w:pPr>
            <w:r w:rsidRPr="0099435E">
              <w:t>0,7142</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330</w:t>
            </w:r>
          </w:p>
        </w:tc>
        <w:tc>
          <w:tcPr>
            <w:tcW w:w="2214" w:type="dxa"/>
            <w:vAlign w:val="center"/>
          </w:tcPr>
          <w:p w:rsidR="003D0B9F" w:rsidRPr="0099435E" w:rsidRDefault="003D0B9F" w:rsidP="000B31A4">
            <w:pPr>
              <w:spacing w:beforeLines="40" w:before="96"/>
              <w:jc w:val="both"/>
            </w:pPr>
            <w:r w:rsidRPr="0099435E">
              <w:t>0,4232</w:t>
            </w:r>
          </w:p>
        </w:tc>
        <w:tc>
          <w:tcPr>
            <w:tcW w:w="2214" w:type="dxa"/>
            <w:vAlign w:val="center"/>
          </w:tcPr>
          <w:p w:rsidR="003D0B9F" w:rsidRPr="0099435E" w:rsidRDefault="003D0B9F" w:rsidP="000B31A4">
            <w:pPr>
              <w:spacing w:beforeLines="40" w:before="96"/>
              <w:jc w:val="both"/>
            </w:pPr>
            <w:r w:rsidRPr="0099435E">
              <w:t>15 đến 520</w:t>
            </w:r>
          </w:p>
        </w:tc>
        <w:tc>
          <w:tcPr>
            <w:tcW w:w="2214" w:type="dxa"/>
            <w:vAlign w:val="center"/>
          </w:tcPr>
          <w:p w:rsidR="003D0B9F" w:rsidRPr="0099435E" w:rsidRDefault="003D0B9F" w:rsidP="000B31A4">
            <w:pPr>
              <w:spacing w:beforeLines="40" w:before="96"/>
              <w:jc w:val="both"/>
            </w:pPr>
            <w:r w:rsidRPr="0099435E">
              <w:t>0,7314</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360</w:t>
            </w:r>
          </w:p>
        </w:tc>
        <w:tc>
          <w:tcPr>
            <w:tcW w:w="2214" w:type="dxa"/>
            <w:vAlign w:val="center"/>
          </w:tcPr>
          <w:p w:rsidR="003D0B9F" w:rsidRPr="0099435E" w:rsidRDefault="003D0B9F" w:rsidP="000B31A4">
            <w:pPr>
              <w:spacing w:beforeLines="40" w:before="96"/>
              <w:jc w:val="both"/>
            </w:pPr>
            <w:r w:rsidRPr="0099435E">
              <w:t>0,4692</w:t>
            </w:r>
          </w:p>
        </w:tc>
        <w:tc>
          <w:tcPr>
            <w:tcW w:w="2214" w:type="dxa"/>
            <w:vAlign w:val="center"/>
          </w:tcPr>
          <w:p w:rsidR="003D0B9F" w:rsidRPr="0099435E" w:rsidRDefault="003D0B9F" w:rsidP="000B31A4">
            <w:pPr>
              <w:spacing w:beforeLines="40" w:before="96"/>
              <w:jc w:val="both"/>
            </w:pPr>
            <w:r w:rsidRPr="0099435E">
              <w:t>15 đến 530</w:t>
            </w:r>
          </w:p>
        </w:tc>
        <w:tc>
          <w:tcPr>
            <w:tcW w:w="2214" w:type="dxa"/>
            <w:vAlign w:val="center"/>
          </w:tcPr>
          <w:p w:rsidR="003D0B9F" w:rsidRPr="0099435E" w:rsidRDefault="003D0B9F" w:rsidP="000B31A4">
            <w:pPr>
              <w:spacing w:beforeLines="40" w:before="96"/>
              <w:jc w:val="both"/>
            </w:pPr>
            <w:r w:rsidRPr="0099435E">
              <w:t>0,7487</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540</w:t>
            </w:r>
          </w:p>
        </w:tc>
        <w:tc>
          <w:tcPr>
            <w:tcW w:w="2214" w:type="dxa"/>
            <w:vAlign w:val="center"/>
          </w:tcPr>
          <w:p w:rsidR="003D0B9F" w:rsidRPr="0099435E" w:rsidRDefault="003D0B9F" w:rsidP="000B31A4">
            <w:pPr>
              <w:spacing w:beforeLines="40" w:before="96"/>
              <w:jc w:val="both"/>
            </w:pPr>
            <w:r w:rsidRPr="0099435E">
              <w:t>0,7661</w:t>
            </w:r>
          </w:p>
        </w:tc>
        <w:tc>
          <w:tcPr>
            <w:tcW w:w="2214" w:type="dxa"/>
            <w:vAlign w:val="center"/>
          </w:tcPr>
          <w:p w:rsidR="003D0B9F" w:rsidRPr="0099435E" w:rsidRDefault="003D0B9F" w:rsidP="000B31A4">
            <w:pPr>
              <w:spacing w:beforeLines="40" w:before="96"/>
              <w:jc w:val="both"/>
            </w:pPr>
            <w:r w:rsidRPr="0099435E">
              <w:t>15 đến 575</w:t>
            </w:r>
          </w:p>
        </w:tc>
        <w:tc>
          <w:tcPr>
            <w:tcW w:w="2214" w:type="dxa"/>
            <w:vAlign w:val="center"/>
          </w:tcPr>
          <w:p w:rsidR="003D0B9F" w:rsidRPr="0099435E" w:rsidRDefault="003D0B9F" w:rsidP="000B31A4">
            <w:pPr>
              <w:spacing w:beforeLines="40" w:before="96"/>
              <w:jc w:val="both"/>
            </w:pPr>
            <w:r w:rsidRPr="0099435E">
              <w:t>0,8280</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550</w:t>
            </w:r>
          </w:p>
        </w:tc>
        <w:tc>
          <w:tcPr>
            <w:tcW w:w="2214" w:type="dxa"/>
            <w:vAlign w:val="center"/>
          </w:tcPr>
          <w:p w:rsidR="003D0B9F" w:rsidRPr="0099435E" w:rsidRDefault="003D0B9F" w:rsidP="000B31A4">
            <w:pPr>
              <w:spacing w:beforeLines="40" w:before="96"/>
              <w:jc w:val="both"/>
            </w:pPr>
            <w:r w:rsidRPr="0099435E">
              <w:t>0,7837</w:t>
            </w:r>
          </w:p>
        </w:tc>
        <w:tc>
          <w:tcPr>
            <w:tcW w:w="2214" w:type="dxa"/>
            <w:vAlign w:val="center"/>
          </w:tcPr>
          <w:p w:rsidR="003D0B9F" w:rsidRPr="0099435E" w:rsidRDefault="003D0B9F" w:rsidP="000B31A4">
            <w:pPr>
              <w:spacing w:beforeLines="40" w:before="96"/>
              <w:jc w:val="both"/>
            </w:pPr>
            <w:r w:rsidRPr="0099435E">
              <w:t>15 đến 580</w:t>
            </w:r>
          </w:p>
        </w:tc>
        <w:tc>
          <w:tcPr>
            <w:tcW w:w="2214" w:type="dxa"/>
            <w:vAlign w:val="center"/>
          </w:tcPr>
          <w:p w:rsidR="003D0B9F" w:rsidRPr="0099435E" w:rsidRDefault="003D0B9F" w:rsidP="000B31A4">
            <w:pPr>
              <w:spacing w:beforeLines="40" w:before="96"/>
              <w:jc w:val="both"/>
            </w:pPr>
            <w:r w:rsidRPr="0099435E">
              <w:t>0,8369</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555</w:t>
            </w:r>
          </w:p>
        </w:tc>
        <w:tc>
          <w:tcPr>
            <w:tcW w:w="2214" w:type="dxa"/>
            <w:vAlign w:val="center"/>
          </w:tcPr>
          <w:p w:rsidR="003D0B9F" w:rsidRPr="0099435E" w:rsidRDefault="003D0B9F" w:rsidP="000B31A4">
            <w:pPr>
              <w:spacing w:beforeLines="40" w:before="96"/>
              <w:jc w:val="both"/>
            </w:pPr>
            <w:r w:rsidRPr="0099435E">
              <w:t>0,7925</w:t>
            </w:r>
          </w:p>
        </w:tc>
        <w:tc>
          <w:tcPr>
            <w:tcW w:w="2214" w:type="dxa"/>
            <w:vAlign w:val="center"/>
          </w:tcPr>
          <w:p w:rsidR="003D0B9F" w:rsidRPr="0099435E" w:rsidRDefault="003D0B9F" w:rsidP="000B31A4">
            <w:pPr>
              <w:spacing w:beforeLines="40" w:before="96"/>
              <w:jc w:val="both"/>
            </w:pPr>
            <w:r w:rsidRPr="0099435E">
              <w:t>15 đến 585</w:t>
            </w:r>
          </w:p>
        </w:tc>
        <w:tc>
          <w:tcPr>
            <w:tcW w:w="2214" w:type="dxa"/>
            <w:vAlign w:val="center"/>
          </w:tcPr>
          <w:p w:rsidR="003D0B9F" w:rsidRPr="0099435E" w:rsidRDefault="003D0B9F" w:rsidP="000B31A4">
            <w:pPr>
              <w:spacing w:beforeLines="40" w:before="96"/>
              <w:jc w:val="both"/>
            </w:pPr>
            <w:r w:rsidRPr="0099435E">
              <w:t>0,8459</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560</w:t>
            </w:r>
          </w:p>
        </w:tc>
        <w:tc>
          <w:tcPr>
            <w:tcW w:w="2214" w:type="dxa"/>
            <w:vAlign w:val="center"/>
          </w:tcPr>
          <w:p w:rsidR="003D0B9F" w:rsidRPr="0099435E" w:rsidRDefault="003D0B9F" w:rsidP="000B31A4">
            <w:pPr>
              <w:spacing w:beforeLines="40" w:before="96"/>
              <w:jc w:val="both"/>
            </w:pPr>
            <w:r w:rsidRPr="0099435E">
              <w:t>0,8013</w:t>
            </w:r>
          </w:p>
        </w:tc>
        <w:tc>
          <w:tcPr>
            <w:tcW w:w="2214" w:type="dxa"/>
            <w:vAlign w:val="center"/>
          </w:tcPr>
          <w:p w:rsidR="003D0B9F" w:rsidRPr="0099435E" w:rsidRDefault="003D0B9F" w:rsidP="000B31A4">
            <w:pPr>
              <w:spacing w:beforeLines="40" w:before="96"/>
              <w:jc w:val="both"/>
            </w:pPr>
            <w:r w:rsidRPr="0099435E">
              <w:t>15 đến 590</w:t>
            </w:r>
          </w:p>
        </w:tc>
        <w:tc>
          <w:tcPr>
            <w:tcW w:w="2214" w:type="dxa"/>
            <w:vAlign w:val="center"/>
          </w:tcPr>
          <w:p w:rsidR="003D0B9F" w:rsidRPr="0099435E" w:rsidRDefault="003D0B9F" w:rsidP="000B31A4">
            <w:pPr>
              <w:spacing w:beforeLines="40" w:before="96"/>
              <w:jc w:val="both"/>
            </w:pPr>
            <w:r w:rsidRPr="0099435E">
              <w:t>0,8549</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565</w:t>
            </w:r>
          </w:p>
        </w:tc>
        <w:tc>
          <w:tcPr>
            <w:tcW w:w="2214" w:type="dxa"/>
            <w:vAlign w:val="center"/>
          </w:tcPr>
          <w:p w:rsidR="003D0B9F" w:rsidRPr="0099435E" w:rsidRDefault="003D0B9F" w:rsidP="000B31A4">
            <w:pPr>
              <w:spacing w:beforeLines="40" w:before="96"/>
              <w:jc w:val="both"/>
            </w:pPr>
            <w:r w:rsidRPr="0099435E">
              <w:t>0,8102</w:t>
            </w:r>
          </w:p>
        </w:tc>
        <w:tc>
          <w:tcPr>
            <w:tcW w:w="2214" w:type="dxa"/>
            <w:vAlign w:val="center"/>
          </w:tcPr>
          <w:p w:rsidR="003D0B9F" w:rsidRPr="0099435E" w:rsidRDefault="003D0B9F" w:rsidP="000B31A4">
            <w:pPr>
              <w:spacing w:beforeLines="40" w:before="96"/>
              <w:jc w:val="both"/>
            </w:pPr>
            <w:r w:rsidRPr="0099435E">
              <w:t>15 đến 595</w:t>
            </w:r>
          </w:p>
        </w:tc>
        <w:tc>
          <w:tcPr>
            <w:tcW w:w="2214" w:type="dxa"/>
            <w:vAlign w:val="center"/>
          </w:tcPr>
          <w:p w:rsidR="003D0B9F" w:rsidRPr="0099435E" w:rsidRDefault="003D0B9F" w:rsidP="000B31A4">
            <w:pPr>
              <w:spacing w:beforeLines="40" w:before="96"/>
              <w:jc w:val="both"/>
            </w:pPr>
            <w:r w:rsidRPr="0099435E">
              <w:t>0,8639</w:t>
            </w:r>
          </w:p>
        </w:tc>
      </w:tr>
      <w:tr w:rsidR="003D0B9F" w:rsidRPr="0099435E" w:rsidTr="00D37300">
        <w:trPr>
          <w:jc w:val="center"/>
        </w:trPr>
        <w:tc>
          <w:tcPr>
            <w:tcW w:w="2214" w:type="dxa"/>
            <w:vAlign w:val="center"/>
          </w:tcPr>
          <w:p w:rsidR="003D0B9F" w:rsidRPr="0099435E" w:rsidRDefault="003D0B9F" w:rsidP="000B31A4">
            <w:pPr>
              <w:spacing w:beforeLines="40" w:before="96"/>
              <w:jc w:val="both"/>
            </w:pPr>
            <w:r w:rsidRPr="0099435E">
              <w:t>15 đến 570</w:t>
            </w:r>
          </w:p>
        </w:tc>
        <w:tc>
          <w:tcPr>
            <w:tcW w:w="2214" w:type="dxa"/>
            <w:vAlign w:val="center"/>
          </w:tcPr>
          <w:p w:rsidR="003D0B9F" w:rsidRPr="0099435E" w:rsidRDefault="003D0B9F" w:rsidP="000B31A4">
            <w:pPr>
              <w:spacing w:beforeLines="40" w:before="96"/>
              <w:jc w:val="both"/>
            </w:pPr>
            <w:r w:rsidRPr="0099435E">
              <w:t>0,8191</w:t>
            </w:r>
          </w:p>
        </w:tc>
        <w:tc>
          <w:tcPr>
            <w:tcW w:w="2214" w:type="dxa"/>
            <w:vAlign w:val="center"/>
          </w:tcPr>
          <w:p w:rsidR="003D0B9F" w:rsidRPr="0099435E" w:rsidRDefault="003D0B9F" w:rsidP="000B31A4">
            <w:pPr>
              <w:spacing w:beforeLines="40" w:before="96"/>
              <w:jc w:val="both"/>
            </w:pPr>
            <w:r w:rsidRPr="0099435E">
              <w:t>15 đến 600</w:t>
            </w:r>
          </w:p>
        </w:tc>
        <w:tc>
          <w:tcPr>
            <w:tcW w:w="2214" w:type="dxa"/>
            <w:vAlign w:val="center"/>
          </w:tcPr>
          <w:p w:rsidR="003D0B9F" w:rsidRPr="0099435E" w:rsidRDefault="003D0B9F" w:rsidP="000B31A4">
            <w:pPr>
              <w:spacing w:beforeLines="40" w:before="96"/>
              <w:jc w:val="both"/>
            </w:pPr>
            <w:r w:rsidRPr="0099435E">
              <w:t>0,8730</w:t>
            </w:r>
          </w:p>
        </w:tc>
      </w:tr>
    </w:tbl>
    <w:p w:rsidR="00300C00" w:rsidRDefault="00300C00" w:rsidP="00D37300">
      <w:pPr>
        <w:spacing w:before="120" w:after="120"/>
        <w:jc w:val="center"/>
        <w:rPr>
          <w:b/>
        </w:rPr>
      </w:pPr>
    </w:p>
    <w:p w:rsidR="00300C00" w:rsidRDefault="00300C00" w:rsidP="00D37300">
      <w:pPr>
        <w:spacing w:before="120" w:after="120"/>
        <w:jc w:val="center"/>
        <w:rPr>
          <w:b/>
        </w:rPr>
      </w:pPr>
    </w:p>
    <w:p w:rsidR="00300C00" w:rsidRDefault="00300C00" w:rsidP="00D37300">
      <w:pPr>
        <w:spacing w:before="120" w:after="120"/>
        <w:jc w:val="center"/>
        <w:rPr>
          <w:b/>
        </w:rPr>
      </w:pPr>
    </w:p>
    <w:p w:rsidR="00300C00" w:rsidRDefault="00300C00" w:rsidP="00D37300">
      <w:pPr>
        <w:spacing w:before="120" w:after="120"/>
        <w:jc w:val="center"/>
        <w:rPr>
          <w:b/>
        </w:rPr>
      </w:pPr>
    </w:p>
    <w:p w:rsidR="003D0B9F" w:rsidRPr="0099435E" w:rsidRDefault="003D0B9F" w:rsidP="00D37300">
      <w:pPr>
        <w:spacing w:before="120" w:after="120"/>
        <w:jc w:val="center"/>
        <w:rPr>
          <w:b/>
        </w:rPr>
      </w:pPr>
      <w:r w:rsidRPr="0099435E">
        <w:rPr>
          <w:b/>
        </w:rPr>
        <w:t>2. Thép austenít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3D0B9F" w:rsidRPr="0099435E" w:rsidTr="00D37300">
        <w:trPr>
          <w:jc w:val="center"/>
        </w:trPr>
        <w:tc>
          <w:tcPr>
            <w:tcW w:w="4428" w:type="dxa"/>
          </w:tcPr>
          <w:p w:rsidR="003D0B9F" w:rsidRPr="00B17328" w:rsidRDefault="003D0B9F" w:rsidP="002C5B3D">
            <w:pPr>
              <w:spacing w:before="120"/>
              <w:jc w:val="both"/>
              <w:rPr>
                <w:b/>
              </w:rPr>
            </w:pPr>
            <w:r w:rsidRPr="00B17328">
              <w:rPr>
                <w:b/>
              </w:rPr>
              <w:t xml:space="preserve">Nhiệt độ, </w:t>
            </w:r>
            <w:r w:rsidRPr="00B17328">
              <w:rPr>
                <w:b/>
                <w:vertAlign w:val="superscript"/>
              </w:rPr>
              <w:t>o</w:t>
            </w:r>
            <w:r w:rsidRPr="00B17328">
              <w:rPr>
                <w:b/>
              </w:rPr>
              <w:t>C</w:t>
            </w:r>
          </w:p>
        </w:tc>
        <w:tc>
          <w:tcPr>
            <w:tcW w:w="4428" w:type="dxa"/>
          </w:tcPr>
          <w:p w:rsidR="003D0B9F" w:rsidRPr="00B17328" w:rsidRDefault="003D0B9F" w:rsidP="002C5B3D">
            <w:pPr>
              <w:spacing w:before="120"/>
              <w:jc w:val="both"/>
              <w:rPr>
                <w:b/>
              </w:rPr>
            </w:pPr>
            <w:r w:rsidRPr="00B17328">
              <w:rPr>
                <w:b/>
              </w:rPr>
              <w:t>Hệ số giãn nở * K</w:t>
            </w:r>
            <w:r w:rsidRPr="00B17328">
              <w:rPr>
                <w:b/>
                <w:vertAlign w:val="superscript"/>
              </w:rPr>
              <w:t>-1</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t>20 - 10</w:t>
            </w:r>
            <w:r>
              <w:t>0</w:t>
            </w:r>
          </w:p>
        </w:tc>
        <w:tc>
          <w:tcPr>
            <w:tcW w:w="4428" w:type="dxa"/>
            <w:vAlign w:val="center"/>
          </w:tcPr>
          <w:p w:rsidR="003D0B9F" w:rsidRPr="0099435E" w:rsidRDefault="003D0B9F" w:rsidP="002C5B3D">
            <w:pPr>
              <w:spacing w:before="120"/>
              <w:jc w:val="both"/>
            </w:pPr>
            <w:r w:rsidRPr="0099435E">
              <w:t>15,6 x 10</w:t>
            </w:r>
            <w:r w:rsidRPr="00B17328">
              <w:rPr>
                <w:vertAlign w:val="superscript"/>
              </w:rPr>
              <w:t>-6</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t>200</w:t>
            </w:r>
          </w:p>
        </w:tc>
        <w:tc>
          <w:tcPr>
            <w:tcW w:w="4428" w:type="dxa"/>
            <w:vAlign w:val="center"/>
          </w:tcPr>
          <w:p w:rsidR="003D0B9F" w:rsidRPr="0099435E" w:rsidRDefault="003D0B9F" w:rsidP="002C5B3D">
            <w:pPr>
              <w:spacing w:before="120"/>
              <w:jc w:val="both"/>
            </w:pPr>
            <w:r w:rsidRPr="0099435E">
              <w:t>16,6 x 10</w:t>
            </w:r>
            <w:r w:rsidRPr="00B17328">
              <w:rPr>
                <w:vertAlign w:val="superscript"/>
              </w:rPr>
              <w:t>-6</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lastRenderedPageBreak/>
              <w:t>300</w:t>
            </w:r>
          </w:p>
        </w:tc>
        <w:tc>
          <w:tcPr>
            <w:tcW w:w="4428" w:type="dxa"/>
            <w:vAlign w:val="center"/>
          </w:tcPr>
          <w:p w:rsidR="003D0B9F" w:rsidRPr="0099435E" w:rsidRDefault="003D0B9F" w:rsidP="002C5B3D">
            <w:pPr>
              <w:spacing w:before="120"/>
              <w:jc w:val="both"/>
            </w:pPr>
            <w:r w:rsidRPr="0099435E">
              <w:t>17,1 x 10</w:t>
            </w:r>
            <w:r w:rsidRPr="00B17328">
              <w:rPr>
                <w:vertAlign w:val="superscript"/>
              </w:rPr>
              <w:t>-6</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t>400</w:t>
            </w:r>
          </w:p>
        </w:tc>
        <w:tc>
          <w:tcPr>
            <w:tcW w:w="4428" w:type="dxa"/>
            <w:vAlign w:val="center"/>
          </w:tcPr>
          <w:p w:rsidR="003D0B9F" w:rsidRPr="0099435E" w:rsidRDefault="003D0B9F" w:rsidP="002C5B3D">
            <w:pPr>
              <w:spacing w:before="120"/>
              <w:jc w:val="both"/>
            </w:pPr>
            <w:r w:rsidRPr="0099435E">
              <w:t>17,7 x 10</w:t>
            </w:r>
            <w:r w:rsidRPr="00B17328">
              <w:rPr>
                <w:vertAlign w:val="superscript"/>
              </w:rPr>
              <w:t>-6</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t>500</w:t>
            </w:r>
          </w:p>
        </w:tc>
        <w:tc>
          <w:tcPr>
            <w:tcW w:w="4428" w:type="dxa"/>
            <w:vAlign w:val="center"/>
          </w:tcPr>
          <w:p w:rsidR="003D0B9F" w:rsidRPr="0099435E" w:rsidRDefault="003D0B9F" w:rsidP="002C5B3D">
            <w:pPr>
              <w:spacing w:before="120"/>
              <w:jc w:val="both"/>
            </w:pPr>
            <w:r w:rsidRPr="0099435E">
              <w:t>18,2 x 10</w:t>
            </w:r>
            <w:r w:rsidRPr="00B17328">
              <w:rPr>
                <w:vertAlign w:val="superscript"/>
              </w:rPr>
              <w:t>-6</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t>600</w:t>
            </w:r>
          </w:p>
        </w:tc>
        <w:tc>
          <w:tcPr>
            <w:tcW w:w="4428" w:type="dxa"/>
            <w:vAlign w:val="center"/>
          </w:tcPr>
          <w:p w:rsidR="003D0B9F" w:rsidRPr="0099435E" w:rsidRDefault="003D0B9F" w:rsidP="002C5B3D">
            <w:pPr>
              <w:spacing w:before="120"/>
              <w:jc w:val="both"/>
            </w:pPr>
            <w:r w:rsidRPr="0099435E">
              <w:t>18,6 x 10</w:t>
            </w:r>
            <w:r w:rsidRPr="00B17328">
              <w:rPr>
                <w:vertAlign w:val="superscript"/>
              </w:rPr>
              <w:t>-6</w:t>
            </w:r>
          </w:p>
        </w:tc>
      </w:tr>
      <w:tr w:rsidR="003D0B9F" w:rsidRPr="0099435E" w:rsidTr="00D37300">
        <w:trPr>
          <w:jc w:val="center"/>
        </w:trPr>
        <w:tc>
          <w:tcPr>
            <w:tcW w:w="4428" w:type="dxa"/>
            <w:vAlign w:val="center"/>
          </w:tcPr>
          <w:p w:rsidR="003D0B9F" w:rsidRPr="0099435E" w:rsidRDefault="003D0B9F" w:rsidP="002C5B3D">
            <w:pPr>
              <w:spacing w:before="120"/>
              <w:jc w:val="both"/>
            </w:pPr>
            <w:r w:rsidRPr="0099435E">
              <w:t>700</w:t>
            </w:r>
          </w:p>
        </w:tc>
        <w:tc>
          <w:tcPr>
            <w:tcW w:w="4428" w:type="dxa"/>
            <w:vAlign w:val="center"/>
          </w:tcPr>
          <w:p w:rsidR="003D0B9F" w:rsidRPr="0099435E" w:rsidRDefault="003D0B9F" w:rsidP="002C5B3D">
            <w:pPr>
              <w:spacing w:before="120"/>
              <w:jc w:val="both"/>
            </w:pPr>
            <w:r w:rsidRPr="0099435E">
              <w:t>19,2 x 10</w:t>
            </w:r>
            <w:r w:rsidRPr="00B17328">
              <w:rPr>
                <w:vertAlign w:val="superscript"/>
              </w:rPr>
              <w:t>-6</w:t>
            </w:r>
          </w:p>
        </w:tc>
      </w:tr>
    </w:tbl>
    <w:p w:rsidR="003D0B9F" w:rsidRPr="0099435E" w:rsidRDefault="003D0B9F" w:rsidP="002C5B3D">
      <w:pPr>
        <w:spacing w:before="120"/>
        <w:jc w:val="both"/>
      </w:pPr>
      <w:r w:rsidRPr="0099435E">
        <w:t xml:space="preserve">* Các giá trị trung </w:t>
      </w:r>
      <w:r w:rsidR="00A93682">
        <w:t>nồi hơi</w:t>
      </w:r>
      <w:r w:rsidRPr="0099435E">
        <w:t>.</w:t>
      </w:r>
    </w:p>
    <w:p w:rsidR="003D0B9F" w:rsidRPr="0099435E" w:rsidRDefault="003D0B9F" w:rsidP="00BF0E06">
      <w:pPr>
        <w:numPr>
          <w:ilvl w:val="0"/>
          <w:numId w:val="78"/>
        </w:numPr>
        <w:tabs>
          <w:tab w:val="left" w:pos="1134"/>
        </w:tabs>
        <w:spacing w:before="120" w:line="360" w:lineRule="auto"/>
        <w:ind w:left="0" w:firstLine="0"/>
        <w:jc w:val="both"/>
      </w:pPr>
      <w:r w:rsidRPr="0099435E">
        <w:t>Sau khi lắp đặt xong, nồi hơi phải được kiểm định và đăng ký trước khi sử dụng.</w:t>
      </w:r>
    </w:p>
    <w:p w:rsidR="00552549" w:rsidRDefault="000B31A4" w:rsidP="00300C00">
      <w:pPr>
        <w:pStyle w:val="Heading2"/>
        <w:spacing w:before="0" w:line="276" w:lineRule="auto"/>
        <w:rPr>
          <w:sz w:val="24"/>
          <w:szCs w:val="24"/>
          <w:lang w:val="fr-FR"/>
        </w:rPr>
      </w:pPr>
      <w:r>
        <w:rPr>
          <w:sz w:val="24"/>
          <w:szCs w:val="24"/>
          <w:lang w:val="fr-FR"/>
        </w:rPr>
        <w:br w:type="page"/>
      </w:r>
      <w:bookmarkStart w:id="402" w:name="_Toc527124402"/>
      <w:r w:rsidR="001C6590">
        <w:rPr>
          <w:sz w:val="24"/>
          <w:szCs w:val="24"/>
          <w:lang w:val="fr-FR"/>
        </w:rPr>
        <w:lastRenderedPageBreak/>
        <w:t xml:space="preserve">Chương </w:t>
      </w:r>
      <w:r w:rsidR="00CA3B2C">
        <w:rPr>
          <w:sz w:val="24"/>
          <w:szCs w:val="24"/>
          <w:lang w:val="fr-FR"/>
        </w:rPr>
        <w:t>6</w:t>
      </w:r>
      <w:r w:rsidR="001C6590">
        <w:rPr>
          <w:sz w:val="24"/>
          <w:szCs w:val="24"/>
          <w:lang w:val="fr-FR"/>
        </w:rPr>
        <w:t xml:space="preserve"> – </w:t>
      </w:r>
      <w:r w:rsidR="00552549" w:rsidRPr="00552549">
        <w:rPr>
          <w:sz w:val="24"/>
          <w:szCs w:val="24"/>
          <w:lang w:val="fr-FR"/>
        </w:rPr>
        <w:t xml:space="preserve">Yêu cầu về </w:t>
      </w:r>
      <w:r w:rsidR="00C17A4C">
        <w:rPr>
          <w:sz w:val="24"/>
          <w:szCs w:val="24"/>
          <w:lang w:val="fr-FR"/>
        </w:rPr>
        <w:t xml:space="preserve">kiểm định </w:t>
      </w:r>
      <w:r w:rsidR="00552549" w:rsidRPr="001C6590">
        <w:rPr>
          <w:lang w:val="fr-FR"/>
        </w:rPr>
        <w:t>trong</w:t>
      </w:r>
      <w:r w:rsidR="00552549" w:rsidRPr="00552549">
        <w:rPr>
          <w:sz w:val="24"/>
          <w:szCs w:val="24"/>
          <w:lang w:val="fr-FR"/>
        </w:rPr>
        <w:t xml:space="preserve"> khai thác, sửa chữa và hoán cải</w:t>
      </w:r>
      <w:bookmarkEnd w:id="402"/>
    </w:p>
    <w:p w:rsidR="00D25CFA" w:rsidRPr="00C04ED0" w:rsidRDefault="00267D16" w:rsidP="00300C00">
      <w:pPr>
        <w:pStyle w:val="Heading3"/>
        <w:numPr>
          <w:ilvl w:val="0"/>
          <w:numId w:val="128"/>
        </w:numPr>
        <w:spacing w:line="276" w:lineRule="auto"/>
        <w:ind w:hanging="720"/>
        <w:rPr>
          <w:rFonts w:cs="Arial"/>
          <w:spacing w:val="-3"/>
          <w:sz w:val="24"/>
          <w:szCs w:val="24"/>
          <w:lang w:val="pl-PL"/>
        </w:rPr>
      </w:pPr>
      <w:bookmarkStart w:id="403" w:name="_Toc527124403"/>
      <w:r w:rsidRPr="00C04ED0">
        <w:rPr>
          <w:rFonts w:cs="Arial"/>
          <w:spacing w:val="-3"/>
          <w:sz w:val="24"/>
          <w:szCs w:val="24"/>
          <w:lang w:val="pl-PL"/>
        </w:rPr>
        <w:t>Quy định chung</w:t>
      </w:r>
      <w:bookmarkEnd w:id="403"/>
    </w:p>
    <w:p w:rsidR="00C17A4C" w:rsidRDefault="00C17A4C" w:rsidP="00300C00">
      <w:pPr>
        <w:numPr>
          <w:ilvl w:val="1"/>
          <w:numId w:val="80"/>
        </w:numPr>
        <w:shd w:val="clear" w:color="auto" w:fill="FFFFFF"/>
        <w:tabs>
          <w:tab w:val="left" w:pos="709"/>
        </w:tabs>
        <w:spacing w:before="240" w:line="276" w:lineRule="auto"/>
        <w:ind w:left="0" w:firstLine="0"/>
        <w:jc w:val="both"/>
        <w:rPr>
          <w:rFonts w:cs="Arial"/>
          <w:spacing w:val="-3"/>
          <w:lang w:val="pl-PL"/>
        </w:rPr>
      </w:pPr>
      <w:r>
        <w:rPr>
          <w:rFonts w:cs="Arial"/>
          <w:spacing w:val="-3"/>
          <w:lang w:val="pl-PL"/>
        </w:rPr>
        <w:t xml:space="preserve">Nồi hơi lắp đặt trên phương tiện, thiết bị thăm dò và khai thác trên biển </w:t>
      </w:r>
      <w:r w:rsidRPr="0075285E">
        <w:rPr>
          <w:lang w:val="pl-PL"/>
        </w:rPr>
        <w:t>phải được kiểm định</w:t>
      </w:r>
      <w:r>
        <w:rPr>
          <w:lang w:val="pl-PL"/>
        </w:rPr>
        <w:t xml:space="preserve"> và thử</w:t>
      </w:r>
      <w:r w:rsidRPr="0075285E">
        <w:rPr>
          <w:lang w:val="pl-PL"/>
        </w:rPr>
        <w:t xml:space="preserve"> trong sử dụng theo quy định để đảm bảo </w:t>
      </w:r>
      <w:r>
        <w:rPr>
          <w:lang w:val="pl-PL"/>
        </w:rPr>
        <w:t>nồi hơi</w:t>
      </w:r>
      <w:r w:rsidRPr="0075285E">
        <w:rPr>
          <w:lang w:val="pl-PL"/>
        </w:rPr>
        <w:t xml:space="preserve"> luôn ở trạng thái làm việc an toàn. Việc kiểm định và thử do </w:t>
      </w:r>
      <w:r>
        <w:rPr>
          <w:lang w:val="pl-PL"/>
        </w:rPr>
        <w:t xml:space="preserve">Tổ chức có </w:t>
      </w:r>
      <w:r w:rsidRPr="0075285E">
        <w:rPr>
          <w:lang w:val="pl-PL"/>
        </w:rPr>
        <w:t>đủ</w:t>
      </w:r>
      <w:r>
        <w:rPr>
          <w:lang w:val="pl-PL"/>
        </w:rPr>
        <w:t xml:space="preserve"> điều kiện hoạt động kiểm định </w:t>
      </w:r>
      <w:r w:rsidRPr="0075285E">
        <w:rPr>
          <w:lang w:val="pl-PL"/>
        </w:rPr>
        <w:t>thực hiện</w:t>
      </w:r>
      <w:r>
        <w:rPr>
          <w:lang w:val="pl-PL"/>
        </w:rPr>
        <w:t>.</w:t>
      </w:r>
    </w:p>
    <w:p w:rsidR="00D25CFA" w:rsidRPr="00150BA7" w:rsidRDefault="00267D16" w:rsidP="00300C00">
      <w:pPr>
        <w:numPr>
          <w:ilvl w:val="1"/>
          <w:numId w:val="80"/>
        </w:numPr>
        <w:shd w:val="clear" w:color="auto" w:fill="FFFFFF"/>
        <w:tabs>
          <w:tab w:val="left" w:pos="709"/>
        </w:tabs>
        <w:spacing w:before="240" w:line="276" w:lineRule="auto"/>
        <w:ind w:hanging="792"/>
        <w:jc w:val="both"/>
        <w:rPr>
          <w:rFonts w:cs="Arial"/>
          <w:spacing w:val="-3"/>
          <w:lang w:val="pl-PL"/>
        </w:rPr>
      </w:pPr>
      <w:r w:rsidRPr="00150BA7">
        <w:rPr>
          <w:rFonts w:cs="Arial"/>
          <w:spacing w:val="-3"/>
          <w:lang w:val="pl-PL"/>
        </w:rPr>
        <w:t>An toàn</w:t>
      </w:r>
    </w:p>
    <w:p w:rsidR="00D25CFA" w:rsidRPr="00110B62" w:rsidRDefault="00D25CFA" w:rsidP="00300C00">
      <w:pPr>
        <w:pStyle w:val="ListParagraph"/>
        <w:shd w:val="clear" w:color="auto" w:fill="FFFFFF"/>
        <w:tabs>
          <w:tab w:val="left" w:pos="709"/>
        </w:tabs>
        <w:spacing w:line="276" w:lineRule="auto"/>
        <w:ind w:left="0"/>
        <w:rPr>
          <w:rFonts w:cs="Arial"/>
          <w:szCs w:val="24"/>
          <w:lang w:val="pl-PL"/>
        </w:rPr>
      </w:pPr>
      <w:r w:rsidRPr="00110B62">
        <w:rPr>
          <w:rFonts w:cs="Arial"/>
          <w:szCs w:val="24"/>
          <w:lang w:val="pl-PL"/>
        </w:rPr>
        <w:tab/>
      </w:r>
      <w:r w:rsidRPr="00E622BC">
        <w:rPr>
          <w:rFonts w:cs="Arial"/>
          <w:szCs w:val="24"/>
          <w:lang w:val="pl-PL"/>
        </w:rPr>
        <w:t xml:space="preserve">Phải có các cảnh báo an toàn trong hoạt động bảo dưỡng và kiểm tra </w:t>
      </w:r>
      <w:r w:rsidR="00221AF9" w:rsidRPr="00E622BC">
        <w:rPr>
          <w:rFonts w:cs="Arial"/>
          <w:szCs w:val="24"/>
          <w:lang w:val="pl-PL"/>
        </w:rPr>
        <w:t>nồi hơi</w:t>
      </w:r>
      <w:r w:rsidRPr="00E622BC">
        <w:rPr>
          <w:rFonts w:cs="Arial"/>
          <w:szCs w:val="24"/>
          <w:lang w:val="pl-PL"/>
        </w:rPr>
        <w:t xml:space="preserve">. Ngoài ra, các </w:t>
      </w:r>
      <w:r w:rsidR="00221AF9" w:rsidRPr="00E622BC">
        <w:rPr>
          <w:rFonts w:cs="Arial"/>
          <w:szCs w:val="24"/>
          <w:lang w:val="pl-PL"/>
        </w:rPr>
        <w:t>nồi hơi</w:t>
      </w:r>
      <w:r w:rsidRPr="00E622BC">
        <w:rPr>
          <w:rFonts w:cs="Arial"/>
          <w:szCs w:val="24"/>
          <w:lang w:val="pl-PL"/>
        </w:rPr>
        <w:t xml:space="preserve"> cũng là các không gian kín và các hoạt động bên trong đối diện với tất cả các hiểm họa khi vào không gian hạn chế này. Phải tuân theo các quy định và quy trình an </w:t>
      </w:r>
      <w:r w:rsidR="000B31A4">
        <w:rPr>
          <w:rFonts w:cs="Arial"/>
          <w:szCs w:val="24"/>
          <w:lang w:val="pl-PL"/>
        </w:rPr>
        <w:t xml:space="preserve">toàn </w:t>
      </w:r>
      <w:r w:rsidRPr="00E622BC">
        <w:rPr>
          <w:rFonts w:cs="Arial"/>
          <w:szCs w:val="24"/>
          <w:lang w:val="pl-PL"/>
        </w:rPr>
        <w:t xml:space="preserve">khi vào </w:t>
      </w:r>
      <w:r w:rsidR="00221AF9" w:rsidRPr="00E622BC">
        <w:rPr>
          <w:rFonts w:cs="Arial"/>
          <w:szCs w:val="24"/>
          <w:lang w:val="pl-PL"/>
        </w:rPr>
        <w:t>nồi hơi</w:t>
      </w:r>
      <w:r w:rsidRPr="00E622BC">
        <w:rPr>
          <w:rFonts w:cs="Arial"/>
          <w:szCs w:val="24"/>
          <w:lang w:val="pl-PL"/>
        </w:rPr>
        <w:t>.</w:t>
      </w:r>
      <w:r w:rsidRPr="00110B62">
        <w:rPr>
          <w:rFonts w:cs="Arial"/>
          <w:szCs w:val="24"/>
          <w:lang w:val="pl-PL"/>
        </w:rPr>
        <w:t xml:space="preserve"> </w:t>
      </w:r>
    </w:p>
    <w:p w:rsidR="00D25CFA" w:rsidRPr="00150BA7" w:rsidRDefault="00D25CFA" w:rsidP="00300C00">
      <w:pPr>
        <w:numPr>
          <w:ilvl w:val="1"/>
          <w:numId w:val="80"/>
        </w:numPr>
        <w:shd w:val="clear" w:color="auto" w:fill="FFFFFF"/>
        <w:tabs>
          <w:tab w:val="left" w:pos="709"/>
        </w:tabs>
        <w:spacing w:before="240" w:line="276" w:lineRule="auto"/>
        <w:ind w:hanging="792"/>
        <w:jc w:val="both"/>
        <w:rPr>
          <w:rFonts w:cs="Arial"/>
          <w:spacing w:val="-3"/>
          <w:lang w:val="pl-PL"/>
        </w:rPr>
      </w:pPr>
      <w:r w:rsidRPr="00150BA7">
        <w:rPr>
          <w:rFonts w:cs="Arial"/>
          <w:spacing w:val="-3"/>
          <w:lang w:val="pl-PL"/>
        </w:rPr>
        <w:t>Thiết bị</w:t>
      </w:r>
    </w:p>
    <w:p w:rsidR="00D25CFA" w:rsidRPr="00110B62" w:rsidRDefault="00D25CFA" w:rsidP="00300C00">
      <w:pPr>
        <w:pStyle w:val="ListParagraph"/>
        <w:shd w:val="clear" w:color="auto" w:fill="FFFFFF"/>
        <w:tabs>
          <w:tab w:val="left" w:pos="709"/>
        </w:tabs>
        <w:spacing w:line="276" w:lineRule="auto"/>
        <w:ind w:left="0"/>
        <w:rPr>
          <w:rFonts w:cs="Arial"/>
          <w:szCs w:val="24"/>
          <w:lang w:val="pl-PL"/>
        </w:rPr>
      </w:pPr>
      <w:r w:rsidRPr="00110B62">
        <w:rPr>
          <w:rFonts w:cs="Arial"/>
          <w:szCs w:val="24"/>
          <w:lang w:val="pl-PL"/>
        </w:rPr>
        <w:tab/>
        <w:t xml:space="preserve">Tất cả dụng cụ, thiết bị và thiết bị bảo vệ cá nhân sử dụng khi làm việc với </w:t>
      </w:r>
      <w:r w:rsidR="00A93682">
        <w:rPr>
          <w:rFonts w:cs="Arial"/>
          <w:szCs w:val="24"/>
          <w:lang w:val="pl-PL"/>
        </w:rPr>
        <w:t>nồi hơi</w:t>
      </w:r>
      <w:r w:rsidRPr="00110B62">
        <w:rPr>
          <w:rFonts w:cs="Arial"/>
          <w:szCs w:val="24"/>
          <w:lang w:val="pl-PL"/>
        </w:rPr>
        <w:t xml:space="preserve"> (kiểm tra, NDT, thử áp lực, sửa chữa và hoán cải) phải được kiểm tra trước khi sử dụng. Thiết bị NDT và thiết bị của tổ chức sửa chữa phải thỏa mãn các yêu cầu an toàn của chủ thiết bị cho các thiết bị điện. Các thiết bị khác có thể cần thiết khi làm việc với </w:t>
      </w:r>
      <w:r w:rsidR="00221AF9">
        <w:rPr>
          <w:rFonts w:cs="Arial"/>
          <w:szCs w:val="24"/>
          <w:lang w:val="pl-PL"/>
        </w:rPr>
        <w:t>nồi hơi</w:t>
      </w:r>
      <w:r w:rsidRPr="00110B62">
        <w:rPr>
          <w:rFonts w:cs="Arial"/>
          <w:szCs w:val="24"/>
          <w:lang w:val="pl-PL"/>
        </w:rPr>
        <w:t xml:space="preserve"> như ván ốp, giàn giáo, thang di động phải được kiểm tra trước khi sử dụng. Phải mặc thiết bị bảo vệ cá nhân khi có yêu cầu bởi quy định, chủ giàn/người sử dụng hoặc tổ chức sửa chữa.</w:t>
      </w:r>
    </w:p>
    <w:p w:rsidR="00D25CFA" w:rsidRPr="00150BA7" w:rsidRDefault="00D25CFA" w:rsidP="00300C00">
      <w:pPr>
        <w:numPr>
          <w:ilvl w:val="1"/>
          <w:numId w:val="80"/>
        </w:numPr>
        <w:shd w:val="clear" w:color="auto" w:fill="FFFFFF"/>
        <w:tabs>
          <w:tab w:val="left" w:pos="709"/>
        </w:tabs>
        <w:spacing w:before="240" w:line="276" w:lineRule="auto"/>
        <w:ind w:hanging="792"/>
        <w:jc w:val="both"/>
        <w:rPr>
          <w:rFonts w:cs="Arial"/>
          <w:spacing w:val="-3"/>
          <w:lang w:val="pl-PL"/>
        </w:rPr>
      </w:pPr>
      <w:r w:rsidRPr="00150BA7">
        <w:rPr>
          <w:rFonts w:cs="Arial"/>
          <w:spacing w:val="-3"/>
          <w:lang w:val="pl-PL"/>
        </w:rPr>
        <w:t>Xem xét hồ sơ</w:t>
      </w:r>
    </w:p>
    <w:p w:rsidR="00D25CFA" w:rsidRDefault="00D25CFA" w:rsidP="00300C00">
      <w:pPr>
        <w:pStyle w:val="ListParagraph"/>
        <w:shd w:val="clear" w:color="auto" w:fill="FFFFFF"/>
        <w:tabs>
          <w:tab w:val="left" w:pos="709"/>
        </w:tabs>
        <w:spacing w:line="276" w:lineRule="auto"/>
        <w:ind w:left="0"/>
        <w:rPr>
          <w:rFonts w:cs="Arial"/>
          <w:lang w:val="pl-PL"/>
        </w:rPr>
      </w:pPr>
      <w:r w:rsidRPr="00110B62">
        <w:rPr>
          <w:rFonts w:cs="Arial"/>
          <w:lang w:val="pl-PL"/>
        </w:rPr>
        <w:tab/>
        <w:t xml:space="preserve">Trước khi thực hiện bất kỳ cuộc kiểm tra nào mà Chương này yêu cầu, người kiểm tra phải kiểm tra lịch sử trước đây của </w:t>
      </w:r>
      <w:r w:rsidR="00221AF9">
        <w:rPr>
          <w:rFonts w:cs="Arial"/>
          <w:lang w:val="pl-PL"/>
        </w:rPr>
        <w:t>nồi hơi</w:t>
      </w:r>
      <w:r w:rsidRPr="00110B62">
        <w:rPr>
          <w:rFonts w:cs="Arial"/>
          <w:lang w:val="pl-PL"/>
        </w:rPr>
        <w:t>. Trong thực tế, phải xem các kết quả kiểm tra, sửa chữa trước đó, kế hoạch kiểm tra hiện tại cũng như các tính toán kỹ thuật và/hoặc các cuộc kiểm tra hoạt động tương tự khác.</w:t>
      </w:r>
    </w:p>
    <w:p w:rsidR="00267D16" w:rsidRPr="00150BA7" w:rsidRDefault="00267D16" w:rsidP="00300C00">
      <w:pPr>
        <w:numPr>
          <w:ilvl w:val="1"/>
          <w:numId w:val="80"/>
        </w:numPr>
        <w:shd w:val="clear" w:color="auto" w:fill="FFFFFF"/>
        <w:tabs>
          <w:tab w:val="left" w:pos="709"/>
        </w:tabs>
        <w:spacing w:before="240" w:line="276" w:lineRule="auto"/>
        <w:ind w:hanging="792"/>
        <w:jc w:val="both"/>
        <w:rPr>
          <w:rFonts w:cs="Arial"/>
          <w:lang w:val="pl-PL"/>
        </w:rPr>
      </w:pPr>
      <w:r w:rsidRPr="00150BA7">
        <w:rPr>
          <w:rFonts w:cs="Arial"/>
          <w:lang w:val="pl-PL"/>
        </w:rPr>
        <w:t xml:space="preserve">Các loại hình và thời hạn </w:t>
      </w:r>
      <w:r w:rsidR="00C17A4C">
        <w:rPr>
          <w:rFonts w:cs="Arial"/>
          <w:lang w:val="pl-PL"/>
        </w:rPr>
        <w:t>kiểm định</w:t>
      </w:r>
    </w:p>
    <w:p w:rsidR="00267D16" w:rsidRDefault="00267D16" w:rsidP="00300C00">
      <w:pPr>
        <w:numPr>
          <w:ilvl w:val="2"/>
          <w:numId w:val="80"/>
        </w:numPr>
        <w:shd w:val="clear" w:color="auto" w:fill="FFFFFF"/>
        <w:tabs>
          <w:tab w:val="left" w:pos="709"/>
        </w:tabs>
        <w:spacing w:before="240" w:line="276" w:lineRule="auto"/>
        <w:ind w:left="0" w:firstLine="0"/>
        <w:jc w:val="both"/>
        <w:rPr>
          <w:rFonts w:cs="Arial"/>
          <w:lang w:val="pl-PL"/>
        </w:rPr>
      </w:pPr>
      <w:r w:rsidRPr="00267D16">
        <w:rPr>
          <w:rFonts w:cs="Arial"/>
          <w:lang w:val="pl-PL"/>
        </w:rPr>
        <w:t xml:space="preserve">Các loại hình kiểm </w:t>
      </w:r>
      <w:r w:rsidR="009F772C">
        <w:rPr>
          <w:rFonts w:cs="Arial"/>
          <w:lang w:val="pl-PL"/>
        </w:rPr>
        <w:t>định</w:t>
      </w:r>
    </w:p>
    <w:p w:rsidR="00267D16" w:rsidRDefault="00267D16" w:rsidP="00300C00">
      <w:pPr>
        <w:numPr>
          <w:ilvl w:val="3"/>
          <w:numId w:val="80"/>
        </w:numPr>
        <w:shd w:val="clear" w:color="auto" w:fill="FFFFFF"/>
        <w:tabs>
          <w:tab w:val="left" w:pos="993"/>
        </w:tabs>
        <w:spacing w:before="240" w:line="276" w:lineRule="auto"/>
        <w:ind w:left="284" w:hanging="284"/>
        <w:jc w:val="both"/>
        <w:rPr>
          <w:rFonts w:cs="Arial"/>
          <w:lang w:val="pl-PL"/>
        </w:rPr>
      </w:pPr>
      <w:r>
        <w:rPr>
          <w:rFonts w:cs="Arial"/>
          <w:lang w:val="pl-PL"/>
        </w:rPr>
        <w:t xml:space="preserve">Kiểm </w:t>
      </w:r>
      <w:r w:rsidR="009F772C">
        <w:rPr>
          <w:rFonts w:cs="Arial"/>
          <w:lang w:val="pl-PL"/>
        </w:rPr>
        <w:t>định</w:t>
      </w:r>
      <w:r>
        <w:rPr>
          <w:rFonts w:cs="Arial"/>
          <w:lang w:val="pl-PL"/>
        </w:rPr>
        <w:t xml:space="preserve"> nhập khẩu</w:t>
      </w:r>
    </w:p>
    <w:p w:rsidR="00267D16" w:rsidRPr="00267D16" w:rsidRDefault="00267D16" w:rsidP="00300C00">
      <w:pPr>
        <w:numPr>
          <w:ilvl w:val="3"/>
          <w:numId w:val="80"/>
        </w:numPr>
        <w:shd w:val="clear" w:color="auto" w:fill="FFFFFF"/>
        <w:tabs>
          <w:tab w:val="left" w:pos="993"/>
        </w:tabs>
        <w:spacing w:before="240" w:line="276" w:lineRule="auto"/>
        <w:ind w:left="0" w:firstLine="0"/>
        <w:jc w:val="both"/>
        <w:rPr>
          <w:rFonts w:cs="Arial"/>
          <w:lang w:val="pl-PL"/>
        </w:rPr>
      </w:pPr>
      <w:r>
        <w:rPr>
          <w:rFonts w:cs="Arial"/>
          <w:lang w:val="pl-PL"/>
        </w:rPr>
        <w:t xml:space="preserve">Kiểm </w:t>
      </w:r>
      <w:r w:rsidR="009F772C">
        <w:rPr>
          <w:rFonts w:cs="Arial"/>
          <w:lang w:val="pl-PL"/>
        </w:rPr>
        <w:t>định</w:t>
      </w:r>
      <w:r>
        <w:rPr>
          <w:rFonts w:cs="Arial"/>
          <w:lang w:val="pl-PL"/>
        </w:rPr>
        <w:t xml:space="preserve"> trên cơ sở thời gian</w:t>
      </w:r>
    </w:p>
    <w:p w:rsidR="00267D16" w:rsidRPr="0075285E" w:rsidRDefault="00267D16" w:rsidP="00300C00">
      <w:pPr>
        <w:numPr>
          <w:ilvl w:val="1"/>
          <w:numId w:val="75"/>
        </w:numPr>
        <w:shd w:val="clear" w:color="auto" w:fill="FFFFFF"/>
        <w:tabs>
          <w:tab w:val="left" w:pos="1134"/>
        </w:tabs>
        <w:spacing w:before="120" w:line="276" w:lineRule="auto"/>
        <w:ind w:hanging="2208"/>
        <w:jc w:val="both"/>
        <w:rPr>
          <w:rFonts w:cs="Arial"/>
          <w:lang w:val="pl-PL"/>
        </w:rPr>
      </w:pPr>
      <w:r w:rsidRPr="0075285E">
        <w:rPr>
          <w:rFonts w:cs="Arial"/>
          <w:lang w:val="pl-PL"/>
        </w:rPr>
        <w:t xml:space="preserve">Kiểm </w:t>
      </w:r>
      <w:r w:rsidR="009F772C">
        <w:rPr>
          <w:rFonts w:cs="Arial"/>
          <w:lang w:val="pl-PL"/>
        </w:rPr>
        <w:t>định</w:t>
      </w:r>
      <w:r w:rsidRPr="0075285E">
        <w:rPr>
          <w:rFonts w:cs="Arial"/>
          <w:lang w:val="pl-PL"/>
        </w:rPr>
        <w:t xml:space="preserve"> trong quá trình lắp đặt;</w:t>
      </w:r>
    </w:p>
    <w:p w:rsidR="00267D16" w:rsidRPr="0075285E" w:rsidRDefault="00267D16" w:rsidP="00300C00">
      <w:pPr>
        <w:numPr>
          <w:ilvl w:val="1"/>
          <w:numId w:val="75"/>
        </w:numPr>
        <w:shd w:val="clear" w:color="auto" w:fill="FFFFFF"/>
        <w:tabs>
          <w:tab w:val="left" w:pos="1134"/>
        </w:tabs>
        <w:spacing w:before="120" w:line="276" w:lineRule="auto"/>
        <w:ind w:hanging="2208"/>
        <w:jc w:val="both"/>
        <w:rPr>
          <w:rFonts w:cs="Arial"/>
          <w:lang w:val="pl-PL"/>
        </w:rPr>
      </w:pPr>
      <w:r w:rsidRPr="0075285E">
        <w:rPr>
          <w:rFonts w:cs="Arial"/>
          <w:lang w:val="pl-PL"/>
        </w:rPr>
        <w:t xml:space="preserve">Kiểm </w:t>
      </w:r>
      <w:r w:rsidR="009F772C">
        <w:rPr>
          <w:rFonts w:cs="Arial"/>
          <w:lang w:val="pl-PL"/>
        </w:rPr>
        <w:t>định</w:t>
      </w:r>
      <w:r w:rsidRPr="0075285E">
        <w:rPr>
          <w:rFonts w:cs="Arial"/>
          <w:lang w:val="pl-PL"/>
        </w:rPr>
        <w:t xml:space="preserve"> bên ngoài;</w:t>
      </w:r>
    </w:p>
    <w:p w:rsidR="00267D16" w:rsidRPr="0075285E" w:rsidRDefault="00267D16" w:rsidP="00300C00">
      <w:pPr>
        <w:numPr>
          <w:ilvl w:val="1"/>
          <w:numId w:val="75"/>
        </w:numPr>
        <w:shd w:val="clear" w:color="auto" w:fill="FFFFFF"/>
        <w:tabs>
          <w:tab w:val="left" w:pos="1134"/>
        </w:tabs>
        <w:spacing w:before="120" w:line="276" w:lineRule="auto"/>
        <w:ind w:hanging="2208"/>
        <w:jc w:val="both"/>
        <w:rPr>
          <w:rFonts w:cs="Arial"/>
          <w:lang w:val="pl-PL"/>
        </w:rPr>
      </w:pPr>
      <w:r w:rsidRPr="0075285E">
        <w:rPr>
          <w:rFonts w:cs="Arial"/>
          <w:lang w:val="pl-PL"/>
        </w:rPr>
        <w:t xml:space="preserve">Kiểm </w:t>
      </w:r>
      <w:r w:rsidR="009F772C">
        <w:rPr>
          <w:rFonts w:cs="Arial"/>
          <w:lang w:val="pl-PL"/>
        </w:rPr>
        <w:t>định</w:t>
      </w:r>
      <w:r w:rsidRPr="0075285E">
        <w:rPr>
          <w:rFonts w:cs="Arial"/>
          <w:lang w:val="pl-PL"/>
        </w:rPr>
        <w:t xml:space="preserve"> bên trong;</w:t>
      </w:r>
    </w:p>
    <w:p w:rsidR="00267D16" w:rsidRPr="0075285E" w:rsidRDefault="00267D16" w:rsidP="00300C00">
      <w:pPr>
        <w:numPr>
          <w:ilvl w:val="1"/>
          <w:numId w:val="75"/>
        </w:numPr>
        <w:shd w:val="clear" w:color="auto" w:fill="FFFFFF"/>
        <w:tabs>
          <w:tab w:val="left" w:pos="1134"/>
        </w:tabs>
        <w:spacing w:before="120" w:line="276" w:lineRule="auto"/>
        <w:ind w:hanging="2208"/>
        <w:jc w:val="both"/>
        <w:rPr>
          <w:rFonts w:cs="Arial"/>
          <w:lang w:val="fr-FR"/>
        </w:rPr>
      </w:pPr>
      <w:r w:rsidRPr="0075285E">
        <w:rPr>
          <w:rFonts w:cs="Arial"/>
          <w:lang w:val="fr-FR"/>
        </w:rPr>
        <w:t xml:space="preserve">Thử </w:t>
      </w:r>
      <w:r w:rsidR="00560D1A">
        <w:rPr>
          <w:rFonts w:cs="Arial"/>
          <w:lang w:val="fr-FR"/>
        </w:rPr>
        <w:t>thủy</w:t>
      </w:r>
      <w:r w:rsidRPr="0075285E">
        <w:rPr>
          <w:rFonts w:cs="Arial"/>
          <w:lang w:val="fr-FR"/>
        </w:rPr>
        <w:t xml:space="preserve"> lực;</w:t>
      </w:r>
    </w:p>
    <w:p w:rsidR="00267D16" w:rsidRPr="00267D16" w:rsidRDefault="00267D16" w:rsidP="00300C00">
      <w:pPr>
        <w:numPr>
          <w:ilvl w:val="1"/>
          <w:numId w:val="75"/>
        </w:numPr>
        <w:shd w:val="clear" w:color="auto" w:fill="FFFFFF"/>
        <w:tabs>
          <w:tab w:val="left" w:pos="1134"/>
        </w:tabs>
        <w:spacing w:before="120" w:line="276" w:lineRule="auto"/>
        <w:ind w:hanging="2208"/>
        <w:jc w:val="both"/>
        <w:rPr>
          <w:rFonts w:cs="Arial"/>
          <w:lang w:val="pl-PL"/>
        </w:rPr>
      </w:pPr>
      <w:r w:rsidRPr="0075285E">
        <w:rPr>
          <w:rFonts w:cs="Arial"/>
          <w:lang w:val="fr-FR"/>
        </w:rPr>
        <w:t xml:space="preserve">Kiểm </w:t>
      </w:r>
      <w:r w:rsidR="009F772C">
        <w:rPr>
          <w:rFonts w:cs="Arial"/>
          <w:lang w:val="pl-PL"/>
        </w:rPr>
        <w:t>định</w:t>
      </w:r>
      <w:r w:rsidRPr="0075285E">
        <w:rPr>
          <w:rFonts w:cs="Arial"/>
          <w:lang w:val="fr-FR"/>
        </w:rPr>
        <w:t xml:space="preserve"> bất thường</w:t>
      </w:r>
      <w:r w:rsidR="000D09CD">
        <w:rPr>
          <w:rFonts w:cs="Arial"/>
          <w:lang w:val="fr-FR"/>
        </w:rPr>
        <w:t>.</w:t>
      </w:r>
    </w:p>
    <w:p w:rsidR="00267D16" w:rsidRDefault="00267D16" w:rsidP="00300C00">
      <w:pPr>
        <w:numPr>
          <w:ilvl w:val="3"/>
          <w:numId w:val="80"/>
        </w:numPr>
        <w:shd w:val="clear" w:color="auto" w:fill="FFFFFF"/>
        <w:tabs>
          <w:tab w:val="left" w:pos="993"/>
        </w:tabs>
        <w:spacing w:before="240" w:line="276" w:lineRule="auto"/>
        <w:ind w:left="0" w:firstLine="0"/>
        <w:jc w:val="both"/>
        <w:rPr>
          <w:rFonts w:cs="Arial"/>
          <w:lang w:val="pl-PL"/>
        </w:rPr>
      </w:pPr>
      <w:r>
        <w:rPr>
          <w:rFonts w:cs="Arial"/>
          <w:lang w:val="pl-PL"/>
        </w:rPr>
        <w:t xml:space="preserve">Kiểm </w:t>
      </w:r>
      <w:r w:rsidR="009F772C">
        <w:rPr>
          <w:rFonts w:cs="Arial"/>
          <w:lang w:val="pl-PL"/>
        </w:rPr>
        <w:t>định</w:t>
      </w:r>
      <w:r>
        <w:rPr>
          <w:rFonts w:cs="Arial"/>
          <w:lang w:val="pl-PL"/>
        </w:rPr>
        <w:t xml:space="preserve"> theo chương trình đá</w:t>
      </w:r>
      <w:r w:rsidR="009E58EB">
        <w:rPr>
          <w:rFonts w:cs="Arial"/>
          <w:lang w:val="pl-PL"/>
        </w:rPr>
        <w:t>nh</w:t>
      </w:r>
      <w:r>
        <w:rPr>
          <w:rFonts w:cs="Arial"/>
          <w:lang w:val="pl-PL"/>
        </w:rPr>
        <w:t xml:space="preserve"> giá rủi ro (RBI)</w:t>
      </w:r>
    </w:p>
    <w:p w:rsidR="00560D1A" w:rsidRDefault="00560D1A" w:rsidP="00300C00">
      <w:pPr>
        <w:numPr>
          <w:ilvl w:val="2"/>
          <w:numId w:val="80"/>
        </w:numPr>
        <w:shd w:val="clear" w:color="auto" w:fill="FFFFFF"/>
        <w:tabs>
          <w:tab w:val="left" w:pos="709"/>
        </w:tabs>
        <w:spacing w:before="240" w:line="276" w:lineRule="auto"/>
        <w:ind w:left="0" w:firstLine="0"/>
        <w:jc w:val="both"/>
        <w:rPr>
          <w:rFonts w:cs="Arial"/>
          <w:lang w:val="pl-PL"/>
        </w:rPr>
      </w:pPr>
      <w:r>
        <w:rPr>
          <w:rFonts w:cs="Arial"/>
          <w:lang w:val="pl-PL"/>
        </w:rPr>
        <w:t xml:space="preserve">Thời hạn </w:t>
      </w:r>
      <w:r w:rsidR="00C17A4C">
        <w:rPr>
          <w:rFonts w:cs="Arial"/>
          <w:lang w:val="pl-PL"/>
        </w:rPr>
        <w:t>kiểm định</w:t>
      </w:r>
    </w:p>
    <w:p w:rsidR="00560D1A" w:rsidRDefault="00560D1A" w:rsidP="00300C00">
      <w:pPr>
        <w:numPr>
          <w:ilvl w:val="3"/>
          <w:numId w:val="80"/>
        </w:numPr>
        <w:shd w:val="clear" w:color="auto" w:fill="FFFFFF"/>
        <w:tabs>
          <w:tab w:val="left" w:pos="993"/>
        </w:tabs>
        <w:spacing w:before="240" w:line="276" w:lineRule="auto"/>
        <w:ind w:left="0" w:firstLine="0"/>
        <w:jc w:val="both"/>
        <w:rPr>
          <w:rFonts w:cs="Arial"/>
          <w:lang w:val="pl-PL"/>
        </w:rPr>
      </w:pPr>
      <w:r>
        <w:rPr>
          <w:rFonts w:cs="Arial"/>
          <w:lang w:val="pl-PL"/>
        </w:rPr>
        <w:lastRenderedPageBreak/>
        <w:t xml:space="preserve">Kiểm </w:t>
      </w:r>
      <w:r w:rsidR="00391AE3">
        <w:rPr>
          <w:rFonts w:cs="Arial"/>
          <w:lang w:val="pl-PL"/>
        </w:rPr>
        <w:t>định</w:t>
      </w:r>
      <w:r>
        <w:rPr>
          <w:rFonts w:cs="Arial"/>
          <w:lang w:val="pl-PL"/>
        </w:rPr>
        <w:t xml:space="preserve"> trên cơ sở thời gian</w:t>
      </w:r>
    </w:p>
    <w:p w:rsidR="00560D1A" w:rsidRDefault="00560D1A" w:rsidP="00300C00">
      <w:pPr>
        <w:numPr>
          <w:ilvl w:val="0"/>
          <w:numId w:val="105"/>
        </w:numPr>
        <w:shd w:val="clear" w:color="auto" w:fill="FFFFFF"/>
        <w:tabs>
          <w:tab w:val="left" w:pos="1134"/>
        </w:tabs>
        <w:spacing w:before="120" w:line="276" w:lineRule="auto"/>
        <w:ind w:hanging="2208"/>
        <w:jc w:val="both"/>
        <w:rPr>
          <w:rFonts w:cs="Arial"/>
          <w:lang w:val="pl-PL"/>
        </w:rPr>
      </w:pPr>
      <w:r>
        <w:rPr>
          <w:rFonts w:cs="Arial"/>
          <w:lang w:val="pl-PL"/>
        </w:rPr>
        <w:t xml:space="preserve">Kiểm </w:t>
      </w:r>
      <w:r w:rsidR="00391AE3">
        <w:rPr>
          <w:rFonts w:cs="Arial"/>
          <w:lang w:val="pl-PL"/>
        </w:rPr>
        <w:t>định</w:t>
      </w:r>
      <w:r>
        <w:rPr>
          <w:rFonts w:cs="Arial"/>
          <w:lang w:val="pl-PL"/>
        </w:rPr>
        <w:t xml:space="preserve"> bên </w:t>
      </w:r>
      <w:r w:rsidRPr="00560D1A">
        <w:rPr>
          <w:rFonts w:cs="Arial"/>
          <w:lang w:val="fr-FR"/>
        </w:rPr>
        <w:t>ngoài</w:t>
      </w:r>
      <w:r>
        <w:rPr>
          <w:rFonts w:cs="Arial"/>
          <w:lang w:val="pl-PL"/>
        </w:rPr>
        <w:t>: một năm một lần</w:t>
      </w:r>
      <w:r w:rsidR="00FE6AA7">
        <w:rPr>
          <w:rFonts w:cs="Arial"/>
          <w:lang w:val="pl-PL"/>
        </w:rPr>
        <w:t>.</w:t>
      </w:r>
    </w:p>
    <w:p w:rsidR="00560D1A" w:rsidRDefault="00560D1A" w:rsidP="00300C00">
      <w:pPr>
        <w:numPr>
          <w:ilvl w:val="0"/>
          <w:numId w:val="105"/>
        </w:numPr>
        <w:shd w:val="clear" w:color="auto" w:fill="FFFFFF"/>
        <w:tabs>
          <w:tab w:val="left" w:pos="1134"/>
        </w:tabs>
        <w:spacing w:before="120" w:line="276" w:lineRule="auto"/>
        <w:ind w:hanging="2208"/>
        <w:jc w:val="both"/>
        <w:rPr>
          <w:rFonts w:cs="Arial"/>
          <w:lang w:val="pl-PL"/>
        </w:rPr>
      </w:pPr>
      <w:r>
        <w:rPr>
          <w:rFonts w:cs="Arial"/>
          <w:lang w:val="pl-PL"/>
        </w:rPr>
        <w:t xml:space="preserve">Kiểm </w:t>
      </w:r>
      <w:r w:rsidR="00391AE3">
        <w:rPr>
          <w:rFonts w:cs="Arial"/>
          <w:lang w:val="pl-PL"/>
        </w:rPr>
        <w:t>định</w:t>
      </w:r>
      <w:r>
        <w:rPr>
          <w:rFonts w:cs="Arial"/>
          <w:lang w:val="pl-PL"/>
        </w:rPr>
        <w:t xml:space="preserve"> bên ngoài, bên trong: 3 năm một lần</w:t>
      </w:r>
      <w:r w:rsidR="00FE6AA7">
        <w:rPr>
          <w:rFonts w:cs="Arial"/>
          <w:lang w:val="pl-PL"/>
        </w:rPr>
        <w:t>.</w:t>
      </w:r>
    </w:p>
    <w:p w:rsidR="00560D1A" w:rsidRDefault="00560D1A" w:rsidP="00300C00">
      <w:pPr>
        <w:numPr>
          <w:ilvl w:val="0"/>
          <w:numId w:val="105"/>
        </w:numPr>
        <w:shd w:val="clear" w:color="auto" w:fill="FFFFFF"/>
        <w:tabs>
          <w:tab w:val="left" w:pos="1134"/>
        </w:tabs>
        <w:spacing w:before="120" w:line="276" w:lineRule="auto"/>
        <w:ind w:hanging="2208"/>
        <w:jc w:val="both"/>
        <w:rPr>
          <w:rFonts w:cs="Arial"/>
          <w:lang w:val="pl-PL"/>
        </w:rPr>
      </w:pPr>
      <w:r>
        <w:rPr>
          <w:rFonts w:cs="Arial"/>
          <w:lang w:val="pl-PL"/>
        </w:rPr>
        <w:t xml:space="preserve">Kiểm </w:t>
      </w:r>
      <w:r w:rsidR="00391AE3">
        <w:rPr>
          <w:rFonts w:cs="Arial"/>
          <w:lang w:val="pl-PL"/>
        </w:rPr>
        <w:t>định</w:t>
      </w:r>
      <w:r>
        <w:rPr>
          <w:rFonts w:cs="Arial"/>
          <w:lang w:val="pl-PL"/>
        </w:rPr>
        <w:t xml:space="preserve"> bên ngoài, bên trong, thử thủy lực: 6 năm một lần</w:t>
      </w:r>
      <w:r w:rsidR="00FE6AA7">
        <w:rPr>
          <w:rFonts w:cs="Arial"/>
          <w:lang w:val="pl-PL"/>
        </w:rPr>
        <w:t>.</w:t>
      </w:r>
    </w:p>
    <w:p w:rsidR="00560D1A" w:rsidRDefault="00560D1A" w:rsidP="00300C00">
      <w:pPr>
        <w:numPr>
          <w:ilvl w:val="3"/>
          <w:numId w:val="80"/>
        </w:numPr>
        <w:shd w:val="clear" w:color="auto" w:fill="FFFFFF"/>
        <w:tabs>
          <w:tab w:val="left" w:pos="993"/>
        </w:tabs>
        <w:spacing w:before="240" w:line="276" w:lineRule="auto"/>
        <w:ind w:left="0" w:firstLine="0"/>
        <w:jc w:val="both"/>
        <w:rPr>
          <w:rFonts w:cs="Arial"/>
          <w:lang w:val="pl-PL"/>
        </w:rPr>
      </w:pPr>
      <w:r>
        <w:rPr>
          <w:rFonts w:cs="Arial"/>
          <w:lang w:val="pl-PL"/>
        </w:rPr>
        <w:t xml:space="preserve">Kiểm </w:t>
      </w:r>
      <w:r w:rsidR="00391AE3">
        <w:rPr>
          <w:rFonts w:cs="Arial"/>
          <w:lang w:val="pl-PL"/>
        </w:rPr>
        <w:t>định</w:t>
      </w:r>
      <w:r>
        <w:rPr>
          <w:rFonts w:cs="Arial"/>
          <w:lang w:val="pl-PL"/>
        </w:rPr>
        <w:t xml:space="preserve"> theo RBI</w:t>
      </w:r>
    </w:p>
    <w:p w:rsidR="00560D1A" w:rsidRDefault="00560D1A" w:rsidP="00300C00">
      <w:pPr>
        <w:numPr>
          <w:ilvl w:val="0"/>
          <w:numId w:val="106"/>
        </w:numPr>
        <w:shd w:val="clear" w:color="auto" w:fill="FFFFFF"/>
        <w:tabs>
          <w:tab w:val="left" w:pos="1134"/>
        </w:tabs>
        <w:spacing w:before="120" w:line="276" w:lineRule="auto"/>
        <w:ind w:left="567" w:firstLine="0"/>
        <w:jc w:val="both"/>
        <w:rPr>
          <w:rFonts w:cs="Arial"/>
          <w:lang w:val="pl-PL"/>
        </w:rPr>
      </w:pPr>
      <w:r>
        <w:rPr>
          <w:rFonts w:cs="Arial"/>
          <w:lang w:val="pl-PL"/>
        </w:rPr>
        <w:t>Đánh giá hàng năm: một năm một lần</w:t>
      </w:r>
      <w:r w:rsidR="00FE6AA7">
        <w:rPr>
          <w:rFonts w:cs="Arial"/>
          <w:lang w:val="pl-PL"/>
        </w:rPr>
        <w:t>.</w:t>
      </w:r>
    </w:p>
    <w:p w:rsidR="00560D1A" w:rsidRPr="00110B62" w:rsidRDefault="00560D1A" w:rsidP="00300C00">
      <w:pPr>
        <w:numPr>
          <w:ilvl w:val="0"/>
          <w:numId w:val="106"/>
        </w:numPr>
        <w:shd w:val="clear" w:color="auto" w:fill="FFFFFF"/>
        <w:tabs>
          <w:tab w:val="left" w:pos="1134"/>
        </w:tabs>
        <w:spacing w:before="120" w:line="276" w:lineRule="auto"/>
        <w:ind w:left="567" w:firstLine="0"/>
        <w:jc w:val="both"/>
        <w:rPr>
          <w:rFonts w:cs="Arial"/>
          <w:lang w:val="pl-PL"/>
        </w:rPr>
      </w:pPr>
      <w:r>
        <w:rPr>
          <w:rFonts w:cs="Arial"/>
          <w:lang w:val="pl-PL"/>
        </w:rPr>
        <w:t xml:space="preserve">Kiểm </w:t>
      </w:r>
      <w:r w:rsidR="00391AE3">
        <w:rPr>
          <w:rFonts w:cs="Arial"/>
          <w:lang w:val="pl-PL"/>
        </w:rPr>
        <w:t>định</w:t>
      </w:r>
      <w:r w:rsidR="00FE6AA7">
        <w:rPr>
          <w:rFonts w:cs="Arial"/>
          <w:lang w:val="pl-PL"/>
        </w:rPr>
        <w:t xml:space="preserve"> theo kết quả của chương trình RBI.</w:t>
      </w:r>
    </w:p>
    <w:p w:rsidR="00D25CFA" w:rsidRPr="00C04ED0" w:rsidRDefault="00D25CFA" w:rsidP="00300C00">
      <w:pPr>
        <w:pStyle w:val="Heading3"/>
        <w:numPr>
          <w:ilvl w:val="0"/>
          <w:numId w:val="128"/>
        </w:numPr>
        <w:spacing w:line="276" w:lineRule="auto"/>
        <w:ind w:hanging="720"/>
        <w:rPr>
          <w:rFonts w:cs="Arial"/>
          <w:spacing w:val="-3"/>
          <w:sz w:val="24"/>
          <w:szCs w:val="24"/>
          <w:lang w:val="pl-PL"/>
        </w:rPr>
      </w:pPr>
      <w:bookmarkStart w:id="404" w:name="_Toc527124404"/>
      <w:r w:rsidRPr="00C04ED0">
        <w:rPr>
          <w:rFonts w:cs="Arial"/>
          <w:spacing w:val="-3"/>
          <w:sz w:val="24"/>
          <w:szCs w:val="24"/>
          <w:lang w:val="pl-PL"/>
        </w:rPr>
        <w:t xml:space="preserve">Kiểm </w:t>
      </w:r>
      <w:r w:rsidR="00391AE3">
        <w:rPr>
          <w:rFonts w:cs="Arial"/>
          <w:lang w:val="pl-PL"/>
        </w:rPr>
        <w:t>định</w:t>
      </w:r>
      <w:r w:rsidRPr="00C04ED0">
        <w:rPr>
          <w:rFonts w:cs="Arial"/>
          <w:spacing w:val="-3"/>
          <w:sz w:val="24"/>
          <w:szCs w:val="24"/>
          <w:lang w:val="pl-PL"/>
        </w:rPr>
        <w:t xml:space="preserve"> nhập khẩu</w:t>
      </w:r>
      <w:bookmarkEnd w:id="404"/>
    </w:p>
    <w:p w:rsidR="00D25CFA" w:rsidRPr="00E622BC" w:rsidRDefault="00D25CFA" w:rsidP="00300C00">
      <w:pPr>
        <w:numPr>
          <w:ilvl w:val="1"/>
          <w:numId w:val="129"/>
        </w:numPr>
        <w:shd w:val="clear" w:color="auto" w:fill="FFFFFF"/>
        <w:tabs>
          <w:tab w:val="left" w:pos="709"/>
        </w:tabs>
        <w:spacing w:before="240" w:line="276" w:lineRule="auto"/>
        <w:ind w:hanging="792"/>
        <w:jc w:val="both"/>
        <w:rPr>
          <w:lang w:val="pl-PL"/>
        </w:rPr>
      </w:pPr>
      <w:r w:rsidRPr="00E622BC">
        <w:rPr>
          <w:lang w:val="pl-PL"/>
        </w:rPr>
        <w:t xml:space="preserve">Kiểm </w:t>
      </w:r>
      <w:r w:rsidR="00391AE3">
        <w:rPr>
          <w:rFonts w:cs="Arial"/>
          <w:lang w:val="pl-PL"/>
        </w:rPr>
        <w:t>định</w:t>
      </w:r>
      <w:r w:rsidRPr="00E622BC">
        <w:rPr>
          <w:lang w:val="pl-PL"/>
        </w:rPr>
        <w:t xml:space="preserve"> hồ sơ nhập khẩu.</w:t>
      </w:r>
    </w:p>
    <w:p w:rsidR="00D25CFA" w:rsidRPr="00E622BC" w:rsidRDefault="009E58EB" w:rsidP="00300C00">
      <w:pPr>
        <w:numPr>
          <w:ilvl w:val="1"/>
          <w:numId w:val="129"/>
        </w:numPr>
        <w:shd w:val="clear" w:color="auto" w:fill="FFFFFF"/>
        <w:tabs>
          <w:tab w:val="left" w:pos="709"/>
        </w:tabs>
        <w:spacing w:before="240" w:line="276" w:lineRule="auto"/>
        <w:ind w:left="709" w:hanging="709"/>
        <w:jc w:val="both"/>
        <w:rPr>
          <w:lang w:val="pl-PL"/>
        </w:rPr>
      </w:pPr>
      <w:r>
        <w:rPr>
          <w:lang w:val="pl-PL"/>
        </w:rPr>
        <w:t xml:space="preserve">Kiểm </w:t>
      </w:r>
      <w:r w:rsidR="00391AE3">
        <w:rPr>
          <w:rFonts w:cs="Arial"/>
          <w:lang w:val="pl-PL"/>
        </w:rPr>
        <w:t>định</w:t>
      </w:r>
      <w:r>
        <w:rPr>
          <w:lang w:val="pl-PL"/>
        </w:rPr>
        <w:t xml:space="preserve"> bên ngoài và </w:t>
      </w:r>
      <w:r w:rsidR="00391AE3">
        <w:rPr>
          <w:lang w:val="pl-PL"/>
        </w:rPr>
        <w:t>đo</w:t>
      </w:r>
      <w:r>
        <w:rPr>
          <w:lang w:val="pl-PL"/>
        </w:rPr>
        <w:t xml:space="preserve"> </w:t>
      </w:r>
      <w:r w:rsidR="00D25CFA" w:rsidRPr="00E622BC">
        <w:rPr>
          <w:lang w:val="pl-PL"/>
        </w:rPr>
        <w:t>chiều dày, kích thước, chất lượng mối hàn</w:t>
      </w:r>
      <w:r>
        <w:rPr>
          <w:lang w:val="pl-PL"/>
        </w:rPr>
        <w:t xml:space="preserve"> khi thấy cần thiết.</w:t>
      </w:r>
    </w:p>
    <w:p w:rsidR="00D25CFA" w:rsidRPr="00E622BC" w:rsidRDefault="00D25CFA" w:rsidP="00300C00">
      <w:pPr>
        <w:numPr>
          <w:ilvl w:val="1"/>
          <w:numId w:val="129"/>
        </w:numPr>
        <w:shd w:val="clear" w:color="auto" w:fill="FFFFFF"/>
        <w:tabs>
          <w:tab w:val="left" w:pos="709"/>
        </w:tabs>
        <w:spacing w:before="240" w:line="276" w:lineRule="auto"/>
        <w:ind w:hanging="792"/>
        <w:jc w:val="both"/>
        <w:rPr>
          <w:rFonts w:cs="Arial"/>
          <w:lang w:val="pl-PL"/>
        </w:rPr>
      </w:pPr>
      <w:r w:rsidRPr="00E622BC">
        <w:rPr>
          <w:rFonts w:cs="Arial"/>
          <w:lang w:val="pl-PL"/>
        </w:rPr>
        <w:t xml:space="preserve">Thử </w:t>
      </w:r>
      <w:r w:rsidRPr="00DD43B5">
        <w:rPr>
          <w:lang w:val="pl-PL"/>
        </w:rPr>
        <w:t>hoạt</w:t>
      </w:r>
      <w:r w:rsidRPr="00E622BC">
        <w:rPr>
          <w:rFonts w:cs="Arial"/>
          <w:lang w:val="pl-PL"/>
        </w:rPr>
        <w:t xml:space="preserve"> </w:t>
      </w:r>
      <w:r w:rsidRPr="00E622BC">
        <w:rPr>
          <w:lang w:val="pl-PL"/>
        </w:rPr>
        <w:t>động</w:t>
      </w:r>
      <w:r w:rsidRPr="00E622BC">
        <w:rPr>
          <w:rFonts w:cs="Arial"/>
          <w:lang w:val="pl-PL"/>
        </w:rPr>
        <w:t xml:space="preserve"> (đối với thiết bị trên phương tiện).</w:t>
      </w:r>
    </w:p>
    <w:p w:rsidR="00D25CFA" w:rsidRPr="00C04ED0" w:rsidRDefault="00D25CFA" w:rsidP="00300C00">
      <w:pPr>
        <w:pStyle w:val="Heading3"/>
        <w:numPr>
          <w:ilvl w:val="0"/>
          <w:numId w:val="128"/>
        </w:numPr>
        <w:spacing w:line="276" w:lineRule="auto"/>
        <w:ind w:hanging="720"/>
        <w:rPr>
          <w:rFonts w:cs="Arial"/>
          <w:spacing w:val="-3"/>
          <w:sz w:val="24"/>
          <w:szCs w:val="24"/>
          <w:lang w:val="pl-PL"/>
        </w:rPr>
      </w:pPr>
      <w:bookmarkStart w:id="405" w:name="_Toc527124405"/>
      <w:r w:rsidRPr="00C04ED0">
        <w:rPr>
          <w:rFonts w:cs="Arial"/>
          <w:spacing w:val="-3"/>
          <w:sz w:val="24"/>
          <w:szCs w:val="24"/>
          <w:lang w:val="pl-PL"/>
        </w:rPr>
        <w:t xml:space="preserve">Kiểm </w:t>
      </w:r>
      <w:r w:rsidR="00391AE3">
        <w:rPr>
          <w:rFonts w:cs="Arial"/>
          <w:lang w:val="pl-PL"/>
        </w:rPr>
        <w:t>định</w:t>
      </w:r>
      <w:r w:rsidRPr="00C04ED0">
        <w:rPr>
          <w:rFonts w:cs="Arial"/>
          <w:spacing w:val="-3"/>
          <w:sz w:val="24"/>
          <w:szCs w:val="24"/>
          <w:lang w:val="pl-PL"/>
        </w:rPr>
        <w:t xml:space="preserve"> trên cơ sở </w:t>
      </w:r>
      <w:r w:rsidR="001F169C" w:rsidRPr="00C04ED0">
        <w:rPr>
          <w:rFonts w:cs="Arial"/>
          <w:spacing w:val="-3"/>
          <w:sz w:val="24"/>
          <w:szCs w:val="24"/>
          <w:lang w:val="pl-PL"/>
        </w:rPr>
        <w:t xml:space="preserve">đánh giá </w:t>
      </w:r>
      <w:r w:rsidRPr="00C04ED0">
        <w:rPr>
          <w:rFonts w:cs="Arial"/>
          <w:spacing w:val="-3"/>
          <w:sz w:val="24"/>
          <w:szCs w:val="24"/>
          <w:lang w:val="pl-PL"/>
        </w:rPr>
        <w:t>rủi ro (RBI)</w:t>
      </w:r>
      <w:bookmarkEnd w:id="405"/>
    </w:p>
    <w:p w:rsidR="00D25CFA" w:rsidRPr="00DD43B5" w:rsidRDefault="00D25CFA" w:rsidP="00300C00">
      <w:pPr>
        <w:numPr>
          <w:ilvl w:val="1"/>
          <w:numId w:val="130"/>
        </w:numPr>
        <w:shd w:val="clear" w:color="auto" w:fill="FFFFFF"/>
        <w:tabs>
          <w:tab w:val="left" w:pos="709"/>
        </w:tabs>
        <w:spacing w:before="240" w:line="276" w:lineRule="auto"/>
        <w:ind w:hanging="792"/>
        <w:jc w:val="both"/>
        <w:rPr>
          <w:rFonts w:cs="Arial"/>
          <w:spacing w:val="-3"/>
          <w:lang w:val="pl-PL"/>
        </w:rPr>
      </w:pPr>
      <w:r w:rsidRPr="00DD43B5">
        <w:rPr>
          <w:rFonts w:cs="Arial"/>
          <w:spacing w:val="-3"/>
          <w:lang w:val="pl-PL"/>
        </w:rPr>
        <w:t>Quy định chung</w:t>
      </w:r>
    </w:p>
    <w:p w:rsidR="00AC662A" w:rsidRPr="00E622BC" w:rsidRDefault="00D25CFA" w:rsidP="00300C00">
      <w:pPr>
        <w:pStyle w:val="ListParagraph"/>
        <w:shd w:val="clear" w:color="auto" w:fill="FFFFFF"/>
        <w:tabs>
          <w:tab w:val="left" w:pos="709"/>
        </w:tabs>
        <w:spacing w:line="276" w:lineRule="auto"/>
        <w:ind w:left="0"/>
        <w:rPr>
          <w:rFonts w:cs="Arial"/>
          <w:strike/>
          <w:szCs w:val="24"/>
          <w:lang w:val="pl-PL"/>
        </w:rPr>
      </w:pPr>
      <w:r w:rsidRPr="00E622BC">
        <w:rPr>
          <w:rFonts w:cs="Arial"/>
          <w:szCs w:val="24"/>
          <w:lang w:val="pl-PL"/>
        </w:rPr>
        <w:tab/>
        <w:t xml:space="preserve">RBI có thể được sử dụng để xác định thời hạn, loại hình và phạm vi của các cuộc </w:t>
      </w:r>
      <w:r w:rsidR="00391AE3">
        <w:rPr>
          <w:rFonts w:cs="Arial"/>
          <w:szCs w:val="24"/>
          <w:lang w:val="pl-PL"/>
        </w:rPr>
        <w:t>kiểm định</w:t>
      </w:r>
      <w:r w:rsidRPr="00E622BC">
        <w:rPr>
          <w:rFonts w:cs="Arial"/>
          <w:szCs w:val="24"/>
          <w:lang w:val="pl-PL"/>
        </w:rPr>
        <w:t xml:space="preserve">/khám </w:t>
      </w:r>
      <w:r w:rsidRPr="00E622BC">
        <w:rPr>
          <w:rFonts w:cs="Arial"/>
          <w:lang w:val="pl-PL"/>
        </w:rPr>
        <w:t>nghiệm</w:t>
      </w:r>
      <w:r w:rsidRPr="00E622BC">
        <w:rPr>
          <w:rFonts w:cs="Arial"/>
          <w:szCs w:val="24"/>
          <w:lang w:val="pl-PL"/>
        </w:rPr>
        <w:t xml:space="preserve"> trong khai thác. Đánh giá RBI xác định rủi ro bằng cách kết hợp xác suất và hậu quả của việc hư hỏng </w:t>
      </w:r>
      <w:r w:rsidR="00A93682" w:rsidRPr="00E622BC">
        <w:rPr>
          <w:rFonts w:cs="Arial"/>
          <w:szCs w:val="24"/>
          <w:lang w:val="pl-PL"/>
        </w:rPr>
        <w:t>nồi hơi</w:t>
      </w:r>
      <w:r w:rsidRPr="00E622BC">
        <w:rPr>
          <w:rFonts w:cs="Arial"/>
          <w:szCs w:val="24"/>
          <w:lang w:val="pl-PL"/>
        </w:rPr>
        <w:t>. Khi chủ thiết bị chọn thực hiện đánh giá RBI</w:t>
      </w:r>
      <w:r w:rsidR="00AC662A" w:rsidRPr="00E622BC">
        <w:rPr>
          <w:rFonts w:cs="Arial"/>
          <w:szCs w:val="24"/>
          <w:lang w:val="pl-PL"/>
        </w:rPr>
        <w:t xml:space="preserve"> </w:t>
      </w:r>
      <w:r w:rsidRPr="00E622BC">
        <w:rPr>
          <w:rFonts w:cs="Arial"/>
          <w:szCs w:val="24"/>
          <w:lang w:val="pl-PL"/>
        </w:rPr>
        <w:t>phải</w:t>
      </w:r>
      <w:r w:rsidR="00A93682" w:rsidRPr="00E622BC">
        <w:rPr>
          <w:rFonts w:cs="Arial"/>
          <w:szCs w:val="24"/>
          <w:lang w:val="pl-PL"/>
        </w:rPr>
        <w:t xml:space="preserve"> </w:t>
      </w:r>
      <w:r w:rsidRPr="00E622BC">
        <w:rPr>
          <w:rFonts w:cs="Arial"/>
          <w:szCs w:val="24"/>
          <w:lang w:val="pl-PL"/>
        </w:rPr>
        <w:t xml:space="preserve">đánh giá hệ thống cả xác suất và hậu quả hư hỏng phù hợp với API 581. </w:t>
      </w:r>
    </w:p>
    <w:p w:rsidR="00D25CFA" w:rsidRPr="00DD43B5" w:rsidRDefault="00D25CFA" w:rsidP="00300C00">
      <w:pPr>
        <w:numPr>
          <w:ilvl w:val="1"/>
          <w:numId w:val="130"/>
        </w:numPr>
        <w:shd w:val="clear" w:color="auto" w:fill="FFFFFF"/>
        <w:tabs>
          <w:tab w:val="left" w:pos="709"/>
        </w:tabs>
        <w:spacing w:before="240" w:line="276" w:lineRule="auto"/>
        <w:ind w:hanging="792"/>
        <w:jc w:val="both"/>
        <w:rPr>
          <w:rFonts w:cs="Arial"/>
          <w:spacing w:val="-3"/>
          <w:lang w:val="pl-PL"/>
        </w:rPr>
      </w:pPr>
      <w:r w:rsidRPr="00DD43B5">
        <w:rPr>
          <w:rFonts w:cs="Arial"/>
          <w:spacing w:val="-3"/>
          <w:lang w:val="pl-PL"/>
        </w:rPr>
        <w:t>Đánh giá xác suất</w:t>
      </w:r>
    </w:p>
    <w:p w:rsidR="00D25CFA" w:rsidRPr="008F36FE" w:rsidRDefault="00D25CFA" w:rsidP="00300C00">
      <w:pPr>
        <w:numPr>
          <w:ilvl w:val="2"/>
          <w:numId w:val="130"/>
        </w:numPr>
        <w:shd w:val="clear" w:color="auto" w:fill="FFFFFF"/>
        <w:tabs>
          <w:tab w:val="left" w:pos="851"/>
        </w:tabs>
        <w:spacing w:before="240" w:line="276" w:lineRule="auto"/>
        <w:ind w:left="0" w:firstLine="0"/>
        <w:jc w:val="both"/>
        <w:rPr>
          <w:rFonts w:cs="Arial"/>
          <w:lang w:val="pl-PL"/>
        </w:rPr>
      </w:pPr>
      <w:r w:rsidRPr="00E622BC">
        <w:rPr>
          <w:rFonts w:cs="Arial"/>
          <w:lang w:val="pl-PL"/>
        </w:rPr>
        <w:t xml:space="preserve">Đánh giá </w:t>
      </w:r>
      <w:r w:rsidRPr="00E622BC">
        <w:rPr>
          <w:rFonts w:cs="Arial"/>
          <w:spacing w:val="-3"/>
          <w:lang w:val="pl-PL"/>
        </w:rPr>
        <w:t>xác</w:t>
      </w:r>
      <w:r w:rsidRPr="00E622BC">
        <w:rPr>
          <w:rFonts w:cs="Arial"/>
          <w:lang w:val="pl-PL"/>
        </w:rPr>
        <w:t xml:space="preserve"> suất dựa trên tất cả các hình dạng hư hỏng mà có thể là lý do cho rằng ảnh hưởng tới </w:t>
      </w:r>
      <w:r w:rsidR="00221AF9" w:rsidRPr="00E622BC">
        <w:rPr>
          <w:rFonts w:cs="Arial"/>
          <w:lang w:val="pl-PL"/>
        </w:rPr>
        <w:t>nồi hơi</w:t>
      </w:r>
      <w:r w:rsidRPr="00E622BC">
        <w:rPr>
          <w:rFonts w:cs="Arial"/>
          <w:lang w:val="pl-PL"/>
        </w:rPr>
        <w:t xml:space="preserve"> trong bất kỳ hoạt động thực tế nào. Các loại hư hỏng cơ học bao gồm: hao hụt kim loại bên trong hoặc bên</w:t>
      </w:r>
      <w:r w:rsidRPr="008F36FE">
        <w:rPr>
          <w:rFonts w:cs="Arial"/>
          <w:lang w:val="pl-PL"/>
        </w:rPr>
        <w:t xml:space="preserve"> ngoài do ăn mòn cục bộ hoặc tổng thể, </w:t>
      </w:r>
      <w:r>
        <w:rPr>
          <w:rFonts w:cs="Arial"/>
          <w:lang w:val="pl-PL"/>
        </w:rPr>
        <w:t xml:space="preserve">các </w:t>
      </w:r>
      <w:r w:rsidRPr="008F36FE">
        <w:rPr>
          <w:rFonts w:cs="Arial"/>
          <w:lang w:val="pl-PL"/>
        </w:rPr>
        <w:t>dạng nứt, hư hỏng do luyện kim, ăn mòn</w:t>
      </w:r>
      <w:r>
        <w:rPr>
          <w:rFonts w:cs="Arial"/>
          <w:lang w:val="pl-PL"/>
        </w:rPr>
        <w:t xml:space="preserve">, </w:t>
      </w:r>
      <w:r w:rsidRPr="008F36FE">
        <w:rPr>
          <w:rFonts w:cs="Arial"/>
          <w:lang w:val="pl-PL"/>
        </w:rPr>
        <w:t xml:space="preserve">mỏi, giòn, rão. </w:t>
      </w:r>
    </w:p>
    <w:p w:rsidR="00D25CFA" w:rsidRPr="008F36FE" w:rsidRDefault="00D25CFA" w:rsidP="00300C00">
      <w:pPr>
        <w:numPr>
          <w:ilvl w:val="2"/>
          <w:numId w:val="130"/>
        </w:numPr>
        <w:shd w:val="clear" w:color="auto" w:fill="FFFFFF"/>
        <w:tabs>
          <w:tab w:val="left" w:pos="851"/>
        </w:tabs>
        <w:spacing w:before="120" w:line="276" w:lineRule="auto"/>
        <w:ind w:left="0" w:firstLine="0"/>
        <w:jc w:val="both"/>
        <w:rPr>
          <w:rFonts w:cs="Arial"/>
          <w:lang w:val="pl-PL"/>
        </w:rPr>
      </w:pPr>
      <w:r w:rsidRPr="008F36FE">
        <w:rPr>
          <w:rFonts w:cs="Arial"/>
          <w:lang w:val="pl-PL"/>
        </w:rPr>
        <w:t xml:space="preserve">Ngoài ra, tính hiệu quả của các cuộc </w:t>
      </w:r>
      <w:r w:rsidR="00391AE3">
        <w:rPr>
          <w:rFonts w:cs="Arial"/>
          <w:lang w:val="pl-PL"/>
        </w:rPr>
        <w:t>kiểm định</w:t>
      </w:r>
      <w:r w:rsidRPr="008F36FE">
        <w:rPr>
          <w:rFonts w:cs="Arial"/>
          <w:lang w:val="pl-PL"/>
        </w:rPr>
        <w:t xml:space="preserve">, </w:t>
      </w:r>
      <w:r w:rsidR="00221AF9">
        <w:rPr>
          <w:rFonts w:cs="Arial"/>
          <w:lang w:val="pl-PL"/>
        </w:rPr>
        <w:t>nồi hơi</w:t>
      </w:r>
      <w:r w:rsidRPr="008F36FE">
        <w:rPr>
          <w:rFonts w:cs="Arial"/>
          <w:lang w:val="pl-PL"/>
        </w:rPr>
        <w:t xml:space="preserve"> và phương pháp được sử dụng để phát hiện ra các hư hỏng cơ học tiềm năng sẽ được đánh giá. Các hệ số khác mà sẽ được xem xét trong đánh giá xác suất bao gồm:</w:t>
      </w:r>
    </w:p>
    <w:p w:rsidR="00D25CFA" w:rsidRPr="0075285E" w:rsidRDefault="00D25CFA" w:rsidP="00300C00">
      <w:pPr>
        <w:numPr>
          <w:ilvl w:val="3"/>
          <w:numId w:val="130"/>
        </w:numPr>
        <w:shd w:val="clear" w:color="auto" w:fill="FFFFFF"/>
        <w:tabs>
          <w:tab w:val="left" w:pos="851"/>
        </w:tabs>
        <w:spacing w:before="120" w:line="276" w:lineRule="auto"/>
        <w:ind w:left="0" w:firstLine="0"/>
        <w:jc w:val="both"/>
        <w:rPr>
          <w:rFonts w:cs="Arial"/>
          <w:lang w:val="pl-PL"/>
        </w:rPr>
      </w:pPr>
      <w:r w:rsidRPr="0075285E">
        <w:rPr>
          <w:rFonts w:cs="Arial"/>
          <w:lang w:val="pl-PL"/>
        </w:rPr>
        <w:t>Sự phù hợp của vật liệu dùng để chế tạo;</w:t>
      </w:r>
    </w:p>
    <w:p w:rsidR="00D25CFA" w:rsidRPr="0075285E" w:rsidRDefault="00D25CFA" w:rsidP="00300C00">
      <w:pPr>
        <w:numPr>
          <w:ilvl w:val="3"/>
          <w:numId w:val="130"/>
        </w:numPr>
        <w:shd w:val="clear" w:color="auto" w:fill="FFFFFF"/>
        <w:tabs>
          <w:tab w:val="left" w:pos="851"/>
        </w:tabs>
        <w:spacing w:line="276" w:lineRule="auto"/>
        <w:ind w:left="0" w:firstLine="0"/>
        <w:jc w:val="both"/>
        <w:rPr>
          <w:rFonts w:cs="Arial"/>
          <w:lang w:val="pl-PL"/>
        </w:rPr>
      </w:pPr>
      <w:r w:rsidRPr="0075285E">
        <w:rPr>
          <w:rFonts w:cs="Arial"/>
          <w:lang w:val="pl-PL"/>
        </w:rPr>
        <w:t xml:space="preserve">Các điều kiện thiết kế </w:t>
      </w:r>
      <w:r w:rsidR="00A93682">
        <w:rPr>
          <w:rFonts w:cs="Arial"/>
          <w:lang w:val="pl-PL"/>
        </w:rPr>
        <w:t>nồi hơi</w:t>
      </w:r>
      <w:r w:rsidRPr="0075285E">
        <w:rPr>
          <w:rFonts w:cs="Arial"/>
          <w:lang w:val="pl-PL"/>
        </w:rPr>
        <w:t>, liên quan tới các điều kiện hoạt động;</w:t>
      </w:r>
    </w:p>
    <w:p w:rsidR="00D25CFA" w:rsidRPr="0075285E" w:rsidRDefault="00D25CFA" w:rsidP="00300C00">
      <w:pPr>
        <w:numPr>
          <w:ilvl w:val="3"/>
          <w:numId w:val="130"/>
        </w:numPr>
        <w:shd w:val="clear" w:color="auto" w:fill="FFFFFF"/>
        <w:tabs>
          <w:tab w:val="left" w:pos="851"/>
        </w:tabs>
        <w:spacing w:line="276" w:lineRule="auto"/>
        <w:ind w:left="0" w:firstLine="0"/>
        <w:jc w:val="both"/>
        <w:rPr>
          <w:rFonts w:cs="Arial"/>
          <w:lang w:val="pl-PL"/>
        </w:rPr>
      </w:pPr>
      <w:r w:rsidRPr="0075285E">
        <w:rPr>
          <w:rFonts w:cs="Arial"/>
          <w:lang w:val="pl-PL"/>
        </w:rPr>
        <w:t>Sự phù hợp của bộ luật và tiêu chuẩn chế tạo được áp dụng;</w:t>
      </w:r>
    </w:p>
    <w:p w:rsidR="00D25CFA" w:rsidRPr="00CE4397" w:rsidRDefault="00D25CFA" w:rsidP="00300C00">
      <w:pPr>
        <w:numPr>
          <w:ilvl w:val="3"/>
          <w:numId w:val="130"/>
        </w:numPr>
        <w:shd w:val="clear" w:color="auto" w:fill="FFFFFF"/>
        <w:tabs>
          <w:tab w:val="left" w:pos="851"/>
        </w:tabs>
        <w:spacing w:line="276" w:lineRule="auto"/>
        <w:ind w:left="0" w:firstLine="0"/>
        <w:jc w:val="both"/>
        <w:rPr>
          <w:rFonts w:cs="Arial"/>
          <w:lang w:val="pl-PL"/>
        </w:rPr>
      </w:pPr>
      <w:r w:rsidRPr="00CE4397">
        <w:rPr>
          <w:rFonts w:cs="Arial"/>
          <w:lang w:val="pl-PL"/>
        </w:rPr>
        <w:t>Tính hiệu quả của chương trình kiểm soát ăn mòn;</w:t>
      </w:r>
    </w:p>
    <w:p w:rsidR="00D25CFA" w:rsidRPr="00CE4397" w:rsidRDefault="00D25CFA" w:rsidP="00300C00">
      <w:pPr>
        <w:numPr>
          <w:ilvl w:val="3"/>
          <w:numId w:val="130"/>
        </w:numPr>
        <w:shd w:val="clear" w:color="auto" w:fill="FFFFFF"/>
        <w:tabs>
          <w:tab w:val="left" w:pos="851"/>
        </w:tabs>
        <w:spacing w:line="276" w:lineRule="auto"/>
        <w:ind w:left="0" w:firstLine="0"/>
        <w:jc w:val="both"/>
        <w:rPr>
          <w:rFonts w:cs="Arial"/>
          <w:lang w:val="pl-PL"/>
        </w:rPr>
      </w:pPr>
      <w:r w:rsidRPr="00CE4397">
        <w:rPr>
          <w:rFonts w:cs="Arial"/>
          <w:lang w:val="pl-PL"/>
        </w:rPr>
        <w:t>Chất lượng của chương trình QA/QC trong kiểm tra và bảo dưỡng;</w:t>
      </w:r>
    </w:p>
    <w:p w:rsidR="00D25CFA" w:rsidRPr="00CE4397" w:rsidRDefault="00D25CFA" w:rsidP="00300C00">
      <w:pPr>
        <w:numPr>
          <w:ilvl w:val="3"/>
          <w:numId w:val="130"/>
        </w:numPr>
        <w:shd w:val="clear" w:color="auto" w:fill="FFFFFF"/>
        <w:tabs>
          <w:tab w:val="left" w:pos="851"/>
        </w:tabs>
        <w:spacing w:line="276" w:lineRule="auto"/>
        <w:ind w:left="0" w:firstLine="0"/>
        <w:jc w:val="both"/>
        <w:rPr>
          <w:rFonts w:cs="Arial"/>
          <w:lang w:val="pl-PL"/>
        </w:rPr>
      </w:pPr>
      <w:r w:rsidRPr="00CE4397">
        <w:rPr>
          <w:rFonts w:cs="Arial"/>
          <w:lang w:val="pl-PL"/>
        </w:rPr>
        <w:t>Các yêu cầu về kết cấu và duy trì áp lực; và</w:t>
      </w:r>
    </w:p>
    <w:p w:rsidR="00D25CFA" w:rsidRPr="00CE4397" w:rsidRDefault="00D25CFA" w:rsidP="00300C00">
      <w:pPr>
        <w:numPr>
          <w:ilvl w:val="3"/>
          <w:numId w:val="130"/>
        </w:numPr>
        <w:shd w:val="clear" w:color="auto" w:fill="FFFFFF"/>
        <w:tabs>
          <w:tab w:val="left" w:pos="851"/>
        </w:tabs>
        <w:spacing w:line="276" w:lineRule="auto"/>
        <w:ind w:left="0" w:firstLine="0"/>
        <w:jc w:val="both"/>
        <w:rPr>
          <w:rFonts w:cs="Arial"/>
          <w:lang w:val="pl-PL"/>
        </w:rPr>
      </w:pPr>
      <w:r w:rsidRPr="00CE4397">
        <w:rPr>
          <w:rFonts w:cs="Arial"/>
          <w:lang w:val="pl-PL"/>
        </w:rPr>
        <w:t>Các điều kiện hoạt động, cả trong quá khứ và trong kế hoạch.</w:t>
      </w:r>
    </w:p>
    <w:p w:rsidR="00D25CFA" w:rsidRPr="008F36FE" w:rsidRDefault="00D25CFA" w:rsidP="00300C00">
      <w:pPr>
        <w:pStyle w:val="ListParagraph"/>
        <w:shd w:val="clear" w:color="auto" w:fill="FFFFFF"/>
        <w:tabs>
          <w:tab w:val="left" w:pos="284"/>
        </w:tabs>
        <w:spacing w:line="276" w:lineRule="auto"/>
        <w:ind w:left="0"/>
        <w:rPr>
          <w:rFonts w:cs="Arial"/>
          <w:szCs w:val="24"/>
          <w:lang w:val="pl-PL"/>
        </w:rPr>
      </w:pPr>
      <w:r>
        <w:rPr>
          <w:rFonts w:cs="Arial"/>
          <w:szCs w:val="24"/>
          <w:lang w:val="pl-PL"/>
        </w:rPr>
        <w:tab/>
      </w:r>
      <w:r w:rsidRPr="008F36FE">
        <w:rPr>
          <w:rFonts w:cs="Arial"/>
          <w:szCs w:val="24"/>
          <w:lang w:val="pl-PL"/>
        </w:rPr>
        <w:t>Thông số hư hỏ</w:t>
      </w:r>
      <w:r w:rsidRPr="003A7448">
        <w:rPr>
          <w:rFonts w:cs="Arial"/>
          <w:szCs w:val="24"/>
          <w:lang w:val="pl-PL"/>
        </w:rPr>
        <w:t>n</w:t>
      </w:r>
      <w:r w:rsidRPr="008F36FE">
        <w:rPr>
          <w:rFonts w:cs="Arial"/>
          <w:szCs w:val="24"/>
          <w:lang w:val="pl-PL"/>
        </w:rPr>
        <w:t xml:space="preserve">g </w:t>
      </w:r>
      <w:r w:rsidR="00A93682">
        <w:rPr>
          <w:rFonts w:cs="Arial"/>
          <w:szCs w:val="24"/>
          <w:lang w:val="pl-PL"/>
        </w:rPr>
        <w:t>nồi hơi</w:t>
      </w:r>
      <w:r w:rsidRPr="008F36FE">
        <w:rPr>
          <w:rFonts w:cs="Arial"/>
          <w:szCs w:val="24"/>
          <w:lang w:val="pl-PL"/>
        </w:rPr>
        <w:t xml:space="preserve"> cũng sẽ là thông tin quan trọng cho việc đánh giá này.</w:t>
      </w:r>
    </w:p>
    <w:p w:rsidR="00D25CFA" w:rsidRPr="00DD43B5" w:rsidRDefault="00D25CFA" w:rsidP="00300C00">
      <w:pPr>
        <w:numPr>
          <w:ilvl w:val="1"/>
          <w:numId w:val="130"/>
        </w:numPr>
        <w:shd w:val="clear" w:color="auto" w:fill="FFFFFF"/>
        <w:tabs>
          <w:tab w:val="left" w:pos="709"/>
        </w:tabs>
        <w:spacing w:before="240" w:line="276" w:lineRule="auto"/>
        <w:ind w:hanging="792"/>
        <w:jc w:val="both"/>
        <w:rPr>
          <w:rFonts w:cs="Arial"/>
          <w:spacing w:val="-3"/>
          <w:lang w:val="pl-PL"/>
        </w:rPr>
      </w:pPr>
      <w:r w:rsidRPr="00DD43B5">
        <w:rPr>
          <w:rFonts w:cs="Arial"/>
          <w:spacing w:val="-3"/>
          <w:lang w:val="pl-PL"/>
        </w:rPr>
        <w:lastRenderedPageBreak/>
        <w:t>Đánh giá hậu quả</w:t>
      </w:r>
    </w:p>
    <w:p w:rsidR="00D25CFA" w:rsidRPr="008F36FE" w:rsidRDefault="00D25CFA" w:rsidP="00300C00">
      <w:pPr>
        <w:pStyle w:val="ListParagraph"/>
        <w:shd w:val="clear" w:color="auto" w:fill="FFFFFF"/>
        <w:tabs>
          <w:tab w:val="left" w:pos="709"/>
        </w:tabs>
        <w:spacing w:line="276" w:lineRule="auto"/>
        <w:ind w:left="0"/>
        <w:rPr>
          <w:rFonts w:cs="Arial"/>
          <w:szCs w:val="24"/>
          <w:lang w:val="pl-PL"/>
        </w:rPr>
      </w:pPr>
      <w:r>
        <w:rPr>
          <w:rFonts w:cs="Arial"/>
          <w:szCs w:val="24"/>
          <w:lang w:val="pl-PL"/>
        </w:rPr>
        <w:tab/>
      </w:r>
      <w:r w:rsidRPr="008F36FE">
        <w:rPr>
          <w:rFonts w:cs="Arial"/>
          <w:szCs w:val="24"/>
          <w:lang w:val="pl-PL"/>
        </w:rPr>
        <w:t xml:space="preserve">Việc đánh giá hậu quả sẽ xem xét các tai nạn tiềm năng mà có thể xảy ra do </w:t>
      </w:r>
      <w:r w:rsidR="00A93682">
        <w:rPr>
          <w:rFonts w:cs="Arial"/>
          <w:szCs w:val="24"/>
          <w:lang w:val="pl-PL"/>
        </w:rPr>
        <w:t>áp suất, nhiệt độ, rò rỉ hơi nóng...</w:t>
      </w:r>
      <w:r w:rsidRPr="008F36FE">
        <w:rPr>
          <w:rFonts w:cs="Arial"/>
          <w:szCs w:val="24"/>
          <w:lang w:val="pl-PL"/>
        </w:rPr>
        <w:t xml:space="preserve">. ảnh hưởng tới sức khỏe, tổn hại môi trường, hư hỏng </w:t>
      </w:r>
      <w:r w:rsidR="00221AF9">
        <w:rPr>
          <w:rFonts w:cs="Arial"/>
          <w:szCs w:val="24"/>
          <w:lang w:val="pl-PL"/>
        </w:rPr>
        <w:t>nồi hơi</w:t>
      </w:r>
      <w:r w:rsidRPr="008F36FE">
        <w:rPr>
          <w:rFonts w:cs="Arial"/>
          <w:szCs w:val="24"/>
          <w:lang w:val="pl-PL"/>
        </w:rPr>
        <w:t xml:space="preserve"> và thời gian lãng phí của </w:t>
      </w:r>
      <w:r w:rsidR="00A93682">
        <w:rPr>
          <w:rFonts w:cs="Arial"/>
          <w:szCs w:val="24"/>
          <w:lang w:val="pl-PL"/>
        </w:rPr>
        <w:t>nồi hơi</w:t>
      </w:r>
      <w:r w:rsidRPr="008F36FE">
        <w:rPr>
          <w:rFonts w:cs="Arial"/>
          <w:szCs w:val="24"/>
          <w:lang w:val="pl-PL"/>
        </w:rPr>
        <w:t>.</w:t>
      </w:r>
    </w:p>
    <w:p w:rsidR="00D25CFA" w:rsidRPr="00DD43B5" w:rsidRDefault="00D25CFA" w:rsidP="00300C00">
      <w:pPr>
        <w:numPr>
          <w:ilvl w:val="1"/>
          <w:numId w:val="130"/>
        </w:numPr>
        <w:shd w:val="clear" w:color="auto" w:fill="FFFFFF"/>
        <w:tabs>
          <w:tab w:val="left" w:pos="709"/>
        </w:tabs>
        <w:spacing w:before="240" w:line="276" w:lineRule="auto"/>
        <w:ind w:hanging="792"/>
        <w:jc w:val="both"/>
        <w:rPr>
          <w:rFonts w:cs="Arial"/>
          <w:spacing w:val="-3"/>
          <w:lang w:val="pl-PL"/>
        </w:rPr>
      </w:pPr>
      <w:r w:rsidRPr="00DD43B5">
        <w:rPr>
          <w:rFonts w:cs="Arial"/>
          <w:spacing w:val="-3"/>
          <w:lang w:val="pl-PL"/>
        </w:rPr>
        <w:t>Hồ sơ</w:t>
      </w:r>
    </w:p>
    <w:p w:rsidR="00D25CFA" w:rsidRPr="008F36FE" w:rsidRDefault="00D25CFA" w:rsidP="00300C00">
      <w:pPr>
        <w:pStyle w:val="ListParagraph"/>
        <w:shd w:val="clear" w:color="auto" w:fill="FFFFFF"/>
        <w:tabs>
          <w:tab w:val="left" w:pos="709"/>
        </w:tabs>
        <w:spacing w:line="276" w:lineRule="auto"/>
        <w:ind w:left="0"/>
        <w:rPr>
          <w:rFonts w:cs="Arial"/>
          <w:szCs w:val="24"/>
          <w:lang w:val="pl-PL"/>
        </w:rPr>
      </w:pPr>
      <w:r>
        <w:rPr>
          <w:rFonts w:cs="Arial"/>
          <w:szCs w:val="24"/>
          <w:lang w:val="pl-PL"/>
        </w:rPr>
        <w:tab/>
        <w:t>Đ</w:t>
      </w:r>
      <w:r w:rsidRPr="008F36FE">
        <w:rPr>
          <w:rFonts w:cs="Arial"/>
          <w:szCs w:val="24"/>
          <w:lang w:val="pl-PL"/>
        </w:rPr>
        <w:t xml:space="preserve">ánh giá RBI phải được </w:t>
      </w:r>
      <w:r w:rsidR="00391AE3">
        <w:rPr>
          <w:rFonts w:cs="Arial"/>
          <w:szCs w:val="24"/>
          <w:lang w:val="pl-PL"/>
        </w:rPr>
        <w:t>lập thành văn bản</w:t>
      </w:r>
      <w:r w:rsidRPr="008F36FE">
        <w:rPr>
          <w:rFonts w:cs="Arial"/>
          <w:szCs w:val="24"/>
          <w:lang w:val="pl-PL"/>
        </w:rPr>
        <w:t xml:space="preserve"> một cách chi tiết phù hợp với API 580, Mục 17, </w:t>
      </w:r>
      <w:r w:rsidR="00D87997">
        <w:rPr>
          <w:rFonts w:cs="Arial"/>
          <w:szCs w:val="24"/>
          <w:lang w:val="pl-PL"/>
        </w:rPr>
        <w:t xml:space="preserve">phải </w:t>
      </w:r>
      <w:r w:rsidRPr="008F36FE">
        <w:rPr>
          <w:rFonts w:cs="Arial"/>
          <w:szCs w:val="24"/>
          <w:lang w:val="pl-PL"/>
        </w:rPr>
        <w:t xml:space="preserve">xác định </w:t>
      </w:r>
      <w:r w:rsidRPr="00E622BC">
        <w:rPr>
          <w:rFonts w:cs="Arial"/>
          <w:szCs w:val="24"/>
          <w:lang w:val="pl-PL"/>
        </w:rPr>
        <w:t xml:space="preserve">rõ ràng tất cả các hệ số có ảnh hưởng tới xác suất và hậu quả của việc hư hỏng </w:t>
      </w:r>
      <w:r w:rsidR="00221AF9" w:rsidRPr="00E622BC">
        <w:rPr>
          <w:rFonts w:cs="Arial"/>
          <w:szCs w:val="24"/>
          <w:lang w:val="pl-PL"/>
        </w:rPr>
        <w:t>nồi hơi</w:t>
      </w:r>
      <w:r w:rsidRPr="00E622BC">
        <w:rPr>
          <w:rFonts w:cs="Arial"/>
          <w:szCs w:val="24"/>
          <w:lang w:val="pl-PL"/>
        </w:rPr>
        <w:t xml:space="preserve">. Sau khi thực hiện đánh giá RBI, các kết quả có thể được sử dụng để xác định kế hoạch </w:t>
      </w:r>
      <w:r w:rsidR="00391AE3">
        <w:rPr>
          <w:rFonts w:cs="Arial"/>
          <w:szCs w:val="24"/>
          <w:lang w:val="pl-PL"/>
        </w:rPr>
        <w:t>kiểm định</w:t>
      </w:r>
      <w:r w:rsidRPr="00E622BC">
        <w:rPr>
          <w:rFonts w:cs="Arial"/>
          <w:szCs w:val="24"/>
          <w:lang w:val="pl-PL"/>
        </w:rPr>
        <w:t xml:space="preserve"> </w:t>
      </w:r>
      <w:r w:rsidR="00A93682" w:rsidRPr="00E622BC">
        <w:rPr>
          <w:rFonts w:cs="Arial"/>
          <w:szCs w:val="24"/>
          <w:lang w:val="pl-PL"/>
        </w:rPr>
        <w:t>nồi hơi</w:t>
      </w:r>
      <w:r w:rsidRPr="00E622BC">
        <w:rPr>
          <w:rFonts w:cs="Arial"/>
          <w:szCs w:val="24"/>
          <w:lang w:val="pl-PL"/>
        </w:rPr>
        <w:t xml:space="preserve"> và xác</w:t>
      </w:r>
      <w:r w:rsidRPr="008F36FE">
        <w:rPr>
          <w:rFonts w:cs="Arial"/>
          <w:szCs w:val="24"/>
          <w:lang w:val="pl-PL"/>
        </w:rPr>
        <w:t xml:space="preserve"> định tốt hơn các </w:t>
      </w:r>
      <w:r w:rsidR="00D87997">
        <w:rPr>
          <w:rFonts w:cs="Arial"/>
          <w:szCs w:val="24"/>
          <w:lang w:val="pl-PL"/>
        </w:rPr>
        <w:t xml:space="preserve">hạng </w:t>
      </w:r>
      <w:r w:rsidRPr="008F36FE">
        <w:rPr>
          <w:rFonts w:cs="Arial"/>
          <w:szCs w:val="24"/>
          <w:lang w:val="pl-PL"/>
        </w:rPr>
        <w:t>mục sau:</w:t>
      </w:r>
    </w:p>
    <w:p w:rsidR="00D25CFA" w:rsidRPr="0075285E" w:rsidRDefault="00D25CFA" w:rsidP="00300C00">
      <w:pPr>
        <w:numPr>
          <w:ilvl w:val="2"/>
          <w:numId w:val="153"/>
        </w:numPr>
        <w:shd w:val="clear" w:color="auto" w:fill="FFFFFF"/>
        <w:tabs>
          <w:tab w:val="left" w:pos="851"/>
        </w:tabs>
        <w:spacing w:before="120" w:line="276" w:lineRule="auto"/>
        <w:ind w:left="0" w:firstLine="0"/>
        <w:jc w:val="both"/>
        <w:rPr>
          <w:rFonts w:cs="Arial"/>
          <w:lang w:val="pl-PL"/>
        </w:rPr>
      </w:pPr>
      <w:r w:rsidRPr="0075285E">
        <w:rPr>
          <w:rFonts w:cs="Arial"/>
          <w:lang w:val="pl-PL"/>
        </w:rPr>
        <w:t>Các ph</w:t>
      </w:r>
      <w:r w:rsidRPr="0075285E">
        <w:rPr>
          <w:rFonts w:cs="Arial" w:hint="eastAsia"/>
          <w:lang w:val="pl-PL"/>
        </w:rPr>
        <w:t>ươ</w:t>
      </w:r>
      <w:r w:rsidRPr="0075285E">
        <w:rPr>
          <w:rFonts w:cs="Arial"/>
          <w:lang w:val="pl-PL"/>
        </w:rPr>
        <w:t xml:space="preserve">ng pháp, </w:t>
      </w:r>
      <w:r w:rsidR="00A93682">
        <w:rPr>
          <w:rFonts w:cs="Arial"/>
          <w:lang w:val="pl-PL"/>
        </w:rPr>
        <w:t>nồi hơi</w:t>
      </w:r>
      <w:r w:rsidRPr="0075285E">
        <w:rPr>
          <w:rFonts w:cs="Arial"/>
          <w:lang w:val="pl-PL"/>
        </w:rPr>
        <w:t xml:space="preserve"> và ph</w:t>
      </w:r>
      <w:r w:rsidRPr="0075285E">
        <w:rPr>
          <w:rFonts w:cs="Arial" w:hint="eastAsia"/>
          <w:lang w:val="pl-PL"/>
        </w:rPr>
        <w:t>ươ</w:t>
      </w:r>
      <w:r w:rsidRPr="0075285E">
        <w:rPr>
          <w:rFonts w:cs="Arial"/>
          <w:lang w:val="pl-PL"/>
        </w:rPr>
        <w:t>ng pháp kiểm tra và NDT phù hợp nhất;</w:t>
      </w:r>
    </w:p>
    <w:p w:rsidR="00D25CFA" w:rsidRPr="00CE4397" w:rsidRDefault="00D25CFA" w:rsidP="00300C00">
      <w:pPr>
        <w:numPr>
          <w:ilvl w:val="2"/>
          <w:numId w:val="153"/>
        </w:numPr>
        <w:shd w:val="clear" w:color="auto" w:fill="FFFFFF"/>
        <w:tabs>
          <w:tab w:val="left" w:pos="851"/>
        </w:tabs>
        <w:spacing w:before="120" w:line="276" w:lineRule="auto"/>
        <w:ind w:left="0" w:firstLine="0"/>
        <w:jc w:val="both"/>
        <w:rPr>
          <w:rFonts w:cs="Arial"/>
          <w:lang w:val="pl-PL"/>
        </w:rPr>
      </w:pPr>
      <w:r w:rsidRPr="00CE4397">
        <w:rPr>
          <w:rFonts w:cs="Arial"/>
          <w:lang w:val="pl-PL"/>
        </w:rPr>
        <w:t xml:space="preserve">Phạm vi NDT (phần trăm của </w:t>
      </w:r>
      <w:r w:rsidR="00A93682">
        <w:rPr>
          <w:rFonts w:cs="Arial"/>
          <w:lang w:val="pl-PL"/>
        </w:rPr>
        <w:t>nồi hơi</w:t>
      </w:r>
      <w:r w:rsidRPr="00CE4397">
        <w:rPr>
          <w:rFonts w:cs="Arial"/>
          <w:lang w:val="pl-PL"/>
        </w:rPr>
        <w:t xml:space="preserve"> cần phải kiểm tra);</w:t>
      </w:r>
    </w:p>
    <w:p w:rsidR="00D25CFA" w:rsidRPr="00CE4397" w:rsidRDefault="00D25CFA" w:rsidP="00300C00">
      <w:pPr>
        <w:numPr>
          <w:ilvl w:val="2"/>
          <w:numId w:val="153"/>
        </w:numPr>
        <w:shd w:val="clear" w:color="auto" w:fill="FFFFFF"/>
        <w:tabs>
          <w:tab w:val="left" w:pos="851"/>
        </w:tabs>
        <w:spacing w:before="120" w:line="276" w:lineRule="auto"/>
        <w:ind w:left="0" w:firstLine="0"/>
        <w:jc w:val="both"/>
        <w:rPr>
          <w:rFonts w:cs="Arial"/>
          <w:lang w:val="pl-PL"/>
        </w:rPr>
      </w:pPr>
      <w:r w:rsidRPr="00CE4397">
        <w:rPr>
          <w:rFonts w:cs="Arial"/>
          <w:lang w:val="pl-PL"/>
        </w:rPr>
        <w:t xml:space="preserve">Thời hạn </w:t>
      </w:r>
      <w:r w:rsidR="00391AE3">
        <w:rPr>
          <w:rFonts w:cs="Arial"/>
          <w:lang w:val="pl-PL"/>
        </w:rPr>
        <w:t>kiểm định</w:t>
      </w:r>
      <w:r w:rsidRPr="00CE4397">
        <w:rPr>
          <w:rFonts w:cs="Arial"/>
          <w:lang w:val="pl-PL"/>
        </w:rPr>
        <w:t xml:space="preserve"> bên ngoài, bên trong và hoạt động;</w:t>
      </w:r>
    </w:p>
    <w:p w:rsidR="00D25CFA" w:rsidRPr="00CE4397" w:rsidRDefault="00D25CFA" w:rsidP="00300C00">
      <w:pPr>
        <w:numPr>
          <w:ilvl w:val="2"/>
          <w:numId w:val="153"/>
        </w:numPr>
        <w:shd w:val="clear" w:color="auto" w:fill="FFFFFF"/>
        <w:tabs>
          <w:tab w:val="left" w:pos="851"/>
        </w:tabs>
        <w:spacing w:before="120" w:line="276" w:lineRule="auto"/>
        <w:ind w:left="0" w:firstLine="0"/>
        <w:jc w:val="both"/>
        <w:rPr>
          <w:rFonts w:cs="Arial"/>
          <w:lang w:val="pl-PL"/>
        </w:rPr>
      </w:pPr>
      <w:r w:rsidRPr="00CE4397">
        <w:rPr>
          <w:rFonts w:cs="Arial"/>
          <w:lang w:val="pl-PL"/>
        </w:rPr>
        <w:t>Việc cần thiết phải thử áp lực sau khi xảy ra h</w:t>
      </w:r>
      <w:r w:rsidRPr="00CE4397">
        <w:rPr>
          <w:rFonts w:cs="Arial" w:hint="eastAsia"/>
          <w:lang w:val="pl-PL"/>
        </w:rPr>
        <w:t>ư</w:t>
      </w:r>
      <w:r w:rsidRPr="00CE4397">
        <w:rPr>
          <w:rFonts w:cs="Arial"/>
          <w:lang w:val="pl-PL"/>
        </w:rPr>
        <w:t xml:space="preserve"> hỏng, sau khi hoàn thành sửa chữa/hoán cải </w:t>
      </w:r>
      <w:r w:rsidR="00A93682">
        <w:rPr>
          <w:rFonts w:cs="Arial"/>
          <w:lang w:val="pl-PL"/>
        </w:rPr>
        <w:t>nồi hơi</w:t>
      </w:r>
      <w:r w:rsidRPr="00CE4397">
        <w:rPr>
          <w:rFonts w:cs="Arial"/>
          <w:lang w:val="pl-PL"/>
        </w:rPr>
        <w:t>; và</w:t>
      </w:r>
    </w:p>
    <w:p w:rsidR="00D25CFA" w:rsidRPr="00CE4397" w:rsidRDefault="00D25CFA" w:rsidP="00300C00">
      <w:pPr>
        <w:numPr>
          <w:ilvl w:val="2"/>
          <w:numId w:val="153"/>
        </w:numPr>
        <w:shd w:val="clear" w:color="auto" w:fill="FFFFFF"/>
        <w:tabs>
          <w:tab w:val="left" w:pos="851"/>
        </w:tabs>
        <w:spacing w:before="120" w:line="276" w:lineRule="auto"/>
        <w:ind w:left="0" w:firstLine="0"/>
        <w:jc w:val="both"/>
        <w:rPr>
          <w:rFonts w:cs="Arial"/>
          <w:lang w:val="pl-PL"/>
        </w:rPr>
      </w:pPr>
      <w:r w:rsidRPr="00CE4397">
        <w:rPr>
          <w:rFonts w:cs="Arial"/>
          <w:lang w:val="pl-PL"/>
        </w:rPr>
        <w:t>Có các b</w:t>
      </w:r>
      <w:r w:rsidRPr="00CE4397">
        <w:rPr>
          <w:rFonts w:cs="Arial" w:hint="eastAsia"/>
          <w:lang w:val="pl-PL"/>
        </w:rPr>
        <w:t>ư</w:t>
      </w:r>
      <w:r w:rsidRPr="00CE4397">
        <w:rPr>
          <w:rFonts w:cs="Arial"/>
          <w:lang w:val="pl-PL"/>
        </w:rPr>
        <w:t xml:space="preserve">ớc phòng ngừa và hạn chế </w:t>
      </w:r>
      <w:r w:rsidRPr="00CE4397">
        <w:rPr>
          <w:rFonts w:cs="Arial" w:hint="eastAsia"/>
          <w:lang w:val="pl-PL"/>
        </w:rPr>
        <w:t>đ</w:t>
      </w:r>
      <w:r w:rsidRPr="00CE4397">
        <w:rPr>
          <w:rFonts w:cs="Arial"/>
          <w:lang w:val="pl-PL"/>
        </w:rPr>
        <w:t>ể giảm thiểu xác suất và hậu quả của việc h</w:t>
      </w:r>
      <w:r w:rsidRPr="00CE4397">
        <w:rPr>
          <w:rFonts w:cs="Arial" w:hint="eastAsia"/>
          <w:lang w:val="pl-PL"/>
        </w:rPr>
        <w:t>ư</w:t>
      </w:r>
      <w:r w:rsidRPr="00CE4397">
        <w:rPr>
          <w:rFonts w:cs="Arial"/>
          <w:lang w:val="pl-PL"/>
        </w:rPr>
        <w:t xml:space="preserve"> hỏng </w:t>
      </w:r>
      <w:r w:rsidR="00A93682">
        <w:rPr>
          <w:rFonts w:cs="Arial"/>
          <w:lang w:val="pl-PL"/>
        </w:rPr>
        <w:t>nồi hơi</w:t>
      </w:r>
      <w:r w:rsidRPr="00CE4397">
        <w:rPr>
          <w:rFonts w:cs="Arial"/>
          <w:lang w:val="pl-PL"/>
        </w:rPr>
        <w:t xml:space="preserve"> (nh</w:t>
      </w:r>
      <w:r w:rsidRPr="00CE4397">
        <w:rPr>
          <w:rFonts w:cs="Arial" w:hint="eastAsia"/>
          <w:lang w:val="pl-PL"/>
        </w:rPr>
        <w:t>ư</w:t>
      </w:r>
      <w:r w:rsidRPr="00CE4397">
        <w:rPr>
          <w:rFonts w:cs="Arial"/>
          <w:lang w:val="pl-PL"/>
        </w:rPr>
        <w:t xml:space="preserve"> sửa chữa, thay đổi công nghệ).</w:t>
      </w:r>
    </w:p>
    <w:p w:rsidR="00D25CFA" w:rsidRPr="00DD43B5" w:rsidRDefault="00D25CFA" w:rsidP="00300C00">
      <w:pPr>
        <w:numPr>
          <w:ilvl w:val="1"/>
          <w:numId w:val="153"/>
        </w:numPr>
        <w:shd w:val="clear" w:color="auto" w:fill="FFFFFF"/>
        <w:tabs>
          <w:tab w:val="left" w:pos="709"/>
        </w:tabs>
        <w:spacing w:before="240" w:line="276" w:lineRule="auto"/>
        <w:ind w:hanging="792"/>
        <w:jc w:val="both"/>
        <w:rPr>
          <w:rFonts w:cs="Arial"/>
          <w:spacing w:val="-3"/>
          <w:lang w:val="pl-PL"/>
        </w:rPr>
      </w:pPr>
      <w:r w:rsidRPr="00DD43B5">
        <w:rPr>
          <w:rFonts w:cs="Arial"/>
          <w:spacing w:val="-3"/>
          <w:lang w:val="pl-PL"/>
        </w:rPr>
        <w:t>Đánh giá hàng năm</w:t>
      </w:r>
    </w:p>
    <w:p w:rsidR="00D25CFA" w:rsidRPr="00E622BC" w:rsidRDefault="00D25CFA" w:rsidP="00300C00">
      <w:pPr>
        <w:numPr>
          <w:ilvl w:val="2"/>
          <w:numId w:val="131"/>
        </w:numPr>
        <w:shd w:val="clear" w:color="auto" w:fill="FFFFFF"/>
        <w:tabs>
          <w:tab w:val="left" w:pos="851"/>
        </w:tabs>
        <w:spacing w:before="120" w:line="276" w:lineRule="auto"/>
        <w:ind w:left="0" w:firstLine="0"/>
        <w:jc w:val="both"/>
        <w:rPr>
          <w:rFonts w:cs="Arial"/>
          <w:spacing w:val="-3"/>
          <w:lang w:val="pl-PL"/>
        </w:rPr>
      </w:pPr>
      <w:r w:rsidRPr="00E622BC">
        <w:rPr>
          <w:rFonts w:cs="Arial"/>
          <w:spacing w:val="-3"/>
          <w:lang w:val="pl-PL"/>
        </w:rPr>
        <w:t xml:space="preserve">Đánh giá hàng năm được tiến hành nhằm xác nhận rằng </w:t>
      </w:r>
      <w:r w:rsidR="00221AF9" w:rsidRPr="00E622BC">
        <w:rPr>
          <w:rFonts w:cs="Arial"/>
          <w:spacing w:val="-3"/>
          <w:lang w:val="pl-PL"/>
        </w:rPr>
        <w:t>nồi hơi</w:t>
      </w:r>
      <w:r w:rsidRPr="00E622BC">
        <w:rPr>
          <w:rFonts w:cs="Arial"/>
          <w:spacing w:val="-3"/>
          <w:lang w:val="pl-PL"/>
        </w:rPr>
        <w:t xml:space="preserve"> liên tục thỏa mãn yêu cầu vận hành và mục tiêu đề ra.</w:t>
      </w:r>
    </w:p>
    <w:p w:rsidR="00D25CFA" w:rsidRPr="00E622BC" w:rsidRDefault="00D25CFA" w:rsidP="00300C00">
      <w:pPr>
        <w:numPr>
          <w:ilvl w:val="2"/>
          <w:numId w:val="131"/>
        </w:numPr>
        <w:shd w:val="clear" w:color="auto" w:fill="FFFFFF"/>
        <w:tabs>
          <w:tab w:val="left" w:pos="851"/>
        </w:tabs>
        <w:spacing w:before="120" w:line="276" w:lineRule="auto"/>
        <w:ind w:left="0" w:firstLine="0"/>
        <w:jc w:val="both"/>
        <w:rPr>
          <w:rFonts w:cs="Arial"/>
          <w:spacing w:val="-3"/>
          <w:lang w:val="pl-PL"/>
        </w:rPr>
      </w:pPr>
      <w:r w:rsidRPr="00E622BC">
        <w:rPr>
          <w:rFonts w:cs="Arial"/>
          <w:spacing w:val="-3"/>
          <w:lang w:val="pl-PL"/>
        </w:rPr>
        <w:t>Đánh giá hàng năm bao gồm các công việc sau:</w:t>
      </w:r>
    </w:p>
    <w:p w:rsidR="00D25CFA" w:rsidRPr="00E622BC" w:rsidRDefault="00D25CFA" w:rsidP="00300C00">
      <w:pPr>
        <w:numPr>
          <w:ilvl w:val="3"/>
          <w:numId w:val="154"/>
        </w:numPr>
        <w:shd w:val="clear" w:color="auto" w:fill="FFFFFF"/>
        <w:tabs>
          <w:tab w:val="left" w:pos="851"/>
        </w:tabs>
        <w:spacing w:before="120" w:line="276" w:lineRule="auto"/>
        <w:ind w:left="1729" w:hanging="1729"/>
        <w:jc w:val="both"/>
        <w:rPr>
          <w:rFonts w:cs="Arial"/>
          <w:spacing w:val="-3"/>
          <w:lang w:val="pl-PL"/>
        </w:rPr>
      </w:pPr>
      <w:r w:rsidRPr="00E622BC">
        <w:rPr>
          <w:rFonts w:cs="Arial"/>
          <w:spacing w:val="-3"/>
          <w:lang w:val="pl-PL"/>
        </w:rPr>
        <w:t>Xem xét quá trình vận hành;</w:t>
      </w:r>
    </w:p>
    <w:p w:rsidR="00D25CFA" w:rsidRPr="00E622BC" w:rsidRDefault="00D25CFA" w:rsidP="00300C00">
      <w:pPr>
        <w:numPr>
          <w:ilvl w:val="3"/>
          <w:numId w:val="154"/>
        </w:numPr>
        <w:shd w:val="clear" w:color="auto" w:fill="FFFFFF"/>
        <w:tabs>
          <w:tab w:val="left" w:pos="851"/>
        </w:tabs>
        <w:spacing w:before="120" w:line="276" w:lineRule="auto"/>
        <w:ind w:left="1729" w:hanging="1729"/>
        <w:jc w:val="both"/>
        <w:rPr>
          <w:rFonts w:cs="Arial"/>
          <w:spacing w:val="-3"/>
          <w:lang w:val="pl-PL"/>
        </w:rPr>
      </w:pPr>
      <w:r w:rsidRPr="00E622BC">
        <w:rPr>
          <w:rFonts w:cs="Arial"/>
          <w:spacing w:val="-3"/>
          <w:lang w:val="pl-PL"/>
        </w:rPr>
        <w:t>Xem xét các bản quy định kỹ thuật vận hành và các quy trình;</w:t>
      </w:r>
    </w:p>
    <w:p w:rsidR="00D25CFA" w:rsidRPr="00E622BC" w:rsidRDefault="00D25CFA" w:rsidP="00300C00">
      <w:pPr>
        <w:numPr>
          <w:ilvl w:val="3"/>
          <w:numId w:val="154"/>
        </w:numPr>
        <w:shd w:val="clear" w:color="auto" w:fill="FFFFFF"/>
        <w:tabs>
          <w:tab w:val="left" w:pos="851"/>
        </w:tabs>
        <w:spacing w:before="120" w:line="276" w:lineRule="auto"/>
        <w:ind w:left="1729" w:hanging="1729"/>
        <w:jc w:val="both"/>
        <w:rPr>
          <w:rFonts w:cs="Arial"/>
          <w:spacing w:val="-3"/>
          <w:lang w:val="pl-PL"/>
        </w:rPr>
      </w:pPr>
      <w:r w:rsidRPr="00E622BC">
        <w:rPr>
          <w:rFonts w:cs="Arial"/>
          <w:spacing w:val="-3"/>
          <w:lang w:val="pl-PL"/>
        </w:rPr>
        <w:t xml:space="preserve">Xem xét các báo cáo </w:t>
      </w:r>
      <w:r w:rsidR="00391AE3">
        <w:rPr>
          <w:rFonts w:cs="Arial"/>
          <w:spacing w:val="-3"/>
          <w:lang w:val="pl-PL"/>
        </w:rPr>
        <w:t>kiểm định</w:t>
      </w:r>
      <w:r w:rsidRPr="00E622BC">
        <w:rPr>
          <w:rFonts w:cs="Arial"/>
          <w:spacing w:val="-3"/>
          <w:lang w:val="pl-PL"/>
        </w:rPr>
        <w:t>, bảo dưỡng đã được thực hiện trong năm;</w:t>
      </w:r>
    </w:p>
    <w:p w:rsidR="00D25CFA" w:rsidRPr="00E622BC" w:rsidRDefault="00391AE3" w:rsidP="00300C00">
      <w:pPr>
        <w:numPr>
          <w:ilvl w:val="3"/>
          <w:numId w:val="154"/>
        </w:numPr>
        <w:shd w:val="clear" w:color="auto" w:fill="FFFFFF"/>
        <w:tabs>
          <w:tab w:val="left" w:pos="851"/>
        </w:tabs>
        <w:spacing w:before="120" w:line="276" w:lineRule="auto"/>
        <w:ind w:left="1729" w:hanging="1729"/>
        <w:jc w:val="both"/>
        <w:rPr>
          <w:rFonts w:cs="Arial"/>
          <w:spacing w:val="-3"/>
          <w:lang w:val="pl-PL"/>
        </w:rPr>
      </w:pPr>
      <w:r>
        <w:rPr>
          <w:rFonts w:cs="Arial"/>
          <w:spacing w:val="-3"/>
          <w:lang w:val="pl-PL"/>
        </w:rPr>
        <w:t>Kiểm định</w:t>
      </w:r>
      <w:r w:rsidR="00D25CFA" w:rsidRPr="00E622BC">
        <w:rPr>
          <w:rFonts w:cs="Arial"/>
          <w:spacing w:val="-3"/>
          <w:lang w:val="pl-PL"/>
        </w:rPr>
        <w:t xml:space="preserve"> bên ngoài.</w:t>
      </w:r>
    </w:p>
    <w:p w:rsidR="00D25CFA" w:rsidRPr="00DD43B5" w:rsidRDefault="00D25CFA" w:rsidP="00300C00">
      <w:pPr>
        <w:numPr>
          <w:ilvl w:val="1"/>
          <w:numId w:val="131"/>
        </w:numPr>
        <w:shd w:val="clear" w:color="auto" w:fill="FFFFFF"/>
        <w:tabs>
          <w:tab w:val="left" w:pos="709"/>
        </w:tabs>
        <w:spacing w:before="240" w:line="276" w:lineRule="auto"/>
        <w:ind w:hanging="792"/>
        <w:jc w:val="both"/>
        <w:rPr>
          <w:rFonts w:cs="Arial"/>
          <w:spacing w:val="-3"/>
          <w:lang w:val="pl-PL"/>
        </w:rPr>
      </w:pPr>
      <w:r w:rsidRPr="00DD43B5">
        <w:rPr>
          <w:rFonts w:cs="Arial"/>
          <w:spacing w:val="-3"/>
          <w:lang w:val="pl-PL"/>
        </w:rPr>
        <w:t>Tần suất đánh giá RBI</w:t>
      </w:r>
    </w:p>
    <w:p w:rsidR="00D25CFA" w:rsidRPr="008F36FE" w:rsidRDefault="00D25CFA" w:rsidP="00300C00">
      <w:pPr>
        <w:pStyle w:val="ListParagraph"/>
        <w:shd w:val="clear" w:color="auto" w:fill="FFFFFF"/>
        <w:tabs>
          <w:tab w:val="left" w:pos="709"/>
        </w:tabs>
        <w:spacing w:line="276" w:lineRule="auto"/>
        <w:ind w:left="0"/>
        <w:rPr>
          <w:rFonts w:cs="Arial"/>
          <w:szCs w:val="24"/>
          <w:lang w:val="pl-PL"/>
        </w:rPr>
      </w:pPr>
      <w:r>
        <w:rPr>
          <w:rFonts w:cs="Arial"/>
          <w:szCs w:val="24"/>
          <w:lang w:val="pl-PL"/>
        </w:rPr>
        <w:tab/>
      </w:r>
      <w:r w:rsidRPr="008F36FE">
        <w:rPr>
          <w:rFonts w:cs="Arial"/>
          <w:szCs w:val="24"/>
          <w:lang w:val="pl-PL"/>
        </w:rPr>
        <w:t xml:space="preserve">Khi đánh giá RBI được sử dụng để xác định thời hạn </w:t>
      </w:r>
      <w:r w:rsidR="00391AE3">
        <w:rPr>
          <w:rFonts w:cs="Arial"/>
          <w:szCs w:val="24"/>
          <w:lang w:val="pl-PL"/>
        </w:rPr>
        <w:t>kiểm định</w:t>
      </w:r>
      <w:r w:rsidRPr="008F36FE">
        <w:rPr>
          <w:rFonts w:cs="Arial"/>
          <w:szCs w:val="24"/>
          <w:lang w:val="pl-PL"/>
        </w:rPr>
        <w:t xml:space="preserve"> </w:t>
      </w:r>
      <w:r w:rsidR="00A93682">
        <w:rPr>
          <w:rFonts w:cs="Arial"/>
          <w:szCs w:val="24"/>
          <w:lang w:val="pl-PL"/>
        </w:rPr>
        <w:t>nồi hơi</w:t>
      </w:r>
      <w:r w:rsidRPr="008F36FE">
        <w:rPr>
          <w:rFonts w:cs="Arial"/>
          <w:szCs w:val="24"/>
          <w:lang w:val="pl-PL"/>
        </w:rPr>
        <w:t xml:space="preserve">, thì đánh giá phải được cập nhật sau mỗi lần </w:t>
      </w:r>
      <w:r w:rsidR="00391AE3">
        <w:rPr>
          <w:rFonts w:cs="Arial"/>
          <w:szCs w:val="24"/>
          <w:lang w:val="pl-PL"/>
        </w:rPr>
        <w:t>kiểm định</w:t>
      </w:r>
      <w:r w:rsidRPr="008F36FE">
        <w:rPr>
          <w:rFonts w:cs="Arial"/>
          <w:szCs w:val="24"/>
          <w:lang w:val="pl-PL"/>
        </w:rPr>
        <w:t xml:space="preserve"> như nêu ở API 580, Mục 15. Đánh giá RBI cũng phải được cập nhật sau mỗi lần thay đổi phụ tùng hoặc quá trình công nghệ mà có dấu hiệu ảnh hưởng tới mức độ hư hỏng hoặc hư hỏng cơ học và bất kỳ khi nào có hư hỏng không lường trước xảy ra gây hư hỏng cơ học.</w:t>
      </w:r>
    </w:p>
    <w:p w:rsidR="00D25CFA" w:rsidRPr="00DD43B5" w:rsidRDefault="001E6D81" w:rsidP="00300C00">
      <w:pPr>
        <w:pStyle w:val="Heading3"/>
        <w:numPr>
          <w:ilvl w:val="0"/>
          <w:numId w:val="128"/>
        </w:numPr>
        <w:spacing w:before="240" w:line="276" w:lineRule="auto"/>
        <w:ind w:hanging="720"/>
        <w:rPr>
          <w:rFonts w:cs="Arial"/>
          <w:spacing w:val="-3"/>
          <w:sz w:val="24"/>
          <w:szCs w:val="24"/>
          <w:lang w:val="pl-PL"/>
        </w:rPr>
      </w:pPr>
      <w:bookmarkStart w:id="406" w:name="_Toc527124406"/>
      <w:r w:rsidRPr="00DD43B5">
        <w:rPr>
          <w:rFonts w:cs="Arial"/>
          <w:spacing w:val="-3"/>
          <w:sz w:val="24"/>
          <w:szCs w:val="24"/>
          <w:lang w:val="pl-PL"/>
        </w:rPr>
        <w:t xml:space="preserve">Kiểm </w:t>
      </w:r>
      <w:r w:rsidR="00391AE3">
        <w:rPr>
          <w:rFonts w:cs="Arial"/>
          <w:lang w:val="pl-PL"/>
        </w:rPr>
        <w:t>định</w:t>
      </w:r>
      <w:r w:rsidRPr="00DD43B5">
        <w:rPr>
          <w:rFonts w:cs="Arial"/>
          <w:spacing w:val="-3"/>
          <w:sz w:val="24"/>
          <w:szCs w:val="24"/>
          <w:lang w:val="pl-PL"/>
        </w:rPr>
        <w:t xml:space="preserve"> trên cơ sở thời gian</w:t>
      </w:r>
      <w:bookmarkEnd w:id="406"/>
    </w:p>
    <w:p w:rsidR="00D25CFA" w:rsidRPr="00DD43B5" w:rsidRDefault="00D25CFA" w:rsidP="00300C00">
      <w:pPr>
        <w:numPr>
          <w:ilvl w:val="1"/>
          <w:numId w:val="132"/>
        </w:numPr>
        <w:shd w:val="clear" w:color="auto" w:fill="FFFFFF"/>
        <w:tabs>
          <w:tab w:val="left" w:pos="709"/>
        </w:tabs>
        <w:spacing w:before="120" w:line="276" w:lineRule="auto"/>
        <w:ind w:left="794" w:hanging="794"/>
        <w:jc w:val="both"/>
        <w:rPr>
          <w:rFonts w:cs="Arial"/>
          <w:spacing w:val="-3"/>
          <w:lang w:val="pl-PL"/>
        </w:rPr>
      </w:pPr>
      <w:r w:rsidRPr="00DD43B5">
        <w:rPr>
          <w:rFonts w:cs="Arial"/>
          <w:spacing w:val="-3"/>
          <w:lang w:val="pl-PL"/>
        </w:rPr>
        <w:t xml:space="preserve">Kiểm </w:t>
      </w:r>
      <w:r w:rsidR="00391AE3">
        <w:rPr>
          <w:rFonts w:cs="Arial"/>
          <w:lang w:val="pl-PL"/>
        </w:rPr>
        <w:t>định</w:t>
      </w:r>
      <w:r w:rsidRPr="00DD43B5">
        <w:rPr>
          <w:rFonts w:cs="Arial"/>
          <w:spacing w:val="-3"/>
          <w:lang w:val="pl-PL"/>
        </w:rPr>
        <w:t xml:space="preserve"> trong quá trình lắp đặt </w:t>
      </w:r>
    </w:p>
    <w:p w:rsidR="00D25CFA" w:rsidRPr="008F36FE" w:rsidRDefault="00D25CFA" w:rsidP="00300C00">
      <w:pPr>
        <w:numPr>
          <w:ilvl w:val="2"/>
          <w:numId w:val="132"/>
        </w:numPr>
        <w:shd w:val="clear" w:color="auto" w:fill="FFFFFF"/>
        <w:tabs>
          <w:tab w:val="left" w:pos="851"/>
        </w:tabs>
        <w:spacing w:before="240" w:line="276" w:lineRule="auto"/>
        <w:ind w:left="0" w:firstLine="0"/>
        <w:jc w:val="both"/>
        <w:rPr>
          <w:rFonts w:cs="Arial"/>
          <w:lang w:val="pl-PL"/>
        </w:rPr>
      </w:pPr>
      <w:r w:rsidRPr="008F36FE">
        <w:rPr>
          <w:rFonts w:cs="Arial"/>
          <w:lang w:val="pl-PL"/>
        </w:rPr>
        <w:t xml:space="preserve">Các </w:t>
      </w:r>
      <w:r w:rsidR="00221AF9">
        <w:rPr>
          <w:rFonts w:cs="Arial"/>
          <w:lang w:val="pl-PL"/>
        </w:rPr>
        <w:t>nồi hơi</w:t>
      </w:r>
      <w:r w:rsidRPr="008F36FE">
        <w:rPr>
          <w:rFonts w:cs="Arial"/>
          <w:lang w:val="pl-PL"/>
        </w:rPr>
        <w:t xml:space="preserve"> phải được </w:t>
      </w:r>
      <w:r w:rsidR="00391AE3">
        <w:rPr>
          <w:rFonts w:cs="Arial"/>
          <w:lang w:val="pl-PL"/>
        </w:rPr>
        <w:t>kiểm định</w:t>
      </w:r>
      <w:r w:rsidRPr="008F36FE">
        <w:rPr>
          <w:rFonts w:cs="Arial"/>
          <w:lang w:val="pl-PL"/>
        </w:rPr>
        <w:t xml:space="preserve"> tại thời điểm lắp đặt để xác minh </w:t>
      </w:r>
      <w:r w:rsidR="00A93682">
        <w:rPr>
          <w:rFonts w:cs="Arial"/>
          <w:lang w:val="pl-PL"/>
        </w:rPr>
        <w:t>nồi hơi</w:t>
      </w:r>
      <w:r w:rsidRPr="008F36FE">
        <w:rPr>
          <w:rFonts w:cs="Arial"/>
          <w:lang w:val="pl-PL"/>
        </w:rPr>
        <w:t xml:space="preserve"> an toàn cho hoạt động, không có hư hỏng nào trong quá trình vận chuyển tới nơi lắp đặt, và có các báo cáo </w:t>
      </w:r>
      <w:r w:rsidR="00391AE3">
        <w:rPr>
          <w:rFonts w:cs="Arial"/>
          <w:lang w:val="pl-PL"/>
        </w:rPr>
        <w:t>kiểm định</w:t>
      </w:r>
      <w:r w:rsidRPr="008F36FE">
        <w:rPr>
          <w:rFonts w:cs="Arial"/>
          <w:lang w:val="pl-PL"/>
        </w:rPr>
        <w:t xml:space="preserve"> lần đầu cho </w:t>
      </w:r>
      <w:r w:rsidR="00A93682">
        <w:rPr>
          <w:rFonts w:cs="Arial"/>
          <w:lang w:val="pl-PL"/>
        </w:rPr>
        <w:t>nồi hơi</w:t>
      </w:r>
      <w:r w:rsidRPr="008F36FE">
        <w:rPr>
          <w:rFonts w:cs="Arial"/>
          <w:lang w:val="pl-PL"/>
        </w:rPr>
        <w:t xml:space="preserve">. </w:t>
      </w:r>
      <w:r w:rsidR="00391AE3">
        <w:rPr>
          <w:rFonts w:cs="Arial"/>
          <w:lang w:val="pl-PL"/>
        </w:rPr>
        <w:t>Kiểm định</w:t>
      </w:r>
      <w:r w:rsidRPr="008F36FE">
        <w:rPr>
          <w:rFonts w:cs="Arial"/>
          <w:lang w:val="pl-PL"/>
        </w:rPr>
        <w:t xml:space="preserve"> lắp đặt phải tối thiểu các hạng mục sau:</w:t>
      </w:r>
    </w:p>
    <w:p w:rsidR="00D25CFA" w:rsidRPr="00E622BC" w:rsidRDefault="00D25CFA" w:rsidP="00300C00">
      <w:pPr>
        <w:numPr>
          <w:ilvl w:val="3"/>
          <w:numId w:val="155"/>
        </w:numPr>
        <w:shd w:val="clear" w:color="auto" w:fill="FFFFFF"/>
        <w:tabs>
          <w:tab w:val="left" w:pos="851"/>
        </w:tabs>
        <w:spacing w:before="120" w:line="276" w:lineRule="auto"/>
        <w:ind w:left="0" w:firstLine="0"/>
        <w:jc w:val="both"/>
        <w:rPr>
          <w:rFonts w:cs="Arial"/>
          <w:lang w:val="pl-PL"/>
        </w:rPr>
      </w:pPr>
      <w:r w:rsidRPr="00E622BC">
        <w:rPr>
          <w:rFonts w:cs="Arial"/>
          <w:lang w:val="pl-PL"/>
        </w:rPr>
        <w:lastRenderedPageBreak/>
        <w:t>Xác nhận thông tin biển tên phù hợp với các báo cáo dữ liệu của nhà sản xuất và các yêu cầu thiết kế;</w:t>
      </w:r>
    </w:p>
    <w:p w:rsidR="00D25CFA" w:rsidRPr="00E622BC" w:rsidRDefault="00D25CFA" w:rsidP="00300C00">
      <w:pPr>
        <w:numPr>
          <w:ilvl w:val="3"/>
          <w:numId w:val="155"/>
        </w:numPr>
        <w:shd w:val="clear" w:color="auto" w:fill="FFFFFF"/>
        <w:tabs>
          <w:tab w:val="left" w:pos="851"/>
        </w:tabs>
        <w:spacing w:before="120" w:line="276" w:lineRule="auto"/>
        <w:ind w:left="0" w:firstLine="0"/>
        <w:jc w:val="both"/>
        <w:rPr>
          <w:rFonts w:cs="Arial"/>
          <w:lang w:val="pl-PL"/>
        </w:rPr>
      </w:pPr>
      <w:r w:rsidRPr="00E622BC">
        <w:rPr>
          <w:rFonts w:cs="Arial"/>
          <w:lang w:val="pl-PL"/>
        </w:rPr>
        <w:t xml:space="preserve">Xác nhận </w:t>
      </w:r>
      <w:r w:rsidR="00A93682" w:rsidRPr="00E622BC">
        <w:rPr>
          <w:rFonts w:cs="Arial"/>
          <w:lang w:val="pl-PL"/>
        </w:rPr>
        <w:t>nồi hơi</w:t>
      </w:r>
      <w:r w:rsidRPr="00E622BC">
        <w:rPr>
          <w:rFonts w:cs="Arial"/>
          <w:lang w:val="pl-PL"/>
        </w:rPr>
        <w:t xml:space="preserve"> được lắp đặt đúng, các kết cấu đỡ là thỏa đáng và đảm bảo, thiết bị bên ngoài như thang và bệ chắc chắn, lớp bọc được lắp đặt đúng, các bích nối và các mối nối cơ học khác được kết nối đúng và </w:t>
      </w:r>
      <w:r w:rsidR="00A93682" w:rsidRPr="00E622BC">
        <w:rPr>
          <w:rFonts w:cs="Arial"/>
          <w:lang w:val="pl-PL"/>
        </w:rPr>
        <w:t>nồi hơi</w:t>
      </w:r>
      <w:r w:rsidRPr="00E622BC">
        <w:rPr>
          <w:rFonts w:cs="Arial"/>
          <w:lang w:val="pl-PL"/>
        </w:rPr>
        <w:t xml:space="preserve"> sạch sẽ, khô; và</w:t>
      </w:r>
    </w:p>
    <w:p w:rsidR="00D25CFA" w:rsidRPr="0075285E" w:rsidRDefault="00D25CFA" w:rsidP="00300C00">
      <w:pPr>
        <w:numPr>
          <w:ilvl w:val="3"/>
          <w:numId w:val="155"/>
        </w:numPr>
        <w:shd w:val="clear" w:color="auto" w:fill="FFFFFF"/>
        <w:tabs>
          <w:tab w:val="left" w:pos="851"/>
        </w:tabs>
        <w:spacing w:before="120" w:line="276" w:lineRule="auto"/>
        <w:ind w:left="0" w:firstLine="0"/>
        <w:jc w:val="both"/>
        <w:rPr>
          <w:rFonts w:cs="Arial"/>
          <w:lang w:val="pl-PL"/>
        </w:rPr>
      </w:pPr>
      <w:r w:rsidRPr="00E622BC">
        <w:rPr>
          <w:rFonts w:cs="Arial"/>
          <w:lang w:val="pl-PL"/>
        </w:rPr>
        <w:t>Xác nhận các thiết bị giảm áp thỏa mãn các yêu cầu thiết kế (thiết bị đúng và áp lực cài đặt đúng) và được lắp</w:t>
      </w:r>
      <w:r w:rsidRPr="0075285E">
        <w:rPr>
          <w:rFonts w:cs="Arial"/>
          <w:lang w:val="pl-PL"/>
        </w:rPr>
        <w:t xml:space="preserve"> đặt đúng.</w:t>
      </w:r>
    </w:p>
    <w:p w:rsidR="00D25CFA" w:rsidRPr="00C04ED0" w:rsidRDefault="00D25CFA" w:rsidP="00300C00">
      <w:pPr>
        <w:numPr>
          <w:ilvl w:val="2"/>
          <w:numId w:val="132"/>
        </w:numPr>
        <w:shd w:val="clear" w:color="auto" w:fill="FFFFFF"/>
        <w:tabs>
          <w:tab w:val="left" w:pos="851"/>
        </w:tabs>
        <w:spacing w:before="240" w:line="276" w:lineRule="auto"/>
        <w:ind w:left="0" w:firstLine="0"/>
        <w:jc w:val="both"/>
        <w:rPr>
          <w:rFonts w:cs="Arial"/>
          <w:b/>
          <w:lang w:val="pl-PL"/>
        </w:rPr>
      </w:pPr>
      <w:r w:rsidRPr="00C04ED0">
        <w:rPr>
          <w:rFonts w:cs="Arial"/>
          <w:lang w:val="pl-PL"/>
        </w:rPr>
        <w:t xml:space="preserve">Nếu xảy ra hư hỏng, phải ghi chép lại và khuyến nghị sửa chữa phù hợp hoặc có thể cần thiết đánh giá kỹ thuật để đảm bảo </w:t>
      </w:r>
      <w:r w:rsidR="00A93682" w:rsidRPr="00C04ED0">
        <w:rPr>
          <w:rFonts w:cs="Arial"/>
          <w:lang w:val="pl-PL"/>
        </w:rPr>
        <w:t>nồi hơi</w:t>
      </w:r>
      <w:r w:rsidRPr="00C04ED0">
        <w:rPr>
          <w:rFonts w:cs="Arial"/>
          <w:lang w:val="pl-PL"/>
        </w:rPr>
        <w:t xml:space="preserve"> phù hợp cho hoạt động.</w:t>
      </w:r>
    </w:p>
    <w:p w:rsidR="00D25CFA" w:rsidRPr="00DD43B5" w:rsidRDefault="00391AE3" w:rsidP="00300C00">
      <w:pPr>
        <w:numPr>
          <w:ilvl w:val="1"/>
          <w:numId w:val="132"/>
        </w:numPr>
        <w:shd w:val="clear" w:color="auto" w:fill="FFFFFF"/>
        <w:tabs>
          <w:tab w:val="left" w:pos="709"/>
        </w:tabs>
        <w:spacing w:before="120" w:line="276" w:lineRule="auto"/>
        <w:ind w:left="794" w:hanging="794"/>
        <w:jc w:val="both"/>
        <w:rPr>
          <w:rFonts w:cs="Arial"/>
          <w:spacing w:val="-3"/>
          <w:lang w:val="pl-PL"/>
        </w:rPr>
      </w:pPr>
      <w:r>
        <w:rPr>
          <w:rFonts w:cs="Arial"/>
          <w:spacing w:val="-3"/>
          <w:lang w:val="pl-PL"/>
        </w:rPr>
        <w:t>Kiểm định</w:t>
      </w:r>
      <w:r w:rsidR="00D25CFA" w:rsidRPr="00DD43B5">
        <w:rPr>
          <w:rFonts w:cs="Arial"/>
          <w:spacing w:val="-3"/>
          <w:lang w:val="pl-PL"/>
        </w:rPr>
        <w:t xml:space="preserve"> bên ngoài</w:t>
      </w:r>
    </w:p>
    <w:p w:rsidR="00D25CFA" w:rsidRPr="00C04ED0" w:rsidRDefault="00391AE3" w:rsidP="00300C00">
      <w:pPr>
        <w:numPr>
          <w:ilvl w:val="2"/>
          <w:numId w:val="133"/>
        </w:numPr>
        <w:shd w:val="clear" w:color="auto" w:fill="FFFFFF"/>
        <w:tabs>
          <w:tab w:val="left" w:pos="851"/>
        </w:tabs>
        <w:spacing w:before="120" w:line="276" w:lineRule="auto"/>
        <w:ind w:left="0" w:firstLine="0"/>
        <w:jc w:val="both"/>
        <w:rPr>
          <w:rFonts w:cs="Arial"/>
          <w:lang w:val="pl-PL"/>
        </w:rPr>
      </w:pPr>
      <w:r>
        <w:rPr>
          <w:rFonts w:cs="Arial"/>
          <w:lang w:val="pl-PL"/>
        </w:rPr>
        <w:t>Kiểm định</w:t>
      </w:r>
      <w:r w:rsidR="00D25CFA" w:rsidRPr="00C04ED0">
        <w:rPr>
          <w:rFonts w:cs="Arial"/>
          <w:lang w:val="pl-PL"/>
        </w:rPr>
        <w:t xml:space="preserve"> bên ngoài được thực hiện để </w:t>
      </w:r>
      <w:r>
        <w:rPr>
          <w:rFonts w:cs="Arial"/>
          <w:lang w:val="pl-PL"/>
        </w:rPr>
        <w:t>kiểm tra</w:t>
      </w:r>
      <w:r w:rsidR="00D25CFA" w:rsidRPr="00C04ED0">
        <w:rPr>
          <w:rFonts w:cs="Arial"/>
          <w:lang w:val="pl-PL"/>
        </w:rPr>
        <w:t xml:space="preserve"> tình trạng bề mặt bên ngoài của </w:t>
      </w:r>
      <w:r w:rsidR="00A93682" w:rsidRPr="00C04ED0">
        <w:rPr>
          <w:rFonts w:cs="Arial"/>
          <w:lang w:val="pl-PL"/>
        </w:rPr>
        <w:t>nồi hơi</w:t>
      </w:r>
      <w:r w:rsidR="00D25CFA" w:rsidRPr="00C04ED0">
        <w:rPr>
          <w:rFonts w:cs="Arial"/>
          <w:lang w:val="pl-PL"/>
        </w:rPr>
        <w:t xml:space="preserve">, hệ thống cách ly, sơn và lớp phủ, các bộ phận hỗ trợ và kết cấu liên quan và kiểm tra rò rỉ, các vết đốm nóng, độ rung, độ giãn nở cho phép và tính đồng tâm của </w:t>
      </w:r>
      <w:r w:rsidR="00A93682" w:rsidRPr="00C04ED0">
        <w:rPr>
          <w:rFonts w:cs="Arial"/>
          <w:lang w:val="pl-PL"/>
        </w:rPr>
        <w:t>nồi hơi</w:t>
      </w:r>
      <w:r w:rsidR="00D25CFA" w:rsidRPr="00C04ED0">
        <w:rPr>
          <w:rFonts w:cs="Arial"/>
          <w:lang w:val="pl-PL"/>
        </w:rPr>
        <w:t xml:space="preserve"> trên giá đỡ. Trong quá trình </w:t>
      </w:r>
      <w:r>
        <w:rPr>
          <w:rFonts w:cs="Arial"/>
          <w:lang w:val="pl-PL"/>
        </w:rPr>
        <w:t>kiểm định</w:t>
      </w:r>
      <w:r w:rsidR="00D25CFA" w:rsidRPr="00C04ED0">
        <w:rPr>
          <w:rFonts w:cs="Arial"/>
          <w:lang w:val="pl-PL"/>
        </w:rPr>
        <w:t xml:space="preserve"> bên ngoài, </w:t>
      </w:r>
      <w:r w:rsidR="00750E99" w:rsidRPr="00C04ED0">
        <w:rPr>
          <w:rFonts w:cs="Arial"/>
          <w:lang w:val="pl-PL"/>
        </w:rPr>
        <w:t>phải</w:t>
      </w:r>
      <w:r w:rsidR="00D25CFA" w:rsidRPr="00C04ED0">
        <w:rPr>
          <w:rFonts w:cs="Arial"/>
          <w:lang w:val="pl-PL"/>
        </w:rPr>
        <w:t xml:space="preserve"> chú ý đặc biệt tới các mối hàn để kết nối các bộ phận (ví dụ như các tấm gia cường và gá kẹp) xem có bị nứt hoặc các khuyết tật khác. Nếu có bất kỳ dấu hiệu rò rỉ nào cũng phải điều tra xác định nguồn gây ra.</w:t>
      </w:r>
    </w:p>
    <w:p w:rsidR="00D25CFA" w:rsidRPr="00C04ED0" w:rsidRDefault="00D25CFA"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 xml:space="preserve">Các </w:t>
      </w:r>
      <w:r w:rsidR="00A93682" w:rsidRPr="00C04ED0">
        <w:rPr>
          <w:rFonts w:cs="Arial"/>
          <w:lang w:val="pl-PL"/>
        </w:rPr>
        <w:t>nồi hơi</w:t>
      </w:r>
      <w:r w:rsidRPr="00C04ED0">
        <w:rPr>
          <w:rFonts w:cs="Arial"/>
          <w:lang w:val="pl-PL"/>
        </w:rPr>
        <w:t xml:space="preserve"> phải được kiểm tra bằng mắt xem có dấu hiệu lồi, độ không tròn, độ lõm và biến dạng. Nếu có nghi ngờ hoặc quan sát thấy có bất kỳ sự biến dạng của </w:t>
      </w:r>
      <w:r w:rsidR="00A93682" w:rsidRPr="00C04ED0">
        <w:rPr>
          <w:rFonts w:cs="Arial"/>
          <w:lang w:val="pl-PL"/>
        </w:rPr>
        <w:t>nồi hơi</w:t>
      </w:r>
      <w:r w:rsidRPr="00C04ED0">
        <w:rPr>
          <w:rFonts w:cs="Arial"/>
          <w:lang w:val="pl-PL"/>
        </w:rPr>
        <w:t xml:space="preserve">, thì phải kiểm tra các kích thước tổng thể của </w:t>
      </w:r>
      <w:r w:rsidR="00A93682" w:rsidRPr="00C04ED0">
        <w:rPr>
          <w:rFonts w:cs="Arial"/>
          <w:lang w:val="pl-PL"/>
        </w:rPr>
        <w:t>nồi hơi</w:t>
      </w:r>
      <w:r w:rsidRPr="00C04ED0">
        <w:rPr>
          <w:rFonts w:cs="Arial"/>
          <w:lang w:val="pl-PL"/>
        </w:rPr>
        <w:t xml:space="preserve"> để xác định mức độ biến dạng. </w:t>
      </w:r>
    </w:p>
    <w:p w:rsidR="00FF77C7" w:rsidRPr="00C04ED0" w:rsidRDefault="00FF77C7"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Kiểm tra tình trạng hoạt động của các thiết bị an toàn, thiết bị báo động và các thiết bị điều khiển đốt tự động.</w:t>
      </w:r>
    </w:p>
    <w:p w:rsidR="00637B40" w:rsidRPr="00C04ED0" w:rsidRDefault="00637B40"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spacing w:val="-3"/>
          <w:lang w:val="pl-PL"/>
        </w:rPr>
        <w:t xml:space="preserve">Kiểm tra việc hiệu chuẩn các thiết bị an toàn, đo lường. </w:t>
      </w:r>
      <w:r w:rsidRPr="00C04ED0">
        <w:rPr>
          <w:rFonts w:cs="Arial"/>
          <w:lang w:val="pl-PL"/>
        </w:rPr>
        <w:t xml:space="preserve">Các thiết bị giảm áp lực phải được thử và sửa chữa bởi tổ chức sửa chữa được chứng nhận và có kinh nghiệm trong việc bảo dưỡng van giảm áp. </w:t>
      </w:r>
    </w:p>
    <w:p w:rsidR="00637B40" w:rsidRPr="00C04ED0" w:rsidRDefault="00637B40" w:rsidP="00300C00">
      <w:pPr>
        <w:numPr>
          <w:ilvl w:val="2"/>
          <w:numId w:val="133"/>
        </w:numPr>
        <w:tabs>
          <w:tab w:val="left" w:pos="851"/>
        </w:tabs>
        <w:spacing w:before="120" w:line="276" w:lineRule="auto"/>
        <w:ind w:left="0" w:firstLine="0"/>
        <w:jc w:val="both"/>
        <w:rPr>
          <w:rFonts w:cs="Arial"/>
          <w:lang w:val="pl-PL"/>
        </w:rPr>
      </w:pPr>
      <w:r w:rsidRPr="00C04ED0">
        <w:rPr>
          <w:lang w:val="pl-PL"/>
        </w:rPr>
        <w:t xml:space="preserve">Các thiết bị an toàn, đo lường (van an toàn, áp kế) lắp trên các nồi hơi phải được kiểm tra, hiệu </w:t>
      </w:r>
      <w:r w:rsidRPr="005B675D">
        <w:rPr>
          <w:lang w:val="pl-PL"/>
        </w:rPr>
        <w:t xml:space="preserve">chuẩn hàng năm và thử </w:t>
      </w:r>
      <w:r w:rsidR="00E441F0" w:rsidRPr="005B675D">
        <w:rPr>
          <w:lang w:val="pl-PL"/>
        </w:rPr>
        <w:t>hoạt động (pop test)</w:t>
      </w:r>
      <w:r w:rsidRPr="005B675D">
        <w:rPr>
          <w:lang w:val="pl-PL"/>
        </w:rPr>
        <w:t xml:space="preserve"> 2 năm/lần.</w:t>
      </w:r>
      <w:r w:rsidRPr="00C04ED0">
        <w:rPr>
          <w:lang w:val="pl-PL"/>
        </w:rPr>
        <w:t xml:space="preserve"> Việc kiểm tra, hiệu chỉnh các thiết bị an toàn, đo lường phải do cơ quan có thẩm quyền thực hiện.</w:t>
      </w:r>
    </w:p>
    <w:p w:rsidR="00FF77C7" w:rsidRPr="00C04ED0" w:rsidRDefault="00FF77C7"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Kiểm tra tình trạng các chi tiết ráp ráp chính và các bu lông hoặc các vít cấy cố định.</w:t>
      </w:r>
    </w:p>
    <w:p w:rsidR="00D25CFA" w:rsidRPr="00C04ED0" w:rsidRDefault="00D25CFA"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 xml:space="preserve">Kiểm tra thang, cầu thang, bệ hoặc lối đi dẫn tới hoặc gá trên </w:t>
      </w:r>
      <w:r w:rsidR="00A93682" w:rsidRPr="00C04ED0">
        <w:rPr>
          <w:rFonts w:cs="Arial"/>
          <w:lang w:val="pl-PL"/>
        </w:rPr>
        <w:t>nồi hơi</w:t>
      </w:r>
      <w:r w:rsidRPr="00C04ED0">
        <w:rPr>
          <w:rFonts w:cs="Arial"/>
          <w:lang w:val="pl-PL"/>
        </w:rPr>
        <w:t>.</w:t>
      </w:r>
    </w:p>
    <w:p w:rsidR="00D25CFA" w:rsidRPr="00C04ED0" w:rsidRDefault="00D25CFA"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Kiểm tra bệ đỡ và kết cấu hỗ trợ, neo chốt bu lông, dây chằng, các vòi, hệ thống tiếp đất.</w:t>
      </w:r>
    </w:p>
    <w:p w:rsidR="00D25CFA" w:rsidRPr="00C04ED0" w:rsidRDefault="00D25CFA"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Kiểm tra số lượng và tình trạng các thiết bị phụ trợ như các thiết bị đo và van an toàn, tình trạng của lớp sơn và bọc bảo vệ.</w:t>
      </w:r>
    </w:p>
    <w:p w:rsidR="00D25CFA" w:rsidRPr="00C04ED0" w:rsidRDefault="00D25CFA" w:rsidP="00300C00">
      <w:pPr>
        <w:numPr>
          <w:ilvl w:val="2"/>
          <w:numId w:val="133"/>
        </w:numPr>
        <w:shd w:val="clear" w:color="auto" w:fill="FFFFFF"/>
        <w:tabs>
          <w:tab w:val="left" w:pos="851"/>
        </w:tabs>
        <w:spacing w:before="120" w:line="276" w:lineRule="auto"/>
        <w:ind w:left="0" w:firstLine="0"/>
        <w:jc w:val="both"/>
        <w:rPr>
          <w:rFonts w:cs="Arial"/>
          <w:lang w:val="pl-PL"/>
        </w:rPr>
      </w:pPr>
      <w:r w:rsidRPr="00C04ED0">
        <w:rPr>
          <w:rFonts w:cs="Arial"/>
          <w:lang w:val="pl-PL"/>
        </w:rPr>
        <w:t xml:space="preserve">Kiểm tra tình trạng ăn mòn cục bộ hoặc tổng thể trên bề mặt kim loại bên ngoài của </w:t>
      </w:r>
      <w:r w:rsidR="00A93682" w:rsidRPr="00C04ED0">
        <w:rPr>
          <w:rFonts w:cs="Arial"/>
          <w:lang w:val="pl-PL"/>
        </w:rPr>
        <w:t>nồi hơi</w:t>
      </w:r>
      <w:r w:rsidR="004B17A4" w:rsidRPr="00C04ED0">
        <w:rPr>
          <w:rFonts w:cs="Arial"/>
          <w:lang w:val="pl-PL"/>
        </w:rPr>
        <w:t>, tình trạng lớp bọc.</w:t>
      </w:r>
    </w:p>
    <w:p w:rsidR="00D25CFA" w:rsidRPr="00DD43B5" w:rsidRDefault="00391AE3" w:rsidP="00300C00">
      <w:pPr>
        <w:numPr>
          <w:ilvl w:val="1"/>
          <w:numId w:val="133"/>
        </w:numPr>
        <w:shd w:val="clear" w:color="auto" w:fill="FFFFFF"/>
        <w:tabs>
          <w:tab w:val="left" w:pos="709"/>
        </w:tabs>
        <w:spacing w:before="120" w:line="276" w:lineRule="auto"/>
        <w:ind w:left="794" w:hanging="794"/>
        <w:jc w:val="both"/>
        <w:rPr>
          <w:rFonts w:cs="Arial"/>
          <w:spacing w:val="-3"/>
          <w:lang w:val="pl-PL"/>
        </w:rPr>
      </w:pPr>
      <w:r>
        <w:rPr>
          <w:rFonts w:cs="Arial"/>
          <w:spacing w:val="-3"/>
          <w:lang w:val="pl-PL"/>
        </w:rPr>
        <w:t>Kiểm định</w:t>
      </w:r>
      <w:r w:rsidR="004B17A4" w:rsidRPr="00DD43B5">
        <w:rPr>
          <w:rFonts w:cs="Arial"/>
          <w:spacing w:val="-3"/>
          <w:lang w:val="pl-PL"/>
        </w:rPr>
        <w:t xml:space="preserve"> bên trong</w:t>
      </w:r>
    </w:p>
    <w:p w:rsidR="00D25CFA" w:rsidRPr="00C04ED0" w:rsidRDefault="00D25CFA" w:rsidP="00300C00">
      <w:pPr>
        <w:numPr>
          <w:ilvl w:val="2"/>
          <w:numId w:val="134"/>
        </w:numPr>
        <w:tabs>
          <w:tab w:val="left" w:pos="851"/>
        </w:tabs>
        <w:spacing w:before="120" w:line="276" w:lineRule="auto"/>
        <w:ind w:left="0" w:firstLine="0"/>
        <w:jc w:val="both"/>
        <w:rPr>
          <w:rFonts w:cs="Arial"/>
          <w:lang w:val="pl-PL"/>
        </w:rPr>
      </w:pPr>
      <w:r w:rsidRPr="00C04ED0">
        <w:rPr>
          <w:rFonts w:cs="Arial"/>
          <w:lang w:val="pl-PL"/>
        </w:rPr>
        <w:t xml:space="preserve">Phải kiểm tra kỹ càng các bề mặt thành bên trong </w:t>
      </w:r>
      <w:r w:rsidR="00A93682" w:rsidRPr="00C04ED0">
        <w:rPr>
          <w:rFonts w:cs="Arial"/>
          <w:lang w:val="pl-PL"/>
        </w:rPr>
        <w:t>nồi hơi</w:t>
      </w:r>
      <w:r w:rsidRPr="00C04ED0">
        <w:rPr>
          <w:rFonts w:cs="Arial"/>
          <w:lang w:val="pl-PL"/>
        </w:rPr>
        <w:t xml:space="preserve"> để phát hiện hư hỏng. Việc kiểm tra thông qua lỗ chui hoặc</w:t>
      </w:r>
      <w:r w:rsidR="00FF77C7" w:rsidRPr="00C04ED0">
        <w:rPr>
          <w:rFonts w:cs="Arial"/>
          <w:lang w:val="pl-PL"/>
        </w:rPr>
        <w:t xml:space="preserve"> </w:t>
      </w:r>
      <w:r w:rsidRPr="00C04ED0">
        <w:rPr>
          <w:rFonts w:cs="Arial"/>
          <w:lang w:val="pl-PL"/>
        </w:rPr>
        <w:t>cửa</w:t>
      </w:r>
      <w:r w:rsidR="00FF77C7" w:rsidRPr="00C04ED0">
        <w:rPr>
          <w:rFonts w:cs="Arial"/>
          <w:lang w:val="pl-PL"/>
        </w:rPr>
        <w:t xml:space="preserve"> </w:t>
      </w:r>
      <w:r w:rsidRPr="00C04ED0">
        <w:rPr>
          <w:rFonts w:cs="Arial"/>
          <w:lang w:val="pl-PL"/>
        </w:rPr>
        <w:t xml:space="preserve">kiểm tra có thể thay thế cho kiểm tra bên trong khi kích </w:t>
      </w:r>
      <w:r w:rsidRPr="00C04ED0">
        <w:rPr>
          <w:rFonts w:cs="Arial"/>
          <w:lang w:val="pl-PL"/>
        </w:rPr>
        <w:lastRenderedPageBreak/>
        <w:t xml:space="preserve">thước của </w:t>
      </w:r>
      <w:r w:rsidR="00A93682" w:rsidRPr="00C04ED0">
        <w:rPr>
          <w:rFonts w:cs="Arial"/>
          <w:lang w:val="pl-PL"/>
        </w:rPr>
        <w:t>nồi hơi</w:t>
      </w:r>
      <w:r w:rsidRPr="00C04ED0">
        <w:rPr>
          <w:rFonts w:cs="Arial"/>
          <w:lang w:val="pl-PL"/>
        </w:rPr>
        <w:t xml:space="preserve"> quá nhỏ để đảm bảo an toàn khi vào trong </w:t>
      </w:r>
      <w:r w:rsidR="00A93682" w:rsidRPr="00C04ED0">
        <w:rPr>
          <w:rFonts w:cs="Arial"/>
          <w:lang w:val="pl-PL"/>
        </w:rPr>
        <w:t>nồi hơi</w:t>
      </w:r>
      <w:r w:rsidRPr="00C04ED0">
        <w:rPr>
          <w:rFonts w:cs="Arial"/>
          <w:lang w:val="pl-PL"/>
        </w:rPr>
        <w:t xml:space="preserve"> hoặc tất cả các bề mặt bên trong có thể nhìn rõ ràng và được kiểm tra thỏa đáng từ lỗ chui hoặc cửa</w:t>
      </w:r>
      <w:r w:rsidR="00AC662A" w:rsidRPr="00C04ED0">
        <w:rPr>
          <w:rFonts w:cs="Arial"/>
          <w:lang w:val="pl-PL"/>
        </w:rPr>
        <w:t xml:space="preserve"> </w:t>
      </w:r>
      <w:r w:rsidRPr="00C04ED0">
        <w:rPr>
          <w:rFonts w:cs="Arial"/>
          <w:lang w:val="pl-PL"/>
        </w:rPr>
        <w:t xml:space="preserve">kiểm tra. </w:t>
      </w:r>
    </w:p>
    <w:p w:rsidR="00FF77C7" w:rsidRPr="00C04ED0" w:rsidRDefault="00FF77C7" w:rsidP="00300C00">
      <w:pPr>
        <w:numPr>
          <w:ilvl w:val="2"/>
          <w:numId w:val="134"/>
        </w:numPr>
        <w:tabs>
          <w:tab w:val="left" w:pos="851"/>
        </w:tabs>
        <w:spacing w:before="120" w:line="276" w:lineRule="auto"/>
        <w:ind w:left="0" w:firstLine="0"/>
        <w:jc w:val="both"/>
        <w:rPr>
          <w:rFonts w:cs="Arial"/>
          <w:lang w:val="pl-PL"/>
        </w:rPr>
      </w:pPr>
      <w:r w:rsidRPr="00C04ED0">
        <w:rPr>
          <w:rFonts w:cs="Arial"/>
          <w:lang w:val="pl-PL"/>
        </w:rPr>
        <w:t>Kiểm tra các bộ phận chịu áp lực của nồi hơi</w:t>
      </w:r>
    </w:p>
    <w:p w:rsidR="00FF77C7" w:rsidRPr="00C04ED0" w:rsidRDefault="00FF77C7" w:rsidP="00300C00">
      <w:pPr>
        <w:numPr>
          <w:ilvl w:val="3"/>
          <w:numId w:val="134"/>
        </w:numPr>
        <w:tabs>
          <w:tab w:val="left" w:pos="993"/>
        </w:tabs>
        <w:spacing w:before="120" w:line="276" w:lineRule="auto"/>
        <w:ind w:left="0" w:firstLine="0"/>
        <w:jc w:val="both"/>
        <w:rPr>
          <w:rFonts w:cs="Arial"/>
          <w:lang w:val="pl-PL"/>
        </w:rPr>
      </w:pPr>
      <w:r w:rsidRPr="00C04ED0">
        <w:rPr>
          <w:rFonts w:cs="Arial"/>
          <w:lang w:val="pl-PL"/>
        </w:rPr>
        <w:t>Phải kiểm tra bên trong có tháo các cửa người chui, cửa làm vệ sinh, của kiểm tra. Nếu thấy cần thiết phải kiểm tra bên ngoài thì lớp cách nhiệt xung quanh các chi tiết phải tháo ra để kiểm tra bên ngoài các chi tiết.</w:t>
      </w:r>
    </w:p>
    <w:p w:rsidR="002F5621" w:rsidRPr="00C04ED0" w:rsidRDefault="002F5621" w:rsidP="00300C00">
      <w:pPr>
        <w:numPr>
          <w:ilvl w:val="3"/>
          <w:numId w:val="134"/>
        </w:numPr>
        <w:tabs>
          <w:tab w:val="left" w:pos="993"/>
        </w:tabs>
        <w:spacing w:before="120" w:line="276" w:lineRule="auto"/>
        <w:ind w:left="0" w:firstLine="0"/>
        <w:jc w:val="both"/>
        <w:rPr>
          <w:rFonts w:cs="Arial"/>
          <w:lang w:val="pl-PL"/>
        </w:rPr>
      </w:pPr>
      <w:r w:rsidRPr="00C04ED0">
        <w:rPr>
          <w:rFonts w:cs="Arial"/>
          <w:lang w:val="pl-PL"/>
        </w:rPr>
        <w:t>Phải kiểm tra bên trong buồng đốt và các buồng khí đốt khi các cửa được mở.</w:t>
      </w:r>
    </w:p>
    <w:p w:rsidR="00D25CFA" w:rsidRPr="00C04ED0" w:rsidRDefault="00190775" w:rsidP="00300C00">
      <w:pPr>
        <w:numPr>
          <w:ilvl w:val="2"/>
          <w:numId w:val="134"/>
        </w:numPr>
        <w:tabs>
          <w:tab w:val="left" w:pos="851"/>
        </w:tabs>
        <w:spacing w:before="120" w:line="276" w:lineRule="auto"/>
        <w:ind w:left="0" w:firstLine="0"/>
        <w:jc w:val="both"/>
        <w:rPr>
          <w:rFonts w:cs="Arial"/>
          <w:lang w:val="pl-PL"/>
        </w:rPr>
      </w:pPr>
      <w:r w:rsidRPr="00C04ED0">
        <w:rPr>
          <w:rFonts w:cs="Arial"/>
          <w:lang w:val="pl-PL"/>
        </w:rPr>
        <w:t>Kiểm tra mối hàn và bề mặt bên trong của bộ quá nhiệt, bầu hâm.</w:t>
      </w:r>
    </w:p>
    <w:p w:rsidR="00190775" w:rsidRPr="00C04ED0" w:rsidRDefault="00637B40" w:rsidP="00300C00">
      <w:pPr>
        <w:numPr>
          <w:ilvl w:val="2"/>
          <w:numId w:val="134"/>
        </w:numPr>
        <w:tabs>
          <w:tab w:val="left" w:pos="851"/>
        </w:tabs>
        <w:spacing w:before="120" w:line="276" w:lineRule="auto"/>
        <w:ind w:left="0" w:firstLine="0"/>
        <w:jc w:val="both"/>
        <w:rPr>
          <w:rFonts w:cs="Arial"/>
          <w:lang w:val="pl-PL"/>
        </w:rPr>
      </w:pPr>
      <w:r w:rsidRPr="00C04ED0">
        <w:rPr>
          <w:rFonts w:cs="Arial"/>
          <w:lang w:val="pl-PL"/>
        </w:rPr>
        <w:t>Đo chiều dầy khi thấy cần thiết.</w:t>
      </w:r>
    </w:p>
    <w:p w:rsidR="00D25CFA" w:rsidRPr="00DD43B5" w:rsidRDefault="00D25CFA" w:rsidP="00300C00">
      <w:pPr>
        <w:numPr>
          <w:ilvl w:val="1"/>
          <w:numId w:val="134"/>
        </w:numPr>
        <w:shd w:val="clear" w:color="auto" w:fill="FFFFFF"/>
        <w:tabs>
          <w:tab w:val="left" w:pos="709"/>
        </w:tabs>
        <w:spacing w:before="120" w:line="276" w:lineRule="auto"/>
        <w:ind w:left="794" w:hanging="794"/>
        <w:jc w:val="both"/>
        <w:rPr>
          <w:rFonts w:cs="Arial"/>
          <w:spacing w:val="-3"/>
          <w:lang w:val="pl-PL"/>
        </w:rPr>
      </w:pPr>
      <w:r w:rsidRPr="00DD43B5">
        <w:rPr>
          <w:rFonts w:cs="Arial"/>
          <w:spacing w:val="-3"/>
          <w:lang w:val="pl-PL"/>
        </w:rPr>
        <w:t xml:space="preserve">Thử </w:t>
      </w:r>
      <w:r w:rsidR="00637B40" w:rsidRPr="00DD43B5">
        <w:rPr>
          <w:rFonts w:cs="Arial"/>
          <w:spacing w:val="-3"/>
          <w:lang w:val="pl-PL"/>
        </w:rPr>
        <w:t>áp</w:t>
      </w:r>
      <w:r w:rsidRPr="00DD43B5">
        <w:rPr>
          <w:rFonts w:cs="Arial"/>
          <w:spacing w:val="-3"/>
          <w:lang w:val="pl-PL"/>
        </w:rPr>
        <w:t xml:space="preserve"> lực</w:t>
      </w:r>
    </w:p>
    <w:p w:rsidR="00D25CFA" w:rsidRPr="00C04ED0" w:rsidRDefault="00D25CFA"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 xml:space="preserve">Về cơ bản, thử </w:t>
      </w:r>
      <w:r w:rsidR="00637B40" w:rsidRPr="00C04ED0">
        <w:rPr>
          <w:rFonts w:cs="Arial"/>
          <w:lang w:val="pl-PL"/>
        </w:rPr>
        <w:t>áp</w:t>
      </w:r>
      <w:r w:rsidRPr="00C04ED0">
        <w:rPr>
          <w:rFonts w:cs="Arial"/>
          <w:lang w:val="pl-PL"/>
        </w:rPr>
        <w:t xml:space="preserve"> lực được thực hiện trên </w:t>
      </w:r>
      <w:r w:rsidR="00A93682" w:rsidRPr="00C04ED0">
        <w:rPr>
          <w:rFonts w:cs="Arial"/>
          <w:lang w:val="pl-PL"/>
        </w:rPr>
        <w:t>nồi hơi</w:t>
      </w:r>
      <w:r w:rsidRPr="00C04ED0">
        <w:rPr>
          <w:rFonts w:cs="Arial"/>
          <w:lang w:val="pl-PL"/>
        </w:rPr>
        <w:t xml:space="preserve"> nguyên vẹn. Tuy nhiên, vì lý do thực tế, có thể thử áp lực các bộ phận/phần của </w:t>
      </w:r>
      <w:r w:rsidR="00A93682" w:rsidRPr="00C04ED0">
        <w:rPr>
          <w:rFonts w:cs="Arial"/>
          <w:lang w:val="pl-PL"/>
        </w:rPr>
        <w:t>nồi hơi</w:t>
      </w:r>
      <w:r w:rsidRPr="00C04ED0">
        <w:rPr>
          <w:rFonts w:cs="Arial"/>
          <w:lang w:val="pl-PL"/>
        </w:rPr>
        <w:t xml:space="preserve"> thay cho việc thử toàn bộ </w:t>
      </w:r>
      <w:r w:rsidR="00A93682" w:rsidRPr="00C04ED0">
        <w:rPr>
          <w:rFonts w:cs="Arial"/>
          <w:lang w:val="pl-PL"/>
        </w:rPr>
        <w:t>nồi hơi</w:t>
      </w:r>
      <w:r w:rsidRPr="00C04ED0">
        <w:rPr>
          <w:rFonts w:cs="Arial"/>
          <w:lang w:val="pl-PL"/>
        </w:rPr>
        <w:t xml:space="preserve"> (như thử áp lực vòi mới lắp đặt). </w:t>
      </w:r>
    </w:p>
    <w:p w:rsidR="00D25CFA" w:rsidRPr="00C04ED0" w:rsidRDefault="00D25CFA"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 xml:space="preserve">Thử áp lực chỉ được tiến hành khi </w:t>
      </w:r>
      <w:r w:rsidR="00391AE3">
        <w:rPr>
          <w:rFonts w:cs="Arial"/>
          <w:lang w:val="pl-PL"/>
        </w:rPr>
        <w:t>kiểm định</w:t>
      </w:r>
      <w:r w:rsidRPr="00C04ED0">
        <w:rPr>
          <w:rFonts w:cs="Arial"/>
          <w:lang w:val="pl-PL"/>
        </w:rPr>
        <w:t xml:space="preserve"> bên trong và bên ngoài đạt yêu cầu.</w:t>
      </w:r>
    </w:p>
    <w:p w:rsidR="00D25CFA" w:rsidRPr="00C04ED0" w:rsidRDefault="00D25CFA"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 xml:space="preserve">Trước khi áp dụng thử áp lực, phải có các quy trình và phòng ngừa phù hợp để đảm bảo an toàn cho người tham gia thử áp lực. Không được kiểm tra tiếp cận các bộ phận của </w:t>
      </w:r>
      <w:r w:rsidR="00A93682" w:rsidRPr="00C04ED0">
        <w:rPr>
          <w:rFonts w:cs="Arial"/>
          <w:lang w:val="pl-PL"/>
        </w:rPr>
        <w:t>nồi hơi</w:t>
      </w:r>
      <w:r w:rsidRPr="00C04ED0">
        <w:rPr>
          <w:rFonts w:cs="Arial"/>
          <w:lang w:val="pl-PL"/>
        </w:rPr>
        <w:t xml:space="preserve"> nếu áp lực lớn hơn MAWP. </w:t>
      </w:r>
    </w:p>
    <w:p w:rsidR="00D25CFA" w:rsidRPr="00C04ED0" w:rsidRDefault="00D25CFA"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Khi thử áp lực được thực hiện ở áp lực lớn hơn áp lực cài đặt của thiết bị giảm áp thì phải tháo bỏ thiết bị giảm áp. Có thể thay thế cho việc tháo bỏ thiết bị giảm áp bằng cách sử dụng các kẹp thử để giữ các đĩa van. Không được phép đặt tải bổ sung cho lò xo van bằng cách vặn vít nén. Các phụ tùng khác, như kính đo, thiết bị đo áp lực, đĩa nổ, mà có thể không có khả năng chịu được áp lực thử phải được tháo bỏ hoặc lót. Khi hoàn thành thử áp lực, các thiết bị giảm áp và phụ tùng được tháo bỏ hoặc làm cho không hoạt động trong quá trình thử phải được lắp đặt hoặc kích hoạt lại.</w:t>
      </w:r>
    </w:p>
    <w:p w:rsidR="00637B40" w:rsidRPr="00C04ED0" w:rsidRDefault="00637B40"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Nồi hơi phải được thử áp lực thủy tĩnh bằng cách sử dụng nước có nhiệt độ tối thiểu là 20</w:t>
      </w:r>
      <w:r w:rsidRPr="00C04ED0">
        <w:rPr>
          <w:rFonts w:cs="Arial"/>
          <w:vertAlign w:val="superscript"/>
          <w:lang w:val="pl-PL"/>
        </w:rPr>
        <w:t xml:space="preserve"> o</w:t>
      </w:r>
      <w:r w:rsidRPr="00C04ED0">
        <w:rPr>
          <w:rFonts w:cs="Arial"/>
          <w:lang w:val="pl-PL"/>
        </w:rPr>
        <w:t>C. Các van an toàn không bao gồm trong việc thử áp lực thủy tĩnh cho nồi hơi này. Nhiệt độ kim loại không được vượt quá 50</w:t>
      </w:r>
      <w:r w:rsidRPr="00C04ED0">
        <w:rPr>
          <w:rFonts w:cs="Arial"/>
          <w:vertAlign w:val="superscript"/>
          <w:lang w:val="pl-PL"/>
        </w:rPr>
        <w:t xml:space="preserve"> o</w:t>
      </w:r>
      <w:r w:rsidRPr="00C04ED0">
        <w:rPr>
          <w:rFonts w:cs="Arial"/>
          <w:lang w:val="pl-PL"/>
        </w:rPr>
        <w:t>C trong quá trình thử áp lực thủy tĩnh.</w:t>
      </w:r>
    </w:p>
    <w:p w:rsidR="00637B40" w:rsidRPr="00C04ED0" w:rsidRDefault="00637B40"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Áp suất</w:t>
      </w:r>
      <w:r w:rsidRPr="00C04ED0">
        <w:rPr>
          <w:rFonts w:cs="Arial"/>
          <w:b/>
          <w:lang w:val="pl-PL"/>
        </w:rPr>
        <w:t xml:space="preserve"> </w:t>
      </w:r>
      <w:r w:rsidRPr="00C04ED0">
        <w:rPr>
          <w:rFonts w:cs="Arial"/>
          <w:lang w:val="pl-PL"/>
        </w:rPr>
        <w:t>thử thủy tĩnh phải được tăng áp lực dần dần và không được nhỏ hơn 1,5 lần áp suất làm việc lớn nhất cho phép (MAWP) và không có bất kỳ một bộ phận nào của nồi hơi phải chịu một ứng suất kéo hoặc nén (Membrane stress) lớn hơn 90% ứng suất chảy của vật liệu chế tạo bộ phận tại nhiệt độ thử.</w:t>
      </w:r>
    </w:p>
    <w:p w:rsidR="00637B40" w:rsidRPr="00C04ED0" w:rsidRDefault="00637B40"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Áp kế phải được kết nối trên đỉnh nồi hơi để có thể đo được áp lực thử lớn nhất. Chia độ mặt chỉ báo số áp kế phải có dải phạm vi áp suất gấp hai lần áp suất thử nghiệm hoặc không có bất kỳ trường hợp nào nhỏ hơn 1,5 lần áp suất thử nghiệm.</w:t>
      </w:r>
    </w:p>
    <w:p w:rsidR="00D25CFA" w:rsidRPr="00C04ED0" w:rsidRDefault="00D25CFA"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 xml:space="preserve">Trước khi thử thủy lực, các kết cấu nâng đỡ và thiết kế bệ phải được xem xét để đảm bảo chúng phù hợp cho trọng tải của đợt thử thủy lực. Tất cả các </w:t>
      </w:r>
      <w:r w:rsidR="00A93682" w:rsidRPr="00C04ED0">
        <w:rPr>
          <w:rFonts w:cs="Arial"/>
          <w:lang w:val="pl-PL"/>
        </w:rPr>
        <w:t>nồi hơi</w:t>
      </w:r>
      <w:r w:rsidRPr="00C04ED0">
        <w:rPr>
          <w:rFonts w:cs="Arial"/>
          <w:lang w:val="pl-PL"/>
        </w:rPr>
        <w:t xml:space="preserve"> và bộ phận khác mà có thể chịu toàn bộ áp lực thử thủy lực phải được kiểm tra để đảm bảo chúng phù hợp với áp lực thử, nếu không chúng phải được cách ly khỏi việc thử.</w:t>
      </w:r>
    </w:p>
    <w:p w:rsidR="00D25CFA" w:rsidRPr="00C04ED0" w:rsidRDefault="00221AF9" w:rsidP="00300C00">
      <w:pPr>
        <w:numPr>
          <w:ilvl w:val="2"/>
          <w:numId w:val="135"/>
        </w:numPr>
        <w:tabs>
          <w:tab w:val="left" w:pos="851"/>
        </w:tabs>
        <w:spacing w:before="120" w:line="276" w:lineRule="auto"/>
        <w:ind w:left="0" w:firstLine="0"/>
        <w:jc w:val="both"/>
        <w:rPr>
          <w:rFonts w:cs="Arial"/>
          <w:lang w:val="pl-PL"/>
        </w:rPr>
      </w:pPr>
      <w:r w:rsidRPr="00C04ED0">
        <w:rPr>
          <w:rFonts w:cs="Arial"/>
          <w:lang w:val="pl-PL"/>
        </w:rPr>
        <w:t>Nồi hơi</w:t>
      </w:r>
      <w:r w:rsidR="00391AE3">
        <w:rPr>
          <w:rFonts w:cs="Arial"/>
          <w:lang w:val="pl-PL"/>
        </w:rPr>
        <w:t xml:space="preserve"> </w:t>
      </w:r>
      <w:r w:rsidR="00D25CFA" w:rsidRPr="00C04ED0">
        <w:rPr>
          <w:rFonts w:cs="Arial"/>
          <w:lang w:val="pl-PL"/>
        </w:rPr>
        <w:t>phải chịu áp suất thử trong thời gian 5 phút, sau đó giảm dần đến áp suất làm việc và duy trì áp suất này trong suốt thời gian khám xét.</w:t>
      </w:r>
    </w:p>
    <w:p w:rsidR="00D25CFA" w:rsidRPr="00DD43B5" w:rsidRDefault="00D25CFA" w:rsidP="00300C00">
      <w:pPr>
        <w:pStyle w:val="Heading3"/>
        <w:numPr>
          <w:ilvl w:val="0"/>
          <w:numId w:val="128"/>
        </w:numPr>
        <w:spacing w:line="276" w:lineRule="auto"/>
        <w:ind w:hanging="720"/>
        <w:rPr>
          <w:rFonts w:cs="Arial"/>
          <w:spacing w:val="-3"/>
          <w:sz w:val="24"/>
          <w:szCs w:val="24"/>
          <w:lang w:val="pl-PL"/>
        </w:rPr>
      </w:pPr>
      <w:bookmarkStart w:id="407" w:name="_Toc527124407"/>
      <w:r w:rsidRPr="00DD43B5">
        <w:rPr>
          <w:rFonts w:cs="Arial"/>
          <w:spacing w:val="-3"/>
          <w:sz w:val="24"/>
          <w:szCs w:val="24"/>
          <w:lang w:val="pl-PL"/>
        </w:rPr>
        <w:lastRenderedPageBreak/>
        <w:t xml:space="preserve">Ghi, phân tích và đánh giá dữ liệu </w:t>
      </w:r>
      <w:r w:rsidR="00391AE3">
        <w:rPr>
          <w:rFonts w:cs="Arial"/>
          <w:spacing w:val="-3"/>
          <w:sz w:val="24"/>
          <w:szCs w:val="24"/>
          <w:lang w:val="pl-PL"/>
        </w:rPr>
        <w:t>kiểm định</w:t>
      </w:r>
      <w:bookmarkEnd w:id="407"/>
    </w:p>
    <w:p w:rsidR="00D25CFA" w:rsidRPr="00C04ED0" w:rsidRDefault="00D25CFA" w:rsidP="00300C00">
      <w:pPr>
        <w:numPr>
          <w:ilvl w:val="1"/>
          <w:numId w:val="136"/>
        </w:numPr>
        <w:tabs>
          <w:tab w:val="left" w:pos="851"/>
        </w:tabs>
        <w:spacing w:before="120" w:line="276" w:lineRule="auto"/>
        <w:ind w:hanging="792"/>
        <w:jc w:val="both"/>
        <w:rPr>
          <w:rFonts w:cs="Arial"/>
          <w:spacing w:val="-3"/>
          <w:lang w:val="pl-PL"/>
        </w:rPr>
      </w:pPr>
      <w:r w:rsidRPr="00C04ED0">
        <w:rPr>
          <w:rFonts w:cs="Arial"/>
          <w:spacing w:val="-3"/>
          <w:lang w:val="pl-PL"/>
        </w:rPr>
        <w:t xml:space="preserve">Xác </w:t>
      </w:r>
      <w:r w:rsidRPr="00C04ED0">
        <w:rPr>
          <w:rFonts w:cs="Arial"/>
          <w:lang w:val="pl-PL"/>
        </w:rPr>
        <w:t>định</w:t>
      </w:r>
      <w:r w:rsidRPr="00C04ED0">
        <w:rPr>
          <w:rFonts w:cs="Arial"/>
          <w:spacing w:val="-3"/>
          <w:lang w:val="pl-PL"/>
        </w:rPr>
        <w:t xml:space="preserve"> tốc độ ăn mòn</w:t>
      </w:r>
    </w:p>
    <w:p w:rsidR="00D25CFA" w:rsidRPr="00C04ED0" w:rsidRDefault="00D25CFA" w:rsidP="00300C00">
      <w:pPr>
        <w:numPr>
          <w:ilvl w:val="2"/>
          <w:numId w:val="136"/>
        </w:numPr>
        <w:tabs>
          <w:tab w:val="left" w:pos="851"/>
        </w:tabs>
        <w:spacing w:before="120" w:line="276" w:lineRule="auto"/>
        <w:ind w:left="0" w:firstLine="0"/>
        <w:jc w:val="both"/>
        <w:rPr>
          <w:rFonts w:cs="Arial"/>
          <w:lang w:val="pl-PL"/>
        </w:rPr>
      </w:pPr>
      <w:r w:rsidRPr="00C04ED0">
        <w:rPr>
          <w:rFonts w:cs="Arial"/>
          <w:lang w:val="pl-PL"/>
        </w:rPr>
        <w:t xml:space="preserve">Các </w:t>
      </w:r>
      <w:r w:rsidR="00221AF9" w:rsidRPr="00C04ED0">
        <w:rPr>
          <w:rFonts w:cs="Arial"/>
          <w:lang w:val="pl-PL"/>
        </w:rPr>
        <w:t>nồi hơi</w:t>
      </w:r>
      <w:r w:rsidRPr="00C04ED0">
        <w:rPr>
          <w:rFonts w:cs="Arial"/>
          <w:lang w:val="pl-PL"/>
        </w:rPr>
        <w:t xml:space="preserve"> hiện có</w:t>
      </w:r>
    </w:p>
    <w:p w:rsidR="00D25CFA" w:rsidRPr="00C04ED0" w:rsidRDefault="00D25CFA" w:rsidP="00300C00">
      <w:pPr>
        <w:numPr>
          <w:ilvl w:val="3"/>
          <w:numId w:val="156"/>
        </w:numPr>
        <w:tabs>
          <w:tab w:val="left" w:pos="993"/>
        </w:tabs>
        <w:spacing w:before="120" w:line="276" w:lineRule="auto"/>
        <w:ind w:left="0" w:firstLine="0"/>
        <w:jc w:val="both"/>
        <w:rPr>
          <w:rFonts w:cs="Arial"/>
          <w:lang w:val="pl-PL"/>
        </w:rPr>
      </w:pPr>
      <w:r w:rsidRPr="00C04ED0">
        <w:rPr>
          <w:rFonts w:cs="Arial"/>
          <w:lang w:val="pl-PL"/>
        </w:rPr>
        <w:t xml:space="preserve">Tốc độ ăn mòn do hư hỏng cơ học được xác định bằng độ chênh lệch giữa hai lần đo chiều dày chia cho khoảng thời gian giữa hai lần đo. Việc xác định tốc độ ăn mòn có thể bao gồm các dữ liệu chiều dày được thu thập qua nhiều hơn 2 lần đo. Việc sử dụng tốc độ ăn mòn ngắn hạn hay dài hạn sẽ được người </w:t>
      </w:r>
      <w:r w:rsidR="00391AE3">
        <w:rPr>
          <w:rFonts w:cs="Arial"/>
          <w:lang w:val="pl-PL"/>
        </w:rPr>
        <w:t>kiểm định</w:t>
      </w:r>
      <w:r w:rsidRPr="00C04ED0">
        <w:rPr>
          <w:rFonts w:cs="Arial"/>
          <w:lang w:val="pl-PL"/>
        </w:rPr>
        <w:t xml:space="preserve"> xác định. Tốc độ ăn mòn ngắn hạn được xác định cơ bản bởi 2 lần đo gần nhất, trong khi tốc độ ăn mòn dài hạn được xác định giữa lần đo gần nhất và lần đo ban đầu của </w:t>
      </w:r>
      <w:r w:rsidR="00221AF9" w:rsidRPr="00C04ED0">
        <w:rPr>
          <w:rFonts w:cs="Arial"/>
          <w:lang w:val="pl-PL"/>
        </w:rPr>
        <w:t>nồi hơi</w:t>
      </w:r>
      <w:r w:rsidRPr="00C04ED0">
        <w:rPr>
          <w:rFonts w:cs="Arial"/>
          <w:lang w:val="pl-PL"/>
        </w:rPr>
        <w:t>. Các tốc độ khác nhau này giúp xác định tốc độ ăn mòn hiện tại do các hoạt động trải qua dài hạn. Tốc độ ăn mòn dài hạn (LT) phải được tính toán theo công thức:</w:t>
      </w:r>
    </w:p>
    <w:p w:rsidR="00D25CFA" w:rsidRPr="00C04ED0" w:rsidRDefault="00D25CFA" w:rsidP="00300C00">
      <w:pPr>
        <w:tabs>
          <w:tab w:val="left" w:pos="8505"/>
        </w:tabs>
        <w:spacing w:before="120" w:line="276" w:lineRule="auto"/>
        <w:jc w:val="both"/>
        <w:rPr>
          <w:rFonts w:cs="Arial"/>
          <w:lang w:val="vi-VN"/>
        </w:rPr>
      </w:pPr>
      <w:r w:rsidRPr="00C04ED0">
        <w:rPr>
          <w:rFonts w:cs="Arial"/>
        </w:rPr>
        <w:object w:dxaOrig="9072" w:dyaOrig="1832">
          <v:shape id="_x0000_i1061" type="#_x0000_t75" style="width:476pt;height:98pt" o:ole="">
            <v:imagedata r:id="rId92" o:title=""/>
          </v:shape>
          <o:OLEObject Type="Embed" ProgID="Word.Document.12" ShapeID="_x0000_i1061" DrawAspect="Content" ObjectID="_1510997047" r:id="rId93"/>
        </w:object>
      </w:r>
      <w:r w:rsidRPr="00C04ED0">
        <w:rPr>
          <w:rFonts w:cs="Arial"/>
          <w:lang w:val="pl-PL"/>
        </w:rPr>
        <w:fldChar w:fldCharType="begin"/>
      </w:r>
      <w:r w:rsidRPr="00C04ED0">
        <w:rPr>
          <w:rFonts w:cs="Arial"/>
          <w:lang w:val="pl-PL"/>
        </w:rPr>
        <w:instrText xml:space="preserve"> QUOTE </w:instrText>
      </w:r>
      <m:oMath>
        <m:r>
          <m:rPr>
            <m:sty m:val="p"/>
          </m:rPr>
          <w:rPr>
            <w:rFonts w:ascii="Cambria Math" w:hAnsi="Cambria Math" w:cs="Arial"/>
            <w:lang w:val="pl-PL"/>
          </w:rPr>
          <m:t>(</m:t>
        </m:r>
        <m:r>
          <m:rPr>
            <m:sty m:val="p"/>
          </m:rPr>
          <w:rPr>
            <w:rFonts w:ascii="Cambria Math" w:hAnsi="Cambria Math" w:cs="Arial"/>
          </w:rPr>
          <m:t>LT</m:t>
        </m:r>
        <m:r>
          <m:rPr>
            <m:sty m:val="p"/>
          </m:rPr>
          <w:rPr>
            <w:rFonts w:ascii="Cambria Math" w:hAnsi="Cambria Math" w:cs="Arial"/>
            <w:lang w:val="pl-PL"/>
          </w:rPr>
          <m:t>)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t</m:t>
                </m:r>
              </m:e>
              <m:sub>
                <m:r>
                  <m:rPr>
                    <m:sty m:val="p"/>
                  </m:rPr>
                  <w:rPr>
                    <w:rFonts w:ascii="Cambria Math" w:hAnsi="Cambria Math" w:cs="Arial"/>
                  </w:rPr>
                  <m:t>ban</m:t>
                </m:r>
                <m:r>
                  <m:rPr>
                    <m:sty m:val="p"/>
                  </m:rPr>
                  <w:rPr>
                    <w:rFonts w:ascii="Cambria Math" w:hAnsi="Cambria Math" w:cs="Arial"/>
                    <w:lang w:val="pl-PL"/>
                  </w:rPr>
                  <m:t xml:space="preserve"> đ</m:t>
                </m:r>
                <m:r>
                  <m:rPr>
                    <m:sty m:val="p"/>
                  </m:rPr>
                  <w:rPr>
                    <w:rFonts w:ascii="Times New Roman" w:hAnsi="Times New Roman"/>
                    <w:lang w:val="pl-PL"/>
                  </w:rPr>
                  <m:t>ầ</m:t>
                </m:r>
                <m:r>
                  <m:rPr>
                    <m:sty m:val="p"/>
                  </m:rPr>
                  <w:rPr>
                    <w:rFonts w:ascii="Cambria Math" w:hAnsi="Cambria Math" w:cs="Arial"/>
                  </w:rPr>
                  <m:t>u</m:t>
                </m:r>
              </m:sub>
            </m:sSub>
            <m:r>
              <m:rPr>
                <m:sty m:val="p"/>
              </m:rPr>
              <w:rPr>
                <w:rFonts w:ascii="Cambria Math" w:hAnsi="Cambria Math" w:cs="Arial"/>
                <w:lang w:val="pl-PL"/>
              </w:rPr>
              <m:t xml:space="preserve">- </m:t>
            </m:r>
            <m:sSub>
              <m:sSubPr>
                <m:ctrlPr>
                  <w:rPr>
                    <w:rFonts w:ascii="Cambria Math" w:hAnsi="Cambria Math" w:cs="Arial"/>
                  </w:rPr>
                </m:ctrlPr>
              </m:sSubPr>
              <m:e>
                <m:r>
                  <m:rPr>
                    <m:sty m:val="p"/>
                  </m:rPr>
                  <w:rPr>
                    <w:rFonts w:ascii="Cambria Math" w:hAnsi="Cambria Math" w:cs="Arial"/>
                  </w:rPr>
                  <m:t>t</m:t>
                </m:r>
              </m:e>
              <m:sub>
                <m:r>
                  <m:rPr>
                    <m:sty m:val="p"/>
                  </m:rPr>
                  <w:rPr>
                    <w:rFonts w:ascii="Cambria Math" w:hAnsi="Cambria Math" w:cs="Arial"/>
                  </w:rPr>
                  <m:t>hi</m:t>
                </m:r>
                <m:r>
                  <m:rPr>
                    <m:sty m:val="p"/>
                  </m:rPr>
                  <w:rPr>
                    <w:rFonts w:ascii="Times New Roman" w:hAnsi="Times New Roman"/>
                    <w:lang w:val="pl-PL"/>
                  </w:rPr>
                  <m:t>ệ</m:t>
                </m:r>
                <m:r>
                  <m:rPr>
                    <m:sty m:val="p"/>
                  </m:rPr>
                  <w:rPr>
                    <w:rFonts w:ascii="Cambria Math" w:hAnsi="Cambria Math" w:cs="Arial"/>
                  </w:rPr>
                  <m:t>nt</m:t>
                </m:r>
                <m:r>
                  <m:rPr>
                    <m:sty m:val="p"/>
                  </m:rPr>
                  <w:rPr>
                    <w:rFonts w:ascii="Times New Roman" w:hAnsi="Times New Roman"/>
                    <w:lang w:val="pl-PL"/>
                  </w:rPr>
                  <m:t>ạ</m:t>
                </m:r>
                <m:r>
                  <m:rPr>
                    <m:sty m:val="p"/>
                  </m:rPr>
                  <w:rPr>
                    <w:rFonts w:ascii="Cambria Math" w:hAnsi="Cambria Math" w:cs="Arial"/>
                  </w:rPr>
                  <m:t>i</m:t>
                </m:r>
              </m:sub>
            </m:sSub>
          </m:num>
          <m:den>
            <m:r>
              <m:rPr>
                <m:sty m:val="p"/>
              </m:rPr>
              <w:rPr>
                <w:rFonts w:ascii="Cambria Math" w:hAnsi="Cambria Math" w:cs="Arial"/>
              </w:rPr>
              <m:t>kho</m:t>
            </m:r>
            <m:r>
              <m:rPr>
                <m:sty m:val="p"/>
              </m:rPr>
              <w:rPr>
                <w:rFonts w:ascii="Times New Roman" w:hAnsi="Times New Roman"/>
                <w:lang w:val="pl-PL"/>
              </w:rPr>
              <m:t>ả</m:t>
            </m:r>
            <m:r>
              <m:rPr>
                <m:sty m:val="p"/>
              </m:rPr>
              <w:rPr>
                <w:rFonts w:ascii="Cambria Math" w:hAnsi="Cambria Math" w:cs="Arial"/>
              </w:rPr>
              <m:t>ngth</m:t>
            </m:r>
            <m:r>
              <m:rPr>
                <m:sty m:val="p"/>
              </m:rPr>
              <w:rPr>
                <w:rFonts w:ascii="Times New Roman" w:hAnsi="Times New Roman"/>
                <w:lang w:val="pl-PL"/>
              </w:rPr>
              <m:t>ờ</m:t>
            </m:r>
            <m:r>
              <m:rPr>
                <m:sty m:val="p"/>
              </m:rPr>
              <w:rPr>
                <w:rFonts w:ascii="Cambria Math" w:hAnsi="Cambria Math" w:cs="Arial"/>
              </w:rPr>
              <m:t>igiangi</m:t>
            </m:r>
            <m:r>
              <m:rPr>
                <m:sty m:val="p"/>
              </m:rPr>
              <w:rPr>
                <w:rFonts w:ascii="Times New Roman" w:hAnsi="Times New Roman"/>
                <w:lang w:val="pl-PL"/>
              </w:rPr>
              <m:t>ữ</m:t>
            </m:r>
            <m:r>
              <m:rPr>
                <m:sty m:val="p"/>
              </m:rPr>
              <w:rPr>
                <w:rFonts w:ascii="Cambria Math" w:hAnsi="Cambria Math" w:cs="Arial"/>
              </w:rPr>
              <m:t>a</m:t>
            </m:r>
            <m:sSub>
              <m:sSubPr>
                <m:ctrlPr>
                  <w:rPr>
                    <w:rFonts w:ascii="Cambria Math" w:hAnsi="Cambria Math" w:cs="Arial"/>
                  </w:rPr>
                </m:ctrlPr>
              </m:sSubPr>
              <m:e>
                <m:r>
                  <m:rPr>
                    <m:sty m:val="p"/>
                  </m:rPr>
                  <w:rPr>
                    <w:rFonts w:ascii="Cambria Math" w:hAnsi="Cambria Math" w:cs="Arial"/>
                  </w:rPr>
                  <m:t>t</m:t>
                </m:r>
              </m:e>
              <m:sub>
                <m:r>
                  <m:rPr>
                    <m:sty m:val="p"/>
                  </m:rPr>
                  <w:rPr>
                    <w:rFonts w:ascii="Cambria Math" w:hAnsi="Cambria Math" w:cs="Arial"/>
                  </w:rPr>
                  <m:t>ban</m:t>
                </m:r>
                <m:r>
                  <m:rPr>
                    <m:sty m:val="p"/>
                  </m:rPr>
                  <w:rPr>
                    <w:rFonts w:ascii="Cambria Math" w:hAnsi="Cambria Math" w:cs="Arial"/>
                    <w:lang w:val="pl-PL"/>
                  </w:rPr>
                  <m:t xml:space="preserve"> đ</m:t>
                </m:r>
                <m:r>
                  <m:rPr>
                    <m:sty m:val="p"/>
                  </m:rPr>
                  <w:rPr>
                    <w:rFonts w:ascii="Times New Roman" w:hAnsi="Times New Roman"/>
                    <w:lang w:val="pl-PL"/>
                  </w:rPr>
                  <m:t>ầ</m:t>
                </m:r>
                <m:r>
                  <m:rPr>
                    <m:sty m:val="p"/>
                  </m:rPr>
                  <w:rPr>
                    <w:rFonts w:ascii="Cambria Math" w:hAnsi="Cambria Math" w:cs="Arial"/>
                  </w:rPr>
                  <m:t>u</m:t>
                </m:r>
              </m:sub>
            </m:sSub>
            <m:r>
              <m:rPr>
                <m:sty m:val="p"/>
              </m:rPr>
              <w:rPr>
                <w:rFonts w:ascii="Cambria Math" w:hAnsi="Cambria Math" w:cs="Arial"/>
              </w:rPr>
              <m:t>v</m:t>
            </m:r>
            <m:r>
              <m:rPr>
                <m:sty m:val="p"/>
              </m:rPr>
              <w:rPr>
                <w:rFonts w:ascii="Cambria Math" w:hAnsi="Cambria Math" w:cs="Arial"/>
                <w:lang w:val="pl-PL"/>
              </w:rPr>
              <m:t xml:space="preserve">à </m:t>
            </m:r>
            <m:sSub>
              <m:sSubPr>
                <m:ctrlPr>
                  <w:rPr>
                    <w:rFonts w:ascii="Cambria Math" w:hAnsi="Cambria Math" w:cs="Arial"/>
                  </w:rPr>
                </m:ctrlPr>
              </m:sSubPr>
              <m:e>
                <m:r>
                  <m:rPr>
                    <m:sty m:val="p"/>
                  </m:rPr>
                  <w:rPr>
                    <w:rFonts w:ascii="Cambria Math" w:hAnsi="Cambria Math" w:cs="Arial"/>
                  </w:rPr>
                  <m:t>t</m:t>
                </m:r>
              </m:e>
              <m:sub>
                <m:r>
                  <m:rPr>
                    <m:sty m:val="p"/>
                  </m:rPr>
                  <w:rPr>
                    <w:rFonts w:ascii="Cambria Math" w:hAnsi="Cambria Math" w:cs="Arial"/>
                  </w:rPr>
                  <m:t>hi</m:t>
                </m:r>
                <m:r>
                  <m:rPr>
                    <m:sty m:val="p"/>
                  </m:rPr>
                  <w:rPr>
                    <w:rFonts w:ascii="Times New Roman" w:hAnsi="Times New Roman"/>
                    <w:lang w:val="pl-PL"/>
                  </w:rPr>
                  <m:t>ệ</m:t>
                </m:r>
                <m:r>
                  <m:rPr>
                    <m:sty m:val="p"/>
                  </m:rPr>
                  <w:rPr>
                    <w:rFonts w:ascii="Cambria Math" w:hAnsi="Cambria Math" w:cs="Arial"/>
                  </w:rPr>
                  <m:t>nt</m:t>
                </m:r>
                <m:r>
                  <m:rPr>
                    <m:sty m:val="p"/>
                  </m:rPr>
                  <w:rPr>
                    <w:rFonts w:ascii="Times New Roman" w:hAnsi="Times New Roman"/>
                    <w:lang w:val="pl-PL"/>
                  </w:rPr>
                  <m:t>ạ</m:t>
                </m:r>
                <m:r>
                  <m:rPr>
                    <m:sty m:val="p"/>
                  </m:rPr>
                  <w:rPr>
                    <w:rFonts w:ascii="Cambria Math" w:hAnsi="Cambria Math" w:cs="Arial"/>
                  </w:rPr>
                  <m:t>i</m:t>
                </m:r>
              </m:sub>
            </m:sSub>
            <m:r>
              <m:rPr>
                <m:sty m:val="p"/>
              </m:rPr>
              <w:rPr>
                <w:rFonts w:ascii="Cambria Math" w:hAnsi="Cambria Math" w:cs="Arial"/>
                <w:lang w:val="pl-PL"/>
              </w:rPr>
              <m:t>(</m:t>
            </m:r>
            <m:r>
              <m:rPr>
                <m:sty m:val="p"/>
              </m:rPr>
              <w:rPr>
                <w:rFonts w:ascii="Cambria Math" w:hAnsi="Cambria Math" w:cs="Arial"/>
              </w:rPr>
              <m:t>n</m:t>
            </m:r>
            <m:r>
              <m:rPr>
                <m:sty m:val="p"/>
              </m:rPr>
              <w:rPr>
                <w:rFonts w:ascii="Cambria Math" w:hAnsi="Cambria Math" w:cs="Arial"/>
                <w:lang w:val="pl-PL"/>
              </w:rPr>
              <m:t>ă</m:t>
            </m:r>
            <m:r>
              <m:rPr>
                <m:sty m:val="p"/>
              </m:rPr>
              <w:rPr>
                <w:rFonts w:ascii="Cambria Math" w:hAnsi="Cambria Math" w:cs="Arial"/>
              </w:rPr>
              <m:t>m</m:t>
            </m:r>
            <m:r>
              <m:rPr>
                <m:sty m:val="p"/>
              </m:rPr>
              <w:rPr>
                <w:rFonts w:ascii="Cambria Math" w:hAnsi="Cambria Math" w:cs="Arial"/>
                <w:lang w:val="pl-PL"/>
              </w:rPr>
              <m:t xml:space="preserve">) </m:t>
            </m:r>
          </m:den>
        </m:f>
      </m:oMath>
      <w:r w:rsidRPr="00C04ED0">
        <w:rPr>
          <w:rFonts w:cs="Arial"/>
          <w:lang w:val="pl-PL"/>
        </w:rPr>
        <w:fldChar w:fldCharType="end"/>
      </w:r>
      <w:r w:rsidRPr="00C04ED0">
        <w:rPr>
          <w:rFonts w:cs="Arial"/>
          <w:lang w:val="vi-VN"/>
        </w:rPr>
        <w:fldChar w:fldCharType="begin"/>
      </w:r>
      <w:r w:rsidRPr="00C04ED0">
        <w:rPr>
          <w:rFonts w:cs="Arial"/>
          <w:lang w:val="vi-VN"/>
        </w:rPr>
        <w:instrText xml:space="preserve"> QUOTE </w:instrText>
      </w:r>
      <m:oMath>
        <m:r>
          <m:rPr>
            <m:sty m:val="p"/>
          </m:rPr>
          <w:rPr>
            <w:rFonts w:ascii="Cambria Math" w:hAnsi="Cambria Math" w:cs="Arial"/>
            <w:lang w:val="vi-VN"/>
          </w:rPr>
          <m:t>(ST)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tr</m:t>
                </m:r>
                <m:r>
                  <m:rPr>
                    <m:sty m:val="p"/>
                  </m:rPr>
                  <w:rPr>
                    <w:rFonts w:ascii="Times New Roman" w:hAnsi="Times New Roman"/>
                    <w:lang w:val="vi-VN"/>
                  </w:rPr>
                  <m:t>ướ</m:t>
                </m:r>
                <m:r>
                  <m:rPr>
                    <m:sty m:val="p"/>
                  </m:rPr>
                  <w:rPr>
                    <w:rFonts w:ascii="Cambria Math" w:hAnsi="Cambria Math" w:cs="Arial"/>
                    <w:lang w:val="vi-VN"/>
                  </w:rPr>
                  <m:t>c</m:t>
                </m:r>
              </m:sub>
            </m:sSub>
            <m:r>
              <m:rPr>
                <m:sty m:val="p"/>
              </m:rPr>
              <w:rPr>
                <w:rFonts w:ascii="Cambria Math" w:hAnsi="Cambria Math" w:cs="Arial"/>
                <w:lang w:val="vi-VN"/>
              </w:rPr>
              <m:t xml:space="preserve">- </m:t>
            </m:r>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hi</m:t>
                </m:r>
                <m:r>
                  <m:rPr>
                    <m:sty m:val="p"/>
                  </m:rPr>
                  <w:rPr>
                    <w:rFonts w:ascii="Times New Roman" w:hAnsi="Times New Roman"/>
                    <w:lang w:val="vi-VN"/>
                  </w:rPr>
                  <m:t>ệ</m:t>
                </m:r>
                <m:r>
                  <m:rPr>
                    <m:sty m:val="p"/>
                  </m:rPr>
                  <w:rPr>
                    <w:rFonts w:ascii="Cambria Math" w:hAnsi="Cambria Math" w:cs="Arial"/>
                    <w:lang w:val="vi-VN"/>
                  </w:rPr>
                  <m:t>n t</m:t>
                </m:r>
                <m:r>
                  <m:rPr>
                    <m:sty m:val="p"/>
                  </m:rPr>
                  <w:rPr>
                    <w:rFonts w:ascii="Times New Roman" w:hAnsi="Times New Roman"/>
                    <w:lang w:val="vi-VN"/>
                  </w:rPr>
                  <m:t>ạ</m:t>
                </m:r>
                <m:r>
                  <m:rPr>
                    <m:sty m:val="p"/>
                  </m:rPr>
                  <w:rPr>
                    <w:rFonts w:ascii="Cambria Math" w:hAnsi="Cambria Math" w:cs="Arial"/>
                    <w:lang w:val="vi-VN"/>
                  </w:rPr>
                  <m:t>i</m:t>
                </m:r>
              </m:sub>
            </m:sSub>
          </m:num>
          <m:den>
            <m:r>
              <m:rPr>
                <m:sty m:val="p"/>
              </m:rPr>
              <w:rPr>
                <w:rFonts w:ascii="Cambria Math" w:hAnsi="Cambria Math" w:cs="Arial"/>
                <w:lang w:val="vi-VN"/>
              </w:rPr>
              <m:t>kho</m:t>
            </m:r>
            <m:r>
              <m:rPr>
                <m:sty m:val="p"/>
              </m:rPr>
              <w:rPr>
                <w:rFonts w:ascii="Times New Roman" w:hAnsi="Times New Roman"/>
                <w:lang w:val="vi-VN"/>
              </w:rPr>
              <m:t>ả</m:t>
            </m:r>
            <m:r>
              <m:rPr>
                <m:sty m:val="p"/>
              </m:rPr>
              <w:rPr>
                <w:rFonts w:ascii="Cambria Math" w:hAnsi="Cambria Math" w:cs="Arial"/>
                <w:lang w:val="vi-VN"/>
              </w:rPr>
              <m:t>ng th</m:t>
            </m:r>
            <m:r>
              <m:rPr>
                <m:sty m:val="p"/>
              </m:rPr>
              <w:rPr>
                <w:rFonts w:ascii="Times New Roman" w:hAnsi="Times New Roman"/>
                <w:lang w:val="vi-VN"/>
              </w:rPr>
              <m:t>ờ</m:t>
            </m:r>
            <m:r>
              <m:rPr>
                <m:sty m:val="p"/>
              </m:rPr>
              <w:rPr>
                <w:rFonts w:ascii="Cambria Math" w:hAnsi="Cambria Math" w:cs="Arial"/>
                <w:lang w:val="vi-VN"/>
              </w:rPr>
              <m:t>i gian gi</m:t>
            </m:r>
            <m:r>
              <m:rPr>
                <m:sty m:val="p"/>
              </m:rPr>
              <w:rPr>
                <w:rFonts w:ascii="Times New Roman" w:hAnsi="Times New Roman"/>
                <w:lang w:val="vi-VN"/>
              </w:rPr>
              <m:t>ữ</m:t>
            </m:r>
            <m:r>
              <m:rPr>
                <m:sty m:val="p"/>
              </m:rPr>
              <w:rPr>
                <w:rFonts w:ascii="Cambria Math" w:hAnsi="Cambria Math" w:cs="Arial"/>
                <w:lang w:val="vi-VN"/>
              </w:rPr>
              <m:t>a</m:t>
            </m:r>
            <m:sSub>
              <m:sSubPr>
                <m:ctrlPr>
                  <w:rPr>
                    <w:rFonts w:ascii="Cambria Math" w:hAnsi="Cambria Math" w:cs="Arial"/>
                  </w:rPr>
                </m:ctrlPr>
              </m:sSubPr>
              <m:e>
                <m:r>
                  <m:rPr>
                    <m:sty m:val="p"/>
                  </m:rPr>
                  <w:rPr>
                    <w:rFonts w:ascii="Cambria Math" w:hAnsi="Cambria Math" w:cs="Arial"/>
                    <w:lang w:val="vi-VN"/>
                  </w:rPr>
                  <m:t xml:space="preserve"> t</m:t>
                </m:r>
              </m:e>
              <m:sub>
                <m:r>
                  <m:rPr>
                    <m:sty m:val="p"/>
                  </m:rPr>
                  <w:rPr>
                    <w:rFonts w:ascii="Cambria Math" w:hAnsi="Cambria Math" w:cs="Arial"/>
                    <w:lang w:val="vi-VN"/>
                  </w:rPr>
                  <m:t>tr</m:t>
                </m:r>
                <m:r>
                  <m:rPr>
                    <m:sty m:val="p"/>
                  </m:rPr>
                  <w:rPr>
                    <w:rFonts w:ascii="Times New Roman" w:hAnsi="Times New Roman"/>
                    <w:lang w:val="vi-VN"/>
                  </w:rPr>
                  <m:t>ướ</m:t>
                </m:r>
                <m:r>
                  <m:rPr>
                    <m:sty m:val="p"/>
                  </m:rPr>
                  <w:rPr>
                    <w:rFonts w:ascii="Cambria Math" w:hAnsi="Cambria Math" w:cs="Arial"/>
                    <w:lang w:val="vi-VN"/>
                  </w:rPr>
                  <m:t>c</m:t>
                </m:r>
              </m:sub>
            </m:sSub>
            <m:r>
              <m:rPr>
                <m:sty m:val="p"/>
              </m:rPr>
              <w:rPr>
                <w:rFonts w:ascii="Cambria Math" w:hAnsi="Cambria Math" w:cs="Arial"/>
                <w:lang w:val="vi-VN"/>
              </w:rPr>
              <m:t xml:space="preserve"> và </m:t>
            </m:r>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hi</m:t>
                </m:r>
                <m:r>
                  <m:rPr>
                    <m:sty m:val="p"/>
                  </m:rPr>
                  <w:rPr>
                    <w:rFonts w:ascii="Times New Roman" w:hAnsi="Times New Roman"/>
                    <w:lang w:val="vi-VN"/>
                  </w:rPr>
                  <m:t>ệ</m:t>
                </m:r>
                <m:r>
                  <m:rPr>
                    <m:sty m:val="p"/>
                  </m:rPr>
                  <w:rPr>
                    <w:rFonts w:ascii="Cambria Math" w:hAnsi="Cambria Math" w:cs="Arial"/>
                    <w:lang w:val="vi-VN"/>
                  </w:rPr>
                  <m:t>n t</m:t>
                </m:r>
                <m:r>
                  <m:rPr>
                    <m:sty m:val="p"/>
                  </m:rPr>
                  <w:rPr>
                    <w:rFonts w:ascii="Times New Roman" w:hAnsi="Times New Roman"/>
                    <w:lang w:val="vi-VN"/>
                  </w:rPr>
                  <m:t>ạ</m:t>
                </m:r>
                <m:r>
                  <m:rPr>
                    <m:sty m:val="p"/>
                  </m:rPr>
                  <w:rPr>
                    <w:rFonts w:ascii="Cambria Math" w:hAnsi="Cambria Math" w:cs="Arial"/>
                    <w:lang w:val="vi-VN"/>
                  </w:rPr>
                  <m:t>i</m:t>
                </m:r>
              </m:sub>
            </m:sSub>
            <m:r>
              <m:rPr>
                <m:sty m:val="p"/>
              </m:rPr>
              <w:rPr>
                <w:rFonts w:ascii="Cambria Math" w:hAnsi="Cambria Math" w:cs="Arial"/>
                <w:lang w:val="vi-VN"/>
              </w:rPr>
              <m:t xml:space="preserve">(năm) </m:t>
            </m:r>
          </m:den>
        </m:f>
      </m:oMath>
      <w:r w:rsidRPr="00C04ED0">
        <w:rPr>
          <w:rFonts w:cs="Arial"/>
          <w:lang w:val="vi-VN"/>
        </w:rPr>
        <w:fldChar w:fldCharType="end"/>
      </w:r>
      <w:r w:rsidRPr="00C04ED0">
        <w:rPr>
          <w:rFonts w:cs="Arial"/>
          <w:lang w:val="vi-VN"/>
        </w:rPr>
        <w:fldChar w:fldCharType="begin"/>
      </w:r>
      <w:r w:rsidRPr="00C04ED0">
        <w:rPr>
          <w:rFonts w:cs="Arial"/>
          <w:lang w:val="vi-VN"/>
        </w:rPr>
        <w:instrText xml:space="preserve"> QUOTE </w:instrText>
      </w:r>
      <m:oMath>
        <m:r>
          <m:rPr>
            <m:sty m:val="p"/>
          </m:rPr>
          <w:rPr>
            <w:rFonts w:ascii="Cambria Math" w:hAnsi="Cambria Math" w:cs="Arial"/>
            <w:lang w:val="vi-VN"/>
          </w:rPr>
          <m:t>(ST)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tr</m:t>
                </m:r>
                <m:r>
                  <m:rPr>
                    <m:sty m:val="p"/>
                  </m:rPr>
                  <w:rPr>
                    <w:rFonts w:ascii="Times New Roman" w:hAnsi="Times New Roman"/>
                    <w:lang w:val="vi-VN"/>
                  </w:rPr>
                  <m:t>ướ</m:t>
                </m:r>
                <m:r>
                  <m:rPr>
                    <m:sty m:val="p"/>
                  </m:rPr>
                  <w:rPr>
                    <w:rFonts w:ascii="Cambria Math" w:hAnsi="Cambria Math" w:cs="Arial"/>
                    <w:lang w:val="vi-VN"/>
                  </w:rPr>
                  <m:t>c</m:t>
                </m:r>
              </m:sub>
            </m:sSub>
            <m:r>
              <m:rPr>
                <m:sty m:val="p"/>
              </m:rPr>
              <w:rPr>
                <w:rFonts w:ascii="Cambria Math" w:hAnsi="Cambria Math" w:cs="Arial"/>
                <w:lang w:val="vi-VN"/>
              </w:rPr>
              <m:t xml:space="preserve">- </m:t>
            </m:r>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hi</m:t>
                </m:r>
                <m:r>
                  <m:rPr>
                    <m:sty m:val="p"/>
                  </m:rPr>
                  <w:rPr>
                    <w:rFonts w:ascii="Times New Roman" w:hAnsi="Times New Roman"/>
                    <w:lang w:val="vi-VN"/>
                  </w:rPr>
                  <m:t>ệ</m:t>
                </m:r>
                <m:r>
                  <m:rPr>
                    <m:sty m:val="p"/>
                  </m:rPr>
                  <w:rPr>
                    <w:rFonts w:ascii="Cambria Math" w:hAnsi="Cambria Math" w:cs="Arial"/>
                    <w:lang w:val="vi-VN"/>
                  </w:rPr>
                  <m:t>nt</m:t>
                </m:r>
                <m:r>
                  <m:rPr>
                    <m:sty m:val="p"/>
                  </m:rPr>
                  <w:rPr>
                    <w:rFonts w:ascii="Times New Roman" w:hAnsi="Times New Roman"/>
                    <w:lang w:val="vi-VN"/>
                  </w:rPr>
                  <m:t>ạ</m:t>
                </m:r>
                <m:r>
                  <m:rPr>
                    <m:sty m:val="p"/>
                  </m:rPr>
                  <w:rPr>
                    <w:rFonts w:ascii="Cambria Math" w:hAnsi="Cambria Math" w:cs="Arial"/>
                    <w:lang w:val="vi-VN"/>
                  </w:rPr>
                  <m:t>i</m:t>
                </m:r>
              </m:sub>
            </m:sSub>
          </m:num>
          <m:den>
            <m:r>
              <m:rPr>
                <m:sty m:val="p"/>
              </m:rPr>
              <w:rPr>
                <w:rFonts w:ascii="Cambria Math" w:hAnsi="Cambria Math" w:cs="Arial"/>
                <w:lang w:val="vi-VN"/>
              </w:rPr>
              <m:t>kho</m:t>
            </m:r>
            <m:r>
              <m:rPr>
                <m:sty m:val="p"/>
              </m:rPr>
              <w:rPr>
                <w:rFonts w:ascii="Times New Roman" w:hAnsi="Times New Roman"/>
                <w:lang w:val="vi-VN"/>
              </w:rPr>
              <m:t>ả</m:t>
            </m:r>
            <m:r>
              <m:rPr>
                <m:sty m:val="p"/>
              </m:rPr>
              <w:rPr>
                <w:rFonts w:ascii="Cambria Math" w:hAnsi="Cambria Math" w:cs="Arial"/>
                <w:lang w:val="vi-VN"/>
              </w:rPr>
              <m:t>ngth</m:t>
            </m:r>
            <m:r>
              <m:rPr>
                <m:sty m:val="p"/>
              </m:rPr>
              <w:rPr>
                <w:rFonts w:ascii="Times New Roman" w:hAnsi="Times New Roman"/>
                <w:lang w:val="vi-VN"/>
              </w:rPr>
              <m:t>ờ</m:t>
            </m:r>
            <m:r>
              <m:rPr>
                <m:sty m:val="p"/>
              </m:rPr>
              <w:rPr>
                <w:rFonts w:ascii="Cambria Math" w:hAnsi="Cambria Math" w:cs="Arial"/>
                <w:lang w:val="vi-VN"/>
              </w:rPr>
              <m:t>igiangi</m:t>
            </m:r>
            <m:r>
              <m:rPr>
                <m:sty m:val="p"/>
              </m:rPr>
              <w:rPr>
                <w:rFonts w:ascii="Times New Roman" w:hAnsi="Times New Roman"/>
                <w:lang w:val="vi-VN"/>
              </w:rPr>
              <m:t>ữ</m:t>
            </m:r>
            <m:r>
              <m:rPr>
                <m:sty m:val="p"/>
              </m:rPr>
              <w:rPr>
                <w:rFonts w:ascii="Cambria Math" w:hAnsi="Cambria Math" w:cs="Arial"/>
                <w:lang w:val="vi-VN"/>
              </w:rPr>
              <m:t>a</m:t>
            </m:r>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tr</m:t>
                </m:r>
                <m:r>
                  <m:rPr>
                    <m:sty m:val="p"/>
                  </m:rPr>
                  <w:rPr>
                    <w:rFonts w:ascii="Times New Roman" w:hAnsi="Times New Roman"/>
                    <w:lang w:val="vi-VN"/>
                  </w:rPr>
                  <m:t>ướ</m:t>
                </m:r>
                <m:r>
                  <m:rPr>
                    <m:sty m:val="p"/>
                  </m:rPr>
                  <w:rPr>
                    <w:rFonts w:ascii="Cambria Math" w:hAnsi="Cambria Math" w:cs="Arial"/>
                    <w:lang w:val="vi-VN"/>
                  </w:rPr>
                  <m:t>c</m:t>
                </m:r>
              </m:sub>
            </m:sSub>
            <m:r>
              <m:rPr>
                <m:sty m:val="p"/>
              </m:rPr>
              <w:rPr>
                <w:rFonts w:ascii="Cambria Math" w:hAnsi="Cambria Math" w:cs="Arial"/>
                <w:lang w:val="vi-VN"/>
              </w:rPr>
              <m:t xml:space="preserve">và </m:t>
            </m:r>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hi</m:t>
                </m:r>
                <m:r>
                  <m:rPr>
                    <m:sty m:val="p"/>
                  </m:rPr>
                  <w:rPr>
                    <w:rFonts w:ascii="Times New Roman" w:hAnsi="Times New Roman"/>
                    <w:lang w:val="vi-VN"/>
                  </w:rPr>
                  <m:t>ệ</m:t>
                </m:r>
                <m:r>
                  <m:rPr>
                    <m:sty m:val="p"/>
                  </m:rPr>
                  <w:rPr>
                    <w:rFonts w:ascii="Cambria Math" w:hAnsi="Cambria Math" w:cs="Arial"/>
                    <w:lang w:val="vi-VN"/>
                  </w:rPr>
                  <m:t>nt</m:t>
                </m:r>
                <m:r>
                  <m:rPr>
                    <m:sty m:val="p"/>
                  </m:rPr>
                  <w:rPr>
                    <w:rFonts w:ascii="Times New Roman" w:hAnsi="Times New Roman"/>
                    <w:lang w:val="vi-VN"/>
                  </w:rPr>
                  <m:t>ạ</m:t>
                </m:r>
                <m:r>
                  <m:rPr>
                    <m:sty m:val="p"/>
                  </m:rPr>
                  <w:rPr>
                    <w:rFonts w:ascii="Cambria Math" w:hAnsi="Cambria Math" w:cs="Arial"/>
                    <w:lang w:val="vi-VN"/>
                  </w:rPr>
                  <m:t>i</m:t>
                </m:r>
              </m:sub>
            </m:sSub>
            <m:r>
              <m:rPr>
                <m:sty m:val="p"/>
              </m:rPr>
              <w:rPr>
                <w:rFonts w:ascii="Cambria Math" w:hAnsi="Cambria Math" w:cs="Arial"/>
                <w:lang w:val="vi-VN"/>
              </w:rPr>
              <m:t xml:space="preserve">(năm) </m:t>
            </m:r>
          </m:den>
        </m:f>
      </m:oMath>
      <w:r w:rsidRPr="00C04ED0">
        <w:rPr>
          <w:rFonts w:cs="Arial"/>
          <w:lang w:val="vi-VN"/>
        </w:rPr>
        <w:fldChar w:fldCharType="end"/>
      </w:r>
    </w:p>
    <w:p w:rsidR="00D25CFA" w:rsidRPr="00C04ED0" w:rsidRDefault="00D25CFA" w:rsidP="00300C00">
      <w:pPr>
        <w:shd w:val="clear" w:color="auto" w:fill="FFFFFF"/>
        <w:spacing w:before="120" w:line="276" w:lineRule="auto"/>
        <w:jc w:val="both"/>
        <w:rPr>
          <w:rFonts w:cs="Arial"/>
          <w:lang w:val="vi-VN"/>
        </w:rPr>
      </w:pPr>
      <w:r w:rsidRPr="00C04ED0">
        <w:rPr>
          <w:rFonts w:cs="Arial"/>
          <w:lang w:val="vi-VN"/>
        </w:rPr>
        <w:t>Trong đó:</w:t>
      </w:r>
    </w:p>
    <w:p w:rsidR="00D25CFA" w:rsidRPr="00C04ED0" w:rsidRDefault="00D25CFA" w:rsidP="00300C00">
      <w:pPr>
        <w:shd w:val="clear" w:color="auto" w:fill="FFFFFF"/>
        <w:spacing w:before="120" w:line="276" w:lineRule="auto"/>
        <w:jc w:val="both"/>
        <w:rPr>
          <w:rFonts w:cs="Arial"/>
          <w:lang w:val="vi-VN"/>
        </w:rPr>
      </w:pPr>
      <w:r w:rsidRPr="00C04ED0">
        <w:rPr>
          <w:rFonts w:cs="Arial"/>
          <w:lang w:val="vi-VN"/>
        </w:rPr>
        <w:t>+</w:t>
      </w:r>
      <w:r w:rsidRPr="00C04ED0">
        <w:rPr>
          <w:rFonts w:cs="Arial"/>
          <w:b/>
          <w:i/>
          <w:lang w:val="vi-VN"/>
        </w:rPr>
        <w:t>t</w:t>
      </w:r>
      <w:r w:rsidRPr="00C04ED0">
        <w:rPr>
          <w:rFonts w:cs="Arial"/>
          <w:b/>
          <w:i/>
          <w:vertAlign w:val="subscript"/>
          <w:lang w:val="vi-VN"/>
        </w:rPr>
        <w:t>ban đầu:</w:t>
      </w:r>
      <w:r w:rsidRPr="00C04ED0">
        <w:rPr>
          <w:rFonts w:cs="Arial"/>
          <w:lang w:val="vi-VN"/>
        </w:rPr>
        <w:tab/>
        <w:t>Chiều dày ban đầu tại các vị trí kiểm soát ăn mòn (CML) như chiều dày hiện tại. Nó là chiều dày ban đầu tại các vị trí CML này hoặc là chiều dày bắt đầu trong môi trường có tốc độ ăn mòn mới, (mm).</w:t>
      </w:r>
    </w:p>
    <w:p w:rsidR="00D25CFA" w:rsidRPr="00C04ED0" w:rsidRDefault="00D25CFA" w:rsidP="00300C00">
      <w:pPr>
        <w:shd w:val="clear" w:color="auto" w:fill="FFFFFF"/>
        <w:spacing w:before="120" w:line="276" w:lineRule="auto"/>
        <w:jc w:val="both"/>
        <w:rPr>
          <w:rFonts w:cs="Arial"/>
          <w:lang w:val="vi-VN"/>
        </w:rPr>
      </w:pPr>
      <w:r w:rsidRPr="00C04ED0">
        <w:rPr>
          <w:rFonts w:cs="Arial"/>
          <w:lang w:val="vi-VN"/>
        </w:rPr>
        <w:t xml:space="preserve">+ </w:t>
      </w:r>
      <w:r w:rsidRPr="00C04ED0">
        <w:rPr>
          <w:rFonts w:cs="Arial"/>
          <w:b/>
          <w:i/>
          <w:lang w:val="vi-VN"/>
        </w:rPr>
        <w:t>t</w:t>
      </w:r>
      <w:r w:rsidRPr="00C04ED0">
        <w:rPr>
          <w:rFonts w:cs="Arial"/>
          <w:b/>
          <w:i/>
          <w:vertAlign w:val="subscript"/>
          <w:lang w:val="vi-VN"/>
        </w:rPr>
        <w:t>hiện tại:</w:t>
      </w:r>
      <w:r w:rsidRPr="00C04ED0">
        <w:rPr>
          <w:rFonts w:cs="Arial"/>
          <w:lang w:val="vi-VN"/>
        </w:rPr>
        <w:tab/>
        <w:t xml:space="preserve">Chiều dày hiện tại tại các vị trí kiểm soát ăn mòn, (mm), được đo trong đợt </w:t>
      </w:r>
      <w:r w:rsidR="00391AE3">
        <w:rPr>
          <w:rFonts w:cs="Arial"/>
          <w:lang w:val="vi-VN"/>
        </w:rPr>
        <w:t>kiểm định</w:t>
      </w:r>
      <w:r w:rsidRPr="00C04ED0">
        <w:rPr>
          <w:rFonts w:cs="Arial"/>
          <w:lang w:val="vi-VN"/>
        </w:rPr>
        <w:t xml:space="preserve"> gần nhất.</w:t>
      </w:r>
    </w:p>
    <w:p w:rsidR="00D25CFA" w:rsidRPr="00C04ED0" w:rsidRDefault="00D25CFA" w:rsidP="00300C00">
      <w:pPr>
        <w:shd w:val="clear" w:color="auto" w:fill="FFFFFF"/>
        <w:spacing w:before="120" w:line="276" w:lineRule="auto"/>
        <w:jc w:val="both"/>
        <w:rPr>
          <w:rFonts w:cs="Arial"/>
          <w:lang w:val="vi-VN"/>
        </w:rPr>
      </w:pPr>
      <w:r w:rsidRPr="00C04ED0">
        <w:rPr>
          <w:rFonts w:cs="Arial"/>
          <w:lang w:val="vi-VN"/>
        </w:rPr>
        <w:t>+</w:t>
      </w:r>
      <w:r w:rsidRPr="00C04ED0">
        <w:rPr>
          <w:rFonts w:cs="Arial"/>
          <w:b/>
          <w:i/>
          <w:lang w:val="vi-VN"/>
        </w:rPr>
        <w:t>t</w:t>
      </w:r>
      <w:r w:rsidRPr="00C04ED0">
        <w:rPr>
          <w:rFonts w:cs="Arial"/>
          <w:b/>
          <w:i/>
          <w:vertAlign w:val="subscript"/>
          <w:lang w:val="vi-VN"/>
        </w:rPr>
        <w:t>trước:</w:t>
      </w:r>
      <w:r w:rsidRPr="00C04ED0">
        <w:rPr>
          <w:rFonts w:cs="Arial"/>
          <w:lang w:val="vi-VN"/>
        </w:rPr>
        <w:tab/>
        <w:t xml:space="preserve">Chiều dày được đo vào đợt </w:t>
      </w:r>
      <w:r w:rsidR="00391AE3">
        <w:rPr>
          <w:rFonts w:cs="Arial"/>
          <w:lang w:val="vi-VN"/>
        </w:rPr>
        <w:t>kiểm định</w:t>
      </w:r>
      <w:r w:rsidRPr="00C04ED0">
        <w:rPr>
          <w:rFonts w:cs="Arial"/>
          <w:lang w:val="vi-VN"/>
        </w:rPr>
        <w:t xml:space="preserve"> trước đó. Có cùng vị trí với chiều dày hiện tại,(mm).</w:t>
      </w:r>
    </w:p>
    <w:p w:rsidR="00D25CFA" w:rsidRPr="00C04ED0" w:rsidRDefault="00D25CFA" w:rsidP="00300C00">
      <w:pPr>
        <w:numPr>
          <w:ilvl w:val="3"/>
          <w:numId w:val="156"/>
        </w:numPr>
        <w:tabs>
          <w:tab w:val="left" w:pos="993"/>
        </w:tabs>
        <w:spacing w:before="120" w:line="276" w:lineRule="auto"/>
        <w:ind w:left="0" w:firstLine="0"/>
        <w:jc w:val="both"/>
        <w:rPr>
          <w:rFonts w:cs="Arial"/>
          <w:b/>
          <w:lang w:val="pl-PL"/>
        </w:rPr>
      </w:pPr>
      <w:r w:rsidRPr="00C04ED0">
        <w:rPr>
          <w:rFonts w:cs="Arial"/>
          <w:lang w:val="pl-PL"/>
        </w:rPr>
        <w:t>Khi coi tốc độ ăn mòn là một phần của đánh giá dữ liệu, thì ng</w:t>
      </w:r>
      <w:r w:rsidRPr="00C04ED0">
        <w:rPr>
          <w:rFonts w:cs="Arial" w:hint="eastAsia"/>
          <w:lang w:val="pl-PL"/>
        </w:rPr>
        <w:t>ư</w:t>
      </w:r>
      <w:r w:rsidRPr="00C04ED0">
        <w:rPr>
          <w:rFonts w:cs="Arial"/>
          <w:lang w:val="pl-PL"/>
        </w:rPr>
        <w:t xml:space="preserve">ời </w:t>
      </w:r>
      <w:r w:rsidR="00391AE3">
        <w:rPr>
          <w:rFonts w:cs="Arial"/>
          <w:lang w:val="pl-PL"/>
        </w:rPr>
        <w:t>kiểm định</w:t>
      </w:r>
      <w:r w:rsidRPr="00C04ED0">
        <w:rPr>
          <w:rFonts w:cs="Arial"/>
          <w:lang w:val="pl-PL"/>
        </w:rPr>
        <w:t xml:space="preserve">, kết hợp với chuyên gia về </w:t>
      </w:r>
      <w:r w:rsidRPr="00C04ED0">
        <w:rPr>
          <w:rFonts w:cs="Arial" w:hint="eastAsia"/>
          <w:lang w:val="pl-PL"/>
        </w:rPr>
        <w:t>ă</w:t>
      </w:r>
      <w:r w:rsidRPr="00C04ED0">
        <w:rPr>
          <w:rFonts w:cs="Arial"/>
          <w:lang w:val="pl-PL"/>
        </w:rPr>
        <w:t xml:space="preserve">n mòn, sẽ lựa chọn tốt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 xml:space="preserve">n mòn mà thể hiện chính xác nhất tình trạng hiện tại của </w:t>
      </w:r>
      <w:r w:rsidR="00221AF9" w:rsidRPr="00C04ED0">
        <w:rPr>
          <w:rFonts w:cs="Arial"/>
          <w:lang w:val="pl-PL"/>
        </w:rPr>
        <w:t>nồi hơi</w:t>
      </w:r>
      <w:r w:rsidRPr="00C04ED0">
        <w:rPr>
          <w:rFonts w:cs="Arial"/>
          <w:lang w:val="pl-PL"/>
        </w:rPr>
        <w:t xml:space="preserve">. Các </w:t>
      </w:r>
      <w:r w:rsidRPr="00C04ED0">
        <w:rPr>
          <w:rFonts w:cs="Arial" w:hint="eastAsia"/>
          <w:lang w:val="pl-PL"/>
        </w:rPr>
        <w:t>đ</w:t>
      </w:r>
      <w:r w:rsidRPr="00C04ED0">
        <w:rPr>
          <w:rFonts w:cs="Arial"/>
          <w:lang w:val="pl-PL"/>
        </w:rPr>
        <w:t xml:space="preserve">iều sau </w:t>
      </w:r>
      <w:r w:rsidR="00750E99" w:rsidRPr="00C04ED0">
        <w:rPr>
          <w:rFonts w:cs="Arial"/>
          <w:lang w:val="pl-PL"/>
        </w:rPr>
        <w:t>phải</w:t>
      </w:r>
      <w:r w:rsidRPr="00C04ED0">
        <w:rPr>
          <w:rFonts w:cs="Arial"/>
          <w:lang w:val="pl-PL"/>
        </w:rPr>
        <w:t xml:space="preserve"> </w:t>
      </w:r>
      <w:r w:rsidRPr="00C04ED0">
        <w:rPr>
          <w:rFonts w:cs="Arial" w:hint="eastAsia"/>
          <w:lang w:val="pl-PL"/>
        </w:rPr>
        <w:t>đư</w:t>
      </w:r>
      <w:r w:rsidRPr="00C04ED0">
        <w:rPr>
          <w:rFonts w:cs="Arial"/>
          <w:lang w:val="pl-PL"/>
        </w:rPr>
        <w:t xml:space="preserve">ợc xem xét khi dự tính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 xml:space="preserve">n mòn nào sẽ </w:t>
      </w:r>
      <w:r w:rsidRPr="00C04ED0">
        <w:rPr>
          <w:rFonts w:cs="Arial" w:hint="eastAsia"/>
          <w:lang w:val="pl-PL"/>
        </w:rPr>
        <w:t>đư</w:t>
      </w:r>
      <w:r w:rsidRPr="00C04ED0">
        <w:rPr>
          <w:rFonts w:cs="Arial"/>
          <w:lang w:val="pl-PL"/>
        </w:rPr>
        <w:t xml:space="preserve">ợc sử dụng ở khu vực bị </w:t>
      </w:r>
      <w:r w:rsidRPr="00C04ED0">
        <w:rPr>
          <w:rFonts w:cs="Arial" w:hint="eastAsia"/>
          <w:lang w:val="pl-PL"/>
        </w:rPr>
        <w:t>ă</w:t>
      </w:r>
      <w:r w:rsidRPr="00C04ED0">
        <w:rPr>
          <w:rFonts w:cs="Arial"/>
          <w:lang w:val="pl-PL"/>
        </w:rPr>
        <w:t xml:space="preserve">n mòn </w:t>
      </w:r>
      <w:r w:rsidRPr="00C04ED0">
        <w:rPr>
          <w:rFonts w:cs="Arial" w:hint="eastAsia"/>
          <w:lang w:val="pl-PL"/>
        </w:rPr>
        <w:t>đ</w:t>
      </w:r>
      <w:r w:rsidRPr="00C04ED0">
        <w:rPr>
          <w:rFonts w:cs="Arial"/>
          <w:lang w:val="pl-PL"/>
        </w:rPr>
        <w:t xml:space="preserve">ể tính toán tuổi thọ còn lại và hạn </w:t>
      </w:r>
      <w:r w:rsidR="00391AE3">
        <w:rPr>
          <w:rFonts w:cs="Arial"/>
          <w:lang w:val="pl-PL"/>
        </w:rPr>
        <w:t>kiểm định</w:t>
      </w:r>
      <w:r w:rsidRPr="00C04ED0">
        <w:rPr>
          <w:rFonts w:cs="Arial"/>
          <w:lang w:val="pl-PL"/>
        </w:rPr>
        <w:t xml:space="preserve"> tiếp theo của </w:t>
      </w:r>
      <w:r w:rsidR="00A93682" w:rsidRPr="00C04ED0">
        <w:rPr>
          <w:rFonts w:cs="Arial"/>
          <w:lang w:val="pl-PL"/>
        </w:rPr>
        <w:t>nồi hơi</w:t>
      </w:r>
      <w:r w:rsidRPr="00C04ED0">
        <w:rPr>
          <w:rFonts w:cs="Arial"/>
          <w:lang w:val="pl-PL"/>
        </w:rPr>
        <w:t>:</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t>Ăn mòn c</w:t>
      </w:r>
      <w:r w:rsidRPr="00C04ED0">
        <w:rPr>
          <w:rFonts w:cs="Arial" w:hint="eastAsia"/>
          <w:lang w:val="pl-PL"/>
        </w:rPr>
        <w:t>ơ</w:t>
      </w:r>
      <w:r w:rsidRPr="00C04ED0">
        <w:rPr>
          <w:rFonts w:cs="Arial"/>
          <w:lang w:val="pl-PL"/>
        </w:rPr>
        <w:t xml:space="preserve"> học cục bộ hay tổng thể;</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t>Các vị trí chịu tác động của chất lỏng, chất lỏng xâm thực, hoặc tình trạng ăn mòn-xâm thực;</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t xml:space="preserve">Xác định thời điểm ban đầu của sự cố ăn mòn (nếu </w:t>
      </w:r>
      <w:r w:rsidR="00A93682" w:rsidRPr="00C04ED0">
        <w:rPr>
          <w:rFonts w:cs="Arial"/>
          <w:lang w:val="pl-PL"/>
        </w:rPr>
        <w:t>nồi hơi</w:t>
      </w:r>
      <w:r w:rsidRPr="00C04ED0">
        <w:rPr>
          <w:rFonts w:cs="Arial"/>
          <w:lang w:val="pl-PL"/>
        </w:rPr>
        <w:t xml:space="preserve"> không phải khai thác lần đầu) là c</w:t>
      </w:r>
      <w:r w:rsidRPr="00C04ED0">
        <w:rPr>
          <w:rFonts w:cs="Arial" w:hint="eastAsia"/>
          <w:lang w:val="pl-PL"/>
        </w:rPr>
        <w:t>ơ</w:t>
      </w:r>
      <w:r w:rsidRPr="00C04ED0">
        <w:rPr>
          <w:rFonts w:cs="Arial"/>
          <w:lang w:val="pl-PL"/>
        </w:rPr>
        <w:t xml:space="preserve"> bản để đo độ hao hụt thành </w:t>
      </w:r>
      <w:r w:rsidR="00A93682" w:rsidRPr="00C04ED0">
        <w:rPr>
          <w:rFonts w:cs="Arial"/>
          <w:lang w:val="pl-PL"/>
        </w:rPr>
        <w:t>nồi hơi</w:t>
      </w:r>
      <w:r w:rsidRPr="00C04ED0">
        <w:rPr>
          <w:rFonts w:cs="Arial"/>
          <w:lang w:val="pl-PL"/>
        </w:rPr>
        <w:t xml:space="preserve"> và khoảng thời gian phù hợp để xác định tốc độ ăn mòn;</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t>Các điểm tiềm năng n</w:t>
      </w:r>
      <w:r w:rsidRPr="00C04ED0">
        <w:rPr>
          <w:rFonts w:cs="Arial" w:hint="eastAsia"/>
          <w:lang w:val="pl-PL"/>
        </w:rPr>
        <w:t>ơ</w:t>
      </w:r>
      <w:r w:rsidRPr="00C04ED0">
        <w:rPr>
          <w:rFonts w:cs="Arial"/>
          <w:lang w:val="pl-PL"/>
        </w:rPr>
        <w:t xml:space="preserve">i mà các thay </w:t>
      </w:r>
      <w:r w:rsidRPr="00C04ED0">
        <w:rPr>
          <w:rFonts w:cs="Arial" w:hint="eastAsia"/>
          <w:lang w:val="pl-PL"/>
        </w:rPr>
        <w:t>đ</w:t>
      </w:r>
      <w:r w:rsidRPr="00C04ED0">
        <w:rPr>
          <w:rFonts w:cs="Arial"/>
          <w:lang w:val="pl-PL"/>
        </w:rPr>
        <w:t xml:space="preserve">ổi quá trình xảy ra có thể là nguyên nhân dẫn tới </w:t>
      </w:r>
      <w:r w:rsidRPr="00C04ED0">
        <w:rPr>
          <w:rFonts w:cs="Arial" w:hint="eastAsia"/>
          <w:lang w:val="pl-PL"/>
        </w:rPr>
        <w:t>ă</w:t>
      </w:r>
      <w:r w:rsidRPr="00C04ED0">
        <w:rPr>
          <w:rFonts w:cs="Arial"/>
          <w:lang w:val="pl-PL"/>
        </w:rPr>
        <w:t>n mòn (ví dụ nh</w:t>
      </w:r>
      <w:r w:rsidRPr="00C04ED0">
        <w:rPr>
          <w:rFonts w:cs="Arial" w:hint="eastAsia"/>
          <w:lang w:val="pl-PL"/>
        </w:rPr>
        <w:t>ư</w:t>
      </w:r>
      <w:r w:rsidRPr="00C04ED0">
        <w:rPr>
          <w:rFonts w:cs="Arial"/>
          <w:lang w:val="pl-PL"/>
        </w:rPr>
        <w:t xml:space="preserve"> n</w:t>
      </w:r>
      <w:r w:rsidRPr="00C04ED0">
        <w:rPr>
          <w:rFonts w:cs="Arial" w:hint="eastAsia"/>
          <w:lang w:val="pl-PL"/>
        </w:rPr>
        <w:t>ư</w:t>
      </w:r>
      <w:r w:rsidRPr="00C04ED0">
        <w:rPr>
          <w:rFonts w:cs="Arial"/>
          <w:lang w:val="pl-PL"/>
        </w:rPr>
        <w:t xml:space="preserve">ớc làm ẩm, chloride vào trong quá trình, hay </w:t>
      </w:r>
      <w:r w:rsidRPr="00C04ED0">
        <w:rPr>
          <w:rFonts w:cs="Arial" w:hint="eastAsia"/>
          <w:lang w:val="pl-PL"/>
        </w:rPr>
        <w:t>đ</w:t>
      </w:r>
      <w:r w:rsidRPr="00C04ED0">
        <w:rPr>
          <w:rFonts w:cs="Arial"/>
          <w:lang w:val="pl-PL"/>
        </w:rPr>
        <w:t>ộ PH thấp);</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lastRenderedPageBreak/>
        <w:t>Tác dụng của việc hình thành cặn tới việc bảo vệ các bộ phận khỏi ăn mòn hoặc hao hụt lớp bảo vệ (ví dụ nh</w:t>
      </w:r>
      <w:r w:rsidRPr="00C04ED0">
        <w:rPr>
          <w:rFonts w:cs="Arial" w:hint="eastAsia"/>
          <w:lang w:val="pl-PL"/>
        </w:rPr>
        <w:t>ư</w:t>
      </w:r>
      <w:r w:rsidRPr="00C04ED0">
        <w:rPr>
          <w:rFonts w:cs="Arial"/>
          <w:lang w:val="pl-PL"/>
        </w:rPr>
        <w:t xml:space="preserve"> tốc độ chất lỏng cao h</w:t>
      </w:r>
      <w:r w:rsidRPr="00C04ED0">
        <w:rPr>
          <w:rFonts w:cs="Arial" w:hint="eastAsia"/>
          <w:lang w:val="pl-PL"/>
        </w:rPr>
        <w:t>ơ</w:t>
      </w:r>
      <w:r w:rsidRPr="00C04ED0">
        <w:rPr>
          <w:rFonts w:cs="Arial"/>
          <w:lang w:val="pl-PL"/>
        </w:rPr>
        <w:t xml:space="preserve">n loại bỏ lớp bảo vệ khỏi thành </w:t>
      </w:r>
      <w:r w:rsidR="00A93682" w:rsidRPr="00C04ED0">
        <w:rPr>
          <w:rFonts w:cs="Arial"/>
          <w:lang w:val="pl-PL"/>
        </w:rPr>
        <w:t>nồi hơi</w:t>
      </w:r>
      <w:r w:rsidRPr="00C04ED0">
        <w:rPr>
          <w:rFonts w:cs="Arial"/>
          <w:lang w:val="pl-PL"/>
        </w:rPr>
        <w:t>);</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t>Các nguy c</w:t>
      </w:r>
      <w:r w:rsidRPr="00C04ED0">
        <w:rPr>
          <w:rFonts w:cs="Arial" w:hint="eastAsia"/>
          <w:lang w:val="pl-PL"/>
        </w:rPr>
        <w:t>ơ</w:t>
      </w:r>
      <w:r w:rsidRPr="00C04ED0">
        <w:rPr>
          <w:rFonts w:cs="Arial"/>
          <w:lang w:val="pl-PL"/>
        </w:rPr>
        <w:t xml:space="preserve"> tiềm tàng gây ăn mòn nhanh tại các khu vực cố định (ví dụ nh</w:t>
      </w:r>
      <w:r w:rsidRPr="00C04ED0">
        <w:rPr>
          <w:rFonts w:cs="Arial" w:hint="eastAsia"/>
          <w:lang w:val="pl-PL"/>
        </w:rPr>
        <w:t>ư</w:t>
      </w:r>
      <w:r w:rsidRPr="00C04ED0">
        <w:rPr>
          <w:rFonts w:cs="Arial"/>
          <w:lang w:val="pl-PL"/>
        </w:rPr>
        <w:t xml:space="preserve"> những n</w:t>
      </w:r>
      <w:r w:rsidRPr="00C04ED0">
        <w:rPr>
          <w:rFonts w:cs="Arial" w:hint="eastAsia"/>
          <w:lang w:val="pl-PL"/>
        </w:rPr>
        <w:t>ơ</w:t>
      </w:r>
      <w:r w:rsidRPr="00C04ED0">
        <w:rPr>
          <w:rFonts w:cs="Arial"/>
          <w:lang w:val="pl-PL"/>
        </w:rPr>
        <w:t>i mà sunfua sắt có thể tích tụ);</w:t>
      </w:r>
    </w:p>
    <w:p w:rsidR="00D25CFA" w:rsidRPr="00C04ED0" w:rsidRDefault="00D25CFA" w:rsidP="00300C00">
      <w:pPr>
        <w:numPr>
          <w:ilvl w:val="1"/>
          <w:numId w:val="73"/>
        </w:numPr>
        <w:shd w:val="clear" w:color="auto" w:fill="FFFFFF"/>
        <w:tabs>
          <w:tab w:val="left" w:pos="709"/>
        </w:tabs>
        <w:spacing w:before="120" w:line="276" w:lineRule="auto"/>
        <w:ind w:left="709" w:hanging="425"/>
        <w:jc w:val="both"/>
        <w:rPr>
          <w:rFonts w:cs="Arial"/>
          <w:lang w:val="pl-PL"/>
        </w:rPr>
      </w:pPr>
      <w:r w:rsidRPr="00C04ED0">
        <w:rPr>
          <w:rFonts w:cs="Arial"/>
          <w:lang w:val="pl-PL"/>
        </w:rPr>
        <w:t>Hoạt động liên tiếp trong phạm vi cửa sổ hoạt động an toàn.</w:t>
      </w:r>
    </w:p>
    <w:p w:rsidR="00D25CFA" w:rsidRPr="00C04ED0" w:rsidRDefault="00D25CFA" w:rsidP="00300C00">
      <w:pPr>
        <w:numPr>
          <w:ilvl w:val="2"/>
          <w:numId w:val="136"/>
        </w:numPr>
        <w:tabs>
          <w:tab w:val="left" w:pos="851"/>
        </w:tabs>
        <w:spacing w:before="120" w:line="276" w:lineRule="auto"/>
        <w:ind w:left="0" w:firstLine="0"/>
        <w:jc w:val="both"/>
        <w:rPr>
          <w:rFonts w:cs="Arial"/>
          <w:lang w:val="pl-PL"/>
        </w:rPr>
      </w:pPr>
      <w:r w:rsidRPr="00C04ED0">
        <w:rPr>
          <w:rFonts w:cs="Arial"/>
          <w:lang w:val="pl-PL"/>
        </w:rPr>
        <w:t xml:space="preserve">Các </w:t>
      </w:r>
      <w:r w:rsidR="00221AF9" w:rsidRPr="00C04ED0">
        <w:rPr>
          <w:rFonts w:cs="Arial"/>
          <w:lang w:val="pl-PL"/>
        </w:rPr>
        <w:t>nồi hơi</w:t>
      </w:r>
      <w:r w:rsidRPr="00C04ED0">
        <w:rPr>
          <w:rFonts w:cs="Arial"/>
          <w:lang w:val="pl-PL"/>
        </w:rPr>
        <w:t xml:space="preserve"> được lắp đặt mới hoặc thay đổi điều kiện khai thác</w:t>
      </w:r>
    </w:p>
    <w:p w:rsidR="00D25CFA" w:rsidRPr="00C04ED0" w:rsidRDefault="00D25CFA" w:rsidP="00300C00">
      <w:pPr>
        <w:numPr>
          <w:ilvl w:val="3"/>
          <w:numId w:val="157"/>
        </w:numPr>
        <w:tabs>
          <w:tab w:val="left" w:pos="993"/>
        </w:tabs>
        <w:spacing w:before="120" w:line="276" w:lineRule="auto"/>
        <w:ind w:left="0" w:firstLine="0"/>
        <w:jc w:val="both"/>
        <w:rPr>
          <w:rFonts w:cs="Arial"/>
          <w:lang w:val="pl-PL"/>
        </w:rPr>
      </w:pPr>
      <w:r w:rsidRPr="00C04ED0">
        <w:rPr>
          <w:rFonts w:cs="Arial"/>
          <w:lang w:val="pl-PL"/>
        </w:rPr>
        <w:t xml:space="preserve">Đối với </w:t>
      </w:r>
      <w:r w:rsidR="00221AF9" w:rsidRPr="00C04ED0">
        <w:rPr>
          <w:rFonts w:cs="Arial"/>
          <w:lang w:val="pl-PL"/>
        </w:rPr>
        <w:t>nồi hơi</w:t>
      </w:r>
      <w:r w:rsidRPr="00C04ED0">
        <w:rPr>
          <w:rFonts w:cs="Arial"/>
          <w:lang w:val="pl-PL"/>
        </w:rPr>
        <w:t xml:space="preserve"> mới hoặc </w:t>
      </w:r>
      <w:r w:rsidR="00A93682" w:rsidRPr="00C04ED0">
        <w:rPr>
          <w:rFonts w:cs="Arial"/>
          <w:lang w:val="pl-PL"/>
        </w:rPr>
        <w:t>nồi hơi</w:t>
      </w:r>
      <w:r w:rsidRPr="00C04ED0">
        <w:rPr>
          <w:rFonts w:cs="Arial"/>
          <w:lang w:val="pl-PL"/>
        </w:rPr>
        <w:t xml:space="preserve"> mà sẽ đ</w:t>
      </w:r>
      <w:r w:rsidRPr="00C04ED0">
        <w:rPr>
          <w:rFonts w:cs="Arial" w:hint="eastAsia"/>
          <w:lang w:val="pl-PL"/>
        </w:rPr>
        <w:t>ư</w:t>
      </w:r>
      <w:r w:rsidRPr="00C04ED0">
        <w:rPr>
          <w:rFonts w:cs="Arial"/>
          <w:lang w:val="pl-PL"/>
        </w:rPr>
        <w:t xml:space="preserve">ợc thay </w:t>
      </w:r>
      <w:r w:rsidRPr="00C04ED0">
        <w:rPr>
          <w:rFonts w:cs="Arial" w:hint="eastAsia"/>
          <w:lang w:val="pl-PL"/>
        </w:rPr>
        <w:t>đ</w:t>
      </w:r>
      <w:r w:rsidRPr="00C04ED0">
        <w:rPr>
          <w:rFonts w:cs="Arial"/>
          <w:lang w:val="pl-PL"/>
        </w:rPr>
        <w:t xml:space="preserve">ổi </w:t>
      </w:r>
      <w:r w:rsidRPr="00C04ED0">
        <w:rPr>
          <w:rFonts w:cs="Arial" w:hint="eastAsia"/>
          <w:lang w:val="pl-PL"/>
        </w:rPr>
        <w:t>đ</w:t>
      </w:r>
      <w:r w:rsidRPr="00C04ED0">
        <w:rPr>
          <w:rFonts w:cs="Arial"/>
          <w:lang w:val="pl-PL"/>
        </w:rPr>
        <w:t>iều kiện khai thác, một trong các ph</w:t>
      </w:r>
      <w:r w:rsidRPr="00C04ED0">
        <w:rPr>
          <w:rFonts w:cs="Arial" w:hint="eastAsia"/>
          <w:lang w:val="pl-PL"/>
        </w:rPr>
        <w:t>ươ</w:t>
      </w:r>
      <w:r w:rsidRPr="00C04ED0">
        <w:rPr>
          <w:rFonts w:cs="Arial"/>
          <w:lang w:val="pl-PL"/>
        </w:rPr>
        <w:t xml:space="preserve">ng pháp sau sẽ </w:t>
      </w:r>
      <w:r w:rsidRPr="00C04ED0">
        <w:rPr>
          <w:rFonts w:cs="Arial" w:hint="eastAsia"/>
          <w:lang w:val="pl-PL"/>
        </w:rPr>
        <w:t>đư</w:t>
      </w:r>
      <w:r w:rsidRPr="00C04ED0">
        <w:rPr>
          <w:rFonts w:cs="Arial"/>
          <w:lang w:val="pl-PL"/>
        </w:rPr>
        <w:t xml:space="preserve">ợc sử dụng </w:t>
      </w:r>
      <w:r w:rsidRPr="00C04ED0">
        <w:rPr>
          <w:rFonts w:cs="Arial" w:hint="eastAsia"/>
          <w:lang w:val="pl-PL"/>
        </w:rPr>
        <w:t>đ</w:t>
      </w:r>
      <w:r w:rsidRPr="00C04ED0">
        <w:rPr>
          <w:rFonts w:cs="Arial"/>
          <w:lang w:val="pl-PL"/>
        </w:rPr>
        <w:t xml:space="preserve">ể xác </w:t>
      </w:r>
      <w:r w:rsidRPr="00C04ED0">
        <w:rPr>
          <w:rFonts w:cs="Arial" w:hint="eastAsia"/>
          <w:lang w:val="pl-PL"/>
        </w:rPr>
        <w:t>đ</w:t>
      </w:r>
      <w:r w:rsidRPr="00C04ED0">
        <w:rPr>
          <w:rFonts w:cs="Arial"/>
          <w:lang w:val="pl-PL"/>
        </w:rPr>
        <w:t xml:space="preserve">ịnh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 xml:space="preserve">n mòn có thể của </w:t>
      </w:r>
      <w:r w:rsidR="00A93682" w:rsidRPr="00C04ED0">
        <w:rPr>
          <w:rFonts w:cs="Arial"/>
          <w:lang w:val="pl-PL"/>
        </w:rPr>
        <w:t>nồi hơi</w:t>
      </w:r>
      <w:r w:rsidRPr="00C04ED0">
        <w:rPr>
          <w:rFonts w:cs="Arial"/>
          <w:lang w:val="pl-PL"/>
        </w:rPr>
        <w:t xml:space="preserve">. Tuổi thọ còn lại và thời hạn </w:t>
      </w:r>
      <w:r w:rsidR="00391AE3">
        <w:rPr>
          <w:rFonts w:cs="Arial"/>
          <w:lang w:val="pl-PL"/>
        </w:rPr>
        <w:t>kiểm định</w:t>
      </w:r>
      <w:r w:rsidRPr="00C04ED0">
        <w:rPr>
          <w:rFonts w:cs="Arial"/>
          <w:lang w:val="pl-PL"/>
        </w:rPr>
        <w:t xml:space="preserve"> có thể </w:t>
      </w:r>
      <w:r w:rsidRPr="00C04ED0">
        <w:rPr>
          <w:rFonts w:cs="Arial" w:hint="eastAsia"/>
          <w:lang w:val="pl-PL"/>
        </w:rPr>
        <w:t>đư</w:t>
      </w:r>
      <w:r w:rsidRPr="00C04ED0">
        <w:rPr>
          <w:rFonts w:cs="Arial"/>
          <w:lang w:val="pl-PL"/>
        </w:rPr>
        <w:t xml:space="preserve">ợc xác </w:t>
      </w:r>
      <w:r w:rsidRPr="00C04ED0">
        <w:rPr>
          <w:rFonts w:cs="Arial" w:hint="eastAsia"/>
          <w:lang w:val="pl-PL"/>
        </w:rPr>
        <w:t>đ</w:t>
      </w:r>
      <w:r w:rsidRPr="00C04ED0">
        <w:rPr>
          <w:rFonts w:cs="Arial"/>
          <w:lang w:val="pl-PL"/>
        </w:rPr>
        <w:t xml:space="preserve">ịnh từ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n mòn này.</w:t>
      </w:r>
    </w:p>
    <w:p w:rsidR="00D25CFA" w:rsidRPr="00C04ED0" w:rsidRDefault="00D25CFA" w:rsidP="00300C00">
      <w:pPr>
        <w:numPr>
          <w:ilvl w:val="3"/>
          <w:numId w:val="157"/>
        </w:numPr>
        <w:tabs>
          <w:tab w:val="left" w:pos="993"/>
        </w:tabs>
        <w:spacing w:before="120" w:line="276" w:lineRule="auto"/>
        <w:ind w:left="0" w:firstLine="0"/>
        <w:jc w:val="both"/>
        <w:rPr>
          <w:rFonts w:cs="Arial"/>
          <w:lang w:val="pl-PL"/>
        </w:rPr>
      </w:pPr>
      <w:r w:rsidRPr="00C04ED0">
        <w:rPr>
          <w:rFonts w:cs="Arial"/>
          <w:lang w:val="pl-PL"/>
        </w:rPr>
        <w:t>Tốc độc ăn mòn có thể đ</w:t>
      </w:r>
      <w:r w:rsidRPr="00C04ED0">
        <w:rPr>
          <w:rFonts w:cs="Arial" w:hint="eastAsia"/>
          <w:lang w:val="pl-PL"/>
        </w:rPr>
        <w:t>ư</w:t>
      </w:r>
      <w:r w:rsidRPr="00C04ED0">
        <w:rPr>
          <w:rFonts w:cs="Arial"/>
          <w:lang w:val="pl-PL"/>
        </w:rPr>
        <w:t xml:space="preserve">ợc tính toán từ thông số </w:t>
      </w:r>
      <w:r w:rsidRPr="00C04ED0">
        <w:rPr>
          <w:rFonts w:cs="Arial" w:hint="eastAsia"/>
          <w:lang w:val="pl-PL"/>
        </w:rPr>
        <w:t>đư</w:t>
      </w:r>
      <w:r w:rsidRPr="00C04ED0">
        <w:rPr>
          <w:rFonts w:cs="Arial"/>
          <w:lang w:val="pl-PL"/>
        </w:rPr>
        <w:t>ợc chủ giàn/ng</w:t>
      </w:r>
      <w:r w:rsidRPr="00C04ED0">
        <w:rPr>
          <w:rFonts w:cs="Arial" w:hint="eastAsia"/>
          <w:lang w:val="pl-PL"/>
        </w:rPr>
        <w:t>ư</w:t>
      </w:r>
      <w:r w:rsidRPr="00C04ED0">
        <w:rPr>
          <w:rFonts w:cs="Arial"/>
          <w:lang w:val="pl-PL"/>
        </w:rPr>
        <w:t xml:space="preserve">ời sử dụng tập hợp từ các </w:t>
      </w:r>
      <w:r w:rsidR="00221AF9" w:rsidRPr="00C04ED0">
        <w:rPr>
          <w:rFonts w:cs="Arial"/>
          <w:lang w:val="pl-PL"/>
        </w:rPr>
        <w:t>nồi hơi</w:t>
      </w:r>
      <w:r w:rsidR="00391AE3">
        <w:rPr>
          <w:rFonts w:cs="Arial"/>
          <w:lang w:val="pl-PL"/>
        </w:rPr>
        <w:t xml:space="preserve"> </w:t>
      </w:r>
      <w:r w:rsidRPr="00C04ED0">
        <w:rPr>
          <w:rFonts w:cs="Arial" w:hint="eastAsia"/>
          <w:lang w:val="pl-PL"/>
        </w:rPr>
        <w:t>đ</w:t>
      </w:r>
      <w:r w:rsidRPr="00C04ED0">
        <w:rPr>
          <w:rFonts w:cs="Arial"/>
          <w:lang w:val="pl-PL"/>
        </w:rPr>
        <w:t xml:space="preserve">ang hoạt </w:t>
      </w:r>
      <w:r w:rsidRPr="00C04ED0">
        <w:rPr>
          <w:rFonts w:cs="Arial" w:hint="eastAsia"/>
          <w:lang w:val="pl-PL"/>
        </w:rPr>
        <w:t>đ</w:t>
      </w:r>
      <w:r w:rsidRPr="00C04ED0">
        <w:rPr>
          <w:rFonts w:cs="Arial"/>
          <w:lang w:val="pl-PL"/>
        </w:rPr>
        <w:t xml:space="preserve">ộng trong cùng </w:t>
      </w:r>
      <w:r w:rsidRPr="00C04ED0">
        <w:rPr>
          <w:rFonts w:cs="Arial" w:hint="eastAsia"/>
          <w:lang w:val="pl-PL"/>
        </w:rPr>
        <w:t>đ</w:t>
      </w:r>
      <w:r w:rsidRPr="00C04ED0">
        <w:rPr>
          <w:rFonts w:cs="Arial"/>
          <w:lang w:val="pl-PL"/>
        </w:rPr>
        <w:t>iều kiện khai thác hoặc t</w:t>
      </w:r>
      <w:r w:rsidRPr="00C04ED0">
        <w:rPr>
          <w:rFonts w:cs="Arial" w:hint="eastAsia"/>
          <w:lang w:val="pl-PL"/>
        </w:rPr>
        <w:t>ươ</w:t>
      </w:r>
      <w:r w:rsidRPr="00C04ED0">
        <w:rPr>
          <w:rFonts w:cs="Arial"/>
          <w:lang w:val="pl-PL"/>
        </w:rPr>
        <w:t xml:space="preserve">ng </w:t>
      </w:r>
      <w:r w:rsidRPr="00C04ED0">
        <w:rPr>
          <w:rFonts w:cs="Arial" w:hint="eastAsia"/>
          <w:lang w:val="pl-PL"/>
        </w:rPr>
        <w:t>đươ</w:t>
      </w:r>
      <w:r w:rsidRPr="00C04ED0">
        <w:rPr>
          <w:rFonts w:cs="Arial"/>
          <w:lang w:val="pl-PL"/>
        </w:rPr>
        <w:t xml:space="preserve">ng. Nếu không có thông số trên các </w:t>
      </w:r>
      <w:r w:rsidR="00A93682" w:rsidRPr="00C04ED0">
        <w:rPr>
          <w:rFonts w:cs="Arial"/>
          <w:lang w:val="pl-PL"/>
        </w:rPr>
        <w:t>nồi hơi</w:t>
      </w:r>
      <w:r w:rsidRPr="00C04ED0">
        <w:rPr>
          <w:rFonts w:cs="Arial"/>
          <w:lang w:val="pl-PL"/>
        </w:rPr>
        <w:t xml:space="preserve"> </w:t>
      </w:r>
      <w:r w:rsidRPr="00C04ED0">
        <w:rPr>
          <w:rFonts w:cs="Arial" w:hint="eastAsia"/>
          <w:lang w:val="pl-PL"/>
        </w:rPr>
        <w:t>đ</w:t>
      </w:r>
      <w:r w:rsidRPr="00C04ED0">
        <w:rPr>
          <w:rFonts w:cs="Arial"/>
          <w:lang w:val="pl-PL"/>
        </w:rPr>
        <w:t xml:space="preserve">ang hoạt </w:t>
      </w:r>
      <w:r w:rsidRPr="00C04ED0">
        <w:rPr>
          <w:rFonts w:cs="Arial" w:hint="eastAsia"/>
          <w:lang w:val="pl-PL"/>
        </w:rPr>
        <w:t>đ</w:t>
      </w:r>
      <w:r w:rsidRPr="00C04ED0">
        <w:rPr>
          <w:rFonts w:cs="Arial"/>
          <w:lang w:val="pl-PL"/>
        </w:rPr>
        <w:t xml:space="preserve">ộng trong cùng </w:t>
      </w:r>
      <w:r w:rsidRPr="00C04ED0">
        <w:rPr>
          <w:rFonts w:cs="Arial" w:hint="eastAsia"/>
          <w:lang w:val="pl-PL"/>
        </w:rPr>
        <w:t>đ</w:t>
      </w:r>
      <w:r w:rsidRPr="00C04ED0">
        <w:rPr>
          <w:rFonts w:cs="Arial"/>
          <w:lang w:val="pl-PL"/>
        </w:rPr>
        <w:t>iều kiện khai thác hoặc t</w:t>
      </w:r>
      <w:r w:rsidRPr="00C04ED0">
        <w:rPr>
          <w:rFonts w:cs="Arial" w:hint="eastAsia"/>
          <w:lang w:val="pl-PL"/>
        </w:rPr>
        <w:t>ươ</w:t>
      </w:r>
      <w:r w:rsidRPr="00C04ED0">
        <w:rPr>
          <w:rFonts w:cs="Arial"/>
          <w:lang w:val="pl-PL"/>
        </w:rPr>
        <w:t xml:space="preserve">ng </w:t>
      </w:r>
      <w:r w:rsidRPr="00C04ED0">
        <w:rPr>
          <w:rFonts w:cs="Arial" w:hint="eastAsia"/>
          <w:lang w:val="pl-PL"/>
        </w:rPr>
        <w:t>đươ</w:t>
      </w:r>
      <w:r w:rsidRPr="00C04ED0">
        <w:rPr>
          <w:rFonts w:cs="Arial"/>
          <w:lang w:val="pl-PL"/>
        </w:rPr>
        <w:t>ng thì phải xem xét tới các lựa chọn khác.</w:t>
      </w:r>
    </w:p>
    <w:p w:rsidR="00D25CFA" w:rsidRPr="00C04ED0" w:rsidRDefault="00D25CFA" w:rsidP="00300C00">
      <w:pPr>
        <w:numPr>
          <w:ilvl w:val="3"/>
          <w:numId w:val="157"/>
        </w:numPr>
        <w:tabs>
          <w:tab w:val="left" w:pos="993"/>
        </w:tabs>
        <w:spacing w:before="120" w:line="276" w:lineRule="auto"/>
        <w:ind w:left="0" w:firstLine="0"/>
        <w:jc w:val="both"/>
        <w:rPr>
          <w:rFonts w:cs="Arial"/>
          <w:lang w:val="pl-PL"/>
        </w:rPr>
      </w:pPr>
      <w:r w:rsidRPr="00C04ED0">
        <w:rPr>
          <w:rFonts w:cs="Arial"/>
          <w:lang w:val="pl-PL"/>
        </w:rPr>
        <w:t>Tốc độ ăn mòn có thể đ</w:t>
      </w:r>
      <w:r w:rsidRPr="00C04ED0">
        <w:rPr>
          <w:rFonts w:cs="Arial" w:hint="eastAsia"/>
          <w:lang w:val="pl-PL"/>
        </w:rPr>
        <w:t>ư</w:t>
      </w:r>
      <w:r w:rsidRPr="00C04ED0">
        <w:rPr>
          <w:rFonts w:cs="Arial"/>
          <w:lang w:val="pl-PL"/>
        </w:rPr>
        <w:t xml:space="preserve">ợc xác </w:t>
      </w:r>
      <w:r w:rsidRPr="00C04ED0">
        <w:rPr>
          <w:rFonts w:cs="Arial" w:hint="eastAsia"/>
          <w:lang w:val="pl-PL"/>
        </w:rPr>
        <w:t>đ</w:t>
      </w:r>
      <w:r w:rsidRPr="00C04ED0">
        <w:rPr>
          <w:rFonts w:cs="Arial"/>
          <w:lang w:val="pl-PL"/>
        </w:rPr>
        <w:t xml:space="preserve">ịnh </w:t>
      </w:r>
      <w:r w:rsidR="00863EAA">
        <w:rPr>
          <w:rFonts w:cs="Arial"/>
          <w:lang w:val="pl-PL"/>
        </w:rPr>
        <w:t>nhờ</w:t>
      </w:r>
      <w:r w:rsidRPr="00C04ED0">
        <w:rPr>
          <w:rFonts w:cs="Arial"/>
          <w:lang w:val="pl-PL"/>
        </w:rPr>
        <w:t xml:space="preserve"> chuyên gia về </w:t>
      </w:r>
      <w:r w:rsidRPr="00C04ED0">
        <w:rPr>
          <w:rFonts w:cs="Arial" w:hint="eastAsia"/>
          <w:lang w:val="pl-PL"/>
        </w:rPr>
        <w:t>ă</w:t>
      </w:r>
      <w:r w:rsidRPr="00C04ED0">
        <w:rPr>
          <w:rFonts w:cs="Arial"/>
          <w:lang w:val="pl-PL"/>
        </w:rPr>
        <w:t>n mòn.</w:t>
      </w:r>
    </w:p>
    <w:p w:rsidR="00D25CFA" w:rsidRPr="00C04ED0" w:rsidRDefault="00D25CFA" w:rsidP="00300C00">
      <w:pPr>
        <w:numPr>
          <w:ilvl w:val="3"/>
          <w:numId w:val="157"/>
        </w:numPr>
        <w:tabs>
          <w:tab w:val="left" w:pos="993"/>
        </w:tabs>
        <w:spacing w:before="120" w:line="276" w:lineRule="auto"/>
        <w:ind w:left="0" w:firstLine="0"/>
        <w:jc w:val="both"/>
        <w:rPr>
          <w:rFonts w:cs="Arial"/>
          <w:lang w:val="pl-PL"/>
        </w:rPr>
      </w:pPr>
      <w:r w:rsidRPr="00C04ED0">
        <w:rPr>
          <w:rFonts w:cs="Arial"/>
          <w:lang w:val="pl-PL"/>
        </w:rPr>
        <w:t>Tốc độ ăn mòn có thể xác định từ các thông số đ</w:t>
      </w:r>
      <w:r w:rsidRPr="00C04ED0">
        <w:rPr>
          <w:rFonts w:cs="Arial" w:hint="eastAsia"/>
          <w:lang w:val="pl-PL"/>
        </w:rPr>
        <w:t>ư</w:t>
      </w:r>
      <w:r w:rsidRPr="00C04ED0">
        <w:rPr>
          <w:rFonts w:cs="Arial"/>
          <w:lang w:val="pl-PL"/>
        </w:rPr>
        <w:t xml:space="preserve">ợc công bố trên các </w:t>
      </w:r>
      <w:r w:rsidR="00A93682" w:rsidRPr="00C04ED0">
        <w:rPr>
          <w:rFonts w:cs="Arial"/>
          <w:lang w:val="pl-PL"/>
        </w:rPr>
        <w:t>nồi hơi</w:t>
      </w:r>
      <w:r w:rsidRPr="00C04ED0">
        <w:rPr>
          <w:rFonts w:cs="Arial"/>
          <w:lang w:val="pl-PL"/>
        </w:rPr>
        <w:t xml:space="preserve"> trong cùng điều kiện khai thác hoặc t</w:t>
      </w:r>
      <w:r w:rsidRPr="00C04ED0">
        <w:rPr>
          <w:rFonts w:cs="Arial" w:hint="eastAsia"/>
          <w:lang w:val="pl-PL"/>
        </w:rPr>
        <w:t>ươ</w:t>
      </w:r>
      <w:r w:rsidRPr="00C04ED0">
        <w:rPr>
          <w:rFonts w:cs="Arial"/>
          <w:lang w:val="pl-PL"/>
        </w:rPr>
        <w:t>ng đ</w:t>
      </w:r>
      <w:r w:rsidRPr="00C04ED0">
        <w:rPr>
          <w:rFonts w:cs="Arial" w:hint="eastAsia"/>
          <w:lang w:val="pl-PL"/>
        </w:rPr>
        <w:t>ươ</w:t>
      </w:r>
      <w:r w:rsidRPr="00C04ED0">
        <w:rPr>
          <w:rFonts w:cs="Arial"/>
          <w:lang w:val="pl-PL"/>
        </w:rPr>
        <w:t xml:space="preserve">ng. </w:t>
      </w:r>
    </w:p>
    <w:p w:rsidR="00D25CFA" w:rsidRPr="00C04ED0" w:rsidRDefault="00D25CFA" w:rsidP="00300C00">
      <w:pPr>
        <w:numPr>
          <w:ilvl w:val="3"/>
          <w:numId w:val="157"/>
        </w:numPr>
        <w:tabs>
          <w:tab w:val="left" w:pos="993"/>
        </w:tabs>
        <w:spacing w:before="120" w:line="276" w:lineRule="auto"/>
        <w:ind w:left="0" w:firstLine="0"/>
        <w:jc w:val="both"/>
        <w:rPr>
          <w:rFonts w:cs="Arial"/>
          <w:lang w:val="pl-PL"/>
        </w:rPr>
      </w:pPr>
      <w:r w:rsidRPr="00C04ED0">
        <w:rPr>
          <w:rFonts w:cs="Arial"/>
          <w:lang w:val="pl-PL"/>
        </w:rPr>
        <w:t>Nếu tốc độ ăn mòn không thể xác định đ</w:t>
      </w:r>
      <w:r w:rsidRPr="00C04ED0">
        <w:rPr>
          <w:rFonts w:cs="Arial" w:hint="eastAsia"/>
          <w:lang w:val="pl-PL"/>
        </w:rPr>
        <w:t>ư</w:t>
      </w:r>
      <w:r w:rsidRPr="00C04ED0">
        <w:rPr>
          <w:rFonts w:cs="Arial"/>
          <w:lang w:val="pl-PL"/>
        </w:rPr>
        <w:t>ợc bằng bất kỳ ph</w:t>
      </w:r>
      <w:r w:rsidRPr="00C04ED0">
        <w:rPr>
          <w:rFonts w:cs="Arial" w:hint="eastAsia"/>
          <w:lang w:val="pl-PL"/>
        </w:rPr>
        <w:t>ươ</w:t>
      </w:r>
      <w:r w:rsidRPr="00C04ED0">
        <w:rPr>
          <w:rFonts w:cs="Arial"/>
          <w:lang w:val="pl-PL"/>
        </w:rPr>
        <w:t xml:space="preserve">ng pháp nào </w:t>
      </w:r>
      <w:r w:rsidRPr="00C04ED0">
        <w:rPr>
          <w:rFonts w:cs="Arial" w:hint="eastAsia"/>
          <w:lang w:val="pl-PL"/>
        </w:rPr>
        <w:t>đã</w:t>
      </w:r>
      <w:r w:rsidRPr="00C04ED0">
        <w:rPr>
          <w:rFonts w:cs="Arial"/>
          <w:lang w:val="pl-PL"/>
        </w:rPr>
        <w:t xml:space="preserve"> nêu ở trên, thì việc xác </w:t>
      </w:r>
      <w:r w:rsidRPr="00C04ED0">
        <w:rPr>
          <w:rFonts w:cs="Arial" w:hint="eastAsia"/>
          <w:lang w:val="pl-PL"/>
        </w:rPr>
        <w:t>đ</w:t>
      </w:r>
      <w:r w:rsidRPr="00C04ED0">
        <w:rPr>
          <w:rFonts w:cs="Arial"/>
          <w:lang w:val="pl-PL"/>
        </w:rPr>
        <w:t xml:space="preserve">ịnh khi </w:t>
      </w:r>
      <w:r w:rsidR="00221AF9" w:rsidRPr="00C04ED0">
        <w:rPr>
          <w:rFonts w:cs="Arial"/>
          <w:lang w:val="pl-PL"/>
        </w:rPr>
        <w:t>nồi hơi</w:t>
      </w:r>
      <w:r w:rsidRPr="00C04ED0">
        <w:rPr>
          <w:rFonts w:cs="Arial"/>
          <w:lang w:val="pl-PL"/>
        </w:rPr>
        <w:t xml:space="preserve">hoạt </w:t>
      </w:r>
      <w:r w:rsidRPr="00C04ED0">
        <w:rPr>
          <w:rFonts w:cs="Arial" w:hint="eastAsia"/>
          <w:lang w:val="pl-PL"/>
        </w:rPr>
        <w:t>đ</w:t>
      </w:r>
      <w:r w:rsidRPr="00C04ED0">
        <w:rPr>
          <w:rFonts w:cs="Arial"/>
          <w:lang w:val="pl-PL"/>
        </w:rPr>
        <w:t xml:space="preserve">ộng sẽ </w:t>
      </w:r>
      <w:r w:rsidRPr="00C04ED0">
        <w:rPr>
          <w:rFonts w:cs="Arial" w:hint="eastAsia"/>
          <w:lang w:val="pl-PL"/>
        </w:rPr>
        <w:t>đư</w:t>
      </w:r>
      <w:r w:rsidRPr="00C04ED0">
        <w:rPr>
          <w:rFonts w:cs="Arial"/>
          <w:lang w:val="pl-PL"/>
        </w:rPr>
        <w:t xml:space="preserve">ợc thực hiện sau khoảng thời gian khai thác từ 03 </w:t>
      </w:r>
      <w:r w:rsidRPr="00C04ED0">
        <w:rPr>
          <w:rFonts w:cs="Arial" w:hint="eastAsia"/>
          <w:lang w:val="pl-PL"/>
        </w:rPr>
        <w:t>đ</w:t>
      </w:r>
      <w:r w:rsidRPr="00C04ED0">
        <w:rPr>
          <w:rFonts w:cs="Arial"/>
          <w:lang w:val="pl-PL"/>
        </w:rPr>
        <w:t xml:space="preserve">ến 06 tháng có sử dụng các thiết bị kiểm soát </w:t>
      </w:r>
      <w:r w:rsidRPr="00C04ED0">
        <w:rPr>
          <w:rFonts w:cs="Arial" w:hint="eastAsia"/>
          <w:lang w:val="pl-PL"/>
        </w:rPr>
        <w:t>ă</w:t>
      </w:r>
      <w:r w:rsidRPr="00C04ED0">
        <w:rPr>
          <w:rFonts w:cs="Arial"/>
          <w:lang w:val="pl-PL"/>
        </w:rPr>
        <w:t xml:space="preserve">n mòn phù hợp hoặc các phép </w:t>
      </w:r>
      <w:r w:rsidRPr="00C04ED0">
        <w:rPr>
          <w:rFonts w:cs="Arial" w:hint="eastAsia"/>
          <w:lang w:val="pl-PL"/>
        </w:rPr>
        <w:t>đ</w:t>
      </w:r>
      <w:r w:rsidRPr="00C04ED0">
        <w:rPr>
          <w:rFonts w:cs="Arial"/>
          <w:lang w:val="pl-PL"/>
        </w:rPr>
        <w:t xml:space="preserve">o chiều dày thực tế của </w:t>
      </w:r>
      <w:r w:rsidR="00A93682" w:rsidRPr="00C04ED0">
        <w:rPr>
          <w:rFonts w:cs="Arial"/>
          <w:lang w:val="pl-PL"/>
        </w:rPr>
        <w:t>nồi hơi</w:t>
      </w:r>
      <w:r w:rsidRPr="00C04ED0">
        <w:rPr>
          <w:rFonts w:cs="Arial"/>
          <w:lang w:val="pl-PL"/>
        </w:rPr>
        <w:t xml:space="preserve">. Các </w:t>
      </w:r>
      <w:r w:rsidRPr="00C04ED0">
        <w:rPr>
          <w:rFonts w:cs="Arial" w:hint="eastAsia"/>
          <w:lang w:val="pl-PL"/>
        </w:rPr>
        <w:t>đ</w:t>
      </w:r>
      <w:r w:rsidRPr="00C04ED0">
        <w:rPr>
          <w:rFonts w:cs="Arial"/>
          <w:lang w:val="pl-PL"/>
        </w:rPr>
        <w:t xml:space="preserve">ợt xác </w:t>
      </w:r>
      <w:r w:rsidRPr="00C04ED0">
        <w:rPr>
          <w:rFonts w:cs="Arial" w:hint="eastAsia"/>
          <w:lang w:val="pl-PL"/>
        </w:rPr>
        <w:t>đ</w:t>
      </w:r>
      <w:r w:rsidRPr="00C04ED0">
        <w:rPr>
          <w:rFonts w:cs="Arial"/>
          <w:lang w:val="pl-PL"/>
        </w:rPr>
        <w:t xml:space="preserve">ịnh kế tiếp sẽ </w:t>
      </w:r>
      <w:r w:rsidRPr="00C04ED0">
        <w:rPr>
          <w:rFonts w:cs="Arial" w:hint="eastAsia"/>
          <w:lang w:val="pl-PL"/>
        </w:rPr>
        <w:t>đư</w:t>
      </w:r>
      <w:r w:rsidRPr="00C04ED0">
        <w:rPr>
          <w:rFonts w:cs="Arial"/>
          <w:lang w:val="pl-PL"/>
        </w:rPr>
        <w:t xml:space="preserve">ợc thực hiện tại các khoảng thời gian phù hợp cho </w:t>
      </w:r>
      <w:r w:rsidRPr="00C04ED0">
        <w:rPr>
          <w:rFonts w:cs="Arial" w:hint="eastAsia"/>
          <w:lang w:val="pl-PL"/>
        </w:rPr>
        <w:t>đ</w:t>
      </w:r>
      <w:r w:rsidRPr="00C04ED0">
        <w:rPr>
          <w:rFonts w:cs="Arial"/>
          <w:lang w:val="pl-PL"/>
        </w:rPr>
        <w:t xml:space="preserve">ến khi xác </w:t>
      </w:r>
      <w:r w:rsidRPr="00C04ED0">
        <w:rPr>
          <w:rFonts w:cs="Arial" w:hint="eastAsia"/>
          <w:lang w:val="pl-PL"/>
        </w:rPr>
        <w:t>đ</w:t>
      </w:r>
      <w:r w:rsidRPr="00C04ED0">
        <w:rPr>
          <w:rFonts w:cs="Arial"/>
          <w:lang w:val="pl-PL"/>
        </w:rPr>
        <w:t xml:space="preserve">ịnh </w:t>
      </w:r>
      <w:r w:rsidRPr="00C04ED0">
        <w:rPr>
          <w:rFonts w:cs="Arial" w:hint="eastAsia"/>
          <w:lang w:val="pl-PL"/>
        </w:rPr>
        <w:t>đư</w:t>
      </w:r>
      <w:r w:rsidRPr="00C04ED0">
        <w:rPr>
          <w:rFonts w:cs="Arial"/>
          <w:lang w:val="pl-PL"/>
        </w:rPr>
        <w:t xml:space="preserve">ợc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 xml:space="preserve">n mòn tin cậy. Nếu sau này phát hiện ra rằng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 xml:space="preserve">n mòn giả </w:t>
      </w:r>
      <w:r w:rsidRPr="00C04ED0">
        <w:rPr>
          <w:rFonts w:cs="Arial" w:hint="eastAsia"/>
          <w:lang w:val="pl-PL"/>
        </w:rPr>
        <w:t>đ</w:t>
      </w:r>
      <w:r w:rsidRPr="00C04ED0">
        <w:rPr>
          <w:rFonts w:cs="Arial"/>
          <w:lang w:val="pl-PL"/>
        </w:rPr>
        <w:t xml:space="preserve">ịnh không chính xác thì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 xml:space="preserve">n mòn trong các phép tính tuổi thọ còn lại sẽ phải </w:t>
      </w:r>
      <w:r w:rsidRPr="00C04ED0">
        <w:rPr>
          <w:rFonts w:cs="Arial" w:hint="eastAsia"/>
          <w:lang w:val="pl-PL"/>
        </w:rPr>
        <w:t>đư</w:t>
      </w:r>
      <w:r w:rsidRPr="00C04ED0">
        <w:rPr>
          <w:rFonts w:cs="Arial"/>
          <w:lang w:val="pl-PL"/>
        </w:rPr>
        <w:t xml:space="preserve">ợc thay </w:t>
      </w:r>
      <w:r w:rsidRPr="00C04ED0">
        <w:rPr>
          <w:rFonts w:cs="Arial" w:hint="eastAsia"/>
          <w:lang w:val="pl-PL"/>
        </w:rPr>
        <w:t>đ</w:t>
      </w:r>
      <w:r w:rsidRPr="00C04ED0">
        <w:rPr>
          <w:rFonts w:cs="Arial"/>
          <w:lang w:val="pl-PL"/>
        </w:rPr>
        <w:t xml:space="preserve">ổi bằng tốc </w:t>
      </w:r>
      <w:r w:rsidRPr="00C04ED0">
        <w:rPr>
          <w:rFonts w:cs="Arial" w:hint="eastAsia"/>
          <w:lang w:val="pl-PL"/>
        </w:rPr>
        <w:t>đ</w:t>
      </w:r>
      <w:r w:rsidRPr="00C04ED0">
        <w:rPr>
          <w:rFonts w:cs="Arial"/>
          <w:lang w:val="pl-PL"/>
        </w:rPr>
        <w:t xml:space="preserve">ộ </w:t>
      </w:r>
      <w:r w:rsidRPr="00C04ED0">
        <w:rPr>
          <w:rFonts w:cs="Arial" w:hint="eastAsia"/>
          <w:lang w:val="pl-PL"/>
        </w:rPr>
        <w:t>ă</w:t>
      </w:r>
      <w:r w:rsidRPr="00C04ED0">
        <w:rPr>
          <w:rFonts w:cs="Arial"/>
          <w:lang w:val="pl-PL"/>
        </w:rPr>
        <w:t>n mòn thực tế.</w:t>
      </w:r>
    </w:p>
    <w:p w:rsidR="00D25CFA" w:rsidRPr="00C04ED0" w:rsidRDefault="00D25CFA" w:rsidP="00300C00">
      <w:pPr>
        <w:numPr>
          <w:ilvl w:val="1"/>
          <w:numId w:val="136"/>
        </w:numPr>
        <w:tabs>
          <w:tab w:val="left" w:pos="851"/>
        </w:tabs>
        <w:spacing w:before="120" w:line="276" w:lineRule="auto"/>
        <w:ind w:left="794" w:hanging="794"/>
        <w:jc w:val="both"/>
        <w:rPr>
          <w:rFonts w:cs="Arial"/>
          <w:spacing w:val="-3"/>
          <w:lang w:val="pl-PL"/>
        </w:rPr>
      </w:pPr>
      <w:r w:rsidRPr="00C04ED0">
        <w:rPr>
          <w:rFonts w:cs="Arial"/>
          <w:spacing w:val="-3"/>
          <w:lang w:val="pl-PL"/>
        </w:rPr>
        <w:t xml:space="preserve">Tính tuổi thọ còn lại của </w:t>
      </w:r>
      <w:r w:rsidR="00221AF9" w:rsidRPr="00C04ED0">
        <w:rPr>
          <w:rFonts w:cs="Arial"/>
          <w:spacing w:val="-3"/>
          <w:lang w:val="pl-PL"/>
        </w:rPr>
        <w:t>nồi hơi</w:t>
      </w:r>
    </w:p>
    <w:p w:rsidR="00D25CFA" w:rsidRPr="00C04ED0" w:rsidRDefault="00D25CFA" w:rsidP="00300C00">
      <w:pPr>
        <w:numPr>
          <w:ilvl w:val="2"/>
          <w:numId w:val="137"/>
        </w:numPr>
        <w:tabs>
          <w:tab w:val="left" w:pos="851"/>
        </w:tabs>
        <w:spacing w:before="120" w:line="276" w:lineRule="auto"/>
        <w:ind w:hanging="1224"/>
        <w:jc w:val="both"/>
        <w:rPr>
          <w:rFonts w:cs="Arial"/>
          <w:lang w:val="pl-PL"/>
        </w:rPr>
      </w:pPr>
      <w:r w:rsidRPr="00C04ED0">
        <w:rPr>
          <w:rFonts w:cs="Arial"/>
          <w:lang w:val="pl-PL"/>
        </w:rPr>
        <w:t xml:space="preserve">Tuổi thọ còn lại của </w:t>
      </w:r>
      <w:r w:rsidR="00A93682" w:rsidRPr="00C04ED0">
        <w:rPr>
          <w:rFonts w:cs="Arial"/>
          <w:lang w:val="pl-PL"/>
        </w:rPr>
        <w:t>nồi hơi</w:t>
      </w:r>
      <w:r w:rsidRPr="00C04ED0">
        <w:rPr>
          <w:rFonts w:cs="Arial"/>
          <w:lang w:val="pl-PL"/>
        </w:rPr>
        <w:t xml:space="preserve"> (tính bằng năm) phải được tính toán theo công thức sau:</w:t>
      </w:r>
    </w:p>
    <w:p w:rsidR="00D25CFA" w:rsidRPr="00C04ED0" w:rsidRDefault="00D25CFA" w:rsidP="00300C00">
      <w:pPr>
        <w:shd w:val="clear" w:color="auto" w:fill="FFFFFF"/>
        <w:spacing w:before="120" w:line="276" w:lineRule="auto"/>
        <w:jc w:val="both"/>
        <w:rPr>
          <w:rFonts w:cs="Arial"/>
          <w:lang w:val="pl-PL"/>
        </w:rPr>
      </w:pPr>
      <w:r w:rsidRPr="00C04ED0">
        <w:rPr>
          <w:rFonts w:cs="Arial"/>
          <w:b/>
          <w:lang w:val="vi-VN"/>
        </w:rPr>
        <w:object w:dxaOrig="9072" w:dyaOrig="676">
          <v:shape id="_x0000_i1062" type="#_x0000_t75" style="width:454pt;height:40pt" o:ole="">
            <v:imagedata r:id="rId94" o:title=""/>
          </v:shape>
          <o:OLEObject Type="Embed" ProgID="Word.Document.12" ShapeID="_x0000_i1062" DrawAspect="Content" ObjectID="_1510997048" r:id="rId95"/>
        </w:object>
      </w:r>
      <w:r w:rsidRPr="00C04ED0">
        <w:rPr>
          <w:rFonts w:cs="Arial"/>
          <w:lang w:val="vi-VN"/>
        </w:rPr>
        <w:fldChar w:fldCharType="begin"/>
      </w:r>
      <w:r w:rsidRPr="00C04ED0">
        <w:rPr>
          <w:rFonts w:cs="Arial"/>
          <w:lang w:val="vi-VN"/>
        </w:rPr>
        <w:instrText xml:space="preserve"> QUOTE </w:instrText>
      </w:r>
      <m:oMath>
        <m:r>
          <m:rPr>
            <m:sty m:val="p"/>
          </m:rPr>
          <w:rPr>
            <w:rFonts w:ascii="Cambria Math" w:hAnsi="Cambria Math" w:cs="Arial"/>
            <w:lang w:val="vi-VN"/>
          </w:rPr>
          <m:t>(Tu</m:t>
        </m:r>
        <m:r>
          <m:rPr>
            <m:sty m:val="p"/>
          </m:rPr>
          <w:rPr>
            <w:rFonts w:ascii="Times New Roman" w:hAnsi="Times New Roman"/>
            <w:lang w:val="vi-VN"/>
          </w:rPr>
          <m:t>ổ</m:t>
        </m:r>
        <m:r>
          <m:rPr>
            <m:sty m:val="p"/>
          </m:rPr>
          <w:rPr>
            <w:rFonts w:ascii="Cambria Math" w:hAnsi="Cambria Math" w:cs="Arial"/>
            <w:lang w:val="vi-VN"/>
          </w:rPr>
          <m:t>ith</m:t>
        </m:r>
        <m:r>
          <m:rPr>
            <m:sty m:val="p"/>
          </m:rPr>
          <w:rPr>
            <w:rFonts w:ascii="Times New Roman" w:hAnsi="Times New Roman"/>
            <w:lang w:val="vi-VN"/>
          </w:rPr>
          <m:t>ọ</m:t>
        </m:r>
        <m:r>
          <m:rPr>
            <m:sty m:val="p"/>
          </m:rPr>
          <w:rPr>
            <w:rFonts w:ascii="Cambria Math" w:hAnsi="Cambria Math" w:cs="Arial"/>
            <w:lang w:val="vi-VN"/>
          </w:rPr>
          <m:t>cònl</m:t>
        </m:r>
        <m:r>
          <m:rPr>
            <m:sty m:val="p"/>
          </m:rPr>
          <w:rPr>
            <w:rFonts w:ascii="Times New Roman" w:hAnsi="Times New Roman"/>
            <w:lang w:val="vi-VN"/>
          </w:rPr>
          <m:t>ạ</m:t>
        </m:r>
        <m:r>
          <m:rPr>
            <m:sty m:val="p"/>
          </m:rPr>
          <w:rPr>
            <w:rFonts w:ascii="Cambria Math" w:hAnsi="Cambria Math" w:cs="Arial"/>
            <w:lang w:val="vi-VN"/>
          </w:rPr>
          <m:t>i)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hi</m:t>
                </m:r>
                <m:r>
                  <m:rPr>
                    <m:sty m:val="p"/>
                  </m:rPr>
                  <w:rPr>
                    <w:rFonts w:ascii="Times New Roman" w:hAnsi="Times New Roman"/>
                    <w:lang w:val="vi-VN"/>
                  </w:rPr>
                  <m:t>ệ</m:t>
                </m:r>
                <m:r>
                  <m:rPr>
                    <m:sty m:val="p"/>
                  </m:rPr>
                  <w:rPr>
                    <w:rFonts w:ascii="Cambria Math" w:hAnsi="Cambria Math" w:cs="Arial"/>
                    <w:lang w:val="vi-VN"/>
                  </w:rPr>
                  <m:t>nt</m:t>
                </m:r>
                <m:r>
                  <m:rPr>
                    <m:sty m:val="p"/>
                  </m:rPr>
                  <w:rPr>
                    <w:rFonts w:ascii="Times New Roman" w:hAnsi="Times New Roman"/>
                    <w:lang w:val="vi-VN"/>
                  </w:rPr>
                  <m:t>ạ</m:t>
                </m:r>
                <m:r>
                  <m:rPr>
                    <m:sty m:val="p"/>
                  </m:rPr>
                  <w:rPr>
                    <w:rFonts w:ascii="Cambria Math" w:hAnsi="Cambria Math" w:cs="Arial"/>
                    <w:lang w:val="vi-VN"/>
                  </w:rPr>
                  <m:t>i</m:t>
                </m:r>
              </m:sub>
            </m:sSub>
            <m:r>
              <m:rPr>
                <m:sty m:val="p"/>
              </m:rPr>
              <w:rPr>
                <w:rFonts w:ascii="Cambria Math" w:hAnsi="Cambria Math" w:cs="Arial"/>
                <w:lang w:val="vi-VN"/>
              </w:rPr>
              <m:t xml:space="preserve">- </m:t>
            </m:r>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yêuc</m:t>
                </m:r>
                <m:r>
                  <m:rPr>
                    <m:sty m:val="p"/>
                  </m:rPr>
                  <w:rPr>
                    <w:rFonts w:ascii="Times New Roman" w:hAnsi="Times New Roman"/>
                    <w:lang w:val="vi-VN"/>
                  </w:rPr>
                  <m:t>ầ</m:t>
                </m:r>
                <m:r>
                  <m:rPr>
                    <m:sty m:val="p"/>
                  </m:rPr>
                  <w:rPr>
                    <w:rFonts w:ascii="Cambria Math" w:hAnsi="Cambria Math" w:cs="Arial"/>
                    <w:lang w:val="vi-VN"/>
                  </w:rPr>
                  <m:t>u</m:t>
                </m:r>
              </m:sub>
            </m:sSub>
          </m:num>
          <m:den>
            <m:r>
              <m:rPr>
                <m:sty m:val="p"/>
              </m:rPr>
              <w:rPr>
                <w:rFonts w:ascii="Cambria Math" w:hAnsi="Cambria Math" w:cs="Arial"/>
                <w:lang w:val="vi-VN"/>
              </w:rPr>
              <m:t>t</m:t>
            </m:r>
            <m:r>
              <m:rPr>
                <m:sty m:val="p"/>
              </m:rPr>
              <w:rPr>
                <w:rFonts w:ascii="Times New Roman" w:hAnsi="Times New Roman"/>
                <w:lang w:val="vi-VN"/>
              </w:rPr>
              <m:t>ố</m:t>
            </m:r>
            <m:r>
              <m:rPr>
                <m:sty m:val="p"/>
              </m:rPr>
              <w:rPr>
                <w:rFonts w:ascii="Cambria Math" w:hAnsi="Cambria Math" w:cs="Arial"/>
                <w:lang w:val="vi-VN"/>
              </w:rPr>
              <m:t>c đ</m:t>
            </m:r>
            <m:r>
              <m:rPr>
                <m:sty m:val="p"/>
              </m:rPr>
              <w:rPr>
                <w:rFonts w:ascii="Times New Roman" w:hAnsi="Times New Roman"/>
                <w:lang w:val="vi-VN"/>
              </w:rPr>
              <m:t>ộ</m:t>
            </m:r>
            <m:r>
              <m:rPr>
                <m:sty m:val="p"/>
              </m:rPr>
              <w:rPr>
                <w:rFonts w:ascii="Cambria Math" w:hAnsi="Cambria Math" w:cs="Arial"/>
                <w:lang w:val="vi-VN"/>
              </w:rPr>
              <m:t xml:space="preserve"> ănmòn</m:t>
            </m:r>
          </m:den>
        </m:f>
      </m:oMath>
      <w:r w:rsidRPr="00C04ED0">
        <w:rPr>
          <w:rFonts w:cs="Arial"/>
          <w:lang w:val="vi-VN"/>
        </w:rPr>
        <w:fldChar w:fldCharType="end"/>
      </w:r>
      <w:r w:rsidRPr="00C04ED0">
        <w:rPr>
          <w:rFonts w:cs="Arial"/>
          <w:lang w:val="vi-VN"/>
        </w:rPr>
        <w:tab/>
        <w:t>Trong đó</w:t>
      </w:r>
      <w:r w:rsidRPr="00C04ED0">
        <w:rPr>
          <w:rFonts w:cs="Arial"/>
          <w:lang w:val="pl-PL"/>
        </w:rPr>
        <w:t>:</w:t>
      </w:r>
    </w:p>
    <w:p w:rsidR="00D25CFA" w:rsidRPr="00C04ED0" w:rsidRDefault="00D25CFA" w:rsidP="00300C00">
      <w:pPr>
        <w:shd w:val="clear" w:color="auto" w:fill="FFFFFF"/>
        <w:spacing w:before="120" w:line="276" w:lineRule="auto"/>
        <w:jc w:val="both"/>
        <w:rPr>
          <w:rFonts w:cs="Arial"/>
          <w:lang w:val="vi-VN"/>
        </w:rPr>
      </w:pPr>
      <w:r w:rsidRPr="00C04ED0">
        <w:rPr>
          <w:rFonts w:cs="Arial"/>
          <w:lang w:val="vi-VN"/>
        </w:rPr>
        <w:fldChar w:fldCharType="begin"/>
      </w:r>
      <w:r w:rsidRPr="00C04ED0">
        <w:rPr>
          <w:rFonts w:cs="Arial"/>
          <w:lang w:val="vi-VN"/>
        </w:rPr>
        <w:instrText xml:space="preserve"> QUOTE </w:instrText>
      </w:r>
      <m:oMath>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hi</m:t>
            </m:r>
            <m:r>
              <m:rPr>
                <m:sty m:val="p"/>
              </m:rPr>
              <w:rPr>
                <w:rFonts w:ascii="Times New Roman" w:hAnsi="Times New Roman"/>
                <w:lang w:val="vi-VN"/>
              </w:rPr>
              <m:t>ệ</m:t>
            </m:r>
            <m:r>
              <m:rPr>
                <m:sty m:val="p"/>
              </m:rPr>
              <w:rPr>
                <w:rFonts w:ascii="Cambria Math" w:hAnsi="Cambria Math" w:cs="Arial"/>
                <w:lang w:val="vi-VN"/>
              </w:rPr>
              <m:t>nt</m:t>
            </m:r>
            <m:r>
              <m:rPr>
                <m:sty m:val="p"/>
              </m:rPr>
              <w:rPr>
                <w:rFonts w:ascii="Times New Roman" w:hAnsi="Times New Roman"/>
                <w:lang w:val="vi-VN"/>
              </w:rPr>
              <m:t>ạ</m:t>
            </m:r>
            <m:r>
              <m:rPr>
                <m:sty m:val="p"/>
              </m:rPr>
              <w:rPr>
                <w:rFonts w:ascii="Cambria Math" w:hAnsi="Cambria Math" w:cs="Arial"/>
                <w:lang w:val="vi-VN"/>
              </w:rPr>
              <m:t>i</m:t>
            </m:r>
          </m:sub>
        </m:sSub>
      </m:oMath>
      <w:r w:rsidRPr="00C04ED0">
        <w:rPr>
          <w:rFonts w:cs="Arial"/>
          <w:lang w:val="vi-VN"/>
        </w:rPr>
        <w:fldChar w:fldCharType="end"/>
      </w:r>
      <w:r w:rsidRPr="00C04ED0">
        <w:rPr>
          <w:rFonts w:cs="Arial"/>
          <w:lang w:val="pl-PL"/>
        </w:rPr>
        <w:t xml:space="preserve">+ </w:t>
      </w:r>
      <w:r w:rsidRPr="00C04ED0">
        <w:rPr>
          <w:rFonts w:cs="Arial"/>
          <w:b/>
          <w:lang w:val="pl-PL"/>
        </w:rPr>
        <w:t xml:space="preserve"> t</w:t>
      </w:r>
      <w:r w:rsidRPr="00C04ED0">
        <w:rPr>
          <w:rFonts w:cs="Arial"/>
          <w:b/>
          <w:vertAlign w:val="subscript"/>
          <w:lang w:val="pl-PL"/>
        </w:rPr>
        <w:t>hiện tại:</w:t>
      </w:r>
      <w:r w:rsidRPr="00C04ED0">
        <w:rPr>
          <w:rFonts w:cs="Arial"/>
          <w:lang w:val="pl-PL"/>
        </w:rPr>
        <w:tab/>
        <w:t>C</w:t>
      </w:r>
      <w:r w:rsidRPr="00C04ED0">
        <w:rPr>
          <w:rFonts w:cs="Arial"/>
          <w:lang w:val="vi-VN"/>
        </w:rPr>
        <w:t>hiều d</w:t>
      </w:r>
      <w:r w:rsidRPr="00C04ED0">
        <w:rPr>
          <w:rFonts w:cs="Arial"/>
          <w:lang w:val="pl-PL"/>
        </w:rPr>
        <w:t>à</w:t>
      </w:r>
      <w:r w:rsidRPr="00C04ED0">
        <w:rPr>
          <w:rFonts w:cs="Arial"/>
          <w:lang w:val="vi-VN"/>
        </w:rPr>
        <w:t xml:space="preserve">y hiện tại của CML, (mm), được đo trong đợt </w:t>
      </w:r>
      <w:r w:rsidR="00391AE3">
        <w:rPr>
          <w:rFonts w:cs="Arial"/>
          <w:lang w:val="vi-VN"/>
        </w:rPr>
        <w:t>kiểm định</w:t>
      </w:r>
      <w:r w:rsidRPr="00C04ED0">
        <w:rPr>
          <w:rFonts w:cs="Arial"/>
          <w:lang w:val="vi-VN"/>
        </w:rPr>
        <w:t xml:space="preserve"> gần nhất;</w:t>
      </w:r>
    </w:p>
    <w:p w:rsidR="00D25CFA" w:rsidRPr="00C04ED0" w:rsidRDefault="00D25CFA" w:rsidP="00300C00">
      <w:pPr>
        <w:shd w:val="clear" w:color="auto" w:fill="FFFFFF"/>
        <w:spacing w:before="120" w:line="276" w:lineRule="auto"/>
        <w:jc w:val="both"/>
        <w:rPr>
          <w:rFonts w:cs="Arial"/>
          <w:lang w:val="vi-VN"/>
        </w:rPr>
      </w:pPr>
      <w:r w:rsidRPr="00C04ED0">
        <w:rPr>
          <w:rFonts w:cs="Arial"/>
          <w:lang w:val="vi-VN"/>
        </w:rPr>
        <w:fldChar w:fldCharType="begin"/>
      </w:r>
      <w:r w:rsidRPr="00C04ED0">
        <w:rPr>
          <w:rFonts w:cs="Arial"/>
          <w:lang w:val="vi-VN"/>
        </w:rPr>
        <w:instrText xml:space="preserve"> QUOTE </w:instrText>
      </w:r>
      <m:oMath>
        <m:sSub>
          <m:sSubPr>
            <m:ctrlPr>
              <w:rPr>
                <w:rFonts w:ascii="Cambria Math" w:hAnsi="Cambria Math" w:cs="Arial"/>
              </w:rPr>
            </m:ctrlPr>
          </m:sSubPr>
          <m:e>
            <m:r>
              <m:rPr>
                <m:sty m:val="p"/>
              </m:rPr>
              <w:rPr>
                <w:rFonts w:ascii="Cambria Math" w:hAnsi="Cambria Math" w:cs="Arial"/>
                <w:lang w:val="vi-VN"/>
              </w:rPr>
              <m:t>t</m:t>
            </m:r>
          </m:e>
          <m:sub>
            <m:r>
              <m:rPr>
                <m:sty m:val="p"/>
              </m:rPr>
              <w:rPr>
                <w:rFonts w:ascii="Cambria Math" w:hAnsi="Cambria Math" w:cs="Arial"/>
                <w:lang w:val="vi-VN"/>
              </w:rPr>
              <m:t>yêuc</m:t>
            </m:r>
            <m:r>
              <m:rPr>
                <m:sty m:val="p"/>
              </m:rPr>
              <w:rPr>
                <w:rFonts w:ascii="Times New Roman" w:hAnsi="Times New Roman"/>
                <w:lang w:val="vi-VN"/>
              </w:rPr>
              <m:t>ầ</m:t>
            </m:r>
            <m:r>
              <m:rPr>
                <m:sty m:val="p"/>
              </m:rPr>
              <w:rPr>
                <w:rFonts w:ascii="Cambria Math" w:hAnsi="Cambria Math" w:cs="Arial"/>
                <w:lang w:val="vi-VN"/>
              </w:rPr>
              <m:t>u</m:t>
            </m:r>
          </m:sub>
        </m:sSub>
      </m:oMath>
      <w:r w:rsidRPr="00C04ED0">
        <w:rPr>
          <w:rFonts w:cs="Arial"/>
          <w:lang w:val="vi-VN"/>
        </w:rPr>
        <w:fldChar w:fldCharType="end"/>
      </w:r>
      <w:r w:rsidRPr="00C04ED0">
        <w:rPr>
          <w:rFonts w:cs="Arial"/>
          <w:lang w:val="vi-VN"/>
        </w:rPr>
        <w:t xml:space="preserve">+ </w:t>
      </w:r>
      <w:r w:rsidRPr="00C04ED0">
        <w:rPr>
          <w:rFonts w:cs="Arial"/>
          <w:b/>
          <w:lang w:val="vi-VN"/>
        </w:rPr>
        <w:t xml:space="preserve"> t</w:t>
      </w:r>
      <w:r w:rsidRPr="00C04ED0">
        <w:rPr>
          <w:rFonts w:cs="Arial"/>
          <w:b/>
          <w:vertAlign w:val="subscript"/>
          <w:lang w:val="vi-VN"/>
        </w:rPr>
        <w:t>hiện tại:</w:t>
      </w:r>
      <w:r w:rsidRPr="00C04ED0">
        <w:rPr>
          <w:rFonts w:cs="Arial"/>
          <w:lang w:val="vi-VN"/>
        </w:rPr>
        <w:tab/>
        <w:t>Chiều dày yêu cầu ở cùng CML hoặc bộ phận, (mm), như phương pháp đo cảm tính. Nó được ước tính bằng các công thức thiết kế (ví dụ như các công thức về áp lực và kết cấu) và không bao gồm chiều dày dự trữ ăn mòn cho phép hoặc sai số cho phép của nhà chế tạo.</w:t>
      </w:r>
    </w:p>
    <w:p w:rsidR="00D25CFA" w:rsidRPr="00C04ED0" w:rsidRDefault="00D25CFA" w:rsidP="00300C00">
      <w:pPr>
        <w:numPr>
          <w:ilvl w:val="2"/>
          <w:numId w:val="137"/>
        </w:numPr>
        <w:tabs>
          <w:tab w:val="left" w:pos="851"/>
        </w:tabs>
        <w:spacing w:before="120" w:line="276" w:lineRule="auto"/>
        <w:ind w:left="0" w:firstLine="0"/>
        <w:jc w:val="both"/>
        <w:rPr>
          <w:rFonts w:cs="Arial"/>
          <w:lang w:val="pl-PL"/>
        </w:rPr>
      </w:pPr>
      <w:r w:rsidRPr="00C04ED0">
        <w:rPr>
          <w:rFonts w:cs="Arial"/>
          <w:lang w:val="pl-PL"/>
        </w:rPr>
        <w:t xml:space="preserve">Có thể sử dụng phân tích thống kê trong việc tính toán tốc độ ăn mòn và tuổi thọ còn lại cho các bộ phận của </w:t>
      </w:r>
      <w:r w:rsidR="00221AF9" w:rsidRPr="00C04ED0">
        <w:rPr>
          <w:rFonts w:cs="Arial"/>
          <w:lang w:val="pl-PL"/>
        </w:rPr>
        <w:t>nồi hơi</w:t>
      </w:r>
      <w:r w:rsidRPr="00C04ED0">
        <w:rPr>
          <w:rFonts w:cs="Arial"/>
          <w:lang w:val="pl-PL"/>
        </w:rPr>
        <w:t>. Ph</w:t>
      </w:r>
      <w:r w:rsidRPr="00C04ED0">
        <w:rPr>
          <w:rFonts w:cs="Arial" w:hint="eastAsia"/>
          <w:lang w:val="pl-PL"/>
        </w:rPr>
        <w:t>ươ</w:t>
      </w:r>
      <w:r w:rsidRPr="00C04ED0">
        <w:rPr>
          <w:rFonts w:cs="Arial"/>
          <w:lang w:val="pl-PL"/>
        </w:rPr>
        <w:t>ng pháp tiếp cận thống kê này có thể đ</w:t>
      </w:r>
      <w:r w:rsidRPr="00C04ED0">
        <w:rPr>
          <w:rFonts w:cs="Arial" w:hint="eastAsia"/>
          <w:lang w:val="pl-PL"/>
        </w:rPr>
        <w:t>ư</w:t>
      </w:r>
      <w:r w:rsidRPr="00C04ED0">
        <w:rPr>
          <w:rFonts w:cs="Arial"/>
          <w:lang w:val="pl-PL"/>
        </w:rPr>
        <w:t xml:space="preserve">ợc áp dụng để đánh giá việc thay thế </w:t>
      </w:r>
      <w:r w:rsidR="00391AE3">
        <w:rPr>
          <w:rFonts w:cs="Arial"/>
          <w:lang w:val="pl-PL"/>
        </w:rPr>
        <w:t>kiểm định</w:t>
      </w:r>
      <w:r w:rsidRPr="00C04ED0">
        <w:rPr>
          <w:rFonts w:cs="Arial"/>
          <w:lang w:val="pl-PL"/>
        </w:rPr>
        <w:t xml:space="preserve"> bên trong hoặc để xác định thời hạn </w:t>
      </w:r>
      <w:r w:rsidR="00391AE3">
        <w:rPr>
          <w:rFonts w:cs="Arial"/>
          <w:lang w:val="pl-PL"/>
        </w:rPr>
        <w:t>kiểm định</w:t>
      </w:r>
      <w:r w:rsidRPr="00C04ED0">
        <w:rPr>
          <w:rFonts w:cs="Arial"/>
          <w:lang w:val="pl-PL"/>
        </w:rPr>
        <w:t xml:space="preserve"> bên trong. Phải chú ý để đảm bảo rằng việc xử lý các thông số thống kê phản ánh đ</w:t>
      </w:r>
      <w:r w:rsidRPr="00C04ED0">
        <w:rPr>
          <w:rFonts w:cs="Arial" w:hint="eastAsia"/>
          <w:lang w:val="pl-PL"/>
        </w:rPr>
        <w:t>ư</w:t>
      </w:r>
      <w:r w:rsidRPr="00C04ED0">
        <w:rPr>
          <w:rFonts w:cs="Arial"/>
          <w:lang w:val="pl-PL"/>
        </w:rPr>
        <w:t xml:space="preserve">ợc tình trạng thực tế các bộ phận của </w:t>
      </w:r>
      <w:r w:rsidR="00A93682" w:rsidRPr="00C04ED0">
        <w:rPr>
          <w:rFonts w:cs="Arial"/>
          <w:lang w:val="pl-PL"/>
        </w:rPr>
        <w:t>nồi hơi</w:t>
      </w:r>
      <w:r w:rsidRPr="00C04ED0">
        <w:rPr>
          <w:rFonts w:cs="Arial"/>
          <w:lang w:val="pl-PL"/>
        </w:rPr>
        <w:t xml:space="preserve">, đặc biệt là những bộ phận mà chịu ăn mòn cục bộ. Có thể không </w:t>
      </w:r>
      <w:r w:rsidRPr="00C04ED0">
        <w:rPr>
          <w:rFonts w:cs="Arial"/>
          <w:lang w:val="pl-PL"/>
        </w:rPr>
        <w:lastRenderedPageBreak/>
        <w:t xml:space="preserve">áp dụng phân tích thống kê cho các </w:t>
      </w:r>
      <w:r w:rsidR="00A93682" w:rsidRPr="00C04ED0">
        <w:rPr>
          <w:rFonts w:cs="Arial"/>
          <w:lang w:val="pl-PL"/>
        </w:rPr>
        <w:t>nồi hơi</w:t>
      </w:r>
      <w:r w:rsidRPr="00C04ED0">
        <w:rPr>
          <w:rFonts w:cs="Arial"/>
          <w:lang w:val="pl-PL"/>
        </w:rPr>
        <w:t xml:space="preserve"> ngẫu nhiên nh</w:t>
      </w:r>
      <w:r w:rsidRPr="00C04ED0">
        <w:rPr>
          <w:rFonts w:cs="Arial" w:hint="eastAsia"/>
          <w:lang w:val="pl-PL"/>
        </w:rPr>
        <w:t>ư</w:t>
      </w:r>
      <w:r w:rsidRPr="00C04ED0">
        <w:rPr>
          <w:rFonts w:cs="Arial"/>
          <w:lang w:val="pl-PL"/>
        </w:rPr>
        <w:t xml:space="preserve">ng có dấu hiệu ăn mòn cục bộ. Phải </w:t>
      </w:r>
      <w:r w:rsidR="00391AE3">
        <w:rPr>
          <w:rFonts w:cs="Arial"/>
          <w:lang w:val="pl-PL"/>
        </w:rPr>
        <w:t xml:space="preserve">lập thành </w:t>
      </w:r>
      <w:r w:rsidRPr="00C04ED0">
        <w:rPr>
          <w:rFonts w:cs="Arial"/>
          <w:lang w:val="pl-PL"/>
        </w:rPr>
        <w:t>văn bản ph</w:t>
      </w:r>
      <w:r w:rsidRPr="00C04ED0">
        <w:rPr>
          <w:rFonts w:cs="Arial" w:hint="eastAsia"/>
          <w:lang w:val="pl-PL"/>
        </w:rPr>
        <w:t>ươ</w:t>
      </w:r>
      <w:r w:rsidRPr="00C04ED0">
        <w:rPr>
          <w:rFonts w:cs="Arial"/>
          <w:lang w:val="pl-PL"/>
        </w:rPr>
        <w:t>ng pháp phân tích áp dụng.</w:t>
      </w:r>
    </w:p>
    <w:p w:rsidR="00D25CFA" w:rsidRPr="00C04ED0" w:rsidRDefault="00D25CFA" w:rsidP="00300C00">
      <w:pPr>
        <w:numPr>
          <w:ilvl w:val="1"/>
          <w:numId w:val="137"/>
        </w:numPr>
        <w:tabs>
          <w:tab w:val="left" w:pos="851"/>
        </w:tabs>
        <w:spacing w:before="120" w:line="276" w:lineRule="auto"/>
        <w:ind w:left="794" w:hanging="794"/>
        <w:jc w:val="both"/>
        <w:rPr>
          <w:rFonts w:cs="Arial"/>
          <w:spacing w:val="-3"/>
          <w:lang w:val="pl-PL"/>
        </w:rPr>
      </w:pPr>
      <w:r w:rsidRPr="00C04ED0">
        <w:rPr>
          <w:rFonts w:cs="Arial"/>
          <w:spacing w:val="-3"/>
          <w:lang w:val="pl-PL"/>
        </w:rPr>
        <w:t>Xác định áp lực làm việc cho phép lớn nhất (MAWP)</w:t>
      </w:r>
    </w:p>
    <w:p w:rsidR="00D25CFA" w:rsidRPr="00C04ED0" w:rsidRDefault="00D25CFA" w:rsidP="00300C00">
      <w:pPr>
        <w:numPr>
          <w:ilvl w:val="2"/>
          <w:numId w:val="138"/>
        </w:numPr>
        <w:tabs>
          <w:tab w:val="left" w:pos="851"/>
        </w:tabs>
        <w:spacing w:before="120" w:line="276" w:lineRule="auto"/>
        <w:ind w:left="0" w:firstLine="0"/>
        <w:jc w:val="both"/>
        <w:rPr>
          <w:rFonts w:cs="Arial"/>
          <w:b/>
          <w:lang w:val="pl-PL"/>
        </w:rPr>
      </w:pPr>
      <w:r w:rsidRPr="00C04ED0">
        <w:rPr>
          <w:rFonts w:cs="Arial"/>
          <w:lang w:val="pl-PL"/>
        </w:rPr>
        <w:t xml:space="preserve">MAWP để </w:t>
      </w:r>
      <w:r w:rsidR="00A93682" w:rsidRPr="00C04ED0">
        <w:rPr>
          <w:rFonts w:cs="Arial"/>
          <w:lang w:val="pl-PL"/>
        </w:rPr>
        <w:t>nồi hơi</w:t>
      </w:r>
      <w:r w:rsidRPr="00C04ED0">
        <w:rPr>
          <w:rFonts w:cs="Arial"/>
          <w:lang w:val="pl-PL"/>
        </w:rPr>
        <w:t xml:space="preserve"> tiếp tục hoạt động phải căn cứ vào các phép tính toán mà đ</w:t>
      </w:r>
      <w:r w:rsidRPr="00C04ED0">
        <w:rPr>
          <w:rFonts w:cs="Arial" w:hint="eastAsia"/>
          <w:lang w:val="pl-PL"/>
        </w:rPr>
        <w:t>ư</w:t>
      </w:r>
      <w:r w:rsidRPr="00C04ED0">
        <w:rPr>
          <w:rFonts w:cs="Arial"/>
          <w:lang w:val="pl-PL"/>
        </w:rPr>
        <w:t xml:space="preserve">ợc xác định trong phiên bản áp dụng mới nhất của Bộ luật ASME hay </w:t>
      </w:r>
      <w:r w:rsidR="00DF2B76">
        <w:rPr>
          <w:rFonts w:cs="Arial"/>
          <w:lang w:val="pl-PL"/>
        </w:rPr>
        <w:t>tiêu chuẩn chế tạo</w:t>
      </w:r>
      <w:r w:rsidRPr="00C04ED0">
        <w:rPr>
          <w:rFonts w:cs="Arial"/>
          <w:lang w:val="pl-PL"/>
        </w:rPr>
        <w:t xml:space="preserve"> của </w:t>
      </w:r>
      <w:r w:rsidR="00A93682" w:rsidRPr="00C04ED0">
        <w:rPr>
          <w:rFonts w:cs="Arial"/>
          <w:lang w:val="pl-PL"/>
        </w:rPr>
        <w:t>nồi hơi</w:t>
      </w:r>
      <w:r w:rsidRPr="00C04ED0">
        <w:rPr>
          <w:rFonts w:cs="Arial"/>
          <w:lang w:val="pl-PL"/>
        </w:rPr>
        <w:t>. Kết quả MAWP từ các tính toán này phải không đ</w:t>
      </w:r>
      <w:r w:rsidRPr="00C04ED0">
        <w:rPr>
          <w:rFonts w:cs="Arial" w:hint="eastAsia"/>
          <w:lang w:val="pl-PL"/>
        </w:rPr>
        <w:t>ư</w:t>
      </w:r>
      <w:r w:rsidRPr="00C04ED0">
        <w:rPr>
          <w:rFonts w:cs="Arial"/>
          <w:lang w:val="pl-PL"/>
        </w:rPr>
        <w:t>ợc lớn h</w:t>
      </w:r>
      <w:r w:rsidRPr="00C04ED0">
        <w:rPr>
          <w:rFonts w:cs="Arial" w:hint="eastAsia"/>
          <w:lang w:val="pl-PL"/>
        </w:rPr>
        <w:t>ơ</w:t>
      </w:r>
      <w:r w:rsidRPr="00C04ED0">
        <w:rPr>
          <w:rFonts w:cs="Arial"/>
          <w:lang w:val="pl-PL"/>
        </w:rPr>
        <w:t>n MAWP ban đầu trừ phi việc đánh giá lại đ</w:t>
      </w:r>
      <w:r w:rsidRPr="00C04ED0">
        <w:rPr>
          <w:rFonts w:cs="Arial" w:hint="eastAsia"/>
          <w:lang w:val="pl-PL"/>
        </w:rPr>
        <w:t>ư</w:t>
      </w:r>
      <w:r w:rsidRPr="00C04ED0">
        <w:rPr>
          <w:rFonts w:cs="Arial"/>
          <w:lang w:val="pl-PL"/>
        </w:rPr>
        <w:t xml:space="preserve">ợc thực hiện phù hợp </w:t>
      </w:r>
      <w:r w:rsidRPr="00DD43B5">
        <w:rPr>
          <w:rFonts w:cs="Arial"/>
          <w:lang w:val="pl-PL"/>
        </w:rPr>
        <w:t>với 6.2 của Chương này.</w:t>
      </w:r>
    </w:p>
    <w:p w:rsidR="00D25CFA" w:rsidRPr="00C04ED0" w:rsidRDefault="00D25CFA" w:rsidP="00300C00">
      <w:pPr>
        <w:numPr>
          <w:ilvl w:val="2"/>
          <w:numId w:val="138"/>
        </w:numPr>
        <w:tabs>
          <w:tab w:val="left" w:pos="851"/>
        </w:tabs>
        <w:spacing w:before="120" w:line="276" w:lineRule="auto"/>
        <w:ind w:left="0" w:firstLine="0"/>
        <w:jc w:val="both"/>
        <w:rPr>
          <w:rFonts w:cs="Arial"/>
          <w:lang w:val="pl-PL"/>
        </w:rPr>
      </w:pPr>
      <w:r w:rsidRPr="00C04ED0">
        <w:rPr>
          <w:rFonts w:cs="Arial"/>
          <w:lang w:val="pl-PL"/>
        </w:rPr>
        <w:t>Các phép tính có thể chỉ đ</w:t>
      </w:r>
      <w:r w:rsidRPr="00C04ED0">
        <w:rPr>
          <w:rFonts w:cs="Arial" w:hint="eastAsia"/>
          <w:lang w:val="pl-PL"/>
        </w:rPr>
        <w:t>ư</w:t>
      </w:r>
      <w:r w:rsidRPr="00C04ED0">
        <w:rPr>
          <w:rFonts w:cs="Arial"/>
          <w:lang w:val="pl-PL"/>
        </w:rPr>
        <w:t>ợc thực hiện nếu các chi tiết quan trọng sau phù hợp với các yêu cầu áp dụng của bộ luật đ</w:t>
      </w:r>
      <w:r w:rsidRPr="00C04ED0">
        <w:rPr>
          <w:rFonts w:cs="Arial" w:hint="eastAsia"/>
          <w:lang w:val="pl-PL"/>
        </w:rPr>
        <w:t>ư</w:t>
      </w:r>
      <w:r w:rsidRPr="00C04ED0">
        <w:rPr>
          <w:rFonts w:cs="Arial"/>
          <w:lang w:val="pl-PL"/>
        </w:rPr>
        <w:t>ợc sử dụng: các thiết kế đỉnh, thân và gia c</w:t>
      </w:r>
      <w:r w:rsidRPr="00C04ED0">
        <w:rPr>
          <w:rFonts w:cs="Arial" w:hint="eastAsia"/>
          <w:lang w:val="pl-PL"/>
        </w:rPr>
        <w:t>ư</w:t>
      </w:r>
      <w:r w:rsidRPr="00C04ED0">
        <w:rPr>
          <w:rFonts w:cs="Arial"/>
          <w:lang w:val="pl-PL"/>
        </w:rPr>
        <w:t xml:space="preserve">ờng vòi; các đặc tính kỹ thuật của vật liệu; ứng suất cho phép; hiệu quả của mối nối hàn; các tiêu chuẩn chấp nhận trong </w:t>
      </w:r>
      <w:r w:rsidR="00391AE3">
        <w:rPr>
          <w:rFonts w:cs="Arial"/>
          <w:lang w:val="pl-PL"/>
        </w:rPr>
        <w:t>kiểm định</w:t>
      </w:r>
      <w:r w:rsidRPr="00C04ED0">
        <w:rPr>
          <w:rFonts w:cs="Arial"/>
          <w:lang w:val="pl-PL"/>
        </w:rPr>
        <w:t>; và các yêu cầu hoạt động theo chu kỳ.</w:t>
      </w:r>
    </w:p>
    <w:p w:rsidR="00D25CFA" w:rsidRPr="00C04ED0" w:rsidRDefault="00D25CFA" w:rsidP="00300C00">
      <w:pPr>
        <w:numPr>
          <w:ilvl w:val="2"/>
          <w:numId w:val="138"/>
        </w:numPr>
        <w:tabs>
          <w:tab w:val="left" w:pos="851"/>
        </w:tabs>
        <w:spacing w:before="120" w:line="276" w:lineRule="auto"/>
        <w:ind w:left="0" w:firstLine="0"/>
        <w:jc w:val="both"/>
        <w:rPr>
          <w:rFonts w:cs="Arial"/>
          <w:lang w:val="pl-PL"/>
        </w:rPr>
      </w:pPr>
      <w:r w:rsidRPr="00C04ED0">
        <w:rPr>
          <w:rFonts w:cs="Arial"/>
          <w:lang w:val="pl-PL"/>
        </w:rPr>
        <w:t xml:space="preserve">Trong tính toán doăn mòn, chiều dày thành </w:t>
      </w:r>
      <w:r w:rsidR="00221AF9" w:rsidRPr="00C04ED0">
        <w:rPr>
          <w:rFonts w:cs="Arial"/>
          <w:lang w:val="pl-PL"/>
        </w:rPr>
        <w:t>nồi hơi</w:t>
      </w:r>
      <w:r w:rsidRPr="00C04ED0">
        <w:rPr>
          <w:rFonts w:cs="Arial"/>
          <w:lang w:val="pl-PL"/>
        </w:rPr>
        <w:t xml:space="preserve"> sử dụng trong các phép tính phải là chiều dày thực tế trừ đi 2 lần tích của hao hụt ăn mòn tính toán với thời hạn tới đợt </w:t>
      </w:r>
      <w:r w:rsidR="00391AE3">
        <w:rPr>
          <w:rFonts w:cs="Arial"/>
          <w:lang w:val="pl-PL"/>
        </w:rPr>
        <w:t>kiểm định</w:t>
      </w:r>
      <w:r w:rsidRPr="00C04ED0">
        <w:rPr>
          <w:rFonts w:cs="Arial"/>
          <w:lang w:val="pl-PL"/>
        </w:rPr>
        <w:t xml:space="preserve"> kế tiếp, nh</w:t>
      </w:r>
      <w:r w:rsidRPr="00C04ED0">
        <w:rPr>
          <w:rFonts w:cs="Arial" w:hint="eastAsia"/>
          <w:lang w:val="pl-PL"/>
        </w:rPr>
        <w:t>ư</w:t>
      </w:r>
      <w:r w:rsidRPr="00C04ED0">
        <w:rPr>
          <w:rFonts w:cs="Arial"/>
          <w:lang w:val="pl-PL"/>
        </w:rPr>
        <w:t xml:space="preserve"> xác định bởi công thức sau:</w:t>
      </w:r>
    </w:p>
    <w:p w:rsidR="00450248" w:rsidRDefault="00D25CFA" w:rsidP="00300C00">
      <w:pPr>
        <w:shd w:val="clear" w:color="auto" w:fill="FFFFFF"/>
        <w:tabs>
          <w:tab w:val="left" w:pos="8364"/>
        </w:tabs>
        <w:spacing w:before="120" w:line="276" w:lineRule="auto"/>
        <w:ind w:right="567"/>
        <w:jc w:val="both"/>
        <w:rPr>
          <w:rFonts w:cs="Arial"/>
        </w:rPr>
      </w:pPr>
      <w:r w:rsidRPr="00C04ED0">
        <w:rPr>
          <w:rFonts w:cs="Arial"/>
          <w:lang w:val="vi-VN"/>
        </w:rPr>
        <w:object w:dxaOrig="9072" w:dyaOrig="510">
          <v:shape id="_x0000_i1063" type="#_x0000_t75" style="width:405pt;height:34pt" o:ole="">
            <v:imagedata r:id="rId96" o:title=""/>
          </v:shape>
          <o:OLEObject Type="Embed" ProgID="Word.Document.12" ShapeID="_x0000_i1063" DrawAspect="Content" ObjectID="_1510997049" r:id="rId97"/>
        </w:object>
      </w:r>
    </w:p>
    <w:p w:rsidR="00D25CFA" w:rsidRPr="00C04ED0" w:rsidRDefault="00D25CFA" w:rsidP="00300C00">
      <w:pPr>
        <w:shd w:val="clear" w:color="auto" w:fill="FFFFFF"/>
        <w:tabs>
          <w:tab w:val="left" w:pos="8364"/>
        </w:tabs>
        <w:spacing w:before="120" w:line="276" w:lineRule="auto"/>
        <w:ind w:right="567"/>
        <w:jc w:val="both"/>
        <w:rPr>
          <w:rFonts w:cs="Arial"/>
          <w:lang w:val="vi-VN"/>
        </w:rPr>
      </w:pPr>
      <w:r w:rsidRPr="00C04ED0">
        <w:rPr>
          <w:rFonts w:eastAsia="Calibri" w:cs="Arial"/>
          <w:lang w:val="pl-PL"/>
        </w:rPr>
        <w:t>Trong đó:</w:t>
      </w:r>
    </w:p>
    <w:p w:rsidR="00D25CFA" w:rsidRPr="00C04ED0" w:rsidRDefault="00D25CFA" w:rsidP="00300C00">
      <w:pPr>
        <w:shd w:val="clear" w:color="auto" w:fill="FFFFFF"/>
        <w:spacing w:before="120" w:line="276" w:lineRule="auto"/>
        <w:jc w:val="both"/>
        <w:rPr>
          <w:rFonts w:cs="Arial"/>
          <w:lang w:val="pl-PL"/>
        </w:rPr>
      </w:pPr>
      <w:r w:rsidRPr="00C04ED0">
        <w:rPr>
          <w:rFonts w:cs="Arial"/>
          <w:lang w:val="pl-PL"/>
        </w:rPr>
        <w:t>+ C:</w:t>
      </w:r>
      <w:r w:rsidRPr="00C04ED0">
        <w:rPr>
          <w:rFonts w:cs="Arial"/>
          <w:lang w:val="pl-PL"/>
        </w:rPr>
        <w:tab/>
        <w:t>Là tốc độ ăn mòn hàng năm, (mm)</w:t>
      </w:r>
    </w:p>
    <w:p w:rsidR="00D25CFA" w:rsidRPr="00C04ED0" w:rsidRDefault="00D25CFA" w:rsidP="00300C00">
      <w:pPr>
        <w:shd w:val="clear" w:color="auto" w:fill="FFFFFF"/>
        <w:spacing w:before="120" w:line="276" w:lineRule="auto"/>
        <w:jc w:val="both"/>
        <w:rPr>
          <w:rFonts w:cs="Arial"/>
          <w:lang w:val="pl-PL"/>
        </w:rPr>
      </w:pPr>
      <w:r w:rsidRPr="00C04ED0">
        <w:rPr>
          <w:rFonts w:cs="Arial"/>
          <w:lang w:val="pl-PL"/>
        </w:rPr>
        <w:t>+ I:</w:t>
      </w:r>
      <w:r w:rsidRPr="00C04ED0">
        <w:rPr>
          <w:rFonts w:cs="Arial"/>
          <w:lang w:val="pl-PL"/>
        </w:rPr>
        <w:tab/>
        <w:t xml:space="preserve">Là thời hạn tới lần </w:t>
      </w:r>
      <w:r w:rsidR="00391AE3">
        <w:rPr>
          <w:rFonts w:cs="Arial"/>
          <w:lang w:val="pl-PL"/>
        </w:rPr>
        <w:t>kiểm định</w:t>
      </w:r>
      <w:r w:rsidRPr="00C04ED0">
        <w:rPr>
          <w:rFonts w:cs="Arial"/>
          <w:lang w:val="pl-PL"/>
        </w:rPr>
        <w:t xml:space="preserve"> bên trong hoặc </w:t>
      </w:r>
      <w:r w:rsidR="00391AE3">
        <w:rPr>
          <w:rFonts w:cs="Arial"/>
          <w:lang w:val="pl-PL"/>
        </w:rPr>
        <w:t>kiểm định</w:t>
      </w:r>
      <w:r w:rsidRPr="00C04ED0">
        <w:rPr>
          <w:rFonts w:cs="Arial"/>
          <w:lang w:val="pl-PL"/>
        </w:rPr>
        <w:t xml:space="preserve"> hoạt động kế tiếp, (năm)</w:t>
      </w:r>
    </w:p>
    <w:p w:rsidR="00D25CFA" w:rsidRPr="00C04ED0" w:rsidRDefault="00D25CFA" w:rsidP="00300C00">
      <w:pPr>
        <w:shd w:val="clear" w:color="auto" w:fill="FFFFFF"/>
        <w:spacing w:before="120" w:line="276" w:lineRule="auto"/>
        <w:jc w:val="both"/>
        <w:rPr>
          <w:rFonts w:cs="Arial"/>
          <w:lang w:val="pl-PL"/>
        </w:rPr>
      </w:pPr>
      <w:r w:rsidRPr="00C04ED0">
        <w:rPr>
          <w:rFonts w:cs="Arial"/>
          <w:lang w:val="pl-PL"/>
        </w:rPr>
        <w:t>+</w:t>
      </w:r>
      <w:r w:rsidRPr="00C04ED0">
        <w:rPr>
          <w:rFonts w:cs="Arial"/>
          <w:b/>
          <w:lang w:val="pl-PL"/>
        </w:rPr>
        <w:fldChar w:fldCharType="begin"/>
      </w:r>
      <w:r w:rsidRPr="00C04ED0">
        <w:rPr>
          <w:rFonts w:cs="Arial"/>
          <w:b/>
          <w:lang w:val="pl-PL"/>
        </w:rPr>
        <w:instrText xml:space="preserve"> QUOTE </w:instrText>
      </w:r>
      <m:oMath>
        <m:sSub>
          <m:sSubPr>
            <m:ctrlPr>
              <w:rPr>
                <w:rFonts w:ascii="Cambria Math" w:hAnsi="Cambria Math" w:cs="Arial"/>
              </w:rPr>
            </m:ctrlPr>
          </m:sSubPr>
          <m:e>
            <m:r>
              <m:rPr>
                <m:sty m:val="p"/>
              </m:rPr>
              <w:rPr>
                <w:rFonts w:ascii="Cambria Math" w:hAnsi="Cambria Math" w:cs="Arial"/>
                <w:lang w:val="pl-PL"/>
              </w:rPr>
              <m:t>t</m:t>
            </m:r>
          </m:e>
          <m:sub>
            <m:r>
              <m:rPr>
                <m:sty m:val="p"/>
              </m:rPr>
              <w:rPr>
                <w:rFonts w:ascii="Cambria Math" w:hAnsi="Cambria Math" w:cs="Arial"/>
                <w:lang w:val="pl-PL"/>
              </w:rPr>
              <m:t>hi</m:t>
            </m:r>
            <m:r>
              <m:rPr>
                <m:sty m:val="p"/>
              </m:rPr>
              <w:rPr>
                <w:rFonts w:ascii="Times New Roman" w:hAnsi="Times New Roman"/>
                <w:lang w:val="pl-PL"/>
              </w:rPr>
              <m:t>ệ</m:t>
            </m:r>
            <m:r>
              <m:rPr>
                <m:sty m:val="p"/>
              </m:rPr>
              <w:rPr>
                <w:rFonts w:ascii="Cambria Math" w:hAnsi="Cambria Math" w:cs="Arial"/>
                <w:lang w:val="pl-PL"/>
              </w:rPr>
              <m:t>nt</m:t>
            </m:r>
            <m:r>
              <m:rPr>
                <m:sty m:val="p"/>
              </m:rPr>
              <w:rPr>
                <w:rFonts w:ascii="Times New Roman" w:hAnsi="Times New Roman"/>
                <w:lang w:val="pl-PL"/>
              </w:rPr>
              <m:t>ạ</m:t>
            </m:r>
            <m:r>
              <m:rPr>
                <m:sty m:val="p"/>
              </m:rPr>
              <w:rPr>
                <w:rFonts w:ascii="Cambria Math" w:hAnsi="Cambria Math" w:cs="Arial"/>
                <w:lang w:val="pl-PL"/>
              </w:rPr>
              <m:t>i</m:t>
            </m:r>
          </m:sub>
        </m:sSub>
      </m:oMath>
      <w:r w:rsidRPr="00C04ED0">
        <w:rPr>
          <w:rFonts w:cs="Arial"/>
          <w:b/>
          <w:lang w:val="pl-PL"/>
        </w:rPr>
        <w:fldChar w:fldCharType="end"/>
      </w:r>
      <w:r w:rsidRPr="00C04ED0">
        <w:rPr>
          <w:rFonts w:cs="Arial"/>
          <w:b/>
          <w:lang w:val="pl-PL"/>
        </w:rPr>
        <w:t xml:space="preserve">t </w:t>
      </w:r>
      <w:r w:rsidRPr="00C04ED0">
        <w:rPr>
          <w:rFonts w:cs="Arial"/>
          <w:b/>
          <w:vertAlign w:val="subscript"/>
          <w:lang w:val="pl-PL"/>
        </w:rPr>
        <w:t>hiện tại:</w:t>
      </w:r>
      <w:r w:rsidRPr="00C04ED0">
        <w:rPr>
          <w:rFonts w:cs="Arial"/>
          <w:lang w:val="pl-PL"/>
        </w:rPr>
        <w:tab/>
        <w:t xml:space="preserve">Là chiều dày thực tế, (mm), được đo trong đợt </w:t>
      </w:r>
      <w:r w:rsidR="00391AE3">
        <w:rPr>
          <w:rFonts w:cs="Arial"/>
          <w:lang w:val="pl-PL"/>
        </w:rPr>
        <w:t>kiểm định</w:t>
      </w:r>
      <w:r w:rsidRPr="00C04ED0">
        <w:rPr>
          <w:rFonts w:cs="Arial"/>
          <w:lang w:val="pl-PL"/>
        </w:rPr>
        <w:t xml:space="preserve"> gần nhất.</w:t>
      </w:r>
    </w:p>
    <w:p w:rsidR="00D25CFA" w:rsidRPr="00C04ED0" w:rsidRDefault="00D25CFA" w:rsidP="00300C00">
      <w:pPr>
        <w:numPr>
          <w:ilvl w:val="2"/>
          <w:numId w:val="138"/>
        </w:numPr>
        <w:tabs>
          <w:tab w:val="left" w:pos="851"/>
        </w:tabs>
        <w:spacing w:before="120" w:line="276" w:lineRule="auto"/>
        <w:ind w:left="0" w:firstLine="0"/>
        <w:jc w:val="both"/>
        <w:rPr>
          <w:rFonts w:cs="Arial"/>
          <w:lang w:val="pl-PL"/>
        </w:rPr>
      </w:pPr>
      <w:r w:rsidRPr="00C04ED0">
        <w:rPr>
          <w:rFonts w:cs="Arial"/>
          <w:lang w:val="pl-PL"/>
        </w:rPr>
        <w:t>Phải đo chiều dày nhiều lần khi chiều dày thực tế lớn h</w:t>
      </w:r>
      <w:r w:rsidRPr="00C04ED0">
        <w:rPr>
          <w:rFonts w:cs="Arial" w:hint="eastAsia"/>
          <w:lang w:val="pl-PL"/>
        </w:rPr>
        <w:t>ơ</w:t>
      </w:r>
      <w:r w:rsidRPr="00C04ED0">
        <w:rPr>
          <w:rFonts w:cs="Arial"/>
          <w:lang w:val="pl-PL"/>
        </w:rPr>
        <w:t>n hoặc nhỏ h</w:t>
      </w:r>
      <w:r w:rsidRPr="00C04ED0">
        <w:rPr>
          <w:rFonts w:cs="Arial" w:hint="eastAsia"/>
          <w:lang w:val="pl-PL"/>
        </w:rPr>
        <w:t>ơ</w:t>
      </w:r>
      <w:r w:rsidRPr="00C04ED0">
        <w:rPr>
          <w:rFonts w:cs="Arial"/>
          <w:lang w:val="pl-PL"/>
        </w:rPr>
        <w:t>n chiều dày đ</w:t>
      </w:r>
      <w:r w:rsidRPr="00C04ED0">
        <w:rPr>
          <w:rFonts w:cs="Arial" w:hint="eastAsia"/>
          <w:lang w:val="pl-PL"/>
        </w:rPr>
        <w:t>ư</w:t>
      </w:r>
      <w:r w:rsidRPr="00C04ED0">
        <w:rPr>
          <w:rFonts w:cs="Arial"/>
          <w:lang w:val="pl-PL"/>
        </w:rPr>
        <w:t>ợc ghi trong báo cáo thử vật liệu hoặc báo cáo thông số của nhà chế tạo, đặc biệt nếu bộ phận đ</w:t>
      </w:r>
      <w:r w:rsidRPr="00C04ED0">
        <w:rPr>
          <w:rFonts w:cs="Arial" w:hint="eastAsia"/>
          <w:lang w:val="pl-PL"/>
        </w:rPr>
        <w:t>ư</w:t>
      </w:r>
      <w:r w:rsidRPr="00C04ED0">
        <w:rPr>
          <w:rFonts w:cs="Arial"/>
          <w:lang w:val="pl-PL"/>
        </w:rPr>
        <w:t>ợc chế tạo bằng ph</w:t>
      </w:r>
      <w:r w:rsidRPr="00C04ED0">
        <w:rPr>
          <w:rFonts w:cs="Arial" w:hint="eastAsia"/>
          <w:lang w:val="pl-PL"/>
        </w:rPr>
        <w:t>ươ</w:t>
      </w:r>
      <w:r w:rsidRPr="00C04ED0">
        <w:rPr>
          <w:rFonts w:cs="Arial"/>
          <w:lang w:val="pl-PL"/>
        </w:rPr>
        <w:t>ng pháp đúc. Quy trình đo chiều dày phải đ</w:t>
      </w:r>
      <w:r w:rsidRPr="00C04ED0">
        <w:rPr>
          <w:rFonts w:cs="Arial" w:hint="eastAsia"/>
          <w:lang w:val="pl-PL"/>
        </w:rPr>
        <w:t>ư</w:t>
      </w:r>
      <w:r w:rsidRPr="00C04ED0">
        <w:rPr>
          <w:rFonts w:cs="Arial"/>
          <w:lang w:val="pl-PL"/>
        </w:rPr>
        <w:t>ợc ng</w:t>
      </w:r>
      <w:r w:rsidRPr="00C04ED0">
        <w:rPr>
          <w:rFonts w:cs="Arial" w:hint="eastAsia"/>
          <w:lang w:val="pl-PL"/>
        </w:rPr>
        <w:t>ư</w:t>
      </w:r>
      <w:r w:rsidRPr="00C04ED0">
        <w:rPr>
          <w:rFonts w:cs="Arial"/>
          <w:lang w:val="pl-PL"/>
        </w:rPr>
        <w:t xml:space="preserve">ời </w:t>
      </w:r>
      <w:r w:rsidR="00391AE3">
        <w:rPr>
          <w:rFonts w:cs="Arial"/>
          <w:lang w:val="pl-PL"/>
        </w:rPr>
        <w:t>kiểm định</w:t>
      </w:r>
      <w:r w:rsidRPr="00C04ED0">
        <w:rPr>
          <w:rFonts w:cs="Arial"/>
          <w:lang w:val="pl-PL"/>
        </w:rPr>
        <w:t xml:space="preserve"> thẩm định. </w:t>
      </w:r>
    </w:p>
    <w:p w:rsidR="00D25CFA" w:rsidRPr="00C04ED0" w:rsidRDefault="00D25CFA" w:rsidP="00300C00">
      <w:pPr>
        <w:numPr>
          <w:ilvl w:val="1"/>
          <w:numId w:val="138"/>
        </w:numPr>
        <w:tabs>
          <w:tab w:val="left" w:pos="851"/>
        </w:tabs>
        <w:spacing w:before="120" w:line="276" w:lineRule="auto"/>
        <w:ind w:left="794" w:hanging="794"/>
        <w:jc w:val="both"/>
        <w:rPr>
          <w:rFonts w:cs="Arial"/>
          <w:spacing w:val="-3"/>
          <w:lang w:val="pl-PL"/>
        </w:rPr>
      </w:pPr>
      <w:r w:rsidRPr="00C04ED0">
        <w:rPr>
          <w:rFonts w:cs="Arial"/>
          <w:spacing w:val="-3"/>
          <w:lang w:val="pl-PL"/>
        </w:rPr>
        <w:t>Đánh giá phù hợp cho hoạt động (FFS evaluation)</w:t>
      </w:r>
    </w:p>
    <w:p w:rsidR="00D25CFA" w:rsidRPr="00C04ED0" w:rsidRDefault="00D25CFA" w:rsidP="00300C00">
      <w:pPr>
        <w:numPr>
          <w:ilvl w:val="2"/>
          <w:numId w:val="139"/>
        </w:numPr>
        <w:tabs>
          <w:tab w:val="left" w:pos="851"/>
        </w:tabs>
        <w:spacing w:before="120" w:line="276" w:lineRule="auto"/>
        <w:ind w:left="0" w:firstLine="0"/>
        <w:jc w:val="both"/>
        <w:rPr>
          <w:rFonts w:cs="Arial"/>
          <w:spacing w:val="-3"/>
          <w:lang w:val="pl-PL"/>
        </w:rPr>
      </w:pPr>
      <w:r w:rsidRPr="00C04ED0">
        <w:rPr>
          <w:rFonts w:cs="Arial"/>
          <w:spacing w:val="-3"/>
          <w:lang w:val="pl-PL"/>
        </w:rPr>
        <w:t xml:space="preserve">Các bộ phận chịu áp lực bị hư hỏng mà có thể ảnh hưởng tới khả năng chịu tải của chúng (tải áp lực và các tải áp dụng khác như trọng lượng, gió theo API 579-1/ASME FFS-1) phải được đánh giá để tiếp tục hoạt động. Các đánh giá phù hợp cho hoạt động, nêu trong API 579-1/ASME FFS-1, có thể được sử dụng để đánh giá và phải được áp dụng cho hư hỏng riêng biệt xác định. Các phương pháp sau có thể được sử dụng </w:t>
      </w:r>
      <w:r w:rsidR="00A37B6B" w:rsidRPr="00C04ED0">
        <w:rPr>
          <w:rFonts w:cs="Arial"/>
          <w:spacing w:val="-3"/>
          <w:lang w:val="pl-PL"/>
        </w:rPr>
        <w:t>:</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t xml:space="preserve">Để đánh giá lượng hao hụt kim loại của phần ăn mòn dự trữ, có thể thực hiện đánh giá phù hợp cho hoạt động thỏa mãn API 579-1/ASME FFS-1, Phần 4, 5 hoặc 6 khi áp dụng. </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t>Để đánh giá rỗ khí, hư hỏng HIC/SOHIC và sự phân lớp, cần phải đánh giá phù hợp cho hoạt động thỏa mãn API 579-1/ASME FFS-1, Phần 7 và Phần 13.</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t xml:space="preserve">Để đánh giá độ lệch của mối hàn và biến dạng thân </w:t>
      </w:r>
      <w:r w:rsidR="00A93682" w:rsidRPr="00C04ED0">
        <w:rPr>
          <w:rFonts w:cs="Arial"/>
          <w:lang w:val="pl-PL"/>
        </w:rPr>
        <w:t>nồi hơi</w:t>
      </w:r>
      <w:r w:rsidRPr="00C04ED0">
        <w:rPr>
          <w:rFonts w:cs="Arial"/>
          <w:lang w:val="pl-PL"/>
        </w:rPr>
        <w:t>, cần phải thực hiện đánh giá phù hợp cho hoạt động thỏa mãn API 579-1/ASME FFS-1, Phần 8.</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t>Để đánh giá các vết rạn nứt, cần phải thực hiện đánh giá phù hợp cho hoạt động thỏa mãn API 579-1/ASME FFS-1, Phần 9. Khi thực hiện phương pháp siêu âm chùm góc để xác định kích thước vết nứt, người thực hiện phải được sát hạch UT phù hợp.</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lastRenderedPageBreak/>
        <w:t>Để đánh giá tác động của hư hỏng cháy nổ, cần phải thực hiện đánh giá phù hợp cho hoạt động thỏa mãn API 579-1/ASME FFS-1, Phần 10.</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t>Để đánh giá ảnh hưởng của hư hỏng do cháy, cần phải thực hiện đánh giá phù hợp cho hoạt động thỏa mãn API 579-1/ASME FFS-1, Phần 11.</w:t>
      </w:r>
    </w:p>
    <w:p w:rsidR="00D25CFA" w:rsidRPr="00C04ED0" w:rsidRDefault="00D25CFA" w:rsidP="00300C00">
      <w:pPr>
        <w:numPr>
          <w:ilvl w:val="3"/>
          <w:numId w:val="158"/>
        </w:numPr>
        <w:tabs>
          <w:tab w:val="left" w:pos="993"/>
        </w:tabs>
        <w:spacing w:before="120" w:line="276" w:lineRule="auto"/>
        <w:ind w:left="0" w:firstLine="0"/>
        <w:jc w:val="both"/>
        <w:rPr>
          <w:rFonts w:cs="Arial"/>
          <w:lang w:val="pl-PL"/>
        </w:rPr>
      </w:pPr>
      <w:r w:rsidRPr="00C04ED0">
        <w:rPr>
          <w:rFonts w:cs="Arial"/>
          <w:lang w:val="pl-PL"/>
        </w:rPr>
        <w:t>Để đánh giá hư hỏng do lõm, lỗ đục trên các bộ phận, cần phải đánh giá phù hợp cho hoạt động thỏa mãn API 579-1/ASME FFS-1, Phần 12.</w:t>
      </w:r>
    </w:p>
    <w:p w:rsidR="00D25CFA" w:rsidRPr="00C04ED0" w:rsidRDefault="00D25CFA" w:rsidP="00300C00">
      <w:pPr>
        <w:pStyle w:val="Heading3"/>
        <w:numPr>
          <w:ilvl w:val="0"/>
          <w:numId w:val="128"/>
        </w:numPr>
        <w:spacing w:line="276" w:lineRule="auto"/>
        <w:ind w:hanging="720"/>
        <w:rPr>
          <w:rFonts w:cs="Arial"/>
          <w:spacing w:val="-3"/>
          <w:sz w:val="24"/>
          <w:szCs w:val="24"/>
          <w:lang w:val="pl-PL"/>
        </w:rPr>
      </w:pPr>
      <w:bookmarkStart w:id="408" w:name="_Toc527124408"/>
      <w:r w:rsidRPr="00C04ED0">
        <w:rPr>
          <w:rFonts w:cs="Arial"/>
          <w:spacing w:val="-3"/>
          <w:sz w:val="24"/>
          <w:szCs w:val="24"/>
          <w:lang w:val="pl-PL"/>
        </w:rPr>
        <w:t xml:space="preserve">Sửa chữa, hoán cải và đánh giá lại </w:t>
      </w:r>
      <w:r w:rsidR="00221AF9" w:rsidRPr="00C04ED0">
        <w:rPr>
          <w:rFonts w:cs="Arial"/>
          <w:spacing w:val="-3"/>
          <w:sz w:val="24"/>
          <w:szCs w:val="24"/>
          <w:lang w:val="pl-PL"/>
        </w:rPr>
        <w:t>nồi hơi</w:t>
      </w:r>
      <w:bookmarkEnd w:id="408"/>
    </w:p>
    <w:p w:rsidR="00D25CFA" w:rsidRPr="00C04ED0" w:rsidRDefault="00D25CFA" w:rsidP="00300C00">
      <w:pPr>
        <w:numPr>
          <w:ilvl w:val="1"/>
          <w:numId w:val="140"/>
        </w:numPr>
        <w:tabs>
          <w:tab w:val="left" w:pos="851"/>
        </w:tabs>
        <w:spacing w:before="120" w:line="276" w:lineRule="auto"/>
        <w:ind w:hanging="792"/>
        <w:jc w:val="both"/>
        <w:rPr>
          <w:rFonts w:cs="Arial"/>
          <w:spacing w:val="-3"/>
          <w:lang w:val="pl-PL"/>
        </w:rPr>
      </w:pPr>
      <w:r w:rsidRPr="00C04ED0">
        <w:rPr>
          <w:rFonts w:cs="Arial"/>
          <w:spacing w:val="-3"/>
          <w:lang w:val="pl-PL"/>
        </w:rPr>
        <w:t>Sửa chữa và hoán cải</w:t>
      </w:r>
    </w:p>
    <w:p w:rsidR="00D25CFA" w:rsidRPr="00C04ED0" w:rsidRDefault="00D25CFA" w:rsidP="00300C00">
      <w:pPr>
        <w:numPr>
          <w:ilvl w:val="2"/>
          <w:numId w:val="141"/>
        </w:numPr>
        <w:tabs>
          <w:tab w:val="left" w:pos="851"/>
        </w:tabs>
        <w:spacing w:before="120" w:line="276" w:lineRule="auto"/>
        <w:ind w:hanging="1224"/>
        <w:jc w:val="both"/>
        <w:rPr>
          <w:rFonts w:cs="Arial"/>
          <w:spacing w:val="-3"/>
          <w:lang w:val="pl-PL"/>
        </w:rPr>
      </w:pPr>
      <w:r w:rsidRPr="00C04ED0">
        <w:rPr>
          <w:rFonts w:cs="Arial"/>
          <w:spacing w:val="-3"/>
          <w:lang w:val="pl-PL"/>
        </w:rPr>
        <w:t>Quy định chung</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Tất cả các sửa chữa, hoán cải phải được thực hiện bởi tổ chức, cá nhân sửa chữa phù hợp với các </w:t>
      </w:r>
      <w:r w:rsidR="00882F52">
        <w:rPr>
          <w:rFonts w:cs="Arial"/>
          <w:spacing w:val="-3"/>
          <w:lang w:val="pl-PL"/>
        </w:rPr>
        <w:t>yêu cầu</w:t>
      </w:r>
      <w:r w:rsidRPr="00C04ED0">
        <w:rPr>
          <w:rFonts w:cs="Arial"/>
          <w:spacing w:val="-3"/>
          <w:lang w:val="pl-PL"/>
        </w:rPr>
        <w:t xml:space="preserve"> của Quy chuẩn này, hoặc bộ luật, tiêu chuẩn áp dụng trong sửa chữa hoặc chế tạo. </w:t>
      </w:r>
    </w:p>
    <w:p w:rsidR="00D25CFA" w:rsidRPr="00C04ED0" w:rsidRDefault="00D25CFA" w:rsidP="00300C00">
      <w:pPr>
        <w:numPr>
          <w:ilvl w:val="2"/>
          <w:numId w:val="141"/>
        </w:numPr>
        <w:tabs>
          <w:tab w:val="left" w:pos="851"/>
        </w:tabs>
        <w:spacing w:before="120" w:line="276" w:lineRule="auto"/>
        <w:ind w:left="0" w:firstLine="0"/>
        <w:jc w:val="both"/>
        <w:rPr>
          <w:rFonts w:cs="Arial"/>
          <w:spacing w:val="-3"/>
          <w:lang w:val="pl-PL"/>
        </w:rPr>
      </w:pPr>
      <w:r w:rsidRPr="00C04ED0">
        <w:rPr>
          <w:rFonts w:cs="Arial"/>
          <w:spacing w:val="-3"/>
          <w:lang w:val="pl-PL"/>
        </w:rPr>
        <w:t>Thẩm định</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Trước khi thực hiện sửa chữa hoặc hoán cải, tất cả các phương pháp dự định cho thiết kế, thi công, vật liệu, các quy trình hàn, NDT và thử nghiệm phải được thẩm định. Đăng kiểm viên xác định các điểm </w:t>
      </w:r>
      <w:r w:rsidR="00391AE3">
        <w:rPr>
          <w:rFonts w:cs="Arial"/>
          <w:spacing w:val="-3"/>
          <w:lang w:val="pl-PL"/>
        </w:rPr>
        <w:t>kiểm định</w:t>
      </w:r>
      <w:r w:rsidRPr="00C04ED0">
        <w:rPr>
          <w:rFonts w:cs="Arial"/>
          <w:spacing w:val="-3"/>
          <w:lang w:val="pl-PL"/>
        </w:rPr>
        <w:t xml:space="preserve"> chính được thực hiện trong quá trình thi công công việc.</w:t>
      </w:r>
      <w:r w:rsidRPr="00C04ED0">
        <w:rPr>
          <w:rFonts w:cs="Arial"/>
          <w:spacing w:val="-3"/>
          <w:lang w:val="pl-PL"/>
        </w:rPr>
        <w:tab/>
        <w:t>.</w:t>
      </w:r>
    </w:p>
    <w:p w:rsidR="00D25CFA" w:rsidRPr="00C04ED0" w:rsidRDefault="00D25CFA" w:rsidP="00300C00">
      <w:pPr>
        <w:numPr>
          <w:ilvl w:val="2"/>
          <w:numId w:val="141"/>
        </w:numPr>
        <w:tabs>
          <w:tab w:val="left" w:pos="851"/>
        </w:tabs>
        <w:spacing w:before="120" w:line="276" w:lineRule="auto"/>
        <w:ind w:left="0" w:firstLine="0"/>
        <w:jc w:val="both"/>
        <w:rPr>
          <w:rFonts w:cs="Arial"/>
          <w:spacing w:val="-3"/>
          <w:lang w:val="pl-PL"/>
        </w:rPr>
      </w:pPr>
      <w:r w:rsidRPr="00C04ED0">
        <w:rPr>
          <w:rFonts w:cs="Arial"/>
          <w:spacing w:val="-3"/>
          <w:lang w:val="pl-PL"/>
        </w:rPr>
        <w:t>Thiết kế</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Các mối nối, vòi hoặc các phần thay thế mới phải thỏa mãn các yêu cầu thiết kế của </w:t>
      </w:r>
      <w:r w:rsidR="00DF2B76">
        <w:rPr>
          <w:rFonts w:cs="Arial"/>
          <w:spacing w:val="-3"/>
          <w:lang w:val="pl-PL"/>
        </w:rPr>
        <w:t>tiêu chuẩn chế tạo</w:t>
      </w:r>
      <w:r w:rsidRPr="00C04ED0">
        <w:rPr>
          <w:rFonts w:cs="Arial"/>
          <w:spacing w:val="-3"/>
          <w:lang w:val="pl-PL"/>
        </w:rPr>
        <w:t xml:space="preserve"> áp dụng. Thiết kế các phần thay thế và các vòi mới phải sử dụng các yêu cầu về ứng suất cho phép tương tự như sử dụng trong thiết kế của </w:t>
      </w:r>
      <w:r w:rsidR="00A93682" w:rsidRPr="00C04ED0">
        <w:rPr>
          <w:rFonts w:cs="Arial"/>
          <w:spacing w:val="-3"/>
          <w:lang w:val="pl-PL"/>
        </w:rPr>
        <w:t>nồi hơi</w:t>
      </w:r>
      <w:r w:rsidRPr="00C04ED0">
        <w:rPr>
          <w:rFonts w:cs="Arial"/>
          <w:spacing w:val="-3"/>
          <w:lang w:val="pl-PL"/>
        </w:rPr>
        <w:t xml:space="preserve">. Thiết kế, vị trí và phương pháp gắn thiết bị phải phù hợp với các yêu cầu của bộ luật, tiêu chuẩn, quy chuẩn chế tạo áp dụng. Khi có hư hỏng cho các phần của </w:t>
      </w:r>
      <w:r w:rsidR="00A93682" w:rsidRPr="00C04ED0">
        <w:rPr>
          <w:rFonts w:cs="Arial"/>
          <w:spacing w:val="-3"/>
          <w:lang w:val="pl-PL"/>
        </w:rPr>
        <w:t>nồi hơi</w:t>
      </w:r>
      <w:r w:rsidRPr="00C04ED0">
        <w:rPr>
          <w:rFonts w:cs="Arial"/>
          <w:spacing w:val="-3"/>
          <w:lang w:val="pl-PL"/>
        </w:rPr>
        <w:t xml:space="preserve"> quá lớn mà việc sửa chữa không thể phục hồi thỏa mãn các yêu cầu thiết kế thì các phần này phải được thay thế.</w:t>
      </w:r>
    </w:p>
    <w:p w:rsidR="00D25CFA" w:rsidRPr="00C04ED0" w:rsidRDefault="00D25CFA" w:rsidP="00300C00">
      <w:pPr>
        <w:numPr>
          <w:ilvl w:val="2"/>
          <w:numId w:val="141"/>
        </w:numPr>
        <w:tabs>
          <w:tab w:val="left" w:pos="851"/>
        </w:tabs>
        <w:spacing w:before="120" w:line="276" w:lineRule="auto"/>
        <w:ind w:left="0" w:firstLine="0"/>
        <w:jc w:val="both"/>
        <w:rPr>
          <w:rFonts w:cs="Arial"/>
          <w:spacing w:val="-3"/>
          <w:lang w:val="pl-PL"/>
        </w:rPr>
      </w:pPr>
      <w:r w:rsidRPr="00C04ED0">
        <w:rPr>
          <w:rFonts w:cs="Arial"/>
          <w:spacing w:val="-3"/>
          <w:lang w:val="pl-PL"/>
        </w:rPr>
        <w:t>Vật liệu</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Vật liệu sử dụng trong sửa chữa, hoán cải phải phù hợp với </w:t>
      </w:r>
      <w:r w:rsidR="00DF2B76">
        <w:rPr>
          <w:rFonts w:cs="Arial"/>
          <w:spacing w:val="-3"/>
          <w:lang w:val="pl-PL"/>
        </w:rPr>
        <w:t>tiêu chuẩn chế tạo</w:t>
      </w:r>
      <w:r w:rsidRPr="00C04ED0">
        <w:rPr>
          <w:rFonts w:cs="Arial"/>
          <w:spacing w:val="-3"/>
          <w:lang w:val="pl-PL"/>
        </w:rPr>
        <w:t xml:space="preserve"> áp dụng. Ký hiệu vật liệu, thực tiễn kiểm soát vật liệu và các báo cáo thử vật liệu được cung cấp cho chủ thiết bị phải thỏa mãn với bộ luật, tiêu chuẩn, quy chuẩn chế tạo. Vật liệu sử dụng trong sửa chữa, hoán cải bằng phương pháp hàn phải có đặc tính phù hợp với vật liệu ban đầu. Không được hàn thép carbon hoặc thép hợp kim có tỉ lệ carbon lớn hơn 0,35%, thép carbon có thành phần carbon lớn hơn 0,3% có thể cần phải chú ý đặc biệt và gia nhiệt để phòng tránh nứt đường hàn. Nếu đăng kiểm viên có bất cứ nghi ngờ gì về hồ sơ chứng nhận vật liệu thì phương pháp PMI (cắt mẫu thử) cần được thực hiện.</w:t>
      </w:r>
    </w:p>
    <w:p w:rsidR="00D25CFA" w:rsidRPr="00C04ED0" w:rsidRDefault="00D25CFA" w:rsidP="00300C00">
      <w:pPr>
        <w:numPr>
          <w:ilvl w:val="2"/>
          <w:numId w:val="141"/>
        </w:numPr>
        <w:tabs>
          <w:tab w:val="left" w:pos="851"/>
        </w:tabs>
        <w:spacing w:before="120" w:line="276" w:lineRule="auto"/>
        <w:ind w:left="0" w:firstLine="0"/>
        <w:jc w:val="both"/>
        <w:rPr>
          <w:rFonts w:cs="Arial"/>
          <w:spacing w:val="-3"/>
          <w:lang w:val="pl-PL"/>
        </w:rPr>
      </w:pPr>
      <w:r w:rsidRPr="00C04ED0">
        <w:rPr>
          <w:rFonts w:cs="Arial"/>
          <w:spacing w:val="-3"/>
          <w:lang w:val="pl-PL"/>
        </w:rPr>
        <w:t>Sửa chữa khuyết tật</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Việc sửa chữa các khuyết tật được phát hiện ở các bộ phận của </w:t>
      </w:r>
      <w:r w:rsidR="00221AF9" w:rsidRPr="00C04ED0">
        <w:rPr>
          <w:rFonts w:cs="Arial"/>
          <w:spacing w:val="-3"/>
          <w:lang w:val="pl-PL"/>
        </w:rPr>
        <w:t>nồi hơi</w:t>
      </w:r>
      <w:r w:rsidRPr="00C04ED0">
        <w:rPr>
          <w:rFonts w:cs="Arial"/>
          <w:spacing w:val="-3"/>
          <w:lang w:val="pl-PL"/>
        </w:rPr>
        <w:t xml:space="preserve"> được thực hiện bằng nhiều phương pháp phụ thuộc vào kích thước và bản chất của khuyết tật, vật liệu chế tạo và các yêu cầu thiết kế của </w:t>
      </w:r>
      <w:r w:rsidR="00A93682" w:rsidRPr="00C04ED0">
        <w:rPr>
          <w:rFonts w:cs="Arial"/>
          <w:spacing w:val="-3"/>
          <w:lang w:val="pl-PL"/>
        </w:rPr>
        <w:t>nồi hơi</w:t>
      </w:r>
      <w:r w:rsidRPr="00C04ED0">
        <w:rPr>
          <w:rFonts w:cs="Arial"/>
          <w:spacing w:val="-3"/>
          <w:lang w:val="pl-PL"/>
        </w:rPr>
        <w:t>. Kỹ thuật sửa chữa có thể được phân loại thành sửa chữa tạm thời hoặc cố định phụ thuộc vào thiết kế và sự phù hợp của chúng so với bộ luật, tiêu chuẩn chế tạo áp dụng.</w:t>
      </w:r>
    </w:p>
    <w:p w:rsidR="00D25CFA" w:rsidRPr="00C04ED0" w:rsidRDefault="00D25CFA" w:rsidP="00300C00">
      <w:pPr>
        <w:numPr>
          <w:ilvl w:val="3"/>
          <w:numId w:val="141"/>
        </w:numPr>
        <w:tabs>
          <w:tab w:val="left" w:pos="851"/>
        </w:tabs>
        <w:spacing w:before="120" w:line="276" w:lineRule="auto"/>
        <w:ind w:hanging="1728"/>
        <w:jc w:val="both"/>
        <w:rPr>
          <w:rFonts w:cs="Arial"/>
          <w:b/>
          <w:spacing w:val="-3"/>
          <w:lang w:val="pl-PL"/>
        </w:rPr>
      </w:pPr>
      <w:r w:rsidRPr="00C04ED0">
        <w:rPr>
          <w:rFonts w:cs="Arial"/>
          <w:spacing w:val="-3"/>
          <w:lang w:val="pl-PL"/>
        </w:rPr>
        <w:t>Sửa chữa tạm thời</w:t>
      </w:r>
    </w:p>
    <w:p w:rsidR="00D25CFA" w:rsidRPr="00C04ED0" w:rsidRDefault="00D25CFA" w:rsidP="00300C00">
      <w:pPr>
        <w:numPr>
          <w:ilvl w:val="0"/>
          <w:numId w:val="107"/>
        </w:numPr>
        <w:shd w:val="clear" w:color="auto" w:fill="FFFFFF"/>
        <w:tabs>
          <w:tab w:val="left" w:pos="567"/>
        </w:tabs>
        <w:spacing w:before="120" w:line="276" w:lineRule="auto"/>
        <w:ind w:left="0" w:firstLine="0"/>
        <w:jc w:val="both"/>
        <w:rPr>
          <w:rFonts w:cs="Arial"/>
          <w:spacing w:val="-3"/>
          <w:lang w:val="pl-PL"/>
        </w:rPr>
      </w:pPr>
      <w:r w:rsidRPr="00C04ED0">
        <w:rPr>
          <w:rFonts w:cs="Arial"/>
          <w:spacing w:val="-3"/>
          <w:lang w:val="pl-PL"/>
        </w:rPr>
        <w:lastRenderedPageBreak/>
        <w:t>Quy định chung</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Sửa chữa tạm thời phải được thực hiện tới khi đăng kiểm viên </w:t>
      </w:r>
      <w:r w:rsidR="00391AE3">
        <w:rPr>
          <w:rFonts w:cs="Arial"/>
          <w:spacing w:val="-3"/>
          <w:lang w:val="pl-PL"/>
        </w:rPr>
        <w:t>kiểm định</w:t>
      </w:r>
      <w:r w:rsidRPr="00C04ED0">
        <w:rPr>
          <w:rFonts w:cs="Arial"/>
          <w:spacing w:val="-3"/>
          <w:lang w:val="pl-PL"/>
        </w:rPr>
        <w:t xml:space="preserve"> và đồng ý việc sửa chữa này </w:t>
      </w:r>
      <w:r w:rsidR="00221AF9" w:rsidRPr="00C04ED0">
        <w:rPr>
          <w:rFonts w:cs="Arial"/>
          <w:spacing w:val="-3"/>
          <w:lang w:val="pl-PL"/>
        </w:rPr>
        <w:t>nồi hơi</w:t>
      </w:r>
      <w:r w:rsidRPr="00C04ED0">
        <w:rPr>
          <w:rFonts w:cs="Arial"/>
          <w:spacing w:val="-3"/>
          <w:lang w:val="pl-PL"/>
        </w:rPr>
        <w:t xml:space="preserve"> đủ điều kiện hoạt động tiếp tục cho tới khi có thể thực hiện sửa chữa cố định. Sửa chữa tạm thời phải được loại bỏ và thay thế bằng sửa chữa cố định phù hợp tại đợt bảo dưỡng kế tiếp. Sửa chữa tạm thời có thể được duy trì trong thời gian dài hơn nếu được đăng kiểm viên đánh giá, thẩm định và lập hồ sơ. Hồ sơ sửa chữa tạm thời phải bao gồm:</w:t>
      </w:r>
    </w:p>
    <w:p w:rsidR="00D25CFA" w:rsidRPr="00C04ED0" w:rsidRDefault="00D25CFA" w:rsidP="00300C00">
      <w:pPr>
        <w:numPr>
          <w:ilvl w:val="0"/>
          <w:numId w:val="108"/>
        </w:numPr>
        <w:shd w:val="clear" w:color="auto" w:fill="FFFFFF"/>
        <w:tabs>
          <w:tab w:val="left" w:pos="851"/>
        </w:tabs>
        <w:spacing w:before="120" w:line="276" w:lineRule="auto"/>
        <w:ind w:left="851" w:hanging="491"/>
        <w:rPr>
          <w:rFonts w:cs="Arial"/>
          <w:spacing w:val="-3"/>
          <w:lang w:val="pl-PL"/>
        </w:rPr>
      </w:pPr>
      <w:r w:rsidRPr="00C04ED0">
        <w:rPr>
          <w:rFonts w:cs="Arial"/>
          <w:spacing w:val="-3"/>
          <w:lang w:val="pl-PL"/>
        </w:rPr>
        <w:t>Vị trí sửa chữa tạm thời;</w:t>
      </w:r>
    </w:p>
    <w:p w:rsidR="00D25CFA" w:rsidRPr="00C04ED0" w:rsidRDefault="00D25CFA" w:rsidP="00300C00">
      <w:pPr>
        <w:numPr>
          <w:ilvl w:val="0"/>
          <w:numId w:val="108"/>
        </w:numPr>
        <w:shd w:val="clear" w:color="auto" w:fill="FFFFFF"/>
        <w:tabs>
          <w:tab w:val="left" w:pos="851"/>
        </w:tabs>
        <w:spacing w:before="120" w:line="276" w:lineRule="auto"/>
        <w:ind w:left="851" w:hanging="491"/>
        <w:rPr>
          <w:rFonts w:cs="Arial"/>
          <w:spacing w:val="-3"/>
          <w:lang w:val="pl-PL"/>
        </w:rPr>
      </w:pPr>
      <w:r w:rsidRPr="00C04ED0">
        <w:rPr>
          <w:rFonts w:cs="Arial"/>
          <w:spacing w:val="-3"/>
          <w:lang w:val="pl-PL"/>
        </w:rPr>
        <w:t>Mô tả chi tiết việc sửa chữa, như vật liệu chế tạo, chiều dày, kích thước mối hàn, phương pháp NDT được thực hiện;</w:t>
      </w:r>
    </w:p>
    <w:p w:rsidR="00D25CFA" w:rsidRPr="00C04ED0" w:rsidRDefault="00D25CFA" w:rsidP="00300C00">
      <w:pPr>
        <w:numPr>
          <w:ilvl w:val="0"/>
          <w:numId w:val="108"/>
        </w:numPr>
        <w:shd w:val="clear" w:color="auto" w:fill="FFFFFF"/>
        <w:tabs>
          <w:tab w:val="left" w:pos="851"/>
        </w:tabs>
        <w:spacing w:before="120" w:line="276" w:lineRule="auto"/>
        <w:ind w:left="851" w:hanging="491"/>
        <w:rPr>
          <w:rFonts w:cs="Arial"/>
          <w:spacing w:val="-3"/>
          <w:lang w:val="pl-PL"/>
        </w:rPr>
      </w:pPr>
      <w:r w:rsidRPr="00C04ED0">
        <w:rPr>
          <w:rFonts w:cs="Arial"/>
          <w:spacing w:val="-3"/>
          <w:lang w:val="pl-PL"/>
        </w:rPr>
        <w:t>Chi tiết các phân tích được thực hiện;</w:t>
      </w:r>
    </w:p>
    <w:p w:rsidR="00D25CFA" w:rsidRPr="00C04ED0" w:rsidRDefault="00D25CFA" w:rsidP="00300C00">
      <w:pPr>
        <w:numPr>
          <w:ilvl w:val="0"/>
          <w:numId w:val="108"/>
        </w:numPr>
        <w:shd w:val="clear" w:color="auto" w:fill="FFFFFF"/>
        <w:tabs>
          <w:tab w:val="left" w:pos="851"/>
        </w:tabs>
        <w:spacing w:before="120" w:line="276" w:lineRule="auto"/>
        <w:ind w:left="851" w:hanging="491"/>
        <w:rPr>
          <w:rFonts w:cs="Arial"/>
          <w:spacing w:val="-3"/>
          <w:lang w:val="pl-PL"/>
        </w:rPr>
      </w:pPr>
      <w:r w:rsidRPr="00C04ED0">
        <w:rPr>
          <w:rFonts w:cs="Arial"/>
          <w:spacing w:val="-3"/>
          <w:lang w:val="pl-PL"/>
        </w:rPr>
        <w:t xml:space="preserve">Các yêu cầu cho </w:t>
      </w:r>
      <w:r w:rsidR="00391AE3">
        <w:rPr>
          <w:rFonts w:cs="Arial"/>
          <w:spacing w:val="-3"/>
          <w:lang w:val="pl-PL"/>
        </w:rPr>
        <w:t>kiểm định</w:t>
      </w:r>
      <w:r w:rsidRPr="00C04ED0">
        <w:rPr>
          <w:rFonts w:cs="Arial"/>
          <w:spacing w:val="-3"/>
          <w:lang w:val="pl-PL"/>
        </w:rPr>
        <w:t xml:space="preserve"> về sau, và</w:t>
      </w:r>
    </w:p>
    <w:p w:rsidR="00D25CFA" w:rsidRPr="00C04ED0" w:rsidRDefault="00D25CFA" w:rsidP="00300C00">
      <w:pPr>
        <w:numPr>
          <w:ilvl w:val="0"/>
          <w:numId w:val="108"/>
        </w:numPr>
        <w:shd w:val="clear" w:color="auto" w:fill="FFFFFF"/>
        <w:tabs>
          <w:tab w:val="left" w:pos="851"/>
        </w:tabs>
        <w:spacing w:before="120" w:line="276" w:lineRule="auto"/>
        <w:ind w:left="851" w:hanging="491"/>
        <w:rPr>
          <w:rFonts w:cs="Arial"/>
          <w:spacing w:val="-3"/>
          <w:lang w:val="pl-PL"/>
        </w:rPr>
      </w:pPr>
      <w:r w:rsidRPr="00C04ED0">
        <w:rPr>
          <w:rFonts w:cs="Arial"/>
          <w:spacing w:val="-3"/>
          <w:lang w:val="pl-PL"/>
        </w:rPr>
        <w:t>Thời hạn sửa chữa cố định.</w:t>
      </w:r>
    </w:p>
    <w:p w:rsidR="00D25CFA" w:rsidRPr="00C04ED0" w:rsidRDefault="00D25CFA" w:rsidP="00300C00">
      <w:pPr>
        <w:numPr>
          <w:ilvl w:val="0"/>
          <w:numId w:val="108"/>
        </w:numPr>
        <w:shd w:val="clear" w:color="auto" w:fill="FFFFFF"/>
        <w:tabs>
          <w:tab w:val="left" w:pos="851"/>
        </w:tabs>
        <w:spacing w:before="120" w:line="276" w:lineRule="auto"/>
        <w:ind w:left="851" w:hanging="491"/>
        <w:rPr>
          <w:rFonts w:cs="Arial"/>
          <w:spacing w:val="-3"/>
          <w:lang w:val="pl-PL"/>
        </w:rPr>
      </w:pPr>
      <w:r w:rsidRPr="00C04ED0">
        <w:rPr>
          <w:rFonts w:cs="Arial"/>
          <w:spacing w:val="-3"/>
          <w:lang w:val="pl-PL"/>
        </w:rPr>
        <w:t xml:space="preserve">Các kế hoạch </w:t>
      </w:r>
      <w:r w:rsidR="00391AE3">
        <w:rPr>
          <w:rFonts w:cs="Arial"/>
          <w:spacing w:val="-3"/>
          <w:lang w:val="pl-PL"/>
        </w:rPr>
        <w:t>kiểm định</w:t>
      </w:r>
      <w:r w:rsidRPr="00C04ED0">
        <w:rPr>
          <w:rFonts w:cs="Arial"/>
          <w:spacing w:val="-3"/>
          <w:lang w:val="pl-PL"/>
        </w:rPr>
        <w:t xml:space="preserve"> phải bao gồm việc giám sát tính toàn vẹn của việc sửa chữa tạm thời cho tới khi hoàn thiện sửa chữa cố định. Tham khảo Điều 2.4 và 3.6, ASME PCC-2 để có hướng dẫn về hướng dẫn sửa chữa bịt lỗ rò rỉ bằng hộp hàn và kẹp cơ học.</w:t>
      </w:r>
    </w:p>
    <w:p w:rsidR="00D25CFA" w:rsidRPr="00C04ED0" w:rsidRDefault="00D25CFA" w:rsidP="00300C00">
      <w:pPr>
        <w:numPr>
          <w:ilvl w:val="0"/>
          <w:numId w:val="107"/>
        </w:numPr>
        <w:shd w:val="clear" w:color="auto" w:fill="FFFFFF"/>
        <w:tabs>
          <w:tab w:val="left" w:pos="567"/>
        </w:tabs>
        <w:spacing w:before="120" w:line="276" w:lineRule="auto"/>
        <w:ind w:left="0" w:firstLine="0"/>
        <w:jc w:val="both"/>
        <w:rPr>
          <w:rFonts w:cs="Arial"/>
          <w:spacing w:val="-3"/>
          <w:lang w:val="pl-PL"/>
        </w:rPr>
      </w:pPr>
      <w:r w:rsidRPr="00C04ED0">
        <w:rPr>
          <w:rFonts w:cs="Arial"/>
          <w:spacing w:val="-3"/>
          <w:lang w:val="pl-PL"/>
        </w:rPr>
        <w:t>Sửa chữa cục bộ bằng hàn đắp</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Có thể sử dụng phương pháp hàn đắp để sửa chữa tạm thời các khu vự hư hỏng, ăn mòn hoặc xói mòn của các bộ phận </w:t>
      </w:r>
      <w:r w:rsidR="00221AF9" w:rsidRPr="00C04ED0">
        <w:rPr>
          <w:rFonts w:cs="Arial"/>
          <w:spacing w:val="-3"/>
          <w:lang w:val="pl-PL"/>
        </w:rPr>
        <w:t>nồi hơi</w:t>
      </w:r>
      <w:r w:rsidRPr="00C04ED0">
        <w:rPr>
          <w:rFonts w:cs="Arial"/>
          <w:spacing w:val="-3"/>
          <w:lang w:val="pl-PL"/>
        </w:rPr>
        <w:t>. Không được sửa chữa các vết nứt bằng phương pháp hàn đắp ngoại trừ khi xác định rằng các vết nứt sẽ không phát triển ở dưới mối hàn đắp này. Ở một số trường hợp có thể cần thiết thực hiện phân tích phù hợp cho hoạt động. Việc sửa chữa bằng phương pháp hàn đắp phải được thẩm định.</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Các mối hàn đắp yêu cầu xem xét tới thiết kế riêng biệt, đặc biệt liên quan tới tính hiệu quả mối nối hàn.</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Hàn đắp có thể được áp dụng ở bề mặt trong và ngoài của thân, đỉnh và đáy </w:t>
      </w:r>
      <w:r w:rsidR="00A93682" w:rsidRPr="00C04ED0">
        <w:rPr>
          <w:rFonts w:cs="Arial"/>
          <w:spacing w:val="-3"/>
          <w:lang w:val="pl-PL"/>
        </w:rPr>
        <w:t>nồi hơi</w:t>
      </w:r>
      <w:r w:rsidRPr="00C04ED0">
        <w:rPr>
          <w:rFonts w:cs="Arial"/>
          <w:spacing w:val="-3"/>
          <w:lang w:val="pl-PL"/>
        </w:rPr>
        <w:t>. Tốt hơn hết là áp dụng trên bề mặt bên ngoài để dễ dàng kiểm tra hoạt động.</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Các mối hàn đắp được thiết kế để hấp thụ biến dạng màng của các phần sao cho phù hợp với các quy định của </w:t>
      </w:r>
      <w:r w:rsidR="00DF2B76">
        <w:rPr>
          <w:rFonts w:cs="Arial"/>
          <w:spacing w:val="-3"/>
          <w:lang w:val="pl-PL"/>
        </w:rPr>
        <w:t>tiêu chuẩn chế tạo</w:t>
      </w:r>
      <w:r w:rsidRPr="00C04ED0">
        <w:rPr>
          <w:rFonts w:cs="Arial"/>
          <w:spacing w:val="-3"/>
          <w:lang w:val="pl-PL"/>
        </w:rPr>
        <w:t>, với kết quả như sau:</w:t>
      </w:r>
    </w:p>
    <w:p w:rsidR="00D25CFA" w:rsidRPr="00C04ED0" w:rsidRDefault="00D25CFA" w:rsidP="00300C00">
      <w:pPr>
        <w:numPr>
          <w:ilvl w:val="1"/>
          <w:numId w:val="110"/>
        </w:numPr>
        <w:shd w:val="clear" w:color="auto" w:fill="FFFFFF"/>
        <w:tabs>
          <w:tab w:val="left" w:pos="1418"/>
        </w:tabs>
        <w:spacing w:before="120" w:line="276" w:lineRule="auto"/>
        <w:jc w:val="both"/>
        <w:rPr>
          <w:rFonts w:cs="Arial"/>
          <w:spacing w:val="-3"/>
          <w:lang w:val="pl-PL"/>
        </w:rPr>
      </w:pPr>
      <w:r w:rsidRPr="00C04ED0">
        <w:rPr>
          <w:rFonts w:cs="Arial"/>
          <w:spacing w:val="-3"/>
          <w:lang w:val="pl-PL"/>
        </w:rPr>
        <w:t xml:space="preserve">Ứng suất màng cho phép không được vượt quá ở các phần của </w:t>
      </w:r>
      <w:r w:rsidR="00A93682" w:rsidRPr="00C04ED0">
        <w:rPr>
          <w:rFonts w:cs="Arial"/>
          <w:spacing w:val="-3"/>
          <w:lang w:val="pl-PL"/>
        </w:rPr>
        <w:t>nồi hơi</w:t>
      </w:r>
      <w:r w:rsidRPr="00C04ED0">
        <w:rPr>
          <w:rFonts w:cs="Arial"/>
          <w:spacing w:val="-3"/>
          <w:lang w:val="pl-PL"/>
        </w:rPr>
        <w:t xml:space="preserve"> hoặc ở lớp hàn đắp;</w:t>
      </w:r>
    </w:p>
    <w:p w:rsidR="00D25CFA" w:rsidRPr="00C04ED0" w:rsidRDefault="00D25CFA" w:rsidP="00300C00">
      <w:pPr>
        <w:numPr>
          <w:ilvl w:val="1"/>
          <w:numId w:val="110"/>
        </w:numPr>
        <w:shd w:val="clear" w:color="auto" w:fill="FFFFFF"/>
        <w:tabs>
          <w:tab w:val="left" w:pos="1418"/>
        </w:tabs>
        <w:spacing w:before="120" w:line="276" w:lineRule="auto"/>
        <w:jc w:val="both"/>
        <w:rPr>
          <w:rFonts w:cs="Arial"/>
          <w:spacing w:val="-3"/>
          <w:lang w:val="pl-PL"/>
        </w:rPr>
      </w:pPr>
      <w:r w:rsidRPr="00C04ED0">
        <w:rPr>
          <w:rFonts w:cs="Arial"/>
          <w:spacing w:val="-3"/>
          <w:lang w:val="pl-PL"/>
        </w:rPr>
        <w:t>Sự biến dạng ở các lớp hàn đắp không làm cho ứng suất của mối hàn đắp vượt quá ứng suất cho phép đối với các mối hàn đó.</w:t>
      </w:r>
    </w:p>
    <w:p w:rsidR="00D25CFA" w:rsidRPr="00C04ED0" w:rsidRDefault="00D25CFA" w:rsidP="00300C00">
      <w:pPr>
        <w:numPr>
          <w:ilvl w:val="1"/>
          <w:numId w:val="110"/>
        </w:numPr>
        <w:shd w:val="clear" w:color="auto" w:fill="FFFFFF"/>
        <w:tabs>
          <w:tab w:val="left" w:pos="1418"/>
        </w:tabs>
        <w:spacing w:before="120" w:line="276" w:lineRule="auto"/>
        <w:jc w:val="both"/>
        <w:rPr>
          <w:rFonts w:cs="Arial"/>
          <w:spacing w:val="-3"/>
          <w:lang w:val="pl-PL"/>
        </w:rPr>
      </w:pPr>
      <w:r w:rsidRPr="00C04ED0">
        <w:rPr>
          <w:rFonts w:cs="Arial"/>
          <w:spacing w:val="-3"/>
          <w:lang w:val="pl-PL"/>
        </w:rPr>
        <w:t>Việc ngoại trừ áp dụng quy định này phải được đảm bảo bằng việc phân tích phù hợp cho hoạt động thích hợp.</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Có thể áp dụng Điều 2.12, ASME PCC-2 cho thiết kế mối hàn đắp.</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Hàn đắp không được thực hiện trên bề mặt của mối hàn đắp sẵn có ngoại trừ khi gia cường bổ sung các lỗ khoét nếu được </w:t>
      </w:r>
      <w:r w:rsidR="00DF2B76">
        <w:rPr>
          <w:rFonts w:cs="Arial"/>
          <w:spacing w:val="-3"/>
          <w:lang w:val="pl-PL"/>
        </w:rPr>
        <w:t>tiêu chuẩn chế tạo</w:t>
      </w:r>
      <w:r w:rsidRPr="00C04ED0">
        <w:rPr>
          <w:rFonts w:cs="Arial"/>
          <w:spacing w:val="-3"/>
          <w:lang w:val="pl-PL"/>
        </w:rPr>
        <w:t xml:space="preserve"> cho phép. Khi hàn đắp kế cận một mối hàn đắp sẵn có, khoảng cách giữa chân mối hàn đắp không được nhỏ hơn:</w:t>
      </w:r>
      <w:r w:rsidRPr="00C04ED0">
        <w:rPr>
          <w:rFonts w:cs="Arial"/>
          <w:spacing w:val="-3"/>
          <w:lang w:val="pl-PL"/>
        </w:rPr>
        <w:tab/>
      </w:r>
    </w:p>
    <w:p w:rsidR="00D25CFA" w:rsidRPr="00C04ED0" w:rsidRDefault="00D25CFA" w:rsidP="00300C00">
      <w:pPr>
        <w:shd w:val="clear" w:color="auto" w:fill="FFFFFF"/>
        <w:tabs>
          <w:tab w:val="left" w:pos="1800"/>
        </w:tabs>
        <w:spacing w:before="120" w:line="276" w:lineRule="auto"/>
        <w:jc w:val="both"/>
        <w:rPr>
          <w:rFonts w:cs="Arial"/>
          <w:spacing w:val="-3"/>
          <w:lang w:val="pl-PL"/>
        </w:rPr>
      </w:pPr>
    </w:p>
    <w:p w:rsidR="00BB4D8E"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object w:dxaOrig="9072" w:dyaOrig="519">
          <v:shape id="_x0000_i1064" type="#_x0000_t75" style="width:454pt;height:26pt" o:ole="">
            <v:imagedata r:id="rId98" o:title=""/>
          </v:shape>
          <o:OLEObject Type="Embed" ProgID="Word.Document.12" ShapeID="_x0000_i1064" DrawAspect="Content" ObjectID="_1510997050" r:id="rId99"/>
        </w:object>
      </w:r>
    </w:p>
    <w:p w:rsidR="00D25CFA"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t>Trong đó:</w:t>
      </w:r>
    </w:p>
    <w:p w:rsidR="00D25CFA" w:rsidRPr="00C04ED0" w:rsidRDefault="00D25CFA" w:rsidP="00300C00">
      <w:pPr>
        <w:shd w:val="clear" w:color="auto" w:fill="FFFFFF"/>
        <w:spacing w:before="120" w:line="276" w:lineRule="auto"/>
        <w:jc w:val="both"/>
        <w:rPr>
          <w:rFonts w:cs="Arial"/>
          <w:lang w:val="pl-PL"/>
        </w:rPr>
      </w:pPr>
      <w:r w:rsidRPr="00C04ED0">
        <w:rPr>
          <w:rFonts w:cs="Arial"/>
          <w:lang w:val="pl-PL"/>
        </w:rPr>
        <w:t>+ d:</w:t>
      </w:r>
      <w:r w:rsidRPr="00C04ED0">
        <w:rPr>
          <w:rFonts w:cs="Arial"/>
          <w:lang w:val="pl-PL"/>
        </w:rPr>
        <w:tab/>
        <w:t>Khoảng cách tối thiểu giữa chân mối hàn của các mối hàn đắp kế cận, (mm);</w:t>
      </w:r>
    </w:p>
    <w:p w:rsidR="00D25CFA" w:rsidRPr="00C04ED0" w:rsidRDefault="00D25CFA" w:rsidP="00300C00">
      <w:pPr>
        <w:shd w:val="clear" w:color="auto" w:fill="FFFFFF"/>
        <w:spacing w:before="120" w:line="276" w:lineRule="auto"/>
        <w:jc w:val="both"/>
        <w:rPr>
          <w:rFonts w:cs="Arial"/>
          <w:lang w:val="pl-PL"/>
        </w:rPr>
      </w:pPr>
      <w:r w:rsidRPr="00C04ED0">
        <w:rPr>
          <w:rFonts w:cs="Arial"/>
          <w:lang w:val="pl-PL"/>
        </w:rPr>
        <w:t>+ R:</w:t>
      </w:r>
      <w:r w:rsidRPr="00C04ED0">
        <w:rPr>
          <w:rFonts w:cs="Arial"/>
          <w:lang w:val="pl-PL"/>
        </w:rPr>
        <w:tab/>
        <w:t xml:space="preserve">Bán kính trong của </w:t>
      </w:r>
      <w:r w:rsidR="00A93682" w:rsidRPr="00C04ED0">
        <w:rPr>
          <w:rFonts w:cs="Arial"/>
          <w:lang w:val="pl-PL"/>
        </w:rPr>
        <w:t>nồi hơi</w:t>
      </w:r>
      <w:r w:rsidRPr="00C04ED0">
        <w:rPr>
          <w:rFonts w:cs="Arial"/>
          <w:lang w:val="pl-PL"/>
        </w:rPr>
        <w:t>, (mm);</w:t>
      </w:r>
    </w:p>
    <w:p w:rsidR="00D25CFA" w:rsidRPr="00C04ED0" w:rsidRDefault="00D25CFA" w:rsidP="00300C00">
      <w:pPr>
        <w:shd w:val="clear" w:color="auto" w:fill="FFFFFF"/>
        <w:spacing w:before="120" w:line="276" w:lineRule="auto"/>
        <w:jc w:val="both"/>
        <w:rPr>
          <w:rFonts w:cs="Arial"/>
          <w:lang w:val="pl-PL"/>
        </w:rPr>
      </w:pPr>
      <w:r w:rsidRPr="00C04ED0">
        <w:rPr>
          <w:rFonts w:cs="Arial"/>
          <w:lang w:val="pl-PL"/>
        </w:rPr>
        <w:t xml:space="preserve">+ t:  </w:t>
      </w:r>
      <w:r w:rsidRPr="00C04ED0">
        <w:rPr>
          <w:rFonts w:cs="Arial"/>
          <w:lang w:val="pl-PL"/>
        </w:rPr>
        <w:tab/>
        <w:t xml:space="preserve">Chiều dày hiện tại của thành </w:t>
      </w:r>
      <w:r w:rsidR="00A93682" w:rsidRPr="00C04ED0">
        <w:rPr>
          <w:rFonts w:cs="Arial"/>
          <w:lang w:val="pl-PL"/>
        </w:rPr>
        <w:t>nồi hơi</w:t>
      </w:r>
      <w:r w:rsidRPr="00C04ED0">
        <w:rPr>
          <w:rFonts w:cs="Arial"/>
          <w:lang w:val="pl-PL"/>
        </w:rPr>
        <w:t xml:space="preserve"> ở dưới đường hàn, (mm).</w:t>
      </w:r>
    </w:p>
    <w:p w:rsidR="00D25CFA" w:rsidRPr="00C04ED0" w:rsidRDefault="00D25CFA" w:rsidP="00300C00">
      <w:pPr>
        <w:shd w:val="clear" w:color="auto" w:fill="FFFFFF"/>
        <w:tabs>
          <w:tab w:val="left" w:pos="1800"/>
        </w:tabs>
        <w:spacing w:before="120" w:line="276" w:lineRule="auto"/>
        <w:ind w:firstLine="709"/>
        <w:jc w:val="both"/>
        <w:rPr>
          <w:rFonts w:cs="Arial"/>
          <w:spacing w:val="-3"/>
          <w:lang w:val="pl-PL"/>
        </w:rPr>
      </w:pPr>
      <w:r w:rsidRPr="00C04ED0">
        <w:rPr>
          <w:rFonts w:cs="Arial"/>
          <w:spacing w:val="-3"/>
          <w:lang w:val="pl-PL"/>
        </w:rPr>
        <w:t>Việc miễn áp dụng quy định này trong một số môi trường có hệ quả thấp (ví dụ như các hoạt động xói mòn do áp suất thấp) phải được bảo đảm bằng phân tích kết hợp rủi ro và FFS phù hợp.</w:t>
      </w:r>
    </w:p>
    <w:p w:rsidR="00D25CFA" w:rsidRPr="00C04ED0" w:rsidRDefault="00D25CFA" w:rsidP="00300C00">
      <w:pPr>
        <w:numPr>
          <w:ilvl w:val="0"/>
          <w:numId w:val="109"/>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Các mối hàn đắp phải được làm tròn ở các chỗ lượn góc với bán kính tối thiểu là 25 mm. </w:t>
      </w:r>
    </w:p>
    <w:p w:rsidR="00D25CFA" w:rsidRPr="00C04ED0" w:rsidRDefault="00D25CFA" w:rsidP="00300C00">
      <w:pPr>
        <w:numPr>
          <w:ilvl w:val="0"/>
          <w:numId w:val="107"/>
        </w:numPr>
        <w:shd w:val="clear" w:color="auto" w:fill="FFFFFF"/>
        <w:tabs>
          <w:tab w:val="left" w:pos="567"/>
        </w:tabs>
        <w:spacing w:before="120" w:line="276" w:lineRule="auto"/>
        <w:ind w:left="0" w:firstLine="0"/>
        <w:jc w:val="both"/>
        <w:rPr>
          <w:rFonts w:cs="Arial"/>
          <w:spacing w:val="-3"/>
          <w:lang w:val="pl-PL"/>
        </w:rPr>
      </w:pPr>
      <w:r w:rsidRPr="00C04ED0">
        <w:rPr>
          <w:rFonts w:cs="Arial"/>
          <w:spacing w:val="-3"/>
          <w:lang w:val="pl-PL"/>
        </w:rPr>
        <w:t>Sửa chữa bằng nẹp phủ</w:t>
      </w:r>
    </w:p>
    <w:p w:rsidR="00D25CFA"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t>Việc sửa chữa bằng nẹp phủ toàn bộ có thể được xem xét nếu thỏa mãn các yêu cầu sau:</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Được thẩm định thiết kế và lập hồ sơ;</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Việc sửa chữa không bao gồm vết nứt ở thân </w:t>
      </w:r>
      <w:r w:rsidR="00A93682" w:rsidRPr="00C04ED0">
        <w:rPr>
          <w:rFonts w:cs="Arial"/>
          <w:spacing w:val="-3"/>
          <w:lang w:val="pl-PL"/>
        </w:rPr>
        <w:t>nồi hơi</w:t>
      </w:r>
      <w:r w:rsidRPr="00C04ED0">
        <w:rPr>
          <w:rFonts w:cs="Arial"/>
          <w:spacing w:val="-3"/>
          <w:lang w:val="pl-PL"/>
        </w:rPr>
        <w:t xml:space="preserve"> trừ khi được xác định rằng vết nứt sẽ không phát triển ở bên dưới nẹp phủ. Trong một số trường hợp cần phải phân tích FFS;</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Nẹp phủ được thiết kế chịu được áp suất thiết kế của </w:t>
      </w:r>
      <w:r w:rsidR="00A93682" w:rsidRPr="00C04ED0">
        <w:rPr>
          <w:rFonts w:cs="Arial"/>
          <w:spacing w:val="-3"/>
          <w:lang w:val="pl-PL"/>
        </w:rPr>
        <w:t>nồi hơi</w:t>
      </w:r>
      <w:r w:rsidRPr="00C04ED0">
        <w:rPr>
          <w:rFonts w:cs="Arial"/>
          <w:spacing w:val="-3"/>
          <w:lang w:val="pl-PL"/>
        </w:rPr>
        <w:t>;</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Toàn bộ đường hàn dọc ở vị trí nẹp phủ là đường hàn giáp mối xuyên thấu hoàn toàn có hiệu suất mối nối thiết kế và được </w:t>
      </w:r>
      <w:r w:rsidR="00391AE3">
        <w:rPr>
          <w:rFonts w:cs="Arial"/>
          <w:spacing w:val="-3"/>
          <w:lang w:val="pl-PL"/>
        </w:rPr>
        <w:t>kiểm định</w:t>
      </w:r>
      <w:r w:rsidRPr="00C04ED0">
        <w:rPr>
          <w:rFonts w:cs="Arial"/>
          <w:spacing w:val="-3"/>
          <w:lang w:val="pl-PL"/>
        </w:rPr>
        <w:t xml:space="preserve"> phù hợp với bộ luật, tiêu chuẩn, quy chuẩn áp dụng;</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Chu vi mối hàn đắp gắn nẹp phủ với thành </w:t>
      </w:r>
      <w:r w:rsidR="00A93682" w:rsidRPr="00C04ED0">
        <w:rPr>
          <w:rFonts w:cs="Arial"/>
          <w:spacing w:val="-3"/>
          <w:lang w:val="pl-PL"/>
        </w:rPr>
        <w:t>nồi hơi</w:t>
      </w:r>
      <w:r w:rsidRPr="00C04ED0">
        <w:rPr>
          <w:rFonts w:cs="Arial"/>
          <w:spacing w:val="-3"/>
          <w:lang w:val="pl-PL"/>
        </w:rPr>
        <w:t xml:space="preserve"> được thiết kế để truyền toàn bộ tải dọc ở thân </w:t>
      </w:r>
      <w:r w:rsidR="00A93682" w:rsidRPr="00C04ED0">
        <w:rPr>
          <w:rFonts w:cs="Arial"/>
          <w:spacing w:val="-3"/>
          <w:lang w:val="pl-PL"/>
        </w:rPr>
        <w:t>nồi hơi</w:t>
      </w:r>
      <w:r w:rsidRPr="00C04ED0">
        <w:rPr>
          <w:rFonts w:cs="Arial"/>
          <w:spacing w:val="-3"/>
          <w:lang w:val="pl-PL"/>
        </w:rPr>
        <w:t xml:space="preserve">, sử dụng hiệu suất mối nối bằng 0,45. Nếu cần thiết, phải xem xét ảnh hưởng về độ lệch tâm của nẹp phủ so với thân </w:t>
      </w:r>
      <w:r w:rsidR="00A93682" w:rsidRPr="00C04ED0">
        <w:rPr>
          <w:rFonts w:cs="Arial"/>
          <w:spacing w:val="-3"/>
          <w:lang w:val="pl-PL"/>
        </w:rPr>
        <w:t>nồi hơi</w:t>
      </w:r>
      <w:r w:rsidRPr="00C04ED0">
        <w:rPr>
          <w:rFonts w:cs="Arial"/>
          <w:spacing w:val="-3"/>
          <w:lang w:val="pl-PL"/>
        </w:rPr>
        <w:t xml:space="preserve"> về kích thước của mối hàn đính kèm nẹp phủ;</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Phương pháp kiểm tra NDT bề mặt thích hợp được thực hiện ở tất cả các mối hàn </w:t>
      </w:r>
      <w:r w:rsidR="00882F52">
        <w:rPr>
          <w:rFonts w:cs="Arial"/>
          <w:spacing w:val="-3"/>
          <w:lang w:val="pl-PL"/>
        </w:rPr>
        <w:t>giáp mép</w:t>
      </w:r>
      <w:r w:rsidRPr="00C04ED0">
        <w:rPr>
          <w:rFonts w:cs="Arial"/>
          <w:spacing w:val="-3"/>
          <w:lang w:val="pl-PL"/>
        </w:rPr>
        <w:t>;</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 xml:space="preserve">Nếu có, phải xem xét độ bền mỏi của các mối hàn đính, ví dụ như độ bền mỏi do nẹp phủ có độ giãn nở khác so với thân </w:t>
      </w:r>
      <w:r w:rsidR="00A93682" w:rsidRPr="00C04ED0">
        <w:rPr>
          <w:rFonts w:cs="Arial"/>
          <w:spacing w:val="-3"/>
          <w:lang w:val="pl-PL"/>
        </w:rPr>
        <w:t>nồi hơi</w:t>
      </w:r>
      <w:r w:rsidRPr="00C04ED0">
        <w:rPr>
          <w:rFonts w:cs="Arial"/>
          <w:spacing w:val="-3"/>
          <w:lang w:val="pl-PL"/>
        </w:rPr>
        <w:t>;</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Vật liệu nẹp phủ và vật liệu hàn phải phù hợp cho tiếp xúc với chất lỏng ở các điều kiện thiết kế và nẹp phủ có lượng ăn mòn dự trữ phù hợp;</w:t>
      </w:r>
    </w:p>
    <w:p w:rsidR="00D25CFA" w:rsidRPr="00C04ED0" w:rsidRDefault="00D25CFA" w:rsidP="00300C00">
      <w:pPr>
        <w:numPr>
          <w:ilvl w:val="0"/>
          <w:numId w:val="111"/>
        </w:numPr>
        <w:shd w:val="clear" w:color="auto" w:fill="FFFFFF"/>
        <w:tabs>
          <w:tab w:val="left" w:pos="851"/>
        </w:tabs>
        <w:spacing w:before="120" w:line="276" w:lineRule="auto"/>
        <w:ind w:left="851" w:hanging="491"/>
        <w:jc w:val="both"/>
        <w:rPr>
          <w:rFonts w:cs="Arial"/>
          <w:spacing w:val="-3"/>
          <w:lang w:val="pl-PL"/>
        </w:rPr>
      </w:pPr>
      <w:r w:rsidRPr="00C04ED0">
        <w:rPr>
          <w:rFonts w:cs="Arial"/>
          <w:spacing w:val="-3"/>
          <w:lang w:val="pl-PL"/>
        </w:rPr>
        <w:t>Hư hỏng c</w:t>
      </w:r>
      <w:r w:rsidRPr="00C04ED0">
        <w:rPr>
          <w:rFonts w:cs="Arial" w:hint="eastAsia"/>
          <w:spacing w:val="-3"/>
          <w:lang w:val="pl-PL"/>
        </w:rPr>
        <w:t>ơ</w:t>
      </w:r>
      <w:r w:rsidRPr="00C04ED0">
        <w:rPr>
          <w:rFonts w:cs="Arial"/>
          <w:spacing w:val="-3"/>
          <w:lang w:val="pl-PL"/>
        </w:rPr>
        <w:t xml:space="preserve"> học mà cần sửa chữa phải được xem xét để xác định việc cần thiết hay không việc giám sát bổ sung và kiểm tra tiếp theo của việc sửa chữa.</w:t>
      </w:r>
    </w:p>
    <w:p w:rsidR="00D25CFA" w:rsidRPr="00C04ED0" w:rsidRDefault="00D25CFA" w:rsidP="00300C00">
      <w:pPr>
        <w:numPr>
          <w:ilvl w:val="0"/>
          <w:numId w:val="107"/>
        </w:numPr>
        <w:shd w:val="clear" w:color="auto" w:fill="FFFFFF"/>
        <w:tabs>
          <w:tab w:val="left" w:pos="567"/>
        </w:tabs>
        <w:spacing w:before="120" w:line="276" w:lineRule="auto"/>
        <w:ind w:left="0" w:firstLine="0"/>
        <w:jc w:val="both"/>
        <w:rPr>
          <w:rFonts w:cs="Arial"/>
          <w:spacing w:val="-3"/>
          <w:lang w:val="pl-PL"/>
        </w:rPr>
      </w:pPr>
      <w:r w:rsidRPr="00C04ED0">
        <w:rPr>
          <w:rFonts w:cs="Arial"/>
          <w:spacing w:val="-3"/>
          <w:lang w:val="pl-PL"/>
        </w:rPr>
        <w:t xml:space="preserve">Các vòi không xuyên qua thân </w:t>
      </w:r>
      <w:r w:rsidR="00A93682" w:rsidRPr="00C04ED0">
        <w:rPr>
          <w:rFonts w:cs="Arial"/>
          <w:spacing w:val="-3"/>
          <w:lang w:val="pl-PL"/>
        </w:rPr>
        <w:t>nồi hơi</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Các vòi không xuyên qua thân </w:t>
      </w:r>
      <w:r w:rsidR="00221AF9" w:rsidRPr="00C04ED0">
        <w:rPr>
          <w:rFonts w:cs="Arial"/>
          <w:spacing w:val="-3"/>
          <w:lang w:val="pl-PL"/>
        </w:rPr>
        <w:t>nồi hơi</w:t>
      </w:r>
      <w:r w:rsidRPr="00C04ED0">
        <w:rPr>
          <w:rFonts w:cs="Arial"/>
          <w:spacing w:val="-3"/>
          <w:lang w:val="pl-PL"/>
        </w:rPr>
        <w:t xml:space="preserve"> (bao gồm cả nắp ống đính kèm) có thể được sử dụng như là sửa chữa cố định các khuyết tật không phải là các vết nứt khi thiết kế và phương pháp đính phù hợp với các yêu cầu áp dụng của bộ luật, tiêu chuẩn thích hợp. Thiết kế và gia </w:t>
      </w:r>
      <w:r w:rsidRPr="00C04ED0">
        <w:rPr>
          <w:rFonts w:cs="Arial"/>
          <w:spacing w:val="-3"/>
          <w:lang w:val="pl-PL"/>
        </w:rPr>
        <w:lastRenderedPageBreak/>
        <w:t xml:space="preserve">cường cho các vòi như thế phải xem xét tới hao hụt vật liệu ban đầu của thân </w:t>
      </w:r>
      <w:r w:rsidR="00A93682" w:rsidRPr="00C04ED0">
        <w:rPr>
          <w:rFonts w:cs="Arial"/>
          <w:spacing w:val="-3"/>
          <w:lang w:val="pl-PL"/>
        </w:rPr>
        <w:t>nồi hơi</w:t>
      </w:r>
      <w:r w:rsidRPr="00C04ED0">
        <w:rPr>
          <w:rFonts w:cs="Arial"/>
          <w:spacing w:val="-3"/>
          <w:lang w:val="pl-PL"/>
        </w:rPr>
        <w:t xml:space="preserve"> ở xung quanh vòi. Vật liệu của vòi phải phù hợp để tiếp xúc với chất lỏng được chứa ở các điều kiện thiết kế và phải có lượng ăn mòn dự trữ phù hợp. Hư hỏng cơ học mà cần sửa chữa phải được xem xét để xác định việc cần thiết hay không việc giám sát bổ sung và kiểm tra tiếp theo của việc sửa chữa.</w:t>
      </w:r>
    </w:p>
    <w:p w:rsidR="00D25CFA" w:rsidRPr="00C04ED0" w:rsidRDefault="00D25CFA" w:rsidP="00300C00">
      <w:pPr>
        <w:numPr>
          <w:ilvl w:val="3"/>
          <w:numId w:val="141"/>
        </w:numPr>
        <w:tabs>
          <w:tab w:val="left" w:pos="1134"/>
        </w:tabs>
        <w:spacing w:before="120" w:line="276" w:lineRule="auto"/>
        <w:ind w:left="0" w:firstLine="0"/>
        <w:jc w:val="both"/>
        <w:rPr>
          <w:rFonts w:cs="Arial"/>
          <w:spacing w:val="-3"/>
          <w:lang w:val="pl-PL"/>
        </w:rPr>
      </w:pPr>
      <w:r w:rsidRPr="00C04ED0">
        <w:rPr>
          <w:rFonts w:cs="Arial"/>
          <w:spacing w:val="-3"/>
          <w:lang w:val="pl-PL"/>
        </w:rPr>
        <w:t>Sửa chữa cố định</w:t>
      </w:r>
    </w:p>
    <w:p w:rsidR="00D25CFA" w:rsidRPr="00C04ED0" w:rsidRDefault="00D25CFA" w:rsidP="00300C00">
      <w:pPr>
        <w:numPr>
          <w:ilvl w:val="0"/>
          <w:numId w:val="112"/>
        </w:numPr>
        <w:shd w:val="clear" w:color="auto" w:fill="FFFFFF"/>
        <w:tabs>
          <w:tab w:val="left" w:pos="567"/>
        </w:tabs>
        <w:spacing w:before="120" w:line="276" w:lineRule="auto"/>
        <w:ind w:left="567" w:hanging="567"/>
        <w:jc w:val="both"/>
        <w:rPr>
          <w:rFonts w:cs="Arial"/>
          <w:spacing w:val="-3"/>
          <w:lang w:val="pl-PL"/>
        </w:rPr>
      </w:pPr>
      <w:r w:rsidRPr="00C04ED0">
        <w:rPr>
          <w:rFonts w:cs="Arial"/>
          <w:spacing w:val="-3"/>
          <w:lang w:val="pl-PL"/>
        </w:rPr>
        <w:t>Các phương pháp sửa chữa cố định cơ bản bao gồm:</w:t>
      </w:r>
    </w:p>
    <w:p w:rsidR="00D25CFA" w:rsidRPr="00C04ED0" w:rsidRDefault="00D25CFA" w:rsidP="00300C00">
      <w:pPr>
        <w:numPr>
          <w:ilvl w:val="4"/>
          <w:numId w:val="113"/>
        </w:numPr>
        <w:shd w:val="clear" w:color="auto" w:fill="FFFFFF"/>
        <w:tabs>
          <w:tab w:val="left" w:pos="1800"/>
        </w:tabs>
        <w:spacing w:before="120" w:line="276" w:lineRule="auto"/>
        <w:jc w:val="both"/>
        <w:rPr>
          <w:rFonts w:cs="Arial"/>
          <w:spacing w:val="-3"/>
          <w:lang w:val="pl-PL"/>
        </w:rPr>
      </w:pPr>
      <w:r w:rsidRPr="00C04ED0">
        <w:rPr>
          <w:rFonts w:cs="Arial"/>
          <w:spacing w:val="-3"/>
          <w:lang w:val="pl-PL"/>
        </w:rPr>
        <w:t>Khoét khuyết tật, kết hợp với mài để bề mặt đồng mức thỏa mãn API 579-1/ASME FFS-1, Phần 5. Đồng thời tham khảo ASME PCC-2, Điều 3.4, hướng dẫn sửa chữa bằng khoét vết rạn nứt và hàn.</w:t>
      </w:r>
    </w:p>
    <w:p w:rsidR="00D25CFA" w:rsidRPr="00C04ED0" w:rsidRDefault="00D25CFA" w:rsidP="00300C00">
      <w:pPr>
        <w:numPr>
          <w:ilvl w:val="4"/>
          <w:numId w:val="113"/>
        </w:numPr>
        <w:shd w:val="clear" w:color="auto" w:fill="FFFFFF"/>
        <w:tabs>
          <w:tab w:val="left" w:pos="1800"/>
        </w:tabs>
        <w:spacing w:before="120" w:line="276" w:lineRule="auto"/>
        <w:jc w:val="both"/>
        <w:rPr>
          <w:rFonts w:cs="Arial"/>
          <w:spacing w:val="-3"/>
          <w:lang w:val="pl-PL"/>
        </w:rPr>
      </w:pPr>
      <w:r w:rsidRPr="00C04ED0">
        <w:rPr>
          <w:rFonts w:cs="Arial"/>
          <w:spacing w:val="-3"/>
          <w:lang w:val="pl-PL"/>
        </w:rPr>
        <w:t>Khoét khuyết tật và hàn sửa chữa hố khoét.</w:t>
      </w:r>
    </w:p>
    <w:p w:rsidR="00D25CFA" w:rsidRPr="00C04ED0" w:rsidRDefault="00D25CFA" w:rsidP="00300C00">
      <w:pPr>
        <w:numPr>
          <w:ilvl w:val="4"/>
          <w:numId w:val="113"/>
        </w:numPr>
        <w:shd w:val="clear" w:color="auto" w:fill="FFFFFF"/>
        <w:tabs>
          <w:tab w:val="left" w:pos="1800"/>
        </w:tabs>
        <w:spacing w:before="120" w:line="276" w:lineRule="auto"/>
        <w:jc w:val="both"/>
        <w:rPr>
          <w:rFonts w:cs="Arial"/>
          <w:spacing w:val="-3"/>
          <w:lang w:val="pl-PL"/>
        </w:rPr>
      </w:pPr>
      <w:r w:rsidRPr="00C04ED0">
        <w:rPr>
          <w:rFonts w:cs="Arial"/>
          <w:spacing w:val="-3"/>
          <w:lang w:val="pl-PL"/>
        </w:rPr>
        <w:t>Thay thế phần hoặc bộ phận chứa khuyết tật.</w:t>
      </w:r>
    </w:p>
    <w:p w:rsidR="00D25CFA" w:rsidRPr="00C04ED0" w:rsidRDefault="00D25CFA" w:rsidP="00300C00">
      <w:pPr>
        <w:numPr>
          <w:ilvl w:val="4"/>
          <w:numId w:val="113"/>
        </w:numPr>
        <w:shd w:val="clear" w:color="auto" w:fill="FFFFFF"/>
        <w:tabs>
          <w:tab w:val="left" w:pos="1800"/>
        </w:tabs>
        <w:spacing w:before="120" w:line="276" w:lineRule="auto"/>
        <w:jc w:val="both"/>
        <w:rPr>
          <w:rFonts w:cs="Arial"/>
          <w:spacing w:val="-3"/>
          <w:lang w:val="pl-PL"/>
        </w:rPr>
      </w:pPr>
      <w:r w:rsidRPr="00C04ED0">
        <w:rPr>
          <w:rFonts w:cs="Arial"/>
          <w:spacing w:val="-3"/>
          <w:lang w:val="pl-PL"/>
        </w:rPr>
        <w:t>Hàn che phủ khu vực bị ăn mòn.</w:t>
      </w:r>
    </w:p>
    <w:p w:rsidR="00D25CFA" w:rsidRPr="00C04ED0" w:rsidRDefault="00D25CFA" w:rsidP="00300C00">
      <w:pPr>
        <w:numPr>
          <w:ilvl w:val="4"/>
          <w:numId w:val="113"/>
        </w:numPr>
        <w:shd w:val="clear" w:color="auto" w:fill="FFFFFF"/>
        <w:tabs>
          <w:tab w:val="left" w:pos="1800"/>
        </w:tabs>
        <w:spacing w:before="120" w:line="276" w:lineRule="auto"/>
        <w:jc w:val="both"/>
        <w:rPr>
          <w:rFonts w:cs="Arial"/>
          <w:spacing w:val="-3"/>
          <w:lang w:val="pl-PL"/>
        </w:rPr>
      </w:pPr>
      <w:r w:rsidRPr="00C04ED0">
        <w:rPr>
          <w:rFonts w:cs="Arial"/>
          <w:spacing w:val="-3"/>
          <w:lang w:val="pl-PL"/>
        </w:rPr>
        <w:t>Bổ sung nẹp hoặc tấm lót vào bề mặt bên trong.</w:t>
      </w:r>
    </w:p>
    <w:p w:rsidR="00D25CFA" w:rsidRPr="00C04ED0" w:rsidRDefault="00D25CFA" w:rsidP="00300C00">
      <w:pPr>
        <w:numPr>
          <w:ilvl w:val="0"/>
          <w:numId w:val="112"/>
        </w:numPr>
        <w:shd w:val="clear" w:color="auto" w:fill="FFFFFF"/>
        <w:tabs>
          <w:tab w:val="left" w:pos="567"/>
        </w:tabs>
        <w:spacing w:before="120" w:line="276" w:lineRule="auto"/>
        <w:ind w:left="567" w:hanging="567"/>
        <w:jc w:val="both"/>
        <w:rPr>
          <w:rFonts w:cs="Arial"/>
          <w:spacing w:val="-3"/>
          <w:lang w:val="pl-PL"/>
        </w:rPr>
      </w:pPr>
      <w:r w:rsidRPr="00C04ED0">
        <w:rPr>
          <w:rFonts w:cs="Arial"/>
          <w:spacing w:val="-3"/>
          <w:lang w:val="pl-PL"/>
        </w:rPr>
        <w:t>Các tấm chèn</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Các tấm thân </w:t>
      </w:r>
      <w:r w:rsidR="00A93682" w:rsidRPr="00C04ED0">
        <w:rPr>
          <w:rFonts w:cs="Arial"/>
          <w:spacing w:val="-3"/>
          <w:lang w:val="pl-PL"/>
        </w:rPr>
        <w:t>nồi hơi</w:t>
      </w:r>
      <w:r w:rsidRPr="00C04ED0">
        <w:rPr>
          <w:rFonts w:cs="Arial"/>
          <w:spacing w:val="-3"/>
          <w:lang w:val="pl-PL"/>
        </w:rPr>
        <w:t xml:space="preserve"> bị ăn mòn hoặc hư hỏng có thể được sửa chữa bằng cách loại bỏ một phần hoặc thay thế bằng miếng vá bổ sung (miếng vá phẳng) thỏa mãn bộ luật, tiêu chuẩn, quy chuẩn áp dụng. Các tấm chèn có thể được sử dụng nếu thỏa mãn các yêu cầu sau:</w:t>
      </w:r>
    </w:p>
    <w:p w:rsidR="00D25CFA" w:rsidRPr="00C04ED0" w:rsidRDefault="00D25CFA" w:rsidP="00300C00">
      <w:pPr>
        <w:numPr>
          <w:ilvl w:val="4"/>
          <w:numId w:val="114"/>
        </w:numPr>
        <w:shd w:val="clear" w:color="auto" w:fill="FFFFFF"/>
        <w:tabs>
          <w:tab w:val="left" w:pos="1800"/>
        </w:tabs>
        <w:spacing w:before="120" w:line="276" w:lineRule="auto"/>
        <w:jc w:val="both"/>
        <w:rPr>
          <w:rFonts w:cs="Arial"/>
          <w:spacing w:val="-3"/>
          <w:lang w:val="pl-PL"/>
        </w:rPr>
      </w:pPr>
      <w:r w:rsidRPr="00C04ED0">
        <w:rPr>
          <w:rFonts w:cs="Arial"/>
          <w:spacing w:val="-3"/>
          <w:lang w:val="pl-PL"/>
        </w:rPr>
        <w:t>Sử dụng mối hàn vát mép ngấu hoàn toàn.</w:t>
      </w:r>
    </w:p>
    <w:p w:rsidR="00D25CFA" w:rsidRPr="00C04ED0" w:rsidRDefault="00D25CFA" w:rsidP="00300C00">
      <w:pPr>
        <w:numPr>
          <w:ilvl w:val="4"/>
          <w:numId w:val="114"/>
        </w:numPr>
        <w:shd w:val="clear" w:color="auto" w:fill="FFFFFF"/>
        <w:tabs>
          <w:tab w:val="left" w:pos="1800"/>
        </w:tabs>
        <w:spacing w:before="120" w:line="276" w:lineRule="auto"/>
        <w:jc w:val="both"/>
        <w:rPr>
          <w:rFonts w:cs="Arial"/>
          <w:spacing w:val="-3"/>
          <w:lang w:val="pl-PL"/>
        </w:rPr>
      </w:pPr>
      <w:r w:rsidRPr="00C04ED0">
        <w:rPr>
          <w:rFonts w:cs="Arial"/>
          <w:spacing w:val="-3"/>
          <w:lang w:val="pl-PL"/>
        </w:rPr>
        <w:t xml:space="preserve">Các đường hàn được chụp X-quang phù hợp với </w:t>
      </w:r>
      <w:r w:rsidR="00DF2B76">
        <w:rPr>
          <w:rFonts w:cs="Arial"/>
          <w:spacing w:val="-3"/>
          <w:lang w:val="pl-PL"/>
        </w:rPr>
        <w:t>tiêu chuẩn chế tạo</w:t>
      </w:r>
      <w:r w:rsidRPr="00C04ED0">
        <w:rPr>
          <w:rFonts w:cs="Arial"/>
          <w:spacing w:val="-3"/>
          <w:lang w:val="pl-PL"/>
        </w:rPr>
        <w:t xml:space="preserve"> áp dụng. Kiểm tra siêu âm thỏa mãn ASME Code Case 2235 hoặc ASME Code, Section VIII, Division 2, mục 7.7.5 có thể được sử dụng để thay thế cho chụp X-quang nếu các quy trình kiểm tra NDT được người </w:t>
      </w:r>
      <w:r w:rsidR="00391AE3">
        <w:rPr>
          <w:rFonts w:cs="Arial"/>
          <w:spacing w:val="-3"/>
          <w:lang w:val="pl-PL"/>
        </w:rPr>
        <w:t>kiểm định</w:t>
      </w:r>
      <w:r w:rsidRPr="00C04ED0">
        <w:rPr>
          <w:rFonts w:cs="Arial"/>
          <w:spacing w:val="-3"/>
          <w:lang w:val="pl-PL"/>
        </w:rPr>
        <w:t xml:space="preserve"> thẩm định.</w:t>
      </w:r>
    </w:p>
    <w:p w:rsidR="00D25CFA" w:rsidRPr="00C04ED0" w:rsidRDefault="00D25CFA" w:rsidP="00300C00">
      <w:pPr>
        <w:numPr>
          <w:ilvl w:val="4"/>
          <w:numId w:val="114"/>
        </w:numPr>
        <w:shd w:val="clear" w:color="auto" w:fill="FFFFFF"/>
        <w:tabs>
          <w:tab w:val="left" w:pos="1800"/>
        </w:tabs>
        <w:spacing w:before="120" w:line="276" w:lineRule="auto"/>
        <w:jc w:val="both"/>
        <w:rPr>
          <w:rFonts w:cs="Arial"/>
          <w:spacing w:val="-3"/>
          <w:lang w:val="pl-PL"/>
        </w:rPr>
      </w:pPr>
      <w:r w:rsidRPr="00C04ED0">
        <w:rPr>
          <w:rFonts w:cs="Arial"/>
          <w:spacing w:val="-3"/>
          <w:lang w:val="pl-PL"/>
        </w:rPr>
        <w:t>Tất cả các góc của tấm chèn mà không mở rộng tới đường hàn ngang hay dọc hiện có phải được lượn góc với bán kính tối thiểu là 25 mm. Đường hàn lân cận với các đường hàn hiện có phải được thẩm định.</w:t>
      </w:r>
    </w:p>
    <w:p w:rsidR="00D25CFA" w:rsidRPr="00C04ED0" w:rsidRDefault="00D25CFA" w:rsidP="00300C00">
      <w:pPr>
        <w:numPr>
          <w:ilvl w:val="0"/>
          <w:numId w:val="112"/>
        </w:numPr>
        <w:shd w:val="clear" w:color="auto" w:fill="FFFFFF"/>
        <w:tabs>
          <w:tab w:val="left" w:pos="567"/>
        </w:tabs>
        <w:spacing w:before="120" w:line="276" w:lineRule="auto"/>
        <w:ind w:left="567" w:hanging="567"/>
        <w:jc w:val="both"/>
        <w:rPr>
          <w:rFonts w:cs="Arial"/>
          <w:spacing w:val="-3"/>
          <w:lang w:val="pl-PL"/>
        </w:rPr>
      </w:pPr>
      <w:r w:rsidRPr="00C04ED0">
        <w:rPr>
          <w:rFonts w:cs="Arial"/>
          <w:spacing w:val="-3"/>
          <w:lang w:val="pl-PL"/>
        </w:rPr>
        <w:t>Độ bền vật liệu đệm đối với lớp phủ và sửa chữa các mối hàn hiện có</w:t>
      </w:r>
    </w:p>
    <w:p w:rsidR="00D25CFA" w:rsidRPr="00C04ED0" w:rsidRDefault="00D25CFA" w:rsidP="00300C00">
      <w:pPr>
        <w:numPr>
          <w:ilvl w:val="4"/>
          <w:numId w:val="115"/>
        </w:numPr>
        <w:shd w:val="clear" w:color="auto" w:fill="FFFFFF"/>
        <w:tabs>
          <w:tab w:val="left" w:pos="1800"/>
        </w:tabs>
        <w:spacing w:before="120" w:line="276" w:lineRule="auto"/>
        <w:jc w:val="both"/>
        <w:rPr>
          <w:rFonts w:cs="Arial"/>
          <w:spacing w:val="-3"/>
          <w:lang w:val="pl-PL"/>
        </w:rPr>
      </w:pPr>
      <w:r w:rsidRPr="00C04ED0">
        <w:rPr>
          <w:rFonts w:cs="Arial"/>
          <w:spacing w:val="-3"/>
          <w:lang w:val="pl-PL"/>
        </w:rPr>
        <w:t>Vật liệu đệm dùng cho sửa chữa mối hàn phải có độ bền kéo tối thiểu bằng hoặc lớn hơn độ bền kéo tối thiểu của vật liệu cơ bản.</w:t>
      </w:r>
    </w:p>
    <w:p w:rsidR="00D25CFA" w:rsidRPr="00C04ED0" w:rsidRDefault="00D25CFA" w:rsidP="00300C00">
      <w:pPr>
        <w:numPr>
          <w:ilvl w:val="4"/>
          <w:numId w:val="115"/>
        </w:numPr>
        <w:shd w:val="clear" w:color="auto" w:fill="FFFFFF"/>
        <w:tabs>
          <w:tab w:val="left" w:pos="1800"/>
        </w:tabs>
        <w:spacing w:before="120" w:line="276" w:lineRule="auto"/>
        <w:jc w:val="both"/>
        <w:rPr>
          <w:rFonts w:cs="Arial"/>
          <w:spacing w:val="-3"/>
          <w:lang w:val="pl-PL"/>
        </w:rPr>
      </w:pPr>
      <w:r w:rsidRPr="00C04ED0">
        <w:rPr>
          <w:rFonts w:cs="Arial"/>
          <w:spacing w:val="-3"/>
          <w:lang w:val="pl-PL"/>
        </w:rPr>
        <w:t>Nếu vật liệu đệm có độ bền kéo tối thiểu nhỏ hơn độ bền kéo tối thiểu của vật liệu cơ bản, việc so sánh thành phần hóa học giữa chúng phải được xem xét liên quan tới khả năng hàn và hư hỏng trong khai thác. Ngoài ra, phải thỏa mãn các yêu cầu sau:</w:t>
      </w:r>
    </w:p>
    <w:p w:rsidR="00D25CFA" w:rsidRPr="00C04ED0" w:rsidRDefault="00D25CFA" w:rsidP="00300C00">
      <w:pPr>
        <w:numPr>
          <w:ilvl w:val="5"/>
          <w:numId w:val="117"/>
        </w:numPr>
        <w:shd w:val="clear" w:color="auto" w:fill="FFFFFF"/>
        <w:tabs>
          <w:tab w:val="left" w:pos="1800"/>
        </w:tabs>
        <w:spacing w:before="120" w:line="276" w:lineRule="auto"/>
        <w:jc w:val="both"/>
        <w:rPr>
          <w:rFonts w:cs="Arial"/>
          <w:spacing w:val="-3"/>
          <w:lang w:val="pl-PL"/>
        </w:rPr>
      </w:pPr>
      <w:r w:rsidRPr="00C04ED0">
        <w:rPr>
          <w:rFonts w:cs="Arial"/>
          <w:spacing w:val="-3"/>
          <w:lang w:val="pl-PL"/>
        </w:rPr>
        <w:t>Chiều dày sửa chữa không được lớn hơn 50% chiều dày yêu cầu của vật liệu cơ bản (không bao gồm lượng ăn mòn dự trữ).</w:t>
      </w:r>
    </w:p>
    <w:p w:rsidR="00D25CFA" w:rsidRPr="00C04ED0" w:rsidRDefault="00D25CFA" w:rsidP="00300C00">
      <w:pPr>
        <w:numPr>
          <w:ilvl w:val="5"/>
          <w:numId w:val="117"/>
        </w:numPr>
        <w:shd w:val="clear" w:color="auto" w:fill="FFFFFF"/>
        <w:tabs>
          <w:tab w:val="left" w:pos="1800"/>
        </w:tabs>
        <w:spacing w:before="120" w:line="276" w:lineRule="auto"/>
        <w:jc w:val="both"/>
        <w:rPr>
          <w:rFonts w:cs="Arial"/>
          <w:spacing w:val="-3"/>
          <w:lang w:val="pl-PL"/>
        </w:rPr>
      </w:pPr>
      <w:r w:rsidRPr="00C04ED0">
        <w:rPr>
          <w:rFonts w:cs="Arial"/>
          <w:spacing w:val="-3"/>
          <w:lang w:val="pl-PL"/>
        </w:rPr>
        <w:t>Chiều dày của vật liệu hàn sửa chữa phải được tăng bởi tỉ lệ của độ bền kéo tối thiểu của vật liệu cơ bản trên độ bền kéo tối thiểu của vật liệu đệm.</w:t>
      </w:r>
    </w:p>
    <w:p w:rsidR="00D25CFA" w:rsidRPr="00C04ED0" w:rsidRDefault="00D25CFA" w:rsidP="00300C00">
      <w:pPr>
        <w:shd w:val="clear" w:color="auto" w:fill="FFFFFF"/>
        <w:tabs>
          <w:tab w:val="left" w:pos="1134"/>
        </w:tabs>
        <w:spacing w:before="120" w:line="276" w:lineRule="auto"/>
        <w:ind w:right="1134"/>
        <w:jc w:val="both"/>
        <w:rPr>
          <w:rFonts w:cs="Arial"/>
          <w:lang w:val="pl-PL"/>
        </w:rPr>
      </w:pPr>
      <w:r w:rsidRPr="00C04ED0">
        <w:rPr>
          <w:rFonts w:cs="Arial"/>
          <w:lang w:val="pl-PL"/>
        </w:rPr>
        <w:object w:dxaOrig="9072" w:dyaOrig="680">
          <v:shape id="_x0000_i1065" type="#_x0000_t75" style="width:454pt;height:34pt" o:ole="">
            <v:imagedata r:id="rId100" o:title=""/>
          </v:shape>
          <o:OLEObject Type="Embed" ProgID="Word.Document.12" ShapeID="_x0000_i1065" DrawAspect="Content" ObjectID="_1510997051" r:id="rId101"/>
        </w:object>
      </w:r>
      <w:r w:rsidRPr="00C04ED0">
        <w:rPr>
          <w:rFonts w:cs="Arial"/>
          <w:lang w:val="pl-PL"/>
        </w:rPr>
        <w:fldChar w:fldCharType="begin"/>
      </w:r>
      <w:r w:rsidRPr="00C04ED0">
        <w:rPr>
          <w:rFonts w:cs="Arial"/>
          <w:lang w:val="pl-PL"/>
        </w:rPr>
        <w:instrText xml:space="preserve"> QUOTE </w:instrText>
      </w:r>
      <m:oMath>
        <m:sSub>
          <m:sSubPr>
            <m:ctrlPr>
              <w:rPr>
                <w:rFonts w:ascii="Cambria Math" w:hAnsi="Cambria Math" w:cs="Arial"/>
                <w:lang w:val="fr-FR"/>
              </w:rPr>
            </m:ctrlPr>
          </m:sSubPr>
          <m:e>
            <m:r>
              <m:rPr>
                <m:sty m:val="p"/>
              </m:rPr>
              <w:rPr>
                <w:rFonts w:ascii="Cambria Math" w:hAnsi="Cambria Math" w:cs="Arial"/>
                <w:lang w:val="pl-PL"/>
              </w:rPr>
              <m:t>T</m:t>
            </m:r>
          </m:e>
          <m:sub>
            <m:r>
              <m:rPr>
                <m:sty m:val="p"/>
              </m:rPr>
              <w:rPr>
                <w:rFonts w:ascii="Cambria Math" w:hAnsi="Cambria Math" w:cs="Arial"/>
                <w:lang w:val="pl-PL"/>
              </w:rPr>
              <m:t>đ</m:t>
            </m:r>
            <m:r>
              <m:rPr>
                <m:sty m:val="p"/>
              </m:rPr>
              <w:rPr>
                <w:rFonts w:ascii="Times New Roman" w:hAnsi="Times New Roman"/>
                <w:lang w:val="pl-PL"/>
              </w:rPr>
              <m:t>ệ</m:t>
            </m:r>
            <m:r>
              <m:rPr>
                <m:sty m:val="p"/>
              </m:rPr>
              <w:rPr>
                <w:rFonts w:ascii="Cambria Math" w:hAnsi="Cambria Math" w:cs="Cambria Math"/>
                <w:lang w:val="pl-PL"/>
              </w:rPr>
              <m:t>m</m:t>
            </m:r>
          </m:sub>
        </m:sSub>
        <m:r>
          <m:rPr>
            <m:sty m:val="p"/>
          </m:rPr>
          <w:rPr>
            <w:rFonts w:ascii="Cambria Math" w:hAnsi="Cambria Math" w:cs="Arial"/>
            <w:lang w:val="pl-PL"/>
          </w:rPr>
          <m:t>=</m:t>
        </m:r>
        <m:f>
          <m:fPr>
            <m:ctrlPr>
              <w:rPr>
                <w:rFonts w:ascii="Cambria Math" w:hAnsi="Cambria Math" w:cs="Arial"/>
                <w:lang w:val="fr-FR"/>
              </w:rPr>
            </m:ctrlPr>
          </m:fPr>
          <m:num>
            <m:r>
              <m:rPr>
                <m:sty m:val="p"/>
              </m:rPr>
              <w:rPr>
                <w:rFonts w:ascii="Cambria Math" w:hAnsi="Cambria Math" w:cs="Arial"/>
                <w:lang w:val="pl-PL"/>
              </w:rPr>
              <m:t>dx</m:t>
            </m:r>
            <m:sSub>
              <m:sSubPr>
                <m:ctrlPr>
                  <w:rPr>
                    <w:rFonts w:ascii="Cambria Math" w:hAnsi="Cambria Math" w:cs="Arial"/>
                    <w:lang w:val="fr-FR"/>
                  </w:rPr>
                </m:ctrlPr>
              </m:sSubPr>
              <m:e>
                <m:r>
                  <m:rPr>
                    <m:sty m:val="p"/>
                  </m:rPr>
                  <w:rPr>
                    <w:rFonts w:ascii="Cambria Math" w:hAnsi="Cambria Math" w:cs="Arial"/>
                    <w:lang w:val="pl-PL"/>
                  </w:rPr>
                  <m:t>S</m:t>
                </m:r>
              </m:e>
              <m:sub>
                <m:r>
                  <m:rPr>
                    <m:sty m:val="p"/>
                  </m:rPr>
                  <w:rPr>
                    <w:rFonts w:ascii="Cambria Math" w:hAnsi="Cambria Math" w:cs="Arial"/>
                    <w:lang w:val="pl-PL"/>
                  </w:rPr>
                  <m:t>c</m:t>
                </m:r>
                <m:r>
                  <m:rPr>
                    <m:sty m:val="p"/>
                  </m:rPr>
                  <w:rPr>
                    <w:rFonts w:ascii="Times New Roman" w:hAnsi="Times New Roman"/>
                    <w:lang w:val="pl-PL"/>
                  </w:rPr>
                  <m:t>ơ</m:t>
                </m:r>
                <m:r>
                  <m:rPr>
                    <m:sty m:val="p"/>
                  </m:rPr>
                  <w:rPr>
                    <w:rFonts w:ascii="Cambria Math" w:hAnsi="Cambria Math" w:cs="Arial"/>
                    <w:lang w:val="pl-PL"/>
                  </w:rPr>
                  <m:t xml:space="preserve"> b</m:t>
                </m:r>
                <m:r>
                  <m:rPr>
                    <m:sty m:val="p"/>
                  </m:rPr>
                  <w:rPr>
                    <w:rFonts w:ascii="Times New Roman" w:hAnsi="Times New Roman"/>
                    <w:lang w:val="pl-PL"/>
                  </w:rPr>
                  <m:t>ả</m:t>
                </m:r>
                <m:r>
                  <m:rPr>
                    <m:sty m:val="p"/>
                  </m:rPr>
                  <w:rPr>
                    <w:rFonts w:ascii="Cambria Math" w:hAnsi="Cambria Math" w:cs="Cambria Math"/>
                    <w:lang w:val="pl-PL"/>
                  </w:rPr>
                  <m:t>n</m:t>
                </m:r>
              </m:sub>
            </m:sSub>
          </m:num>
          <m:den>
            <m:sSub>
              <m:sSubPr>
                <m:ctrlPr>
                  <w:rPr>
                    <w:rFonts w:ascii="Cambria Math" w:hAnsi="Cambria Math" w:cs="Arial"/>
                    <w:lang w:val="fr-FR"/>
                  </w:rPr>
                </m:ctrlPr>
              </m:sSubPr>
              <m:e>
                <m:r>
                  <m:rPr>
                    <m:sty m:val="p"/>
                  </m:rPr>
                  <w:rPr>
                    <w:rFonts w:ascii="Cambria Math" w:hAnsi="Cambria Math" w:cs="Arial"/>
                    <w:lang w:val="pl-PL"/>
                  </w:rPr>
                  <m:t>S</m:t>
                </m:r>
              </m:e>
              <m:sub>
                <m:r>
                  <m:rPr>
                    <m:sty m:val="p"/>
                  </m:rPr>
                  <w:rPr>
                    <w:rFonts w:ascii="Cambria Math" w:hAnsi="Cambria Math" w:cs="Arial"/>
                    <w:lang w:val="pl-PL"/>
                  </w:rPr>
                  <m:t>đ</m:t>
                </m:r>
                <m:r>
                  <m:rPr>
                    <m:sty m:val="p"/>
                  </m:rPr>
                  <w:rPr>
                    <w:rFonts w:ascii="Times New Roman" w:hAnsi="Times New Roman"/>
                    <w:lang w:val="pl-PL"/>
                  </w:rPr>
                  <m:t>ệ</m:t>
                </m:r>
                <m:r>
                  <m:rPr>
                    <m:sty m:val="p"/>
                  </m:rPr>
                  <w:rPr>
                    <w:rFonts w:ascii="Cambria Math" w:hAnsi="Cambria Math" w:cs="Cambria Math"/>
                    <w:lang w:val="pl-PL"/>
                  </w:rPr>
                  <m:t>m</m:t>
                </m:r>
              </m:sub>
            </m:sSub>
          </m:den>
        </m:f>
        <m:r>
          <m:rPr>
            <m:sty m:val="p"/>
          </m:rPr>
          <w:rPr>
            <w:rFonts w:ascii="Cambria Math" w:hAnsi="Cambria Math" w:cs="Arial"/>
            <w:lang w:val="pl-PL"/>
          </w:rPr>
          <w:noBreakHyphen/>
        </m:r>
      </m:oMath>
      <w:r w:rsidRPr="00C04ED0">
        <w:rPr>
          <w:rFonts w:cs="Arial"/>
          <w:lang w:val="pl-PL"/>
        </w:rPr>
        <w:fldChar w:fldCharType="end"/>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r w:rsidRPr="00C04ED0">
        <w:rPr>
          <w:rFonts w:cs="Arial"/>
          <w:lang w:val="pl-PL"/>
        </w:rPr>
        <w:softHyphen/>
      </w:r>
    </w:p>
    <w:p w:rsidR="00D25CFA" w:rsidRPr="00C04ED0" w:rsidRDefault="00D25CFA" w:rsidP="00300C00">
      <w:pPr>
        <w:shd w:val="clear" w:color="auto" w:fill="FFFFFF"/>
        <w:tabs>
          <w:tab w:val="left" w:pos="1800"/>
        </w:tabs>
        <w:spacing w:before="120" w:line="276" w:lineRule="auto"/>
        <w:jc w:val="both"/>
        <w:rPr>
          <w:rFonts w:cs="Arial"/>
          <w:i/>
          <w:spacing w:val="-3"/>
          <w:lang w:val="pl-PL"/>
        </w:rPr>
      </w:pPr>
      <w:r w:rsidRPr="00450248">
        <w:rPr>
          <w:rFonts w:cs="Arial"/>
          <w:spacing w:val="-3"/>
          <w:lang w:val="pl-PL"/>
        </w:rPr>
        <w:lastRenderedPageBreak/>
        <w:t>Trong đó</w:t>
      </w:r>
      <w:r w:rsidRPr="00C04ED0">
        <w:rPr>
          <w:rFonts w:cs="Arial"/>
          <w:i/>
          <w:spacing w:val="-3"/>
          <w:lang w:val="pl-PL"/>
        </w:rPr>
        <w:t> :</w:t>
      </w:r>
    </w:p>
    <w:p w:rsidR="00D25CFA"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t>+   T</w:t>
      </w:r>
      <w:r w:rsidRPr="00C04ED0">
        <w:rPr>
          <w:rFonts w:cs="Arial"/>
          <w:spacing w:val="-3"/>
          <w:vertAlign w:val="subscript"/>
          <w:lang w:val="pl-PL"/>
        </w:rPr>
        <w:t>đệm</w:t>
      </w:r>
      <w:r w:rsidRPr="00C04ED0">
        <w:rPr>
          <w:rFonts w:cs="Arial"/>
          <w:spacing w:val="-3"/>
          <w:lang w:val="pl-PL"/>
        </w:rPr>
        <w:t>:</w:t>
      </w:r>
      <w:r w:rsidRPr="00C04ED0">
        <w:rPr>
          <w:rFonts w:cs="Arial"/>
          <w:spacing w:val="-3"/>
          <w:lang w:val="pl-PL"/>
        </w:rPr>
        <w:tab/>
        <w:t>Chiều dày của vật liệu hàn sửa chữa, (mm).</w:t>
      </w:r>
    </w:p>
    <w:p w:rsidR="00D25CFA"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t xml:space="preserve">+   d:  </w:t>
      </w:r>
      <w:r w:rsidRPr="00C04ED0">
        <w:rPr>
          <w:rFonts w:cs="Arial"/>
          <w:spacing w:val="-3"/>
          <w:lang w:val="pl-PL"/>
        </w:rPr>
        <w:tab/>
        <w:t>Chiều sâu hao hụt vật liệu cơ bản do ăn mòn và chuẩn bị mối hàn, (mm).</w:t>
      </w:r>
    </w:p>
    <w:p w:rsidR="00D25CFA"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t>+   S</w:t>
      </w:r>
      <w:r w:rsidRPr="00C04ED0">
        <w:rPr>
          <w:rFonts w:cs="Arial"/>
          <w:spacing w:val="-3"/>
          <w:vertAlign w:val="subscript"/>
          <w:lang w:val="pl-PL"/>
        </w:rPr>
        <w:t>cơ bản</w:t>
      </w:r>
      <w:r w:rsidRPr="00C04ED0">
        <w:rPr>
          <w:rFonts w:cs="Arial"/>
          <w:spacing w:val="-3"/>
          <w:lang w:val="pl-PL"/>
        </w:rPr>
        <w:t xml:space="preserve">: </w:t>
      </w:r>
      <w:r w:rsidRPr="00C04ED0">
        <w:rPr>
          <w:rFonts w:cs="Arial"/>
          <w:spacing w:val="-3"/>
          <w:lang w:val="pl-PL"/>
        </w:rPr>
        <w:tab/>
        <w:t>Độ bền kéo của vật liệu cơ bản, (bar).</w:t>
      </w:r>
    </w:p>
    <w:p w:rsidR="00D25CFA" w:rsidRPr="00C04ED0" w:rsidRDefault="00D25CFA" w:rsidP="00300C00">
      <w:pPr>
        <w:shd w:val="clear" w:color="auto" w:fill="FFFFFF"/>
        <w:tabs>
          <w:tab w:val="left" w:pos="1800"/>
        </w:tabs>
        <w:spacing w:before="120" w:line="276" w:lineRule="auto"/>
        <w:jc w:val="both"/>
        <w:rPr>
          <w:rFonts w:cs="Arial"/>
          <w:spacing w:val="-3"/>
          <w:lang w:val="pl-PL"/>
        </w:rPr>
      </w:pPr>
      <w:r w:rsidRPr="00C04ED0">
        <w:rPr>
          <w:rFonts w:cs="Arial"/>
          <w:spacing w:val="-3"/>
          <w:lang w:val="pl-PL"/>
        </w:rPr>
        <w:t>+   S</w:t>
      </w:r>
      <w:r w:rsidRPr="00C04ED0">
        <w:rPr>
          <w:rFonts w:cs="Arial"/>
          <w:spacing w:val="-3"/>
          <w:vertAlign w:val="subscript"/>
          <w:lang w:val="pl-PL"/>
        </w:rPr>
        <w:t>đệm</w:t>
      </w:r>
      <w:r w:rsidRPr="00C04ED0">
        <w:rPr>
          <w:rFonts w:cs="Arial"/>
          <w:spacing w:val="-3"/>
          <w:lang w:val="pl-PL"/>
        </w:rPr>
        <w:t xml:space="preserve">: </w:t>
      </w:r>
      <w:r w:rsidRPr="00C04ED0">
        <w:rPr>
          <w:rFonts w:cs="Arial"/>
          <w:spacing w:val="-3"/>
          <w:lang w:val="pl-PL"/>
        </w:rPr>
        <w:tab/>
        <w:t>Độ bền kéo của vật liệu đệm, (bar).</w:t>
      </w:r>
    </w:p>
    <w:p w:rsidR="00D25CFA" w:rsidRPr="00C04ED0" w:rsidRDefault="00D25CFA" w:rsidP="00300C00">
      <w:pPr>
        <w:numPr>
          <w:ilvl w:val="5"/>
          <w:numId w:val="117"/>
        </w:numPr>
        <w:shd w:val="clear" w:color="auto" w:fill="FFFFFF"/>
        <w:tabs>
          <w:tab w:val="left" w:pos="1800"/>
        </w:tabs>
        <w:spacing w:before="120" w:line="276" w:lineRule="auto"/>
        <w:jc w:val="both"/>
        <w:rPr>
          <w:rFonts w:cs="Arial"/>
          <w:spacing w:val="-3"/>
          <w:lang w:val="pl-PL"/>
        </w:rPr>
      </w:pPr>
      <w:r w:rsidRPr="00C04ED0">
        <w:rPr>
          <w:rFonts w:cs="Arial"/>
          <w:spacing w:val="-3"/>
          <w:lang w:val="pl-PL"/>
        </w:rPr>
        <w:t>Chiều dày tăng lên sau sửa chữa phải được mài cạnh và vát nghiêng thành một đoạn chuyển tiếp trên khoảng cách ít nhất là 3 lần độ chênh lệch giữa hai mặt tiếp giáp.</w:t>
      </w:r>
    </w:p>
    <w:p w:rsidR="00D25CFA" w:rsidRPr="00C04ED0" w:rsidRDefault="00D25CFA" w:rsidP="00300C00">
      <w:pPr>
        <w:numPr>
          <w:ilvl w:val="5"/>
          <w:numId w:val="117"/>
        </w:numPr>
        <w:shd w:val="clear" w:color="auto" w:fill="FFFFFF"/>
        <w:tabs>
          <w:tab w:val="left" w:pos="1800"/>
        </w:tabs>
        <w:spacing w:before="120" w:line="276" w:lineRule="auto"/>
        <w:jc w:val="both"/>
        <w:rPr>
          <w:rFonts w:cs="Arial"/>
          <w:spacing w:val="-3"/>
          <w:lang w:val="pl-PL"/>
        </w:rPr>
      </w:pPr>
      <w:r w:rsidRPr="00C04ED0">
        <w:rPr>
          <w:rFonts w:cs="Arial"/>
          <w:spacing w:val="-3"/>
          <w:lang w:val="pl-PL"/>
        </w:rPr>
        <w:t>Việc sửa chữa phải được thực hiện với tối thiểu 2 đường hàn.</w:t>
      </w:r>
    </w:p>
    <w:p w:rsidR="00D25CFA" w:rsidRPr="00C04ED0" w:rsidRDefault="00D25CFA" w:rsidP="00300C00">
      <w:pPr>
        <w:numPr>
          <w:ilvl w:val="0"/>
          <w:numId w:val="112"/>
        </w:numPr>
        <w:shd w:val="clear" w:color="auto" w:fill="FFFFFF"/>
        <w:tabs>
          <w:tab w:val="left" w:pos="567"/>
        </w:tabs>
        <w:spacing w:before="120" w:line="276" w:lineRule="auto"/>
        <w:ind w:left="567" w:hanging="567"/>
        <w:jc w:val="both"/>
        <w:rPr>
          <w:rFonts w:cs="Arial"/>
          <w:spacing w:val="-3"/>
          <w:lang w:val="pl-PL"/>
        </w:rPr>
      </w:pPr>
      <w:r w:rsidRPr="00C04ED0">
        <w:rPr>
          <w:rFonts w:cs="Arial"/>
          <w:spacing w:val="-3"/>
          <w:lang w:val="pl-PL"/>
        </w:rPr>
        <w:t>Sửa chữa lớp bọc và phủ của đường hàn kim loại không gỉ</w:t>
      </w:r>
    </w:p>
    <w:p w:rsidR="00D25CFA" w:rsidRPr="00C04ED0" w:rsidRDefault="00D25CFA" w:rsidP="00300C00">
      <w:pPr>
        <w:numPr>
          <w:ilvl w:val="4"/>
          <w:numId w:val="116"/>
        </w:numPr>
        <w:shd w:val="clear" w:color="auto" w:fill="FFFFFF"/>
        <w:tabs>
          <w:tab w:val="left" w:pos="1800"/>
        </w:tabs>
        <w:spacing w:before="120" w:line="276" w:lineRule="auto"/>
        <w:jc w:val="both"/>
        <w:rPr>
          <w:rFonts w:cs="Arial"/>
          <w:spacing w:val="-3"/>
          <w:lang w:val="pl-PL"/>
        </w:rPr>
      </w:pPr>
      <w:r w:rsidRPr="00C04ED0">
        <w:rPr>
          <w:rFonts w:cs="Arial"/>
          <w:spacing w:val="-3"/>
          <w:lang w:val="pl-PL"/>
        </w:rPr>
        <w:t>Quy trình sửa chữa để phục hồi các khu vực có lớp bọc hoặc phủ bị ăn mòn, bị gỡ bỏ hoặc thiếu phải được Đăng kiểm viên thẩm định trước khi thực hiện.</w:t>
      </w:r>
    </w:p>
    <w:p w:rsidR="00D25CFA" w:rsidRPr="00C04ED0" w:rsidRDefault="00D25CFA" w:rsidP="00300C00">
      <w:pPr>
        <w:numPr>
          <w:ilvl w:val="4"/>
          <w:numId w:val="116"/>
        </w:numPr>
        <w:shd w:val="clear" w:color="auto" w:fill="FFFFFF"/>
        <w:tabs>
          <w:tab w:val="left" w:pos="1800"/>
        </w:tabs>
        <w:spacing w:before="120" w:line="276" w:lineRule="auto"/>
        <w:jc w:val="both"/>
        <w:rPr>
          <w:rFonts w:cs="Arial"/>
          <w:spacing w:val="-3"/>
          <w:lang w:val="pl-PL"/>
        </w:rPr>
      </w:pPr>
      <w:r w:rsidRPr="00C04ED0">
        <w:rPr>
          <w:rFonts w:cs="Arial"/>
          <w:spacing w:val="-3"/>
          <w:lang w:val="pl-PL"/>
        </w:rPr>
        <w:t xml:space="preserve">Phải xem xét các yếu tố quan trọng mà có thể ảnh hưởng tới kế hoạch sửa chữa. Các yếu tố này bao gồm mức ứng suất, lượng P của vật liệu cơ bản, môi trường hoạt động, khả năng hydro bị hòa tan trước đây, loại lớp lót, sự xuống cấp các đặc tính của vật liệu cơ bản (giòn hóa của hợp kim chromium-molybdenum), nhiệt độ điều áp tối thiểu và việc cần thiết thực hiện </w:t>
      </w:r>
      <w:r w:rsidR="00391AE3">
        <w:rPr>
          <w:rFonts w:cs="Arial"/>
          <w:spacing w:val="-3"/>
          <w:lang w:val="pl-PL"/>
        </w:rPr>
        <w:t>kiểm định</w:t>
      </w:r>
      <w:r w:rsidRPr="00C04ED0">
        <w:rPr>
          <w:rFonts w:cs="Arial"/>
          <w:spacing w:val="-3"/>
          <w:lang w:val="pl-PL"/>
        </w:rPr>
        <w:t xml:space="preserve"> chu kỳ về sau.</w:t>
      </w:r>
    </w:p>
    <w:p w:rsidR="00D25CFA" w:rsidRPr="00C04ED0" w:rsidRDefault="00D25CFA" w:rsidP="00300C00">
      <w:pPr>
        <w:numPr>
          <w:ilvl w:val="4"/>
          <w:numId w:val="116"/>
        </w:numPr>
        <w:shd w:val="clear" w:color="auto" w:fill="FFFFFF"/>
        <w:tabs>
          <w:tab w:val="left" w:pos="1800"/>
        </w:tabs>
        <w:spacing w:before="120" w:line="276" w:lineRule="auto"/>
        <w:jc w:val="both"/>
        <w:rPr>
          <w:rFonts w:cs="Arial"/>
          <w:spacing w:val="-3"/>
          <w:lang w:val="pl-PL"/>
        </w:rPr>
      </w:pPr>
      <w:r w:rsidRPr="00C04ED0">
        <w:rPr>
          <w:rFonts w:cs="Arial"/>
          <w:spacing w:val="-3"/>
          <w:lang w:val="pl-PL"/>
        </w:rPr>
        <w:t xml:space="preserve">Đối với </w:t>
      </w:r>
      <w:r w:rsidR="00221AF9" w:rsidRPr="00C04ED0">
        <w:rPr>
          <w:rFonts w:cs="Arial"/>
          <w:spacing w:val="-3"/>
          <w:lang w:val="pl-PL"/>
        </w:rPr>
        <w:t>nồi hơi</w:t>
      </w:r>
      <w:r w:rsidRPr="00C04ED0">
        <w:rPr>
          <w:rFonts w:cs="Arial"/>
          <w:spacing w:val="-3"/>
          <w:lang w:val="pl-PL"/>
        </w:rPr>
        <w:t xml:space="preserve"> tiếp xúc với nguyên tử hydro di chuyển trong kim loại cơ bản (hoạt động trong môi trường hydro ở nhiệt độ cao hoặc tiếp xúc với các khu vực của vật liệu cơ bản bị ăn mòn), đăng kiểm viên phải xem xét các yếu tố bổ sung khi triển khai kế hoạch sửa chữa:</w:t>
      </w:r>
    </w:p>
    <w:p w:rsidR="00D25CFA" w:rsidRPr="00C04ED0" w:rsidRDefault="00D25CFA" w:rsidP="00300C00">
      <w:pPr>
        <w:numPr>
          <w:ilvl w:val="5"/>
          <w:numId w:val="118"/>
        </w:numPr>
        <w:shd w:val="clear" w:color="auto" w:fill="FFFFFF"/>
        <w:tabs>
          <w:tab w:val="left" w:pos="1800"/>
        </w:tabs>
        <w:spacing w:before="120" w:line="276" w:lineRule="auto"/>
        <w:jc w:val="both"/>
        <w:rPr>
          <w:rFonts w:cs="Arial"/>
          <w:spacing w:val="-3"/>
          <w:lang w:val="pl-PL"/>
        </w:rPr>
      </w:pPr>
      <w:r w:rsidRPr="00C04ED0">
        <w:rPr>
          <w:rFonts w:cs="Arial"/>
          <w:spacing w:val="-3"/>
          <w:lang w:val="pl-PL"/>
        </w:rPr>
        <w:t>Sự nhả khí khỏi vật liệu cơ bản.</w:t>
      </w:r>
    </w:p>
    <w:p w:rsidR="00D25CFA" w:rsidRPr="00C04ED0" w:rsidRDefault="00D25CFA" w:rsidP="00300C00">
      <w:pPr>
        <w:numPr>
          <w:ilvl w:val="5"/>
          <w:numId w:val="118"/>
        </w:numPr>
        <w:shd w:val="clear" w:color="auto" w:fill="FFFFFF"/>
        <w:tabs>
          <w:tab w:val="left" w:pos="1800"/>
        </w:tabs>
        <w:spacing w:before="120" w:line="276" w:lineRule="auto"/>
        <w:jc w:val="both"/>
        <w:rPr>
          <w:rFonts w:cs="Arial"/>
          <w:spacing w:val="-3"/>
          <w:lang w:val="pl-PL"/>
        </w:rPr>
      </w:pPr>
      <w:r w:rsidRPr="00C04ED0">
        <w:rPr>
          <w:rFonts w:cs="Arial"/>
          <w:spacing w:val="-3"/>
          <w:lang w:val="pl-PL"/>
        </w:rPr>
        <w:t>Sự hóa cứng của vật liệu cơ bản do hàn, mài hoặc khoét vòm.</w:t>
      </w:r>
    </w:p>
    <w:p w:rsidR="00D25CFA" w:rsidRPr="00C04ED0" w:rsidRDefault="00D25CFA" w:rsidP="00300C00">
      <w:pPr>
        <w:numPr>
          <w:ilvl w:val="5"/>
          <w:numId w:val="118"/>
        </w:numPr>
        <w:shd w:val="clear" w:color="auto" w:fill="FFFFFF"/>
        <w:tabs>
          <w:tab w:val="left" w:pos="1800"/>
        </w:tabs>
        <w:spacing w:before="120" w:line="276" w:lineRule="auto"/>
        <w:jc w:val="both"/>
        <w:rPr>
          <w:rFonts w:cs="Arial"/>
          <w:spacing w:val="-3"/>
          <w:lang w:val="pl-PL"/>
        </w:rPr>
      </w:pPr>
      <w:r w:rsidRPr="00C04ED0">
        <w:rPr>
          <w:rFonts w:cs="Arial"/>
          <w:spacing w:val="-3"/>
          <w:lang w:val="pl-PL"/>
        </w:rPr>
        <w:t>Kiểm soát nhiệt độ khi gia nhiệt và trong khi hàn.</w:t>
      </w:r>
    </w:p>
    <w:p w:rsidR="00D25CFA" w:rsidRPr="00C04ED0" w:rsidRDefault="00D25CFA" w:rsidP="00300C00">
      <w:pPr>
        <w:numPr>
          <w:ilvl w:val="5"/>
          <w:numId w:val="118"/>
        </w:numPr>
        <w:shd w:val="clear" w:color="auto" w:fill="FFFFFF"/>
        <w:tabs>
          <w:tab w:val="left" w:pos="1800"/>
        </w:tabs>
        <w:spacing w:before="120" w:line="276" w:lineRule="auto"/>
        <w:jc w:val="both"/>
        <w:rPr>
          <w:rFonts w:cs="Arial"/>
          <w:spacing w:val="-3"/>
          <w:lang w:val="pl-PL"/>
        </w:rPr>
      </w:pPr>
      <w:r w:rsidRPr="00C04ED0">
        <w:rPr>
          <w:rFonts w:cs="Arial"/>
          <w:spacing w:val="-3"/>
          <w:lang w:val="pl-PL"/>
        </w:rPr>
        <w:t>Xử lý nhiệt sau khi hàn để giảm sự hóa cứng và phục hồi các đặc tính cơ học.</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Các việc sửa chữa này phải được kiểm tra,giám sát để đảm bảo phù hợp với các yêu cầu sửa chữa. Sau khi làm mát tới nhiệt độ môi trường, phải kiểm tra bằng phương pháp PT tại vị trí sửa chữa theo ASME Code, Section VIII, Division I, Phụ lục 1.</w:t>
      </w:r>
    </w:p>
    <w:p w:rsidR="00D25CFA" w:rsidRPr="00C04ED0" w:rsidRDefault="00D25CFA" w:rsidP="00300C00">
      <w:pPr>
        <w:numPr>
          <w:ilvl w:val="4"/>
          <w:numId w:val="116"/>
        </w:numPr>
        <w:shd w:val="clear" w:color="auto" w:fill="FFFFFF"/>
        <w:tabs>
          <w:tab w:val="left" w:pos="1800"/>
        </w:tabs>
        <w:spacing w:before="120" w:line="276" w:lineRule="auto"/>
        <w:jc w:val="both"/>
        <w:rPr>
          <w:rFonts w:cs="Arial"/>
          <w:spacing w:val="-3"/>
          <w:lang w:val="pl-PL"/>
        </w:rPr>
      </w:pPr>
      <w:r w:rsidRPr="00C04ED0">
        <w:rPr>
          <w:rFonts w:cs="Arial"/>
          <w:spacing w:val="-3"/>
          <w:lang w:val="pl-PL"/>
        </w:rPr>
        <w:t xml:space="preserve">Đối với các </w:t>
      </w:r>
      <w:r w:rsidR="00221AF9" w:rsidRPr="00C04ED0">
        <w:rPr>
          <w:rFonts w:cs="Arial"/>
          <w:spacing w:val="-3"/>
          <w:lang w:val="pl-PL"/>
        </w:rPr>
        <w:t>nồi hơi</w:t>
      </w:r>
      <w:r w:rsidRPr="00C04ED0">
        <w:rPr>
          <w:rFonts w:cs="Arial"/>
          <w:spacing w:val="-3"/>
          <w:lang w:val="pl-PL"/>
        </w:rPr>
        <w:t xml:space="preserve"> được chế tạo bằng vật liêu cơ bản P-3, P-4, P-5, kim loại cơ bản tại vị trí sửa chữa phải được kiểm tra nứt bằng phương pháp siêu âm phù hợp với ASME Code, Section V, Điều 4, mục T-473. Cuộc kiểm tra này được thực hiện thích hợp nhất là cách tối thiểu 24 giờ sau khi hoàn thành sửa chữa đối với các hợp kim có đặc tính chậm nứt.</w:t>
      </w:r>
    </w:p>
    <w:p w:rsidR="00D25CFA" w:rsidRPr="00C04ED0" w:rsidRDefault="00D25CFA" w:rsidP="00300C00">
      <w:pPr>
        <w:numPr>
          <w:ilvl w:val="2"/>
          <w:numId w:val="141"/>
        </w:numPr>
        <w:tabs>
          <w:tab w:val="left" w:pos="851"/>
        </w:tabs>
        <w:spacing w:before="120" w:line="276" w:lineRule="auto"/>
        <w:ind w:left="0" w:firstLine="0"/>
        <w:jc w:val="both"/>
        <w:rPr>
          <w:rFonts w:cs="Arial"/>
          <w:spacing w:val="-3"/>
          <w:lang w:val="pl-PL"/>
        </w:rPr>
      </w:pPr>
      <w:r w:rsidRPr="00C04ED0">
        <w:rPr>
          <w:rFonts w:cs="Arial"/>
          <w:spacing w:val="-3"/>
          <w:lang w:val="pl-PL"/>
        </w:rPr>
        <w:t>Hàn và gia nhiệt</w:t>
      </w:r>
    </w:p>
    <w:p w:rsidR="00D25CFA" w:rsidRPr="00C04ED0" w:rsidRDefault="00D25CFA" w:rsidP="00300C00">
      <w:pPr>
        <w:numPr>
          <w:ilvl w:val="3"/>
          <w:numId w:val="142"/>
        </w:numPr>
        <w:tabs>
          <w:tab w:val="left" w:pos="1134"/>
        </w:tabs>
        <w:spacing w:before="120" w:line="276" w:lineRule="auto"/>
        <w:ind w:hanging="1728"/>
        <w:jc w:val="both"/>
        <w:rPr>
          <w:rFonts w:cs="Arial"/>
          <w:spacing w:val="-3"/>
          <w:lang w:val="pl-PL"/>
        </w:rPr>
      </w:pPr>
      <w:r w:rsidRPr="00C04ED0">
        <w:rPr>
          <w:rFonts w:cs="Arial"/>
          <w:spacing w:val="-3"/>
          <w:lang w:val="pl-PL"/>
        </w:rPr>
        <w:t>Quy định chung</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Tất cả các sửa chữa và hoán cải bằng hàn phải thỏa mãn các yêu cầu áp dụng của ASME Code hoặc bộ luật áp dụng trong sửa chữa hoặc chế tạo, ngoại trừ việc cho phép theo điều 6.1.5</w:t>
      </w:r>
      <w:r w:rsidR="00C803F7" w:rsidRPr="00C04ED0">
        <w:rPr>
          <w:rFonts w:cs="Arial"/>
          <w:spacing w:val="-3"/>
          <w:lang w:val="pl-PL"/>
        </w:rPr>
        <w:t>.1</w:t>
      </w:r>
      <w:r w:rsidRPr="00C04ED0">
        <w:rPr>
          <w:rFonts w:cs="Arial"/>
          <w:spacing w:val="-3"/>
          <w:lang w:val="pl-PL"/>
        </w:rPr>
        <w:t>-3</w:t>
      </w:r>
      <w:r w:rsidR="00C803F7" w:rsidRPr="00C04ED0">
        <w:rPr>
          <w:rFonts w:cs="Arial"/>
          <w:spacing w:val="-3"/>
          <w:lang w:val="pl-PL"/>
        </w:rPr>
        <w:t>)</w:t>
      </w:r>
      <w:r w:rsidRPr="00C04ED0">
        <w:rPr>
          <w:rFonts w:cs="Arial"/>
          <w:spacing w:val="-3"/>
          <w:lang w:val="pl-PL"/>
        </w:rPr>
        <w:t>. của Chương này.</w:t>
      </w:r>
    </w:p>
    <w:p w:rsidR="00D25CFA" w:rsidRPr="00C04ED0" w:rsidRDefault="00D25CFA" w:rsidP="00300C00">
      <w:pPr>
        <w:numPr>
          <w:ilvl w:val="3"/>
          <w:numId w:val="142"/>
        </w:numPr>
        <w:tabs>
          <w:tab w:val="left" w:pos="1134"/>
        </w:tabs>
        <w:spacing w:before="120" w:line="276" w:lineRule="auto"/>
        <w:ind w:left="0" w:firstLine="0"/>
        <w:jc w:val="both"/>
        <w:rPr>
          <w:rFonts w:cs="Arial"/>
          <w:spacing w:val="-3"/>
          <w:lang w:val="pl-PL"/>
        </w:rPr>
      </w:pPr>
      <w:r w:rsidRPr="00C04ED0">
        <w:rPr>
          <w:rFonts w:cs="Arial"/>
          <w:spacing w:val="-3"/>
          <w:lang w:val="pl-PL"/>
        </w:rPr>
        <w:lastRenderedPageBreak/>
        <w:t>Quy trình, chứng nhận và báo cáo</w:t>
      </w:r>
    </w:p>
    <w:p w:rsidR="00D25CFA" w:rsidRPr="00C04ED0" w:rsidRDefault="00D25CFA" w:rsidP="00300C00">
      <w:pPr>
        <w:numPr>
          <w:ilvl w:val="1"/>
          <w:numId w:val="119"/>
        </w:numPr>
        <w:shd w:val="clear" w:color="auto" w:fill="FFFFFF"/>
        <w:tabs>
          <w:tab w:val="left" w:pos="426"/>
        </w:tabs>
        <w:spacing w:before="120" w:line="276" w:lineRule="auto"/>
        <w:ind w:left="0" w:firstLine="0"/>
        <w:jc w:val="both"/>
        <w:rPr>
          <w:rFonts w:cs="Arial"/>
          <w:spacing w:val="-3"/>
          <w:lang w:val="pl-PL"/>
        </w:rPr>
      </w:pPr>
      <w:r w:rsidRPr="00C04ED0">
        <w:rPr>
          <w:rFonts w:cs="Arial"/>
          <w:spacing w:val="-3"/>
          <w:lang w:val="pl-PL"/>
        </w:rPr>
        <w:t xml:space="preserve">Tổ chức, cá nhân sửa chữa phải sử dụng thợ hàn và quy trình hàn được chứng nhận phù hợp. </w:t>
      </w:r>
    </w:p>
    <w:p w:rsidR="00D25CFA" w:rsidRPr="00C04ED0" w:rsidRDefault="00D25CFA" w:rsidP="00300C00">
      <w:pPr>
        <w:numPr>
          <w:ilvl w:val="1"/>
          <w:numId w:val="119"/>
        </w:numPr>
        <w:shd w:val="clear" w:color="auto" w:fill="FFFFFF"/>
        <w:tabs>
          <w:tab w:val="left" w:pos="426"/>
        </w:tabs>
        <w:spacing w:before="120" w:line="276" w:lineRule="auto"/>
        <w:ind w:left="0" w:firstLine="0"/>
        <w:jc w:val="both"/>
        <w:rPr>
          <w:rFonts w:cs="Arial"/>
          <w:spacing w:val="-3"/>
          <w:lang w:val="pl-PL"/>
        </w:rPr>
      </w:pPr>
      <w:r w:rsidRPr="00C04ED0">
        <w:rPr>
          <w:rFonts w:cs="Arial"/>
          <w:spacing w:val="-3"/>
          <w:lang w:val="pl-PL"/>
        </w:rPr>
        <w:t>Tổ chức, cá nhânsửa chữa phải lưu giữ các báo cáo của quy trình hàn được chứng nhận và báo cáo chứng nhận quy trình. Các báo cáo này phải được trình cho Đăng kiểm viên trước khi bắt đầu hàn.</w:t>
      </w:r>
    </w:p>
    <w:p w:rsidR="00D25CFA" w:rsidRPr="00C04ED0" w:rsidRDefault="00D25CFA" w:rsidP="00300C00">
      <w:pPr>
        <w:numPr>
          <w:ilvl w:val="3"/>
          <w:numId w:val="142"/>
        </w:numPr>
        <w:tabs>
          <w:tab w:val="left" w:pos="1134"/>
        </w:tabs>
        <w:spacing w:before="120" w:line="276" w:lineRule="auto"/>
        <w:ind w:left="0" w:firstLine="0"/>
        <w:jc w:val="both"/>
        <w:rPr>
          <w:rFonts w:cs="Arial"/>
          <w:spacing w:val="-3"/>
          <w:lang w:val="pl-PL"/>
        </w:rPr>
      </w:pPr>
      <w:r w:rsidRPr="00C04ED0">
        <w:rPr>
          <w:rFonts w:cs="Arial"/>
          <w:spacing w:val="-3"/>
          <w:lang w:val="pl-PL"/>
        </w:rPr>
        <w:t>Gia nhiệt</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Nhiệt độ gia nhiệt sử dụng trong hàn sửa chữa phải phù hợp với bộ luật, tiêu chuẩn, quy chuẩn áp dụng và quy trình hàn được chứng nhận. Việc miễn áp dụng gia nhiệt phải được thẩm định, và yêu cầu áp dụng đặc tính kỹ thuật của quy trình hàn mới nếu nhiệt độ gia nhiệt nhỏ hơn nhiệt độ quy định trong WPS thực tế. Người kiểm tra phải đảm bảo rằng nhiệt độ gia nhiệt tối thiểu được đo và duy trì. Có thể lựa chọn phương pháp gia nhiệt mối hàn truyền thống, tham khảo Điều 2.8, ASME PCC-2.</w:t>
      </w:r>
    </w:p>
    <w:p w:rsidR="00D25CFA" w:rsidRPr="00C04ED0" w:rsidRDefault="00D25CFA" w:rsidP="00300C00">
      <w:pPr>
        <w:numPr>
          <w:ilvl w:val="3"/>
          <w:numId w:val="142"/>
        </w:numPr>
        <w:tabs>
          <w:tab w:val="left" w:pos="1134"/>
        </w:tabs>
        <w:spacing w:before="120" w:line="276" w:lineRule="auto"/>
        <w:ind w:left="0" w:firstLine="0"/>
        <w:jc w:val="both"/>
        <w:rPr>
          <w:rFonts w:cs="Arial"/>
          <w:spacing w:val="-3"/>
          <w:lang w:val="pl-PL"/>
        </w:rPr>
      </w:pPr>
      <w:r w:rsidRPr="00C04ED0">
        <w:rPr>
          <w:rFonts w:cs="Arial"/>
          <w:spacing w:val="-3"/>
          <w:lang w:val="pl-PL"/>
        </w:rPr>
        <w:t>Xử lý nhiệt sau khi hàn (PWHT)</w:t>
      </w:r>
    </w:p>
    <w:p w:rsidR="00D25CFA" w:rsidRPr="00C04ED0" w:rsidRDefault="00D25CFA" w:rsidP="00300C00">
      <w:pPr>
        <w:numPr>
          <w:ilvl w:val="0"/>
          <w:numId w:val="120"/>
        </w:numPr>
        <w:shd w:val="clear" w:color="auto" w:fill="FFFFFF"/>
        <w:tabs>
          <w:tab w:val="left" w:pos="567"/>
        </w:tabs>
        <w:spacing w:before="120" w:line="276" w:lineRule="auto"/>
        <w:ind w:left="0" w:firstLine="0"/>
        <w:jc w:val="both"/>
        <w:rPr>
          <w:rFonts w:cs="Arial"/>
          <w:spacing w:val="-3"/>
          <w:lang w:val="pl-PL"/>
        </w:rPr>
      </w:pPr>
      <w:r w:rsidRPr="00C04ED0">
        <w:rPr>
          <w:rFonts w:cs="Arial"/>
          <w:spacing w:val="-3"/>
          <w:lang w:val="pl-PL"/>
        </w:rPr>
        <w:t>Quy định chung</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 xml:space="preserve">PWHT trong sửa chữa hoặc hoán cải </w:t>
      </w:r>
      <w:r w:rsidR="00221AF9" w:rsidRPr="00C04ED0">
        <w:rPr>
          <w:rFonts w:cs="Arial"/>
          <w:spacing w:val="-3"/>
          <w:lang w:val="pl-PL"/>
        </w:rPr>
        <w:t>nồi hơi</w:t>
      </w:r>
      <w:r w:rsidRPr="00C04ED0">
        <w:rPr>
          <w:rFonts w:cs="Arial"/>
          <w:spacing w:val="-3"/>
          <w:lang w:val="pl-PL"/>
        </w:rPr>
        <w:t xml:space="preserve"> phải được thực hiện thỏa mãn các quy định liên quan của Quy chuẩn này, bộ luật, tiêu chuẩn chế tạo áp dụng hoặc quy trình PWHT khác được thẩm định như nêu ở 6.1.6-4(3). Tham khảo Điều 2.14, ASME PCC-1 về xử lý nhiệt vùng của </w:t>
      </w:r>
      <w:r w:rsidR="00A93682" w:rsidRPr="00C04ED0">
        <w:rPr>
          <w:rFonts w:cs="Arial"/>
          <w:spacing w:val="-3"/>
          <w:lang w:val="pl-PL"/>
        </w:rPr>
        <w:t>nồi hơi</w:t>
      </w:r>
      <w:r w:rsidRPr="00C04ED0">
        <w:rPr>
          <w:rFonts w:cs="Arial"/>
          <w:spacing w:val="-3"/>
          <w:lang w:val="pl-PL"/>
        </w:rPr>
        <w:t>.</w:t>
      </w:r>
    </w:p>
    <w:p w:rsidR="00D25CFA" w:rsidRPr="00C04ED0" w:rsidRDefault="00D25CFA" w:rsidP="00300C00">
      <w:pPr>
        <w:numPr>
          <w:ilvl w:val="0"/>
          <w:numId w:val="120"/>
        </w:numPr>
        <w:shd w:val="clear" w:color="auto" w:fill="FFFFFF"/>
        <w:tabs>
          <w:tab w:val="left" w:pos="567"/>
        </w:tabs>
        <w:spacing w:before="120" w:line="276" w:lineRule="auto"/>
        <w:ind w:left="0" w:firstLine="0"/>
        <w:jc w:val="both"/>
        <w:rPr>
          <w:rFonts w:cs="Arial"/>
          <w:spacing w:val="-3"/>
          <w:lang w:val="pl-PL"/>
        </w:rPr>
      </w:pPr>
      <w:r w:rsidRPr="00C04ED0">
        <w:rPr>
          <w:rFonts w:cs="Arial"/>
          <w:spacing w:val="-3"/>
          <w:lang w:val="pl-PL"/>
        </w:rPr>
        <w:t xml:space="preserve">Xử lý nhiệt sau khi hàn cục bộ </w:t>
      </w:r>
    </w:p>
    <w:p w:rsidR="00D25CFA" w:rsidRPr="00C04ED0" w:rsidRDefault="00D25CFA" w:rsidP="00300C00">
      <w:pPr>
        <w:shd w:val="clear" w:color="auto" w:fill="FFFFFF"/>
        <w:tabs>
          <w:tab w:val="left" w:pos="1800"/>
        </w:tabs>
        <w:spacing w:before="120" w:line="276" w:lineRule="auto"/>
        <w:ind w:firstLine="567"/>
        <w:jc w:val="both"/>
        <w:rPr>
          <w:rFonts w:cs="Arial"/>
          <w:spacing w:val="-3"/>
          <w:lang w:val="pl-PL"/>
        </w:rPr>
      </w:pPr>
      <w:r w:rsidRPr="00C04ED0">
        <w:rPr>
          <w:rFonts w:cs="Arial"/>
          <w:spacing w:val="-3"/>
          <w:lang w:val="pl-PL"/>
        </w:rPr>
        <w:t>Xử lý nhiệt sau khi hàn cục bộ có thể được thay thế bằng nẹp 360</w:t>
      </w:r>
      <w:r w:rsidRPr="00C04ED0">
        <w:rPr>
          <w:rFonts w:cs="Arial"/>
          <w:spacing w:val="-3"/>
          <w:vertAlign w:val="superscript"/>
          <w:lang w:val="pl-PL"/>
        </w:rPr>
        <w:t>o</w:t>
      </w:r>
      <w:r w:rsidRPr="00C04ED0">
        <w:rPr>
          <w:rFonts w:cs="Arial"/>
          <w:spacing w:val="-3"/>
          <w:lang w:val="pl-PL"/>
        </w:rPr>
        <w:t xml:space="preserve"> tại vị trí sửa chữa trên tất cả các vật liệu, với điều kiện thực hiện các phòng ngừa và thỏa mãn các điều kiện sau:</w:t>
      </w:r>
    </w:p>
    <w:p w:rsidR="00D25CFA" w:rsidRPr="00C04ED0" w:rsidRDefault="00D25CFA" w:rsidP="00300C00">
      <w:pPr>
        <w:numPr>
          <w:ilvl w:val="0"/>
          <w:numId w:val="121"/>
        </w:numPr>
        <w:shd w:val="clear" w:color="auto" w:fill="FFFFFF"/>
        <w:spacing w:before="120" w:line="276" w:lineRule="auto"/>
        <w:ind w:hanging="436"/>
        <w:jc w:val="both"/>
        <w:rPr>
          <w:rFonts w:cs="Arial"/>
          <w:lang w:val="pt-BR"/>
        </w:rPr>
      </w:pPr>
      <w:r w:rsidRPr="00C04ED0">
        <w:rPr>
          <w:rFonts w:cs="Arial"/>
          <w:lang w:val="pt-BR"/>
        </w:rPr>
        <w:t>Việc áp dụng được thẩm định, quy trình được trình bày bởi người có kinh nghiệm trong chuyên môn phù hợp;</w:t>
      </w:r>
    </w:p>
    <w:p w:rsidR="00D25CFA" w:rsidRPr="00C04ED0" w:rsidRDefault="00D25CFA" w:rsidP="00300C00">
      <w:pPr>
        <w:numPr>
          <w:ilvl w:val="0"/>
          <w:numId w:val="121"/>
        </w:numPr>
        <w:shd w:val="clear" w:color="auto" w:fill="FFFFFF"/>
        <w:spacing w:before="120" w:line="276" w:lineRule="auto"/>
        <w:ind w:hanging="436"/>
        <w:jc w:val="both"/>
        <w:rPr>
          <w:rFonts w:cs="Arial"/>
          <w:lang w:val="pt-BR"/>
        </w:rPr>
      </w:pPr>
      <w:r w:rsidRPr="00C04ED0">
        <w:rPr>
          <w:rFonts w:cs="Arial"/>
          <w:lang w:val="pt-BR"/>
        </w:rPr>
        <w:t>Quy trình phù hợp phải được đánh giá qua các hệ số sau:</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Chiều dày vật liệu cơ bản;</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Độ chênh lệch nhiệt;</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Đặc tính của vật liệu (độ cứng, bền); </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Các thay đổi do xử lý nhiệt sau khi hàn cục bộ;</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Sự cần thiết cho các mối hàn xuyên thấu;</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Kiểm tra bề mặt và thể tích khi xử lý nhiệt sau hàn cục bộ;</w:t>
      </w:r>
    </w:p>
    <w:p w:rsidR="00D25CFA" w:rsidRPr="00C04ED0" w:rsidRDefault="00D25CFA" w:rsidP="00300C00">
      <w:pPr>
        <w:pStyle w:val="ListParagraph"/>
        <w:numPr>
          <w:ilvl w:val="0"/>
          <w:numId w:val="122"/>
        </w:numPr>
        <w:shd w:val="clear" w:color="auto" w:fill="FFFFFF"/>
        <w:tabs>
          <w:tab w:val="left" w:pos="1134"/>
        </w:tabs>
        <w:spacing w:line="276" w:lineRule="auto"/>
        <w:ind w:hanging="11"/>
        <w:contextualSpacing w:val="0"/>
        <w:rPr>
          <w:rFonts w:cs="Arial"/>
          <w:szCs w:val="24"/>
          <w:lang w:val="pt-BR"/>
        </w:rPr>
      </w:pPr>
      <w:r w:rsidRPr="00C04ED0">
        <w:rPr>
          <w:rFonts w:cs="Arial"/>
          <w:szCs w:val="24"/>
          <w:lang w:val="pt-BR"/>
        </w:rPr>
        <w:t xml:space="preserve">Các biến dạng cục bộ và tổng thể do nhiệt của vùng bị nén cục bộ của thân </w:t>
      </w:r>
      <w:r w:rsidR="00A93682" w:rsidRPr="00C04ED0">
        <w:rPr>
          <w:rFonts w:cs="Arial"/>
          <w:szCs w:val="24"/>
          <w:lang w:val="pt-BR"/>
        </w:rPr>
        <w:t>nồi hơi</w:t>
      </w:r>
      <w:r w:rsidRPr="00C04ED0">
        <w:rPr>
          <w:rFonts w:cs="Arial"/>
          <w:szCs w:val="24"/>
          <w:lang w:val="pt-BR"/>
        </w:rPr>
        <w:t xml:space="preserve"> áp lực.</w:t>
      </w:r>
    </w:p>
    <w:p w:rsidR="00D25CFA" w:rsidRPr="00C04ED0" w:rsidRDefault="00D25CFA" w:rsidP="00300C00">
      <w:pPr>
        <w:numPr>
          <w:ilvl w:val="0"/>
          <w:numId w:val="121"/>
        </w:numPr>
        <w:shd w:val="clear" w:color="auto" w:fill="FFFFFF"/>
        <w:spacing w:before="120" w:line="276" w:lineRule="auto"/>
        <w:ind w:hanging="436"/>
        <w:jc w:val="both"/>
        <w:rPr>
          <w:rFonts w:cs="Arial"/>
          <w:lang w:val="pt-BR"/>
        </w:rPr>
      </w:pPr>
      <w:r w:rsidRPr="00C04ED0">
        <w:rPr>
          <w:rFonts w:cs="Arial"/>
          <w:lang w:val="pt-BR"/>
        </w:rPr>
        <w:t>Nhiệt độ gia nhiệt từ 150</w:t>
      </w:r>
      <w:r w:rsidRPr="00C04ED0">
        <w:rPr>
          <w:rFonts w:cs="Arial"/>
          <w:vertAlign w:val="superscript"/>
          <w:lang w:val="pt-BR"/>
        </w:rPr>
        <w:t>o</w:t>
      </w:r>
      <w:r w:rsidRPr="00C04ED0">
        <w:rPr>
          <w:rFonts w:cs="Arial"/>
          <w:lang w:val="pt-BR"/>
        </w:rPr>
        <w:t>C trở lên, mà được xác định bởi các quy trình hàn riêng biệt, phải được duy trình trong quá trình hàn;</w:t>
      </w:r>
    </w:p>
    <w:p w:rsidR="00D25CFA" w:rsidRPr="00C04ED0" w:rsidRDefault="00D25CFA" w:rsidP="00300C00">
      <w:pPr>
        <w:numPr>
          <w:ilvl w:val="0"/>
          <w:numId w:val="121"/>
        </w:numPr>
        <w:shd w:val="clear" w:color="auto" w:fill="FFFFFF"/>
        <w:spacing w:before="120" w:line="276" w:lineRule="auto"/>
        <w:ind w:hanging="436"/>
        <w:jc w:val="both"/>
        <w:rPr>
          <w:rFonts w:cs="Arial"/>
          <w:lang w:val="pt-BR"/>
        </w:rPr>
      </w:pPr>
      <w:r w:rsidRPr="00C04ED0">
        <w:rPr>
          <w:rFonts w:cs="Arial"/>
          <w:lang w:val="pt-BR"/>
        </w:rPr>
        <w:t xml:space="preserve">Nhiệt độ xử lý nhiệt sau hàn cục bộ yêu cầu phải được duy trì trong khoảng cách không ít hơn 2 lần chiều dày vật liệu cơ bản, được đo từ chân của đường hàn. Nhiệt độ xử lý nhiệt sau hàn cục bộ phải được kiểm soát bởi lượng cặp nhiệt phù hợp (tối </w:t>
      </w:r>
      <w:r w:rsidRPr="00C04ED0">
        <w:rPr>
          <w:rFonts w:cs="Arial"/>
          <w:lang w:val="pt-BR"/>
        </w:rPr>
        <w:lastRenderedPageBreak/>
        <w:t>thiểu là 2). Khi xác định số lượng cặp nhiệt cần thiết, phải xem xét tới kích thước và hình dáng của vùng được xử lý nhiệt;</w:t>
      </w:r>
    </w:p>
    <w:p w:rsidR="00D25CFA" w:rsidRPr="00C04ED0" w:rsidRDefault="00D25CFA" w:rsidP="00300C00">
      <w:pPr>
        <w:numPr>
          <w:ilvl w:val="0"/>
          <w:numId w:val="121"/>
        </w:numPr>
        <w:shd w:val="clear" w:color="auto" w:fill="FFFFFF"/>
        <w:spacing w:before="120" w:line="276" w:lineRule="auto"/>
        <w:ind w:hanging="436"/>
        <w:jc w:val="both"/>
        <w:rPr>
          <w:rFonts w:cs="Arial"/>
          <w:lang w:val="pt-BR"/>
        </w:rPr>
      </w:pPr>
      <w:r w:rsidRPr="00C04ED0">
        <w:rPr>
          <w:rFonts w:cs="Arial"/>
          <w:lang w:val="pt-BR"/>
        </w:rPr>
        <w:t xml:space="preserve">Việc kiểm soát nhiệt lượng phải được áp dụng cho các vòi bất kỳ hoặc bộ phận bất kỳ gắn với </w:t>
      </w:r>
      <w:r w:rsidR="00A93682" w:rsidRPr="00C04ED0">
        <w:rPr>
          <w:rFonts w:cs="Arial"/>
          <w:lang w:val="pt-BR"/>
        </w:rPr>
        <w:t>nồi hơi</w:t>
      </w:r>
      <w:r w:rsidRPr="00C04ED0">
        <w:rPr>
          <w:rFonts w:cs="Arial"/>
          <w:lang w:val="pt-BR"/>
        </w:rPr>
        <w:t xml:space="preserve"> trong phạm vi vùng xử lý nhiệt sau hàn cục bộ;</w:t>
      </w:r>
    </w:p>
    <w:p w:rsidR="00D25CFA" w:rsidRPr="00C04ED0" w:rsidRDefault="00D25CFA" w:rsidP="00300C00">
      <w:pPr>
        <w:numPr>
          <w:ilvl w:val="0"/>
          <w:numId w:val="121"/>
        </w:numPr>
        <w:shd w:val="clear" w:color="auto" w:fill="FFFFFF"/>
        <w:spacing w:before="120" w:line="276" w:lineRule="auto"/>
        <w:ind w:hanging="436"/>
        <w:jc w:val="both"/>
        <w:rPr>
          <w:rFonts w:cs="Arial"/>
          <w:lang w:val="pt-BR"/>
        </w:rPr>
      </w:pPr>
      <w:r w:rsidRPr="00C04ED0">
        <w:rPr>
          <w:rFonts w:cs="Arial"/>
          <w:lang w:val="pt-BR"/>
        </w:rPr>
        <w:t>Khi xử lý nhiệt sau hàn được thực hiện để chống lại nứt do môi trường, phải xem xét đặc tính luyện kim để đánh giá quy trình có được chấp nhận hay không.</w:t>
      </w:r>
    </w:p>
    <w:p w:rsidR="00D25CFA" w:rsidRPr="00C04ED0" w:rsidRDefault="00D25CFA" w:rsidP="00300C00">
      <w:pPr>
        <w:numPr>
          <w:ilvl w:val="0"/>
          <w:numId w:val="120"/>
        </w:numPr>
        <w:shd w:val="clear" w:color="auto" w:fill="FFFFFF"/>
        <w:tabs>
          <w:tab w:val="left" w:pos="567"/>
        </w:tabs>
        <w:spacing w:before="120" w:line="276" w:lineRule="auto"/>
        <w:ind w:left="0" w:firstLine="0"/>
        <w:jc w:val="both"/>
        <w:rPr>
          <w:rFonts w:cs="Arial"/>
          <w:lang w:val="pl-PL"/>
        </w:rPr>
      </w:pPr>
      <w:r w:rsidRPr="00C04ED0">
        <w:rPr>
          <w:rFonts w:cs="Arial"/>
          <w:lang w:val="pl-PL"/>
        </w:rPr>
        <w:t>Các phương pháp gia nhiệt hoặc hàn đắp có kiểm soát (CDW) thay thế cho PWHT</w:t>
      </w:r>
    </w:p>
    <w:p w:rsidR="00D25CFA" w:rsidRPr="00C04ED0" w:rsidRDefault="00D25CFA" w:rsidP="00300C00">
      <w:pPr>
        <w:numPr>
          <w:ilvl w:val="0"/>
          <w:numId w:val="123"/>
        </w:numPr>
        <w:shd w:val="clear" w:color="auto" w:fill="FFFFFF"/>
        <w:spacing w:before="120" w:line="276" w:lineRule="auto"/>
        <w:jc w:val="both"/>
        <w:rPr>
          <w:rFonts w:cs="Arial"/>
          <w:lang w:val="pt-BR"/>
        </w:rPr>
      </w:pPr>
      <w:r w:rsidRPr="00C04ED0">
        <w:rPr>
          <w:rFonts w:cs="Arial"/>
          <w:lang w:val="pt-BR"/>
        </w:rPr>
        <w:tab/>
        <w:t>Quy định chung</w:t>
      </w:r>
    </w:p>
    <w:p w:rsidR="00D25CFA" w:rsidRPr="00C04ED0" w:rsidRDefault="00D25CFA" w:rsidP="00300C00">
      <w:pPr>
        <w:pStyle w:val="ListParagraph"/>
        <w:numPr>
          <w:ilvl w:val="0"/>
          <w:numId w:val="124"/>
        </w:numPr>
        <w:shd w:val="clear" w:color="auto" w:fill="FFFFFF"/>
        <w:tabs>
          <w:tab w:val="left" w:pos="709"/>
        </w:tabs>
        <w:spacing w:line="276" w:lineRule="auto"/>
        <w:contextualSpacing w:val="0"/>
        <w:rPr>
          <w:rFonts w:cs="Arial"/>
          <w:szCs w:val="24"/>
          <w:lang w:val="pl-PL"/>
        </w:rPr>
      </w:pPr>
      <w:r w:rsidRPr="00C04ED0">
        <w:rPr>
          <w:rFonts w:cs="Arial"/>
          <w:szCs w:val="24"/>
          <w:lang w:val="pl-PL"/>
        </w:rPr>
        <w:t xml:space="preserve">Tham </w:t>
      </w:r>
      <w:r w:rsidRPr="00C04ED0">
        <w:rPr>
          <w:rFonts w:cs="Arial"/>
          <w:szCs w:val="24"/>
          <w:lang w:val="pt-BR"/>
        </w:rPr>
        <w:t>khảo</w:t>
      </w:r>
      <w:r w:rsidRPr="00C04ED0">
        <w:rPr>
          <w:rFonts w:cs="Arial"/>
          <w:szCs w:val="24"/>
          <w:lang w:val="pl-PL"/>
        </w:rPr>
        <w:t xml:space="preserve"> điều 2.9, ASME PCC-2 để có thông tin bổ sung lựa chọn thay thế cho PWHT.</w:t>
      </w:r>
    </w:p>
    <w:p w:rsidR="00D25CFA" w:rsidRPr="00C04ED0" w:rsidRDefault="00D25CFA" w:rsidP="00300C00">
      <w:pPr>
        <w:pStyle w:val="ListParagraph"/>
        <w:numPr>
          <w:ilvl w:val="0"/>
          <w:numId w:val="124"/>
        </w:numPr>
        <w:shd w:val="clear" w:color="auto" w:fill="FFFFFF"/>
        <w:tabs>
          <w:tab w:val="left" w:pos="709"/>
        </w:tabs>
        <w:spacing w:line="276" w:lineRule="auto"/>
        <w:contextualSpacing w:val="0"/>
        <w:rPr>
          <w:rFonts w:cs="Arial"/>
          <w:szCs w:val="24"/>
          <w:lang w:val="pl-PL"/>
        </w:rPr>
      </w:pPr>
      <w:r w:rsidRPr="00C04ED0">
        <w:rPr>
          <w:rFonts w:cs="Arial"/>
          <w:szCs w:val="24"/>
          <w:lang w:val="pl-PL"/>
        </w:rPr>
        <w:t xml:space="preserve">Gia nhiệt và CDW có thể được sử dụng để thay thế cho PWHT khi PWHT không thích hợp hoặc về mặt cơ học là không cần thiết. Trước khi sử dụng bất kỳ phương pháp thay thế nào, phải  xem xét tính luyện kim để đảm bảo phương pháp lựa chọn thay thế là phù hợp. Việc </w:t>
      </w:r>
      <w:r w:rsidRPr="00C04ED0">
        <w:rPr>
          <w:rFonts w:cs="Arial"/>
          <w:szCs w:val="24"/>
          <w:lang w:val="pt-BR"/>
        </w:rPr>
        <w:t>xem</w:t>
      </w:r>
      <w:r w:rsidRPr="00C04ED0">
        <w:rPr>
          <w:rFonts w:cs="Arial"/>
          <w:szCs w:val="24"/>
          <w:lang w:val="pl-PL"/>
        </w:rPr>
        <w:t xml:space="preserve"> xét phải chú ý tới các hệ số như nguyên nhân thực hiện PWHT ban đầu của thiết bị, khả năng nhạy cảm với ăn mòn ứng suất nứt, các ứng suất tại vị trí mối hàn, khả năng nhạy cảm với sự thâm nhập của hydrogen ở nhiệt độ cao, Đăng kiểm viên có trách nhiệm kiểm chứng rằng các phương pháp được sử dụng phù hợp với tiêu chuẩn của chủ thiết bị và các yêu cầu của phần này.</w:t>
      </w:r>
    </w:p>
    <w:p w:rsidR="00D25CFA" w:rsidRPr="00C04ED0" w:rsidRDefault="00D25CFA" w:rsidP="00300C00">
      <w:pPr>
        <w:pStyle w:val="ListParagraph"/>
        <w:numPr>
          <w:ilvl w:val="0"/>
          <w:numId w:val="124"/>
        </w:numPr>
        <w:shd w:val="clear" w:color="auto" w:fill="FFFFFF"/>
        <w:tabs>
          <w:tab w:val="left" w:pos="709"/>
        </w:tabs>
        <w:spacing w:line="276" w:lineRule="auto"/>
        <w:contextualSpacing w:val="0"/>
        <w:rPr>
          <w:rFonts w:cs="Arial"/>
          <w:szCs w:val="24"/>
          <w:lang w:val="pl-PL"/>
        </w:rPr>
      </w:pPr>
      <w:r w:rsidRPr="00C04ED0">
        <w:rPr>
          <w:rFonts w:cs="Arial"/>
          <w:szCs w:val="24"/>
          <w:lang w:val="pl-PL"/>
        </w:rPr>
        <w:t xml:space="preserve">Việc lựa chọn phương pháp hàn phải căn cứ vào các quy định của </w:t>
      </w:r>
      <w:r w:rsidR="00DF2B76">
        <w:rPr>
          <w:rFonts w:cs="Arial"/>
          <w:szCs w:val="24"/>
          <w:lang w:val="pl-PL"/>
        </w:rPr>
        <w:t>tiêu chuẩn chế tạo</w:t>
      </w:r>
      <w:r w:rsidRPr="00C04ED0">
        <w:rPr>
          <w:rFonts w:cs="Arial"/>
          <w:szCs w:val="24"/>
          <w:lang w:val="pl-PL"/>
        </w:rPr>
        <w:t xml:space="preserve"> áp dụng cho kế hoạch công việc song song với xem xét kỹ thuật phù hợp của mối hàn trong tình trạng vừa hàn xong ở các điều kiện thử áp lực và thử hoạt động.</w:t>
      </w:r>
    </w:p>
    <w:p w:rsidR="00D25CFA" w:rsidRPr="00C04ED0" w:rsidRDefault="00D25CFA" w:rsidP="00300C00">
      <w:pPr>
        <w:pStyle w:val="ListParagraph"/>
        <w:numPr>
          <w:ilvl w:val="0"/>
          <w:numId w:val="124"/>
        </w:numPr>
        <w:shd w:val="clear" w:color="auto" w:fill="FFFFFF"/>
        <w:tabs>
          <w:tab w:val="left" w:pos="709"/>
        </w:tabs>
        <w:spacing w:line="276" w:lineRule="auto"/>
        <w:contextualSpacing w:val="0"/>
        <w:rPr>
          <w:rFonts w:cs="Arial"/>
          <w:szCs w:val="24"/>
          <w:lang w:val="pl-PL"/>
        </w:rPr>
      </w:pPr>
      <w:r w:rsidRPr="00C04ED0">
        <w:rPr>
          <w:rFonts w:cs="Arial"/>
          <w:szCs w:val="24"/>
          <w:lang w:val="pl-PL"/>
        </w:rPr>
        <w:tab/>
        <w:t>Khi có dẫn chứng theo chỉ định của ASME, số P-N</w:t>
      </w:r>
      <w:r w:rsidRPr="00C04ED0">
        <w:rPr>
          <w:rFonts w:cs="Arial"/>
          <w:szCs w:val="24"/>
          <w:u w:val="single"/>
          <w:lang w:val="pl-PL"/>
        </w:rPr>
        <w:t>o</w:t>
      </w:r>
      <w:r w:rsidRPr="00C04ED0">
        <w:rPr>
          <w:rFonts w:cs="Arial"/>
          <w:szCs w:val="24"/>
          <w:lang w:val="pl-PL"/>
        </w:rPr>
        <w:t xml:space="preserve"> và số nhóm trong phần này cho các vật liệu, thì các yêu cầu của phần này áp dụng cho vật liệu sử dụng của bộ luật ban đầu trong chế tạo, hoặc ASME hoặc bộ luật khác phù hợp của các đặc tính cơ học và thành phần hóa học với các chỉ số nhóm và lượng P của ASME.</w:t>
      </w:r>
    </w:p>
    <w:p w:rsidR="00D25CFA" w:rsidRPr="00C04ED0" w:rsidRDefault="00D25CFA" w:rsidP="00300C00">
      <w:pPr>
        <w:pStyle w:val="ListParagraph"/>
        <w:numPr>
          <w:ilvl w:val="0"/>
          <w:numId w:val="124"/>
        </w:numPr>
        <w:shd w:val="clear" w:color="auto" w:fill="FFFFFF"/>
        <w:tabs>
          <w:tab w:val="left" w:pos="709"/>
        </w:tabs>
        <w:spacing w:line="276" w:lineRule="auto"/>
        <w:contextualSpacing w:val="0"/>
        <w:rPr>
          <w:rFonts w:cs="Arial"/>
          <w:szCs w:val="24"/>
          <w:lang w:val="pl-PL"/>
        </w:rPr>
      </w:pPr>
      <w:r w:rsidRPr="00C04ED0">
        <w:rPr>
          <w:rFonts w:cs="Arial"/>
          <w:szCs w:val="24"/>
          <w:lang w:val="pl-PL"/>
        </w:rPr>
        <w:tab/>
        <w:t xml:space="preserve">Các </w:t>
      </w:r>
      <w:r w:rsidR="00A93682" w:rsidRPr="00C04ED0">
        <w:rPr>
          <w:rFonts w:cs="Arial"/>
          <w:szCs w:val="24"/>
          <w:lang w:val="pl-PL"/>
        </w:rPr>
        <w:t>nồi hơi</w:t>
      </w:r>
      <w:r w:rsidRPr="00C04ED0">
        <w:rPr>
          <w:rFonts w:cs="Arial"/>
          <w:szCs w:val="24"/>
          <w:lang w:val="pl-PL"/>
        </w:rPr>
        <w:t xml:space="preserve"> được chế tạo bằng thép khác với thép nêu ở (b) và (c) của mục này, mà ban đầu có yêu cầu xử lý nhiệt sau hàn, thì phải được xử lý nhiệt sau hàn nếu việc hoán cải hoặc sửa chữa bao gồm hàn thành </w:t>
      </w:r>
      <w:r w:rsidR="00A93682" w:rsidRPr="00C04ED0">
        <w:rPr>
          <w:rFonts w:cs="Arial"/>
          <w:szCs w:val="24"/>
          <w:lang w:val="pl-PL"/>
        </w:rPr>
        <w:t>nồi hơi</w:t>
      </w:r>
      <w:r w:rsidRPr="00C04ED0">
        <w:rPr>
          <w:rFonts w:cs="Arial"/>
          <w:szCs w:val="24"/>
          <w:lang w:val="pl-PL"/>
        </w:rPr>
        <w:t xml:space="preserve"> áp lực. Khi một trong các phương pháp sau được sử dụng để thay thế cho PWHT, hệ số hiệu quả mối nối của PWHT có thể tiếp tục được sử dụng nếu hệ số đã từng được sử dụng trong thiết kế hiện đang đánh giá.</w:t>
      </w:r>
    </w:p>
    <w:p w:rsidR="00D25CFA" w:rsidRPr="00C04ED0" w:rsidRDefault="00D25CFA" w:rsidP="00300C00">
      <w:pPr>
        <w:numPr>
          <w:ilvl w:val="0"/>
          <w:numId w:val="123"/>
        </w:numPr>
        <w:shd w:val="clear" w:color="auto" w:fill="FFFFFF"/>
        <w:spacing w:before="120" w:line="276" w:lineRule="auto"/>
        <w:ind w:hanging="436"/>
        <w:jc w:val="both"/>
        <w:rPr>
          <w:rFonts w:cs="Arial"/>
          <w:lang w:val="pt-BR"/>
        </w:rPr>
      </w:pPr>
      <w:r w:rsidRPr="00C04ED0">
        <w:rPr>
          <w:rFonts w:cs="Arial"/>
          <w:lang w:val="pt-BR"/>
        </w:rPr>
        <w:tab/>
        <w:t>Phương pháp gia nhiệt (không yêu cầu thử độ bền va đập)</w:t>
      </w:r>
    </w:p>
    <w:p w:rsidR="00D25CFA" w:rsidRPr="00C04ED0" w:rsidRDefault="00D25CFA" w:rsidP="00300C00">
      <w:pPr>
        <w:pStyle w:val="ListParagraph"/>
        <w:numPr>
          <w:ilvl w:val="0"/>
          <w:numId w:val="125"/>
        </w:numPr>
        <w:shd w:val="clear" w:color="auto" w:fill="FFFFFF"/>
        <w:tabs>
          <w:tab w:val="left" w:pos="709"/>
        </w:tabs>
        <w:spacing w:line="276" w:lineRule="auto"/>
        <w:contextualSpacing w:val="0"/>
        <w:rPr>
          <w:rFonts w:cs="Arial"/>
          <w:szCs w:val="24"/>
          <w:lang w:val="pt-BR"/>
        </w:rPr>
      </w:pPr>
      <w:r w:rsidRPr="00C04ED0">
        <w:rPr>
          <w:rFonts w:cs="Arial"/>
          <w:szCs w:val="24"/>
          <w:lang w:val="pt-BR"/>
        </w:rPr>
        <w:t>Phương pháp gia nhiệt, khi thực hiện thay cho PWHT, phải được giới hạn cho các vật liệu và phương pháp hàn sau:</w:t>
      </w:r>
    </w:p>
    <w:p w:rsidR="00D25CFA" w:rsidRPr="00C04ED0" w:rsidRDefault="00D25CFA" w:rsidP="00300C00">
      <w:pPr>
        <w:pStyle w:val="ListParagraph"/>
        <w:shd w:val="clear" w:color="auto" w:fill="FFFFFF"/>
        <w:tabs>
          <w:tab w:val="left" w:pos="993"/>
        </w:tabs>
        <w:spacing w:line="276" w:lineRule="auto"/>
        <w:ind w:left="0" w:firstLine="709"/>
        <w:contextualSpacing w:val="0"/>
        <w:rPr>
          <w:rFonts w:cs="Arial"/>
          <w:szCs w:val="24"/>
          <w:lang w:val="pt-BR"/>
        </w:rPr>
      </w:pPr>
      <w:r w:rsidRPr="00C04ED0">
        <w:rPr>
          <w:rFonts w:cs="Arial"/>
          <w:szCs w:val="24"/>
          <w:lang w:val="pt-BR"/>
        </w:rPr>
        <w:t xml:space="preserve">+ </w:t>
      </w:r>
      <w:r w:rsidRPr="00C04ED0">
        <w:rPr>
          <w:rFonts w:cs="Arial"/>
          <w:szCs w:val="24"/>
          <w:lang w:val="pt-BR"/>
        </w:rPr>
        <w:tab/>
        <w:t>Phải giới hạn vật liệu cho P-№ 1, Nhóm 1,2 và 3; và P-№ 3, Nhóm 1 và 2 (không bao gồm Mn-Mo ở Nhóm 2).</w:t>
      </w:r>
    </w:p>
    <w:p w:rsidR="00D25CFA" w:rsidRPr="00C04ED0" w:rsidRDefault="00D25CFA" w:rsidP="00300C00">
      <w:pPr>
        <w:pStyle w:val="ListParagraph"/>
        <w:shd w:val="clear" w:color="auto" w:fill="FFFFFF"/>
        <w:tabs>
          <w:tab w:val="left" w:pos="993"/>
        </w:tabs>
        <w:spacing w:line="276" w:lineRule="auto"/>
        <w:ind w:left="0" w:firstLine="709"/>
        <w:contextualSpacing w:val="0"/>
        <w:rPr>
          <w:rFonts w:cs="Arial"/>
          <w:szCs w:val="24"/>
          <w:lang w:val="pt-BR"/>
        </w:rPr>
      </w:pPr>
      <w:r w:rsidRPr="00C04ED0">
        <w:rPr>
          <w:rFonts w:cs="Arial"/>
          <w:szCs w:val="24"/>
          <w:lang w:val="pt-BR"/>
        </w:rPr>
        <w:t xml:space="preserve">+ </w:t>
      </w:r>
      <w:r w:rsidRPr="00C04ED0">
        <w:rPr>
          <w:rFonts w:cs="Arial"/>
          <w:szCs w:val="24"/>
          <w:lang w:val="pt-BR"/>
        </w:rPr>
        <w:tab/>
        <w:t>Phải giới hạn việc hàn là các phương pháp hàn hồ quang kim loại bảo vệ (SMAW), hàn hồ quang kim loại trong khí (GMAW) và hàn hồ quang vonfram (GTAW).</w:t>
      </w:r>
    </w:p>
    <w:p w:rsidR="00D25CFA" w:rsidRPr="00C04ED0" w:rsidRDefault="00D25CFA" w:rsidP="00300C00">
      <w:pPr>
        <w:pStyle w:val="ListParagraph"/>
        <w:numPr>
          <w:ilvl w:val="0"/>
          <w:numId w:val="125"/>
        </w:numPr>
        <w:shd w:val="clear" w:color="auto" w:fill="FFFFFF"/>
        <w:tabs>
          <w:tab w:val="left" w:pos="709"/>
        </w:tabs>
        <w:spacing w:line="276" w:lineRule="auto"/>
        <w:contextualSpacing w:val="0"/>
        <w:rPr>
          <w:rFonts w:cs="Arial"/>
          <w:szCs w:val="24"/>
          <w:lang w:val="pt-BR"/>
        </w:rPr>
      </w:pPr>
      <w:r w:rsidRPr="00C04ED0">
        <w:rPr>
          <w:rFonts w:cs="Arial"/>
          <w:szCs w:val="24"/>
          <w:lang w:val="pt-BR"/>
        </w:rPr>
        <w:t>Phải thực hiện phương pháp gia nhiệt như sau:</w:t>
      </w:r>
    </w:p>
    <w:p w:rsidR="00D25CFA" w:rsidRPr="00C04ED0" w:rsidRDefault="00D25CFA" w:rsidP="00300C00">
      <w:pPr>
        <w:pStyle w:val="ListParagraph"/>
        <w:shd w:val="clear" w:color="auto" w:fill="FFFFFF"/>
        <w:tabs>
          <w:tab w:val="left" w:pos="709"/>
        </w:tabs>
        <w:spacing w:line="276" w:lineRule="auto"/>
        <w:ind w:left="0" w:firstLine="284"/>
        <w:contextualSpacing w:val="0"/>
        <w:rPr>
          <w:rFonts w:cs="Arial"/>
          <w:szCs w:val="24"/>
          <w:lang w:val="pt-BR"/>
        </w:rPr>
      </w:pPr>
      <w:r w:rsidRPr="00C04ED0">
        <w:rPr>
          <w:rFonts w:cs="Arial"/>
          <w:szCs w:val="24"/>
          <w:lang w:val="pt-BR"/>
        </w:rPr>
        <w:t xml:space="preserve">+ </w:t>
      </w:r>
      <w:r w:rsidRPr="00C04ED0">
        <w:rPr>
          <w:rFonts w:cs="Arial"/>
          <w:szCs w:val="24"/>
          <w:lang w:val="pt-BR"/>
        </w:rPr>
        <w:tab/>
        <w:t>Khu vực hàn phải được gia nhiệt và duy trì ở nhiệt độ tối thiểu là 150</w:t>
      </w:r>
      <w:r w:rsidRPr="00C04ED0">
        <w:rPr>
          <w:rFonts w:cs="Arial"/>
          <w:szCs w:val="24"/>
          <w:vertAlign w:val="superscript"/>
          <w:lang w:val="pt-BR"/>
        </w:rPr>
        <w:t>o</w:t>
      </w:r>
      <w:r w:rsidRPr="00C04ED0">
        <w:rPr>
          <w:rFonts w:cs="Arial"/>
          <w:szCs w:val="24"/>
          <w:lang w:val="pt-BR"/>
        </w:rPr>
        <w:t>C trong khi hàn.</w:t>
      </w:r>
    </w:p>
    <w:p w:rsidR="00D25CFA" w:rsidRPr="00C04ED0" w:rsidRDefault="00D25CFA" w:rsidP="00300C00">
      <w:pPr>
        <w:pStyle w:val="ListParagraph"/>
        <w:shd w:val="clear" w:color="auto" w:fill="FFFFFF"/>
        <w:tabs>
          <w:tab w:val="left" w:pos="709"/>
        </w:tabs>
        <w:spacing w:line="276" w:lineRule="auto"/>
        <w:ind w:left="0" w:firstLine="284"/>
        <w:contextualSpacing w:val="0"/>
        <w:rPr>
          <w:rFonts w:cs="Arial"/>
          <w:szCs w:val="24"/>
          <w:lang w:val="pt-BR"/>
        </w:rPr>
      </w:pPr>
      <w:r w:rsidRPr="00C04ED0">
        <w:rPr>
          <w:rFonts w:cs="Arial"/>
          <w:szCs w:val="24"/>
          <w:lang w:val="pt-BR"/>
        </w:rPr>
        <w:lastRenderedPageBreak/>
        <w:t xml:space="preserve">+ </w:t>
      </w:r>
      <w:r w:rsidRPr="00C04ED0">
        <w:rPr>
          <w:rFonts w:cs="Arial"/>
          <w:szCs w:val="24"/>
          <w:lang w:val="pt-BR"/>
        </w:rPr>
        <w:tab/>
        <w:t>Nhiệt độ 150</w:t>
      </w:r>
      <w:r w:rsidR="00391AE3">
        <w:rPr>
          <w:rFonts w:cs="Arial"/>
          <w:szCs w:val="24"/>
          <w:lang w:val="pt-BR"/>
        </w:rPr>
        <w:t xml:space="preserve"> </w:t>
      </w:r>
      <w:r w:rsidRPr="00C04ED0">
        <w:rPr>
          <w:rFonts w:cs="Arial"/>
          <w:szCs w:val="24"/>
          <w:vertAlign w:val="superscript"/>
          <w:lang w:val="pt-BR"/>
        </w:rPr>
        <w:t>o</w:t>
      </w:r>
      <w:r w:rsidRPr="00C04ED0">
        <w:rPr>
          <w:rFonts w:cs="Arial"/>
          <w:szCs w:val="24"/>
          <w:lang w:val="pt-BR"/>
        </w:rPr>
        <w:t>C phải được kiểm tra để đảm bảo rằng một khoảng 100 mm vật liệu hoặc 4 lần chiều dày vật liệu (lấy giá trị nào lớn hơn) ở mỗi bên của mép đường hàn được duy trì ở nhiệt độ tối thiểu khi hàn. Nhiệt độ giữa các lớp hàn tối đa không được vượt quá 315</w:t>
      </w:r>
      <w:r w:rsidRPr="00C04ED0">
        <w:rPr>
          <w:rFonts w:cs="Arial"/>
          <w:szCs w:val="24"/>
          <w:vertAlign w:val="superscript"/>
          <w:lang w:val="pt-BR"/>
        </w:rPr>
        <w:t>o</w:t>
      </w:r>
      <w:r w:rsidRPr="00C04ED0">
        <w:rPr>
          <w:rFonts w:cs="Arial"/>
          <w:szCs w:val="24"/>
          <w:lang w:val="pt-BR"/>
        </w:rPr>
        <w:t>C.</w:t>
      </w:r>
    </w:p>
    <w:p w:rsidR="00D25CFA" w:rsidRPr="00C04ED0" w:rsidRDefault="00D25CFA" w:rsidP="00300C00">
      <w:pPr>
        <w:pStyle w:val="ListParagraph"/>
        <w:shd w:val="clear" w:color="auto" w:fill="FFFFFF"/>
        <w:tabs>
          <w:tab w:val="left" w:pos="709"/>
        </w:tabs>
        <w:spacing w:line="276" w:lineRule="auto"/>
        <w:ind w:left="0" w:firstLine="284"/>
        <w:contextualSpacing w:val="0"/>
        <w:rPr>
          <w:rFonts w:cs="Arial"/>
          <w:szCs w:val="24"/>
          <w:lang w:val="pt-BR"/>
        </w:rPr>
      </w:pPr>
      <w:r w:rsidRPr="00C04ED0">
        <w:rPr>
          <w:rFonts w:cs="Arial"/>
          <w:szCs w:val="24"/>
          <w:lang w:val="pt-BR"/>
        </w:rPr>
        <w:t xml:space="preserve">+ </w:t>
      </w:r>
      <w:r w:rsidRPr="00C04ED0">
        <w:rPr>
          <w:rFonts w:cs="Arial"/>
          <w:szCs w:val="24"/>
          <w:lang w:val="pt-BR"/>
        </w:rPr>
        <w:tab/>
        <w:t>Khi mối hàn không xuyên thấu toàn bộ chiều dày vật liệu, nhiệt độ gia nhiệt tối thiểu và nhiệt độ giữa các lớp hàn tối đa chỉ cần duy trì ở khoảng 100 mm vật liệu hoặc 4 lần chiều sâu của mối hàn sửa chữa, lấy giá trị nào lớn hơn ở mỗi phía của mối nối.</w:t>
      </w:r>
    </w:p>
    <w:p w:rsidR="00D25CFA" w:rsidRPr="00C04ED0" w:rsidRDefault="00D25CFA" w:rsidP="00300C00">
      <w:pPr>
        <w:shd w:val="clear" w:color="auto" w:fill="FFFFFF"/>
        <w:spacing w:before="120" w:line="276" w:lineRule="auto"/>
        <w:jc w:val="both"/>
        <w:rPr>
          <w:rFonts w:cs="Arial"/>
          <w:i/>
          <w:lang w:val="pt-BR"/>
        </w:rPr>
      </w:pPr>
      <w:r w:rsidRPr="00C04ED0">
        <w:rPr>
          <w:rFonts w:cs="Arial"/>
          <w:i/>
          <w:lang w:val="pt-BR"/>
        </w:rPr>
        <w:t>Lưu ý : Không yêu cầu thử độ bền va đập khi sử dụng phương pháp gia nhiệt này thay thế cho PWHT.</w:t>
      </w:r>
    </w:p>
    <w:p w:rsidR="00D25CFA" w:rsidRPr="00C04ED0" w:rsidRDefault="00D25CFA" w:rsidP="00300C00">
      <w:pPr>
        <w:numPr>
          <w:ilvl w:val="3"/>
          <w:numId w:val="142"/>
        </w:numPr>
        <w:tabs>
          <w:tab w:val="left" w:pos="1134"/>
        </w:tabs>
        <w:spacing w:before="120" w:line="276" w:lineRule="auto"/>
        <w:ind w:left="0" w:firstLine="0"/>
        <w:jc w:val="both"/>
        <w:rPr>
          <w:rFonts w:cs="Arial"/>
          <w:lang w:val="pl-PL"/>
        </w:rPr>
      </w:pPr>
      <w:r w:rsidRPr="00C04ED0">
        <w:rPr>
          <w:rFonts w:cs="Arial"/>
          <w:lang w:val="pl-PL"/>
        </w:rPr>
        <w:t xml:space="preserve">Kiểm tra </w:t>
      </w:r>
      <w:r w:rsidRPr="00C04ED0">
        <w:rPr>
          <w:rFonts w:cs="Arial"/>
          <w:spacing w:val="-3"/>
          <w:lang w:val="pl-PL"/>
        </w:rPr>
        <w:t>NDT</w:t>
      </w:r>
      <w:r w:rsidRPr="00C04ED0">
        <w:rPr>
          <w:rFonts w:cs="Arial"/>
          <w:lang w:val="pl-PL"/>
        </w:rPr>
        <w:t xml:space="preserve"> mối hàn</w:t>
      </w:r>
    </w:p>
    <w:p w:rsidR="00D25CFA" w:rsidRPr="00C04ED0" w:rsidRDefault="00D25CFA" w:rsidP="00300C00">
      <w:pPr>
        <w:numPr>
          <w:ilvl w:val="0"/>
          <w:numId w:val="126"/>
        </w:numPr>
        <w:shd w:val="clear" w:color="auto" w:fill="FFFFFF"/>
        <w:tabs>
          <w:tab w:val="left" w:pos="567"/>
        </w:tabs>
        <w:spacing w:before="120" w:line="276" w:lineRule="auto"/>
        <w:ind w:left="0" w:firstLine="0"/>
        <w:jc w:val="both"/>
        <w:rPr>
          <w:rFonts w:cs="Arial"/>
          <w:lang w:val="pl-PL"/>
        </w:rPr>
      </w:pPr>
      <w:r w:rsidRPr="00C04ED0">
        <w:rPr>
          <w:rFonts w:cs="Arial"/>
          <w:lang w:val="pl-PL"/>
        </w:rPr>
        <w:t>API 577 đ</w:t>
      </w:r>
      <w:r w:rsidRPr="00C04ED0">
        <w:rPr>
          <w:rFonts w:cs="Arial" w:hint="eastAsia"/>
          <w:lang w:val="pl-PL"/>
        </w:rPr>
        <w:t>ư</w:t>
      </w:r>
      <w:r w:rsidRPr="00C04ED0">
        <w:rPr>
          <w:rFonts w:cs="Arial"/>
          <w:lang w:val="pl-PL"/>
        </w:rPr>
        <w:t>a ra h</w:t>
      </w:r>
      <w:r w:rsidRPr="00C04ED0">
        <w:rPr>
          <w:rFonts w:cs="Arial" w:hint="eastAsia"/>
          <w:lang w:val="pl-PL"/>
        </w:rPr>
        <w:t>ư</w:t>
      </w:r>
      <w:r w:rsidRPr="00C04ED0">
        <w:rPr>
          <w:rFonts w:cs="Arial"/>
          <w:lang w:val="pl-PL"/>
        </w:rPr>
        <w:t>ớng dẫn kiểm tra NDT mối hàn và kết cấu hàn. Tr</w:t>
      </w:r>
      <w:r w:rsidRPr="00C04ED0">
        <w:rPr>
          <w:rFonts w:cs="Arial" w:hint="eastAsia"/>
          <w:lang w:val="pl-PL"/>
        </w:rPr>
        <w:t>ư</w:t>
      </w:r>
      <w:r w:rsidRPr="00C04ED0">
        <w:rPr>
          <w:rFonts w:cs="Arial"/>
          <w:lang w:val="pl-PL"/>
        </w:rPr>
        <w:t>ớc khi hàn, thông th</w:t>
      </w:r>
      <w:r w:rsidRPr="00C04ED0">
        <w:rPr>
          <w:rFonts w:cs="Arial" w:hint="eastAsia"/>
          <w:lang w:val="pl-PL"/>
        </w:rPr>
        <w:t>ư</w:t>
      </w:r>
      <w:r w:rsidRPr="00C04ED0">
        <w:rPr>
          <w:rFonts w:cs="Arial"/>
          <w:lang w:val="pl-PL"/>
        </w:rPr>
        <w:t xml:space="preserve">ờng vùng </w:t>
      </w:r>
      <w:r w:rsidRPr="00C04ED0">
        <w:rPr>
          <w:rFonts w:cs="Arial" w:hint="eastAsia"/>
          <w:lang w:val="pl-PL"/>
        </w:rPr>
        <w:t>đư</w:t>
      </w:r>
      <w:r w:rsidRPr="00C04ED0">
        <w:rPr>
          <w:rFonts w:cs="Arial"/>
          <w:lang w:val="pl-PL"/>
        </w:rPr>
        <w:t xml:space="preserve">ợc chuẩn bị hàn phải </w:t>
      </w:r>
      <w:r w:rsidRPr="00C04ED0">
        <w:rPr>
          <w:rFonts w:cs="Arial" w:hint="eastAsia"/>
          <w:lang w:val="pl-PL"/>
        </w:rPr>
        <w:t>đư</w:t>
      </w:r>
      <w:r w:rsidRPr="00C04ED0">
        <w:rPr>
          <w:rFonts w:cs="Arial"/>
          <w:lang w:val="pl-PL"/>
        </w:rPr>
        <w:t xml:space="preserve">ợc kiểm tra bằng MT hoặc PT </w:t>
      </w:r>
      <w:r w:rsidRPr="00C04ED0">
        <w:rPr>
          <w:rFonts w:cs="Arial" w:hint="eastAsia"/>
          <w:lang w:val="pl-PL"/>
        </w:rPr>
        <w:t>đ</w:t>
      </w:r>
      <w:r w:rsidRPr="00C04ED0">
        <w:rPr>
          <w:rFonts w:cs="Arial"/>
          <w:lang w:val="pl-PL"/>
        </w:rPr>
        <w:t xml:space="preserve">ể xác </w:t>
      </w:r>
      <w:r w:rsidRPr="00C04ED0">
        <w:rPr>
          <w:rFonts w:cs="Arial" w:hint="eastAsia"/>
          <w:lang w:val="pl-PL"/>
        </w:rPr>
        <w:t>đ</w:t>
      </w:r>
      <w:r w:rsidRPr="00C04ED0">
        <w:rPr>
          <w:rFonts w:cs="Arial"/>
          <w:lang w:val="pl-PL"/>
        </w:rPr>
        <w:t xml:space="preserve">ịnh rằng không có khuyết tật sẵn có. Việc kiểm tra này </w:t>
      </w:r>
      <w:r w:rsidRPr="00C04ED0">
        <w:rPr>
          <w:rFonts w:cs="Arial" w:hint="eastAsia"/>
          <w:lang w:val="pl-PL"/>
        </w:rPr>
        <w:t>đ</w:t>
      </w:r>
      <w:r w:rsidRPr="00C04ED0">
        <w:rPr>
          <w:rFonts w:cs="Arial"/>
          <w:lang w:val="pl-PL"/>
        </w:rPr>
        <w:t>ặc biệt quan trọng sau khi loại bỏ vết nứt hoặc các khuyết tật khác.</w:t>
      </w:r>
    </w:p>
    <w:p w:rsidR="00D25CFA" w:rsidRPr="00C04ED0" w:rsidRDefault="00D25CFA" w:rsidP="00300C00">
      <w:pPr>
        <w:numPr>
          <w:ilvl w:val="0"/>
          <w:numId w:val="126"/>
        </w:numPr>
        <w:shd w:val="clear" w:color="auto" w:fill="FFFFFF"/>
        <w:tabs>
          <w:tab w:val="left" w:pos="567"/>
        </w:tabs>
        <w:spacing w:before="120" w:line="276" w:lineRule="auto"/>
        <w:ind w:left="0" w:firstLine="0"/>
        <w:jc w:val="both"/>
        <w:rPr>
          <w:rFonts w:cs="Arial"/>
          <w:lang w:val="pl-PL"/>
        </w:rPr>
      </w:pPr>
      <w:r w:rsidRPr="00C04ED0">
        <w:rPr>
          <w:rFonts w:cs="Arial"/>
          <w:lang w:val="pl-PL"/>
        </w:rPr>
        <w:t>Sau khi hoàn thiện đ</w:t>
      </w:r>
      <w:r w:rsidRPr="00C04ED0">
        <w:rPr>
          <w:rFonts w:cs="Arial" w:hint="eastAsia"/>
          <w:lang w:val="pl-PL"/>
        </w:rPr>
        <w:t>ư</w:t>
      </w:r>
      <w:r w:rsidRPr="00C04ED0">
        <w:rPr>
          <w:rFonts w:cs="Arial"/>
          <w:lang w:val="pl-PL"/>
        </w:rPr>
        <w:t xml:space="preserve">ờng hàn, nó phải </w:t>
      </w:r>
      <w:r w:rsidRPr="00C04ED0">
        <w:rPr>
          <w:rFonts w:cs="Arial" w:hint="eastAsia"/>
          <w:lang w:val="pl-PL"/>
        </w:rPr>
        <w:t>đư</w:t>
      </w:r>
      <w:r w:rsidRPr="00C04ED0">
        <w:rPr>
          <w:rFonts w:cs="Arial"/>
          <w:lang w:val="pl-PL"/>
        </w:rPr>
        <w:t>ợc kiểm tra lại bằng ph</w:t>
      </w:r>
      <w:r w:rsidRPr="00C04ED0">
        <w:rPr>
          <w:rFonts w:cs="Arial" w:hint="eastAsia"/>
          <w:lang w:val="pl-PL"/>
        </w:rPr>
        <w:t>ươ</w:t>
      </w:r>
      <w:r w:rsidRPr="00C04ED0">
        <w:rPr>
          <w:rFonts w:cs="Arial"/>
          <w:lang w:val="pl-PL"/>
        </w:rPr>
        <w:t xml:space="preserve">ng pháp NDT phù hợp </w:t>
      </w:r>
      <w:r w:rsidRPr="00C04ED0">
        <w:rPr>
          <w:rFonts w:cs="Arial" w:hint="eastAsia"/>
          <w:lang w:val="pl-PL"/>
        </w:rPr>
        <w:t>đ</w:t>
      </w:r>
      <w:r w:rsidRPr="00C04ED0">
        <w:rPr>
          <w:rFonts w:cs="Arial"/>
          <w:lang w:val="pl-PL"/>
        </w:rPr>
        <w:t xml:space="preserve">ể xác </w:t>
      </w:r>
      <w:r w:rsidRPr="00C04ED0">
        <w:rPr>
          <w:rFonts w:cs="Arial" w:hint="eastAsia"/>
          <w:lang w:val="pl-PL"/>
        </w:rPr>
        <w:t>đ</w:t>
      </w:r>
      <w:r w:rsidRPr="00C04ED0">
        <w:rPr>
          <w:rFonts w:cs="Arial"/>
          <w:lang w:val="pl-PL"/>
        </w:rPr>
        <w:t xml:space="preserve">ịnh rằng không có khuyết tật, sử dụng các tiêu chuẩn </w:t>
      </w:r>
      <w:r w:rsidRPr="00C04ED0">
        <w:rPr>
          <w:rFonts w:cs="Arial" w:hint="eastAsia"/>
          <w:lang w:val="pl-PL"/>
        </w:rPr>
        <w:t>đư</w:t>
      </w:r>
      <w:r w:rsidRPr="00C04ED0">
        <w:rPr>
          <w:rFonts w:cs="Arial"/>
          <w:lang w:val="pl-PL"/>
        </w:rPr>
        <w:t>ợc ng</w:t>
      </w:r>
      <w:r w:rsidRPr="00C04ED0">
        <w:rPr>
          <w:rFonts w:cs="Arial" w:hint="eastAsia"/>
          <w:lang w:val="pl-PL"/>
        </w:rPr>
        <w:t>ư</w:t>
      </w:r>
      <w:r w:rsidRPr="00C04ED0">
        <w:rPr>
          <w:rFonts w:cs="Arial"/>
          <w:lang w:val="pl-PL"/>
        </w:rPr>
        <w:t xml:space="preserve">ời kiểm tra chấp nhận hoặc bộ luật </w:t>
      </w:r>
      <w:r w:rsidRPr="00C04ED0">
        <w:rPr>
          <w:rFonts w:cs="Arial" w:hint="eastAsia"/>
          <w:lang w:val="pl-PL"/>
        </w:rPr>
        <w:t>á</w:t>
      </w:r>
      <w:r w:rsidRPr="00C04ED0">
        <w:rPr>
          <w:rFonts w:cs="Arial"/>
          <w:lang w:val="pl-PL"/>
        </w:rPr>
        <w:t>p dụng trong chế tạo.</w:t>
      </w:r>
    </w:p>
    <w:p w:rsidR="00D25CFA" w:rsidRPr="00C04ED0" w:rsidRDefault="00D25CFA" w:rsidP="00300C00">
      <w:pPr>
        <w:numPr>
          <w:ilvl w:val="0"/>
          <w:numId w:val="126"/>
        </w:numPr>
        <w:shd w:val="clear" w:color="auto" w:fill="FFFFFF"/>
        <w:tabs>
          <w:tab w:val="left" w:pos="567"/>
        </w:tabs>
        <w:spacing w:before="120" w:line="276" w:lineRule="auto"/>
        <w:ind w:left="0" w:firstLine="0"/>
        <w:jc w:val="both"/>
        <w:rPr>
          <w:rFonts w:cs="Arial"/>
          <w:lang w:val="pl-PL"/>
        </w:rPr>
      </w:pPr>
      <w:r w:rsidRPr="00C04ED0">
        <w:rPr>
          <w:rFonts w:cs="Arial"/>
          <w:lang w:val="pl-PL"/>
        </w:rPr>
        <w:t>Các đ</w:t>
      </w:r>
      <w:r w:rsidRPr="00C04ED0">
        <w:rPr>
          <w:rFonts w:cs="Arial" w:hint="eastAsia"/>
          <w:lang w:val="pl-PL"/>
        </w:rPr>
        <w:t>ư</w:t>
      </w:r>
      <w:r w:rsidRPr="00C04ED0">
        <w:rPr>
          <w:rFonts w:cs="Arial"/>
          <w:lang w:val="pl-PL"/>
        </w:rPr>
        <w:t xml:space="preserve">ờng hàn mới, là một phần của sửa chữa hoặc hoán cải </w:t>
      </w:r>
      <w:r w:rsidR="00A93682" w:rsidRPr="00C04ED0">
        <w:rPr>
          <w:rFonts w:cs="Arial"/>
          <w:lang w:val="pl-PL"/>
        </w:rPr>
        <w:t>nồi hơi</w:t>
      </w:r>
      <w:r w:rsidRPr="00C04ED0">
        <w:rPr>
          <w:rFonts w:cs="Arial"/>
          <w:lang w:val="pl-PL"/>
        </w:rPr>
        <w:t xml:space="preserve"> mà tiêu chuẩn quy chuẩn, </w:t>
      </w:r>
      <w:r w:rsidR="00DF2B76">
        <w:rPr>
          <w:rFonts w:cs="Arial"/>
          <w:lang w:val="pl-PL"/>
        </w:rPr>
        <w:t>tiêu chuẩn chế tạo</w:t>
      </w:r>
      <w:r w:rsidRPr="00C04ED0">
        <w:rPr>
          <w:rFonts w:cs="Arial"/>
          <w:lang w:val="pl-PL"/>
        </w:rPr>
        <w:t xml:space="preserve"> yêu cầu phải chụp X-quang (nh</w:t>
      </w:r>
      <w:r w:rsidRPr="00C04ED0">
        <w:rPr>
          <w:rFonts w:cs="Arial" w:hint="eastAsia"/>
          <w:lang w:val="pl-PL"/>
        </w:rPr>
        <w:t>ư</w:t>
      </w:r>
      <w:r w:rsidRPr="00C04ED0">
        <w:rPr>
          <w:rFonts w:cs="Arial"/>
          <w:lang w:val="pl-PL"/>
        </w:rPr>
        <w:t xml:space="preserve"> các đ</w:t>
      </w:r>
      <w:r w:rsidRPr="00C04ED0">
        <w:rPr>
          <w:rFonts w:cs="Arial" w:hint="eastAsia"/>
          <w:lang w:val="pl-PL"/>
        </w:rPr>
        <w:t>ư</w:t>
      </w:r>
      <w:r w:rsidRPr="00C04ED0">
        <w:rPr>
          <w:rFonts w:cs="Arial"/>
          <w:lang w:val="pl-PL"/>
        </w:rPr>
        <w:t xml:space="preserve">ờng hàn chu vi hoặc dọc thân </w:t>
      </w:r>
      <w:r w:rsidR="00A93682" w:rsidRPr="00C04ED0">
        <w:rPr>
          <w:rFonts w:cs="Arial"/>
          <w:lang w:val="pl-PL"/>
        </w:rPr>
        <w:t>nồi hơi</w:t>
      </w:r>
      <w:r w:rsidRPr="00C04ED0">
        <w:rPr>
          <w:rFonts w:cs="Arial"/>
          <w:lang w:val="pl-PL"/>
        </w:rPr>
        <w:t xml:space="preserve">), thì phải </w:t>
      </w:r>
      <w:r w:rsidRPr="00C04ED0">
        <w:rPr>
          <w:rFonts w:cs="Arial" w:hint="eastAsia"/>
          <w:lang w:val="pl-PL"/>
        </w:rPr>
        <w:t>đư</w:t>
      </w:r>
      <w:r w:rsidRPr="00C04ED0">
        <w:rPr>
          <w:rFonts w:cs="Arial"/>
          <w:lang w:val="pl-PL"/>
        </w:rPr>
        <w:t xml:space="preserve">ợc kiểm tra X-quang phù hợp với </w:t>
      </w:r>
      <w:r w:rsidR="00DF2B76">
        <w:rPr>
          <w:rFonts w:cs="Arial"/>
          <w:lang w:val="pl-PL"/>
        </w:rPr>
        <w:t>tiêu chuẩn chế tạo</w:t>
      </w:r>
      <w:r w:rsidRPr="00C04ED0">
        <w:rPr>
          <w:rFonts w:cs="Arial"/>
          <w:lang w:val="pl-PL"/>
        </w:rPr>
        <w:t>. Trong tr</w:t>
      </w:r>
      <w:r w:rsidRPr="00C04ED0">
        <w:rPr>
          <w:rFonts w:cs="Arial" w:hint="eastAsia"/>
          <w:lang w:val="pl-PL"/>
        </w:rPr>
        <w:t>ư</w:t>
      </w:r>
      <w:r w:rsidRPr="00C04ED0">
        <w:rPr>
          <w:rFonts w:cs="Arial"/>
          <w:lang w:val="pl-PL"/>
        </w:rPr>
        <w:t xml:space="preserve">ờng hợp không thể thực hiện kiểm tra X-quang, các bề mặt có thể tiếp cận </w:t>
      </w:r>
      <w:r w:rsidRPr="00C04ED0">
        <w:rPr>
          <w:rFonts w:cs="Arial" w:hint="eastAsia"/>
          <w:lang w:val="pl-PL"/>
        </w:rPr>
        <w:t>đư</w:t>
      </w:r>
      <w:r w:rsidRPr="00C04ED0">
        <w:rPr>
          <w:rFonts w:cs="Arial"/>
          <w:lang w:val="pl-PL"/>
        </w:rPr>
        <w:t xml:space="preserve">ợc của mỗi </w:t>
      </w:r>
      <w:r w:rsidRPr="00C04ED0">
        <w:rPr>
          <w:rFonts w:cs="Arial" w:hint="eastAsia"/>
          <w:lang w:val="pl-PL"/>
        </w:rPr>
        <w:t>đư</w:t>
      </w:r>
      <w:r w:rsidRPr="00C04ED0">
        <w:rPr>
          <w:rFonts w:cs="Arial"/>
          <w:lang w:val="pl-PL"/>
        </w:rPr>
        <w:t xml:space="preserve">ờng hàn mới phải </w:t>
      </w:r>
      <w:r w:rsidRPr="00C04ED0">
        <w:rPr>
          <w:rFonts w:cs="Arial" w:hint="eastAsia"/>
          <w:lang w:val="pl-PL"/>
        </w:rPr>
        <w:t>đư</w:t>
      </w:r>
      <w:r w:rsidRPr="00C04ED0">
        <w:rPr>
          <w:rFonts w:cs="Arial"/>
          <w:lang w:val="pl-PL"/>
        </w:rPr>
        <w:t>ợc kiểm tra toàn bộ bằng UT thay thế cho RT và/hoặc ph</w:t>
      </w:r>
      <w:r w:rsidRPr="00C04ED0">
        <w:rPr>
          <w:rFonts w:cs="Arial" w:hint="eastAsia"/>
          <w:lang w:val="pl-PL"/>
        </w:rPr>
        <w:t>ươ</w:t>
      </w:r>
      <w:r w:rsidRPr="00C04ED0">
        <w:rPr>
          <w:rFonts w:cs="Arial"/>
          <w:lang w:val="pl-PL"/>
        </w:rPr>
        <w:t xml:space="preserve">ng pháp NDT phù hợp khác </w:t>
      </w:r>
      <w:r w:rsidRPr="00C04ED0">
        <w:rPr>
          <w:rFonts w:cs="Arial" w:hint="eastAsia"/>
          <w:lang w:val="pl-PL"/>
        </w:rPr>
        <w:t>đ</w:t>
      </w:r>
      <w:r w:rsidRPr="00C04ED0">
        <w:rPr>
          <w:rFonts w:cs="Arial"/>
          <w:lang w:val="pl-PL"/>
        </w:rPr>
        <w:t xml:space="preserve">ể xác </w:t>
      </w:r>
      <w:r w:rsidRPr="00C04ED0">
        <w:rPr>
          <w:rFonts w:cs="Arial" w:hint="eastAsia"/>
          <w:lang w:val="pl-PL"/>
        </w:rPr>
        <w:t>đ</w:t>
      </w:r>
      <w:r w:rsidRPr="00C04ED0">
        <w:rPr>
          <w:rFonts w:cs="Arial"/>
          <w:lang w:val="pl-PL"/>
        </w:rPr>
        <w:t>ịnh rằng không tồn tại khuyết tật. UT thay thế cho RT phải tuân theo ASME Code Case 2235 hoặc ASME Code, Section VIII, Division 2, mục 7.5.5. Nếu ph</w:t>
      </w:r>
      <w:r w:rsidRPr="00C04ED0">
        <w:rPr>
          <w:rFonts w:cs="Arial" w:hint="eastAsia"/>
          <w:lang w:val="pl-PL"/>
        </w:rPr>
        <w:t>ươ</w:t>
      </w:r>
      <w:r w:rsidRPr="00C04ED0">
        <w:rPr>
          <w:rFonts w:cs="Arial"/>
          <w:lang w:val="pl-PL"/>
        </w:rPr>
        <w:t xml:space="preserve">ng pháp khác </w:t>
      </w:r>
      <w:r w:rsidRPr="00C04ED0">
        <w:rPr>
          <w:rFonts w:cs="Arial" w:hint="eastAsia"/>
          <w:lang w:val="pl-PL"/>
        </w:rPr>
        <w:t>đư</w:t>
      </w:r>
      <w:r w:rsidRPr="00C04ED0">
        <w:rPr>
          <w:rFonts w:cs="Arial"/>
          <w:lang w:val="pl-PL"/>
        </w:rPr>
        <w:t xml:space="preserve">ợc sử dụng chứ không phải là UT </w:t>
      </w:r>
      <w:r w:rsidRPr="00C04ED0">
        <w:rPr>
          <w:rFonts w:cs="Arial" w:hint="eastAsia"/>
          <w:lang w:val="pl-PL"/>
        </w:rPr>
        <w:t>đ</w:t>
      </w:r>
      <w:r w:rsidRPr="00C04ED0">
        <w:rPr>
          <w:rFonts w:cs="Arial"/>
          <w:lang w:val="pl-PL"/>
        </w:rPr>
        <w:t xml:space="preserve">ể thay thế RT, tính hiệu quả mối nối phải </w:t>
      </w:r>
      <w:r w:rsidRPr="00C04ED0">
        <w:rPr>
          <w:rFonts w:cs="Arial" w:hint="eastAsia"/>
          <w:lang w:val="pl-PL"/>
        </w:rPr>
        <w:t>đư</w:t>
      </w:r>
      <w:r w:rsidRPr="00C04ED0">
        <w:rPr>
          <w:rFonts w:cs="Arial"/>
          <w:lang w:val="pl-PL"/>
        </w:rPr>
        <w:t>ợc giảm tới giá trị phù hợp với không chụp X-quang. Nếu thực tế không thể sử dụng các ph</w:t>
      </w:r>
      <w:r w:rsidRPr="00C04ED0">
        <w:rPr>
          <w:rFonts w:cs="Arial" w:hint="eastAsia"/>
          <w:lang w:val="pl-PL"/>
        </w:rPr>
        <w:t>ươ</w:t>
      </w:r>
      <w:r w:rsidRPr="00C04ED0">
        <w:rPr>
          <w:rFonts w:cs="Arial"/>
          <w:lang w:val="pl-PL"/>
        </w:rPr>
        <w:t xml:space="preserve">ng pháp NDT theo quy </w:t>
      </w:r>
      <w:r w:rsidRPr="00C04ED0">
        <w:rPr>
          <w:rFonts w:cs="Arial" w:hint="eastAsia"/>
          <w:lang w:val="pl-PL"/>
        </w:rPr>
        <w:t>đ</w:t>
      </w:r>
      <w:r w:rsidRPr="00C04ED0">
        <w:rPr>
          <w:rFonts w:cs="Arial"/>
          <w:lang w:val="pl-PL"/>
        </w:rPr>
        <w:t xml:space="preserve">ịnh của </w:t>
      </w:r>
      <w:r w:rsidR="00DF2B76">
        <w:rPr>
          <w:rFonts w:cs="Arial"/>
          <w:lang w:val="pl-PL"/>
        </w:rPr>
        <w:t>tiêu chuẩn chế tạo</w:t>
      </w:r>
      <w:r w:rsidRPr="00C04ED0">
        <w:rPr>
          <w:rFonts w:cs="Arial"/>
          <w:lang w:val="pl-PL"/>
        </w:rPr>
        <w:t>, thì có thể lựa chọn các ph</w:t>
      </w:r>
      <w:r w:rsidRPr="00C04ED0">
        <w:rPr>
          <w:rFonts w:cs="Arial" w:hint="eastAsia"/>
          <w:lang w:val="pl-PL"/>
        </w:rPr>
        <w:t>ươ</w:t>
      </w:r>
      <w:r w:rsidRPr="00C04ED0">
        <w:rPr>
          <w:rFonts w:cs="Arial"/>
          <w:lang w:val="pl-PL"/>
        </w:rPr>
        <w:t xml:space="preserve">ng pháp NDT khác nếu chúng </w:t>
      </w:r>
      <w:r w:rsidRPr="00C04ED0">
        <w:rPr>
          <w:rFonts w:cs="Arial" w:hint="eastAsia"/>
          <w:lang w:val="pl-PL"/>
        </w:rPr>
        <w:t>đư</w:t>
      </w:r>
      <w:r w:rsidRPr="00C04ED0">
        <w:rPr>
          <w:rFonts w:cs="Arial"/>
          <w:lang w:val="pl-PL"/>
        </w:rPr>
        <w:t xml:space="preserve">ợc thẩm </w:t>
      </w:r>
      <w:r w:rsidRPr="00C04ED0">
        <w:rPr>
          <w:rFonts w:cs="Arial" w:hint="eastAsia"/>
          <w:lang w:val="pl-PL"/>
        </w:rPr>
        <w:t>đ</w:t>
      </w:r>
      <w:r w:rsidRPr="00C04ED0">
        <w:rPr>
          <w:rFonts w:cs="Arial"/>
          <w:lang w:val="pl-PL"/>
        </w:rPr>
        <w:t>ịnh.</w:t>
      </w:r>
    </w:p>
    <w:p w:rsidR="00D25CFA" w:rsidRPr="00C04ED0" w:rsidRDefault="00D25CFA" w:rsidP="00300C00">
      <w:pPr>
        <w:numPr>
          <w:ilvl w:val="0"/>
          <w:numId w:val="126"/>
        </w:numPr>
        <w:shd w:val="clear" w:color="auto" w:fill="FFFFFF"/>
        <w:tabs>
          <w:tab w:val="left" w:pos="567"/>
        </w:tabs>
        <w:spacing w:before="120" w:line="276" w:lineRule="auto"/>
        <w:ind w:left="0" w:firstLine="0"/>
        <w:jc w:val="both"/>
        <w:rPr>
          <w:rFonts w:cs="Arial"/>
          <w:lang w:val="pl-PL"/>
        </w:rPr>
      </w:pPr>
      <w:r w:rsidRPr="00C04ED0">
        <w:rPr>
          <w:rFonts w:cs="Arial"/>
          <w:lang w:val="pl-PL"/>
        </w:rPr>
        <w:t>Các quy định chấp nhận cho việc sửa chữa hoặc hoán cải bằng hàn phải phù hợp với các phần áp dụng của ASME Code hoặc bộ luật c</w:t>
      </w:r>
      <w:r w:rsidRPr="00C04ED0">
        <w:rPr>
          <w:rFonts w:cs="Arial" w:hint="eastAsia"/>
          <w:lang w:val="pl-PL"/>
        </w:rPr>
        <w:t>ơ</w:t>
      </w:r>
      <w:r w:rsidRPr="00C04ED0">
        <w:rPr>
          <w:rFonts w:cs="Arial"/>
          <w:lang w:val="pl-PL"/>
        </w:rPr>
        <w:t xml:space="preserve"> sở khác mà </w:t>
      </w:r>
      <w:r w:rsidR="00221AF9" w:rsidRPr="00C04ED0">
        <w:rPr>
          <w:rFonts w:cs="Arial"/>
          <w:lang w:val="pl-PL"/>
        </w:rPr>
        <w:t>nồi hơi</w:t>
      </w:r>
      <w:r w:rsidRPr="00C04ED0">
        <w:rPr>
          <w:rFonts w:cs="Arial"/>
          <w:lang w:val="pl-PL"/>
        </w:rPr>
        <w:t xml:space="preserve"> áp dụng.</w:t>
      </w:r>
    </w:p>
    <w:p w:rsidR="00D25CFA" w:rsidRPr="00C04ED0" w:rsidRDefault="00D25CFA" w:rsidP="00300C00">
      <w:pPr>
        <w:numPr>
          <w:ilvl w:val="3"/>
          <w:numId w:val="142"/>
        </w:numPr>
        <w:tabs>
          <w:tab w:val="left" w:pos="1134"/>
        </w:tabs>
        <w:spacing w:before="120" w:line="276" w:lineRule="auto"/>
        <w:ind w:left="0" w:firstLine="0"/>
        <w:jc w:val="both"/>
        <w:rPr>
          <w:rFonts w:cs="Arial"/>
          <w:lang w:val="pl-PL"/>
        </w:rPr>
      </w:pPr>
      <w:r w:rsidRPr="00C04ED0">
        <w:rPr>
          <w:rFonts w:cs="Arial"/>
          <w:lang w:val="pl-PL"/>
        </w:rPr>
        <w:t xml:space="preserve">Kiểm tra mối hàn cho các </w:t>
      </w:r>
      <w:r w:rsidR="00221AF9" w:rsidRPr="00C04ED0">
        <w:rPr>
          <w:rFonts w:cs="Arial"/>
          <w:lang w:val="pl-PL"/>
        </w:rPr>
        <w:t>nồi hơi</w:t>
      </w:r>
      <w:r w:rsidRPr="00C04ED0">
        <w:rPr>
          <w:rFonts w:cs="Arial"/>
          <w:lang w:val="pl-PL"/>
        </w:rPr>
        <w:t xml:space="preserve"> bị nứt vỡ (Brittle Fracture)</w:t>
      </w:r>
    </w:p>
    <w:p w:rsidR="00D25CFA" w:rsidRPr="00C04ED0" w:rsidRDefault="00D25CFA" w:rsidP="00300C00">
      <w:pPr>
        <w:shd w:val="clear" w:color="auto" w:fill="FFFFFF"/>
        <w:tabs>
          <w:tab w:val="left" w:pos="567"/>
        </w:tabs>
        <w:spacing w:line="276" w:lineRule="auto"/>
        <w:jc w:val="both"/>
        <w:rPr>
          <w:rFonts w:cs="Arial"/>
          <w:lang w:val="pl-PL"/>
        </w:rPr>
      </w:pPr>
      <w:r w:rsidRPr="00C04ED0">
        <w:rPr>
          <w:rFonts w:cs="Arial"/>
          <w:lang w:val="pl-PL"/>
        </w:rPr>
        <w:tab/>
      </w:r>
      <w:r w:rsidRPr="00C04ED0">
        <w:rPr>
          <w:rFonts w:cs="Arial"/>
          <w:spacing w:val="-3"/>
          <w:lang w:val="pl-PL"/>
        </w:rPr>
        <w:t xml:space="preserve">Đối với các </w:t>
      </w:r>
      <w:r w:rsidR="00221AF9" w:rsidRPr="00C04ED0">
        <w:rPr>
          <w:rFonts w:cs="Arial"/>
          <w:spacing w:val="-3"/>
          <w:lang w:val="pl-PL"/>
        </w:rPr>
        <w:t>nồi hơi</w:t>
      </w:r>
      <w:r w:rsidRPr="00C04ED0">
        <w:rPr>
          <w:rFonts w:cs="Arial"/>
          <w:spacing w:val="-3"/>
          <w:lang w:val="pl-PL"/>
        </w:rPr>
        <w:t xml:space="preserve"> được chế tạo bằng vật liệu mà có thể bị nứt vỡ (theo API 579-1/ASME FFS-1, Phần 3 hoặc theo phân tích khác) do hoạt động thông thường hay bất thường (bao gồm khởi động, dừng và thử áp lực), phải thực hiện các cuộc kiểm tra phù hợp sau khi hàn sửa chữa hoặc hoán cải. Các vết rạn nứt hoặc ứng suất khác có thể là khởi đầu của nứt vỡ khi </w:t>
      </w:r>
      <w:r w:rsidR="00221AF9" w:rsidRPr="00C04ED0">
        <w:rPr>
          <w:rFonts w:cs="Arial"/>
          <w:spacing w:val="-3"/>
          <w:lang w:val="pl-PL"/>
        </w:rPr>
        <w:t>nồi hơi</w:t>
      </w:r>
      <w:r w:rsidRPr="00C04ED0">
        <w:rPr>
          <w:rFonts w:cs="Arial"/>
          <w:spacing w:val="-3"/>
          <w:lang w:val="pl-PL"/>
        </w:rPr>
        <w:t xml:space="preserve"> hoạt động hoặc thử thủy lực. Phương pháp MT hoặc NDT bề mặt hiệu quả khác nên được xem xét sử dụng. Các kỹ thuật kiểm tra phải được lựa chọn để phát hiện các vết rạn nứt tới hạn như được xác định bởi đánh giá FFS.</w:t>
      </w:r>
    </w:p>
    <w:p w:rsidR="00D25CFA" w:rsidRPr="00E624FA" w:rsidRDefault="00D25CFA" w:rsidP="00300C00">
      <w:pPr>
        <w:numPr>
          <w:ilvl w:val="1"/>
          <w:numId w:val="142"/>
        </w:numPr>
        <w:tabs>
          <w:tab w:val="left" w:pos="851"/>
        </w:tabs>
        <w:spacing w:before="120" w:line="276" w:lineRule="auto"/>
        <w:ind w:left="794" w:hanging="794"/>
        <w:jc w:val="both"/>
        <w:rPr>
          <w:rFonts w:cs="Arial"/>
          <w:lang w:val="pl-PL"/>
        </w:rPr>
      </w:pPr>
      <w:r w:rsidRPr="00E624FA">
        <w:rPr>
          <w:rFonts w:cs="Arial"/>
          <w:lang w:val="pl-PL"/>
        </w:rPr>
        <w:t>Đánh giá lại</w:t>
      </w:r>
    </w:p>
    <w:p w:rsidR="00D25CFA" w:rsidRPr="00C04ED0" w:rsidRDefault="00D25CFA" w:rsidP="00300C00">
      <w:pPr>
        <w:numPr>
          <w:ilvl w:val="2"/>
          <w:numId w:val="143"/>
        </w:numPr>
        <w:tabs>
          <w:tab w:val="left" w:pos="851"/>
        </w:tabs>
        <w:spacing w:before="120" w:line="276" w:lineRule="auto"/>
        <w:ind w:left="0" w:firstLine="0"/>
        <w:jc w:val="both"/>
        <w:rPr>
          <w:rFonts w:cs="Arial"/>
          <w:spacing w:val="-3"/>
          <w:lang w:val="pl-PL"/>
        </w:rPr>
      </w:pPr>
      <w:r w:rsidRPr="00C04ED0">
        <w:rPr>
          <w:rFonts w:cs="Arial"/>
          <w:spacing w:val="-3"/>
          <w:lang w:val="pl-PL"/>
        </w:rPr>
        <w:t xml:space="preserve">Việc đánh giá lại </w:t>
      </w:r>
      <w:r w:rsidR="00221AF9" w:rsidRPr="00C04ED0">
        <w:rPr>
          <w:rFonts w:cs="Arial"/>
          <w:spacing w:val="-3"/>
          <w:lang w:val="pl-PL"/>
        </w:rPr>
        <w:t>nồi hơi</w:t>
      </w:r>
      <w:r w:rsidRPr="00C04ED0">
        <w:rPr>
          <w:rFonts w:cs="Arial"/>
          <w:spacing w:val="-3"/>
          <w:lang w:val="pl-PL"/>
        </w:rPr>
        <w:t xml:space="preserve"> khi có thay đổi nhiệt độ thiết kế, nhiệt độ thiết kế vật liệu tối thiểu hoặc MAWP có thể đ</w:t>
      </w:r>
      <w:r w:rsidRPr="00C04ED0">
        <w:rPr>
          <w:rFonts w:cs="Arial" w:hint="eastAsia"/>
          <w:spacing w:val="-3"/>
          <w:lang w:val="pl-PL"/>
        </w:rPr>
        <w:t>ư</w:t>
      </w:r>
      <w:r w:rsidRPr="00C04ED0">
        <w:rPr>
          <w:rFonts w:cs="Arial"/>
          <w:spacing w:val="-3"/>
          <w:lang w:val="pl-PL"/>
        </w:rPr>
        <w:t>ợc thực hiện chỉ sau khi thỏa mãn các yêu cầu sau:</w:t>
      </w:r>
    </w:p>
    <w:p w:rsidR="00D25CFA" w:rsidRPr="00C04ED0" w:rsidRDefault="00D25CFA" w:rsidP="00300C00">
      <w:pPr>
        <w:numPr>
          <w:ilvl w:val="0"/>
          <w:numId w:val="127"/>
        </w:numPr>
        <w:shd w:val="clear" w:color="auto" w:fill="FFFFFF"/>
        <w:tabs>
          <w:tab w:val="left" w:pos="851"/>
        </w:tabs>
        <w:spacing w:before="120" w:line="276" w:lineRule="auto"/>
        <w:ind w:left="851" w:hanging="491"/>
        <w:jc w:val="both"/>
        <w:rPr>
          <w:rFonts w:cs="Arial"/>
          <w:lang w:val="pl-PL"/>
        </w:rPr>
      </w:pPr>
      <w:r w:rsidRPr="00C04ED0">
        <w:rPr>
          <w:rFonts w:cs="Arial"/>
          <w:lang w:val="pl-PL"/>
        </w:rPr>
        <w:lastRenderedPageBreak/>
        <w:t>Các tính toán, đ</w:t>
      </w:r>
      <w:r w:rsidRPr="00C04ED0">
        <w:rPr>
          <w:rFonts w:cs="Arial" w:hint="eastAsia"/>
          <w:lang w:val="pl-PL"/>
        </w:rPr>
        <w:t>ư</w:t>
      </w:r>
      <w:r w:rsidRPr="00C04ED0">
        <w:rPr>
          <w:rFonts w:cs="Arial"/>
          <w:lang w:val="pl-PL"/>
        </w:rPr>
        <w:t>ợc nhà chế tạo hoặc chủ thiết bị (hoặc ng</w:t>
      </w:r>
      <w:r w:rsidRPr="00C04ED0">
        <w:rPr>
          <w:rFonts w:cs="Arial" w:hint="eastAsia"/>
          <w:lang w:val="pl-PL"/>
        </w:rPr>
        <w:t>ư</w:t>
      </w:r>
      <w:r w:rsidRPr="00C04ED0">
        <w:rPr>
          <w:rFonts w:cs="Arial"/>
          <w:lang w:val="pl-PL"/>
        </w:rPr>
        <w:t xml:space="preserve">ời </w:t>
      </w:r>
      <w:r w:rsidRPr="00C04ED0">
        <w:rPr>
          <w:rFonts w:cs="Arial" w:hint="eastAsia"/>
          <w:lang w:val="pl-PL"/>
        </w:rPr>
        <w:t>đ</w:t>
      </w:r>
      <w:r w:rsidRPr="00C04ED0">
        <w:rPr>
          <w:rFonts w:cs="Arial"/>
          <w:lang w:val="pl-PL"/>
        </w:rPr>
        <w:t xml:space="preserve">ại diện) có kinh nghiệm trong thiết kế, chế tạo hoặc kiểm tra </w:t>
      </w:r>
      <w:r w:rsidR="00221AF9" w:rsidRPr="00C04ED0">
        <w:rPr>
          <w:rFonts w:cs="Arial"/>
          <w:lang w:val="pl-PL"/>
        </w:rPr>
        <w:t>nồi hơi</w:t>
      </w:r>
      <w:r w:rsidRPr="00C04ED0">
        <w:rPr>
          <w:rFonts w:cs="Arial"/>
          <w:lang w:val="pl-PL"/>
        </w:rPr>
        <w:t xml:space="preserve"> thực hiện, phải </w:t>
      </w:r>
      <w:r w:rsidRPr="00C04ED0">
        <w:rPr>
          <w:rFonts w:cs="Arial" w:hint="eastAsia"/>
          <w:lang w:val="pl-PL"/>
        </w:rPr>
        <w:t>đ</w:t>
      </w:r>
      <w:r w:rsidRPr="00C04ED0">
        <w:rPr>
          <w:rFonts w:cs="Arial"/>
          <w:lang w:val="pl-PL"/>
        </w:rPr>
        <w:t xml:space="preserve">ảm bảo </w:t>
      </w:r>
      <w:r w:rsidRPr="00C04ED0">
        <w:rPr>
          <w:rFonts w:cs="Arial" w:hint="eastAsia"/>
          <w:lang w:val="pl-PL"/>
        </w:rPr>
        <w:t>đư</w:t>
      </w:r>
      <w:r w:rsidRPr="00C04ED0">
        <w:rPr>
          <w:rFonts w:cs="Arial"/>
          <w:lang w:val="pl-PL"/>
        </w:rPr>
        <w:t xml:space="preserve">ợc việc </w:t>
      </w:r>
      <w:r w:rsidRPr="00C04ED0">
        <w:rPr>
          <w:rFonts w:cs="Arial" w:hint="eastAsia"/>
          <w:lang w:val="pl-PL"/>
        </w:rPr>
        <w:t>đá</w:t>
      </w:r>
      <w:r w:rsidRPr="00C04ED0">
        <w:rPr>
          <w:rFonts w:cs="Arial"/>
          <w:lang w:val="pl-PL"/>
        </w:rPr>
        <w:t>nh giá lại.</w:t>
      </w:r>
    </w:p>
    <w:p w:rsidR="00D25CFA" w:rsidRPr="00C04ED0" w:rsidRDefault="00D25CFA" w:rsidP="00300C00">
      <w:pPr>
        <w:numPr>
          <w:ilvl w:val="0"/>
          <w:numId w:val="127"/>
        </w:numPr>
        <w:shd w:val="clear" w:color="auto" w:fill="FFFFFF"/>
        <w:tabs>
          <w:tab w:val="left" w:pos="851"/>
        </w:tabs>
        <w:spacing w:before="120" w:line="276" w:lineRule="auto"/>
        <w:ind w:left="851" w:hanging="491"/>
        <w:jc w:val="both"/>
        <w:rPr>
          <w:rFonts w:cs="Arial"/>
          <w:lang w:val="pl-PL"/>
        </w:rPr>
      </w:pPr>
      <w:r w:rsidRPr="00C04ED0">
        <w:rPr>
          <w:rFonts w:cs="Arial"/>
          <w:lang w:val="pl-PL"/>
        </w:rPr>
        <w:t>Việc đánh giá lại phải đ</w:t>
      </w:r>
      <w:r w:rsidRPr="00C04ED0">
        <w:rPr>
          <w:rFonts w:cs="Arial" w:hint="eastAsia"/>
          <w:lang w:val="pl-PL"/>
        </w:rPr>
        <w:t>ư</w:t>
      </w:r>
      <w:r w:rsidRPr="00C04ED0">
        <w:rPr>
          <w:rFonts w:cs="Arial"/>
          <w:lang w:val="pl-PL"/>
        </w:rPr>
        <w:t xml:space="preserve">ợc thực hiện phù hợp với các yêu cầu của </w:t>
      </w:r>
      <w:r w:rsidR="00DF2B76">
        <w:rPr>
          <w:rFonts w:cs="Arial"/>
          <w:lang w:val="pl-PL"/>
        </w:rPr>
        <w:t>tiêu chuẩn chế tạo</w:t>
      </w:r>
      <w:r w:rsidRPr="00C04ED0">
        <w:rPr>
          <w:rFonts w:cs="Arial"/>
          <w:lang w:val="pl-PL"/>
        </w:rPr>
        <w:t xml:space="preserve"> </w:t>
      </w:r>
      <w:r w:rsidR="00221AF9" w:rsidRPr="00C04ED0">
        <w:rPr>
          <w:rFonts w:cs="Arial"/>
          <w:lang w:val="pl-PL"/>
        </w:rPr>
        <w:t>nồi hơi</w:t>
      </w:r>
      <w:r w:rsidRPr="00C04ED0">
        <w:rPr>
          <w:rFonts w:cs="Arial"/>
          <w:lang w:val="pl-PL"/>
        </w:rPr>
        <w:t xml:space="preserve">. Hoặc có thể lập các tính toán bằng việc sử dụng các công thức phù hợp theo phiên bản mới nhất của </w:t>
      </w:r>
      <w:r w:rsidR="00DF2B76">
        <w:rPr>
          <w:rFonts w:cs="Arial"/>
          <w:lang w:val="pl-PL"/>
        </w:rPr>
        <w:t>tiêu chuẩn chế tạo</w:t>
      </w:r>
      <w:r w:rsidRPr="00C04ED0">
        <w:rPr>
          <w:rFonts w:cs="Arial"/>
          <w:lang w:val="pl-PL"/>
        </w:rPr>
        <w:t xml:space="preserve"> phù hợp với </w:t>
      </w:r>
      <w:r w:rsidRPr="00C04ED0">
        <w:rPr>
          <w:rFonts w:cs="Arial" w:hint="eastAsia"/>
          <w:lang w:val="pl-PL"/>
        </w:rPr>
        <w:t>đ</w:t>
      </w:r>
      <w:r w:rsidRPr="00C04ED0">
        <w:rPr>
          <w:rFonts w:cs="Arial"/>
          <w:lang w:val="pl-PL"/>
        </w:rPr>
        <w:t>iều kiện là tất cả các chi tiết c</w:t>
      </w:r>
      <w:r w:rsidRPr="00C04ED0">
        <w:rPr>
          <w:rFonts w:cs="Arial" w:hint="eastAsia"/>
          <w:lang w:val="pl-PL"/>
        </w:rPr>
        <w:t>ơ</w:t>
      </w:r>
      <w:r w:rsidRPr="00C04ED0">
        <w:rPr>
          <w:rFonts w:cs="Arial"/>
          <w:lang w:val="pl-PL"/>
        </w:rPr>
        <w:t xml:space="preserve"> bản của </w:t>
      </w:r>
      <w:r w:rsidR="00221AF9" w:rsidRPr="00C04ED0">
        <w:rPr>
          <w:rFonts w:cs="Arial"/>
          <w:lang w:val="pl-PL"/>
        </w:rPr>
        <w:t>nồi hơi</w:t>
      </w:r>
      <w:r w:rsidRPr="00C04ED0">
        <w:rPr>
          <w:rFonts w:cs="Arial"/>
          <w:lang w:val="pl-PL"/>
        </w:rPr>
        <w:t xml:space="preserve"> thỏa mãn các yêu cầu của Ch</w:t>
      </w:r>
      <w:r w:rsidRPr="00C04ED0">
        <w:rPr>
          <w:rFonts w:cs="Arial" w:hint="eastAsia"/>
          <w:lang w:val="pl-PL"/>
        </w:rPr>
        <w:t>ươ</w:t>
      </w:r>
      <w:r w:rsidRPr="00C04ED0">
        <w:rPr>
          <w:rFonts w:cs="Arial"/>
          <w:lang w:val="pl-PL"/>
        </w:rPr>
        <w:t>ng này.</w:t>
      </w:r>
    </w:p>
    <w:p w:rsidR="00D25CFA" w:rsidRPr="00C04ED0" w:rsidRDefault="00D25CFA" w:rsidP="00300C00">
      <w:pPr>
        <w:numPr>
          <w:ilvl w:val="0"/>
          <w:numId w:val="127"/>
        </w:numPr>
        <w:shd w:val="clear" w:color="auto" w:fill="FFFFFF"/>
        <w:tabs>
          <w:tab w:val="left" w:pos="851"/>
        </w:tabs>
        <w:spacing w:before="120" w:line="276" w:lineRule="auto"/>
        <w:ind w:left="851" w:hanging="491"/>
        <w:jc w:val="both"/>
        <w:rPr>
          <w:rFonts w:cs="Arial"/>
          <w:lang w:val="pl-PL"/>
        </w:rPr>
      </w:pPr>
      <w:r w:rsidRPr="00C04ED0">
        <w:rPr>
          <w:rFonts w:cs="Arial"/>
          <w:lang w:val="pl-PL"/>
        </w:rPr>
        <w:t xml:space="preserve">Các báo cáo của cuộc kiểm tra hiện tại xác minh rằng </w:t>
      </w:r>
      <w:r w:rsidR="00221AF9" w:rsidRPr="00C04ED0">
        <w:rPr>
          <w:rFonts w:cs="Arial"/>
          <w:lang w:val="pl-PL"/>
        </w:rPr>
        <w:t>nồi hơi</w:t>
      </w:r>
      <w:r w:rsidRPr="00C04ED0">
        <w:rPr>
          <w:rFonts w:cs="Arial"/>
          <w:lang w:val="pl-PL"/>
        </w:rPr>
        <w:t xml:space="preserve"> thỏa mãn cho các điều kiện hoạt động dự kiến và có l</w:t>
      </w:r>
      <w:r w:rsidRPr="00C04ED0">
        <w:rPr>
          <w:rFonts w:cs="Arial" w:hint="eastAsia"/>
          <w:lang w:val="pl-PL"/>
        </w:rPr>
        <w:t>ư</w:t>
      </w:r>
      <w:r w:rsidRPr="00C04ED0">
        <w:rPr>
          <w:rFonts w:cs="Arial"/>
          <w:lang w:val="pl-PL"/>
        </w:rPr>
        <w:t xml:space="preserve">ợng </w:t>
      </w:r>
      <w:r w:rsidRPr="00C04ED0">
        <w:rPr>
          <w:rFonts w:cs="Arial" w:hint="eastAsia"/>
          <w:lang w:val="pl-PL"/>
        </w:rPr>
        <w:t>ă</w:t>
      </w:r>
      <w:r w:rsidRPr="00C04ED0">
        <w:rPr>
          <w:rFonts w:cs="Arial"/>
          <w:lang w:val="pl-PL"/>
        </w:rPr>
        <w:t xml:space="preserve">n mòn cho phép phù hợp. Việc tăng </w:t>
      </w:r>
      <w:r w:rsidRPr="00C04ED0">
        <w:rPr>
          <w:rFonts w:cs="Arial" w:hint="eastAsia"/>
          <w:lang w:val="pl-PL"/>
        </w:rPr>
        <w:t>á</w:t>
      </w:r>
      <w:r w:rsidRPr="00C04ED0">
        <w:rPr>
          <w:rFonts w:cs="Arial"/>
          <w:lang w:val="pl-PL"/>
        </w:rPr>
        <w:t xml:space="preserve">p suất làm việc cho phép hoặc nhiệt </w:t>
      </w:r>
      <w:r w:rsidRPr="00C04ED0">
        <w:rPr>
          <w:rFonts w:cs="Arial" w:hint="eastAsia"/>
          <w:lang w:val="pl-PL"/>
        </w:rPr>
        <w:t>đ</w:t>
      </w:r>
      <w:r w:rsidRPr="00C04ED0">
        <w:rPr>
          <w:rFonts w:cs="Arial"/>
          <w:lang w:val="pl-PL"/>
        </w:rPr>
        <w:t xml:space="preserve">ộ thiết kế phải căn cứ vào dữ liệu chiều dày </w:t>
      </w:r>
      <w:r w:rsidRPr="00C04ED0">
        <w:rPr>
          <w:rFonts w:cs="Arial" w:hint="eastAsia"/>
          <w:lang w:val="pl-PL"/>
        </w:rPr>
        <w:t>đư</w:t>
      </w:r>
      <w:r w:rsidRPr="00C04ED0">
        <w:rPr>
          <w:rFonts w:cs="Arial"/>
          <w:lang w:val="pl-PL"/>
        </w:rPr>
        <w:t xml:space="preserve">ợc xác </w:t>
      </w:r>
      <w:r w:rsidRPr="00C04ED0">
        <w:rPr>
          <w:rFonts w:cs="Arial" w:hint="eastAsia"/>
          <w:lang w:val="pl-PL"/>
        </w:rPr>
        <w:t>đ</w:t>
      </w:r>
      <w:r w:rsidRPr="00C04ED0">
        <w:rPr>
          <w:rFonts w:cs="Arial"/>
          <w:lang w:val="pl-PL"/>
        </w:rPr>
        <w:t xml:space="preserve">ịnh từ </w:t>
      </w:r>
      <w:r w:rsidRPr="00C04ED0">
        <w:rPr>
          <w:rFonts w:cs="Arial" w:hint="eastAsia"/>
          <w:lang w:val="pl-PL"/>
        </w:rPr>
        <w:t>đ</w:t>
      </w:r>
      <w:r w:rsidRPr="00C04ED0">
        <w:rPr>
          <w:rFonts w:cs="Arial"/>
          <w:lang w:val="pl-PL"/>
        </w:rPr>
        <w:t xml:space="preserve">ợt kiểm tra hoạt </w:t>
      </w:r>
      <w:r w:rsidRPr="00C04ED0">
        <w:rPr>
          <w:rFonts w:cs="Arial" w:hint="eastAsia"/>
          <w:lang w:val="pl-PL"/>
        </w:rPr>
        <w:t>đ</w:t>
      </w:r>
      <w:r w:rsidRPr="00C04ED0">
        <w:rPr>
          <w:rFonts w:cs="Arial"/>
          <w:lang w:val="pl-PL"/>
        </w:rPr>
        <w:t xml:space="preserve">ộng hoặc kiểm tra bên trong gần </w:t>
      </w:r>
      <w:r w:rsidRPr="00C04ED0">
        <w:rPr>
          <w:rFonts w:cs="Arial" w:hint="eastAsia"/>
          <w:lang w:val="pl-PL"/>
        </w:rPr>
        <w:t>đâ</w:t>
      </w:r>
      <w:r w:rsidRPr="00C04ED0">
        <w:rPr>
          <w:rFonts w:cs="Arial"/>
          <w:lang w:val="pl-PL"/>
        </w:rPr>
        <w:t>y.</w:t>
      </w:r>
    </w:p>
    <w:p w:rsidR="00D25CFA" w:rsidRPr="00C04ED0" w:rsidRDefault="00221AF9" w:rsidP="00300C00">
      <w:pPr>
        <w:numPr>
          <w:ilvl w:val="0"/>
          <w:numId w:val="127"/>
        </w:numPr>
        <w:shd w:val="clear" w:color="auto" w:fill="FFFFFF"/>
        <w:tabs>
          <w:tab w:val="left" w:pos="851"/>
        </w:tabs>
        <w:spacing w:before="120" w:line="276" w:lineRule="auto"/>
        <w:ind w:left="851" w:hanging="491"/>
        <w:jc w:val="both"/>
        <w:rPr>
          <w:rFonts w:cs="Arial"/>
          <w:lang w:val="pl-PL"/>
        </w:rPr>
      </w:pPr>
      <w:r w:rsidRPr="00C04ED0">
        <w:rPr>
          <w:rFonts w:cs="Arial"/>
          <w:lang w:val="pl-PL"/>
        </w:rPr>
        <w:t>Nồi hơi</w:t>
      </w:r>
      <w:r w:rsidR="00D25CFA" w:rsidRPr="00C04ED0">
        <w:rPr>
          <w:rFonts w:cs="Arial"/>
          <w:lang w:val="pl-PL"/>
        </w:rPr>
        <w:t xml:space="preserve"> phải đ</w:t>
      </w:r>
      <w:r w:rsidR="00D25CFA" w:rsidRPr="00C04ED0">
        <w:rPr>
          <w:rFonts w:cs="Arial" w:hint="eastAsia"/>
          <w:lang w:val="pl-PL"/>
        </w:rPr>
        <w:t>ư</w:t>
      </w:r>
      <w:r w:rsidR="00D25CFA" w:rsidRPr="00C04ED0">
        <w:rPr>
          <w:rFonts w:cs="Arial"/>
          <w:lang w:val="pl-PL"/>
        </w:rPr>
        <w:t xml:space="preserve">ợc thử </w:t>
      </w:r>
      <w:r w:rsidR="00D25CFA" w:rsidRPr="00C04ED0">
        <w:rPr>
          <w:rFonts w:cs="Arial" w:hint="eastAsia"/>
          <w:lang w:val="pl-PL"/>
        </w:rPr>
        <w:t>á</w:t>
      </w:r>
      <w:r w:rsidR="00D25CFA" w:rsidRPr="00C04ED0">
        <w:rPr>
          <w:rFonts w:cs="Arial"/>
          <w:lang w:val="pl-PL"/>
        </w:rPr>
        <w:t xml:space="preserve">p lực bằng việc sử dụng công thức thử </w:t>
      </w:r>
      <w:r w:rsidR="00D25CFA" w:rsidRPr="00C04ED0">
        <w:rPr>
          <w:rFonts w:cs="Arial" w:hint="eastAsia"/>
          <w:lang w:val="pl-PL"/>
        </w:rPr>
        <w:t>á</w:t>
      </w:r>
      <w:r w:rsidR="00D25CFA" w:rsidRPr="00C04ED0">
        <w:rPr>
          <w:rFonts w:cs="Arial"/>
          <w:lang w:val="pl-PL"/>
        </w:rPr>
        <w:t xml:space="preserve">p lực phù hợp của bộ luật </w:t>
      </w:r>
      <w:r w:rsidR="00D25CFA" w:rsidRPr="00C04ED0">
        <w:rPr>
          <w:rFonts w:cs="Arial" w:hint="eastAsia"/>
          <w:lang w:val="pl-PL"/>
        </w:rPr>
        <w:t>đư</w:t>
      </w:r>
      <w:r w:rsidR="00D25CFA" w:rsidRPr="00C04ED0">
        <w:rPr>
          <w:rFonts w:cs="Arial"/>
          <w:lang w:val="pl-PL"/>
        </w:rPr>
        <w:t xml:space="preserve">ợc sử dụng </w:t>
      </w:r>
      <w:r w:rsidR="00D25CFA" w:rsidRPr="00C04ED0">
        <w:rPr>
          <w:rFonts w:cs="Arial" w:hint="eastAsia"/>
          <w:lang w:val="pl-PL"/>
        </w:rPr>
        <w:t>đ</w:t>
      </w:r>
      <w:r w:rsidR="00D25CFA" w:rsidRPr="00C04ED0">
        <w:rPr>
          <w:rFonts w:cs="Arial"/>
          <w:lang w:val="pl-PL"/>
        </w:rPr>
        <w:t xml:space="preserve">ể tính toán </w:t>
      </w:r>
      <w:r w:rsidR="00D25CFA" w:rsidRPr="00C04ED0">
        <w:rPr>
          <w:rFonts w:cs="Arial" w:hint="eastAsia"/>
          <w:lang w:val="pl-PL"/>
        </w:rPr>
        <w:t>đá</w:t>
      </w:r>
      <w:r w:rsidR="00D25CFA" w:rsidRPr="00C04ED0">
        <w:rPr>
          <w:rFonts w:cs="Arial"/>
          <w:lang w:val="pl-PL"/>
        </w:rPr>
        <w:t xml:space="preserve">nh giá lại trừ khi thỏa mãn các </w:t>
      </w:r>
      <w:r w:rsidR="00D25CFA" w:rsidRPr="00C04ED0">
        <w:rPr>
          <w:rFonts w:cs="Arial" w:hint="eastAsia"/>
          <w:lang w:val="pl-PL"/>
        </w:rPr>
        <w:t>đ</w:t>
      </w:r>
      <w:r w:rsidR="00D25CFA" w:rsidRPr="00C04ED0">
        <w:rPr>
          <w:rFonts w:cs="Arial"/>
          <w:lang w:val="pl-PL"/>
        </w:rPr>
        <w:t>iều sau:</w:t>
      </w:r>
    </w:p>
    <w:p w:rsidR="00D25CFA" w:rsidRPr="00C04ED0" w:rsidRDefault="00D25CFA" w:rsidP="00300C00">
      <w:pPr>
        <w:shd w:val="clear" w:color="auto" w:fill="FFFFFF"/>
        <w:spacing w:before="120" w:line="276" w:lineRule="auto"/>
        <w:ind w:left="1418" w:hanging="567"/>
        <w:jc w:val="both"/>
        <w:rPr>
          <w:rFonts w:cs="Arial"/>
          <w:lang w:val="pt-BR"/>
        </w:rPr>
      </w:pPr>
      <w:r w:rsidRPr="00C04ED0">
        <w:rPr>
          <w:rFonts w:cs="Arial"/>
          <w:lang w:val="pt-BR"/>
        </w:rPr>
        <w:t xml:space="preserve">(a) </w:t>
      </w:r>
      <w:r w:rsidRPr="00C04ED0">
        <w:rPr>
          <w:rFonts w:cs="Arial"/>
          <w:lang w:val="pt-BR"/>
        </w:rPr>
        <w:tab/>
      </w:r>
      <w:r w:rsidR="00221AF9" w:rsidRPr="00C04ED0">
        <w:rPr>
          <w:rFonts w:cs="Arial"/>
          <w:lang w:val="pt-BR"/>
        </w:rPr>
        <w:t>Nồi hơi</w:t>
      </w:r>
      <w:r w:rsidRPr="00C04ED0">
        <w:rPr>
          <w:rFonts w:cs="Arial"/>
          <w:lang w:val="pt-BR"/>
        </w:rPr>
        <w:t xml:space="preserve"> đôi khi đ</w:t>
      </w:r>
      <w:r w:rsidRPr="00C04ED0">
        <w:rPr>
          <w:rFonts w:cs="Arial" w:hint="eastAsia"/>
          <w:lang w:val="pt-BR"/>
        </w:rPr>
        <w:t>ư</w:t>
      </w:r>
      <w:r w:rsidRPr="00C04ED0">
        <w:rPr>
          <w:rFonts w:cs="Arial"/>
          <w:lang w:val="pt-BR"/>
        </w:rPr>
        <w:t xml:space="preserve">ợc thử </w:t>
      </w:r>
      <w:r w:rsidRPr="00C04ED0">
        <w:rPr>
          <w:rFonts w:cs="Arial" w:hint="eastAsia"/>
          <w:lang w:val="pt-BR"/>
        </w:rPr>
        <w:t>á</w:t>
      </w:r>
      <w:r w:rsidRPr="00C04ED0">
        <w:rPr>
          <w:rFonts w:cs="Arial"/>
          <w:lang w:val="pt-BR"/>
        </w:rPr>
        <w:t xml:space="preserve">p lực với </w:t>
      </w:r>
      <w:r w:rsidRPr="00C04ED0">
        <w:rPr>
          <w:rFonts w:cs="Arial" w:hint="eastAsia"/>
          <w:lang w:val="pt-BR"/>
        </w:rPr>
        <w:t>á</w:t>
      </w:r>
      <w:r w:rsidRPr="00C04ED0">
        <w:rPr>
          <w:rFonts w:cs="Arial"/>
          <w:lang w:val="pt-BR"/>
        </w:rPr>
        <w:t>p lực t</w:t>
      </w:r>
      <w:r w:rsidRPr="00C04ED0">
        <w:rPr>
          <w:rFonts w:cs="Arial" w:hint="eastAsia"/>
          <w:lang w:val="pt-BR"/>
        </w:rPr>
        <w:t>ươ</w:t>
      </w:r>
      <w:r w:rsidRPr="00C04ED0">
        <w:rPr>
          <w:rFonts w:cs="Arial"/>
          <w:lang w:val="pt-BR"/>
        </w:rPr>
        <w:t xml:space="preserve">ng </w:t>
      </w:r>
      <w:r w:rsidRPr="00C04ED0">
        <w:rPr>
          <w:rFonts w:cs="Arial" w:hint="eastAsia"/>
          <w:lang w:val="pt-BR"/>
        </w:rPr>
        <w:t>đươ</w:t>
      </w:r>
      <w:r w:rsidRPr="00C04ED0">
        <w:rPr>
          <w:rFonts w:cs="Arial"/>
          <w:lang w:val="pt-BR"/>
        </w:rPr>
        <w:t>ng hoặc lớn h</w:t>
      </w:r>
      <w:r w:rsidRPr="00C04ED0">
        <w:rPr>
          <w:rFonts w:cs="Arial" w:hint="eastAsia"/>
          <w:lang w:val="pt-BR"/>
        </w:rPr>
        <w:t>ơ</w:t>
      </w:r>
      <w:r w:rsidRPr="00C04ED0">
        <w:rPr>
          <w:rFonts w:cs="Arial"/>
          <w:lang w:val="pt-BR"/>
        </w:rPr>
        <w:t xml:space="preserve">n </w:t>
      </w:r>
      <w:r w:rsidRPr="00C04ED0">
        <w:rPr>
          <w:rFonts w:cs="Arial" w:hint="eastAsia"/>
          <w:lang w:val="pt-BR"/>
        </w:rPr>
        <w:t>á</w:t>
      </w:r>
      <w:r w:rsidRPr="00C04ED0">
        <w:rPr>
          <w:rFonts w:cs="Arial"/>
          <w:lang w:val="pt-BR"/>
        </w:rPr>
        <w:t xml:space="preserve">p lực thử mà </w:t>
      </w:r>
      <w:r w:rsidR="00DF2B76">
        <w:rPr>
          <w:rFonts w:cs="Arial"/>
          <w:lang w:val="pt-BR"/>
        </w:rPr>
        <w:t>tiêu chuẩn chế tạo</w:t>
      </w:r>
      <w:r w:rsidRPr="00C04ED0">
        <w:rPr>
          <w:rFonts w:cs="Arial"/>
          <w:lang w:val="pt-BR"/>
        </w:rPr>
        <w:t xml:space="preserve"> yêu cầu; và</w:t>
      </w:r>
    </w:p>
    <w:p w:rsidR="00D25CFA" w:rsidRPr="00C04ED0" w:rsidRDefault="00D25CFA" w:rsidP="00300C00">
      <w:pPr>
        <w:shd w:val="clear" w:color="auto" w:fill="FFFFFF"/>
        <w:spacing w:before="120" w:line="276" w:lineRule="auto"/>
        <w:ind w:left="1418" w:hanging="567"/>
        <w:jc w:val="both"/>
        <w:rPr>
          <w:rFonts w:cs="Arial"/>
          <w:lang w:val="pt-BR"/>
        </w:rPr>
      </w:pPr>
      <w:r w:rsidRPr="00C04ED0">
        <w:rPr>
          <w:rFonts w:cs="Arial"/>
          <w:lang w:val="pt-BR"/>
        </w:rPr>
        <w:t xml:space="preserve">(b) </w:t>
      </w:r>
      <w:r w:rsidRPr="00C04ED0">
        <w:rPr>
          <w:rFonts w:cs="Arial"/>
          <w:lang w:val="pt-BR"/>
        </w:rPr>
        <w:tab/>
        <w:t xml:space="preserve">Tính toán vẹn của </w:t>
      </w:r>
      <w:r w:rsidR="00221AF9" w:rsidRPr="00C04ED0">
        <w:rPr>
          <w:rFonts w:cs="Arial"/>
          <w:lang w:val="pt-BR"/>
        </w:rPr>
        <w:t>nồi hơi</w:t>
      </w:r>
      <w:r w:rsidRPr="00C04ED0">
        <w:rPr>
          <w:rFonts w:cs="Arial"/>
          <w:lang w:val="pt-BR"/>
        </w:rPr>
        <w:t xml:space="preserve"> đ</w:t>
      </w:r>
      <w:r w:rsidRPr="00C04ED0">
        <w:rPr>
          <w:rFonts w:cs="Arial" w:hint="eastAsia"/>
          <w:lang w:val="pt-BR"/>
        </w:rPr>
        <w:t>ư</w:t>
      </w:r>
      <w:r w:rsidRPr="00C04ED0">
        <w:rPr>
          <w:rFonts w:cs="Arial"/>
          <w:lang w:val="pt-BR"/>
        </w:rPr>
        <w:t>ợc xác nhận bởi ph</w:t>
      </w:r>
      <w:r w:rsidRPr="00C04ED0">
        <w:rPr>
          <w:rFonts w:cs="Arial" w:hint="eastAsia"/>
          <w:lang w:val="pt-BR"/>
        </w:rPr>
        <w:t>ươ</w:t>
      </w:r>
      <w:r w:rsidRPr="00C04ED0">
        <w:rPr>
          <w:rFonts w:cs="Arial"/>
          <w:lang w:val="pt-BR"/>
        </w:rPr>
        <w:t xml:space="preserve">ng pháp kiểm tra NDT riêng biệt </w:t>
      </w:r>
      <w:r w:rsidRPr="00C04ED0">
        <w:rPr>
          <w:rFonts w:cs="Arial" w:hint="eastAsia"/>
          <w:lang w:val="pt-BR"/>
        </w:rPr>
        <w:t>đ</w:t>
      </w:r>
      <w:r w:rsidRPr="00C04ED0">
        <w:rPr>
          <w:rFonts w:cs="Arial"/>
          <w:lang w:val="pt-BR"/>
        </w:rPr>
        <w:t>ể thay thế cho thử thủy lực.</w:t>
      </w:r>
    </w:p>
    <w:p w:rsidR="00D25CFA" w:rsidRPr="00C04ED0" w:rsidRDefault="00D25CFA" w:rsidP="00300C00">
      <w:pPr>
        <w:numPr>
          <w:ilvl w:val="0"/>
          <w:numId w:val="127"/>
        </w:numPr>
        <w:shd w:val="clear" w:color="auto" w:fill="FFFFFF"/>
        <w:tabs>
          <w:tab w:val="left" w:pos="851"/>
        </w:tabs>
        <w:spacing w:before="120" w:line="276" w:lineRule="auto"/>
        <w:ind w:left="851" w:hanging="491"/>
        <w:jc w:val="both"/>
        <w:rPr>
          <w:rFonts w:cs="Arial"/>
          <w:lang w:val="pl-PL"/>
        </w:rPr>
      </w:pPr>
      <w:r w:rsidRPr="00C04ED0">
        <w:rPr>
          <w:rFonts w:cs="Arial"/>
          <w:lang w:val="pl-PL"/>
        </w:rPr>
        <w:t>Việc đánh giá lại phải được kỹ sư chấp nhận.</w:t>
      </w:r>
    </w:p>
    <w:p w:rsidR="00D25CFA" w:rsidRPr="00C04ED0" w:rsidRDefault="00D25CFA" w:rsidP="00300C00">
      <w:pPr>
        <w:numPr>
          <w:ilvl w:val="2"/>
          <w:numId w:val="143"/>
        </w:numPr>
        <w:tabs>
          <w:tab w:val="left" w:pos="851"/>
        </w:tabs>
        <w:spacing w:before="120" w:line="276" w:lineRule="auto"/>
        <w:ind w:left="0" w:firstLine="0"/>
        <w:jc w:val="both"/>
        <w:rPr>
          <w:rFonts w:cs="Arial"/>
          <w:lang w:val="pl-PL"/>
        </w:rPr>
      </w:pPr>
      <w:r w:rsidRPr="00C04ED0">
        <w:rPr>
          <w:rFonts w:cs="Arial"/>
          <w:lang w:val="pl-PL"/>
        </w:rPr>
        <w:t xml:space="preserve">Việc đánh giá lại </w:t>
      </w:r>
      <w:r w:rsidR="00221AF9" w:rsidRPr="00C04ED0">
        <w:rPr>
          <w:rFonts w:cs="Arial"/>
          <w:spacing w:val="-3"/>
          <w:lang w:val="pl-PL"/>
        </w:rPr>
        <w:t>nồi</w:t>
      </w:r>
      <w:r w:rsidR="00221AF9" w:rsidRPr="00C04ED0">
        <w:rPr>
          <w:rFonts w:cs="Arial"/>
          <w:lang w:val="pl-PL"/>
        </w:rPr>
        <w:t xml:space="preserve"> hơi</w:t>
      </w:r>
      <w:r w:rsidRPr="00C04ED0">
        <w:rPr>
          <w:rFonts w:cs="Arial"/>
          <w:lang w:val="pl-PL"/>
        </w:rPr>
        <w:t xml:space="preserve"> đ</w:t>
      </w:r>
      <w:r w:rsidRPr="00C04ED0">
        <w:rPr>
          <w:rFonts w:cs="Arial" w:hint="eastAsia"/>
          <w:lang w:val="pl-PL"/>
        </w:rPr>
        <w:t>ư</w:t>
      </w:r>
      <w:r w:rsidRPr="00C04ED0">
        <w:rPr>
          <w:rFonts w:cs="Arial"/>
          <w:lang w:val="pl-PL"/>
        </w:rPr>
        <w:t xml:space="preserve">ợc xem là hoàn thiện khi gắn biển hiệu bổ sung hoặc </w:t>
      </w:r>
      <w:r w:rsidRPr="00C04ED0">
        <w:rPr>
          <w:rFonts w:cs="Arial" w:hint="eastAsia"/>
          <w:lang w:val="pl-PL"/>
        </w:rPr>
        <w:t>đó</w:t>
      </w:r>
      <w:r w:rsidRPr="00C04ED0">
        <w:rPr>
          <w:rFonts w:cs="Arial"/>
          <w:lang w:val="pl-PL"/>
        </w:rPr>
        <w:t>ng dấu bổ sung có các thông tin nh</w:t>
      </w:r>
      <w:r w:rsidRPr="00C04ED0">
        <w:rPr>
          <w:rFonts w:cs="Arial" w:hint="eastAsia"/>
          <w:lang w:val="pl-PL"/>
        </w:rPr>
        <w:t>ư</w:t>
      </w:r>
      <w:r w:rsidRPr="00C04ED0">
        <w:rPr>
          <w:rFonts w:cs="Arial"/>
          <w:lang w:val="pl-PL"/>
        </w:rPr>
        <w:t xml:space="preserve"> ở Hình </w:t>
      </w:r>
      <w:r w:rsidR="00985516">
        <w:rPr>
          <w:rFonts w:cs="Arial"/>
          <w:lang w:val="pl-PL"/>
        </w:rPr>
        <w:t>9</w:t>
      </w:r>
      <w:r w:rsidRPr="00C04ED0">
        <w:rPr>
          <w:rFonts w:cs="Arial"/>
          <w:lang w:val="pl-PL"/>
        </w:rPr>
        <w:t>.</w:t>
      </w:r>
    </w:p>
    <w:tbl>
      <w:tblPr>
        <w:tblpPr w:leftFromText="180" w:rightFromText="180" w:vertAnchor="text" w:horzAnchor="margin" w:tblpX="1809" w:tblpY="2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4"/>
      </w:tblGrid>
      <w:tr w:rsidR="00D25CFA" w:rsidRPr="00C04ED0" w:rsidTr="002F025D">
        <w:trPr>
          <w:trHeight w:val="837"/>
        </w:trPr>
        <w:tc>
          <w:tcPr>
            <w:tcW w:w="6694" w:type="dxa"/>
          </w:tcPr>
          <w:p w:rsidR="00D25CFA" w:rsidRPr="00C04ED0" w:rsidRDefault="00D25CFA" w:rsidP="002C5B3D">
            <w:pPr>
              <w:shd w:val="clear" w:color="auto" w:fill="FFFFFF"/>
              <w:tabs>
                <w:tab w:val="left" w:pos="709"/>
              </w:tabs>
              <w:jc w:val="both"/>
              <w:rPr>
                <w:rFonts w:cs="Arial"/>
                <w:lang w:val="pl-PL"/>
              </w:rPr>
            </w:pPr>
            <w:r w:rsidRPr="00C04ED0">
              <w:rPr>
                <w:rFonts w:cs="Arial"/>
                <w:lang w:val="pl-PL"/>
              </w:rPr>
              <w:t>Đánh giá lại bởi:</w:t>
            </w:r>
          </w:p>
          <w:p w:rsidR="00D25CFA" w:rsidRPr="00C04ED0" w:rsidRDefault="00D25CFA" w:rsidP="002C5B3D">
            <w:pPr>
              <w:shd w:val="clear" w:color="auto" w:fill="FFFFFF"/>
              <w:tabs>
                <w:tab w:val="left" w:pos="709"/>
              </w:tabs>
              <w:jc w:val="both"/>
              <w:rPr>
                <w:rFonts w:cs="Arial"/>
                <w:lang w:val="pl-PL"/>
              </w:rPr>
            </w:pPr>
            <w:r w:rsidRPr="00C04ED0">
              <w:rPr>
                <w:rFonts w:cs="Arial"/>
                <w:lang w:val="pl-PL"/>
              </w:rPr>
              <w:t>Ngày đánh giá lại:</w:t>
            </w:r>
          </w:p>
          <w:p w:rsidR="00D25CFA" w:rsidRPr="00C04ED0" w:rsidRDefault="00D25CFA" w:rsidP="002C5B3D">
            <w:pPr>
              <w:shd w:val="clear" w:color="auto" w:fill="FFFFFF"/>
              <w:tabs>
                <w:tab w:val="left" w:pos="709"/>
              </w:tabs>
              <w:jc w:val="both"/>
              <w:rPr>
                <w:rFonts w:cs="Arial"/>
              </w:rPr>
            </w:pPr>
            <w:r w:rsidRPr="00C04ED0">
              <w:rPr>
                <w:rFonts w:cs="Arial"/>
              </w:rPr>
              <w:t>Số SAP:</w:t>
            </w:r>
          </w:p>
          <w:p w:rsidR="00D25CFA" w:rsidRPr="00C04ED0" w:rsidRDefault="00D25CFA" w:rsidP="002C5B3D">
            <w:pPr>
              <w:shd w:val="clear" w:color="auto" w:fill="FFFFFF"/>
              <w:tabs>
                <w:tab w:val="left" w:pos="709"/>
              </w:tabs>
              <w:jc w:val="both"/>
              <w:rPr>
                <w:rFonts w:cs="Arial"/>
              </w:rPr>
            </w:pPr>
            <w:r w:rsidRPr="00C04ED0">
              <w:rPr>
                <w:rFonts w:cs="Arial"/>
              </w:rPr>
              <w:t xml:space="preserve">MAWP:              PSIG                       @           </w:t>
            </w:r>
            <w:r w:rsidRPr="00C04ED0">
              <w:rPr>
                <w:rFonts w:cs="Arial"/>
                <w:vertAlign w:val="superscript"/>
              </w:rPr>
              <w:t>o</w:t>
            </w:r>
            <w:r w:rsidRPr="00C04ED0">
              <w:rPr>
                <w:rFonts w:cs="Arial"/>
              </w:rPr>
              <w:t>C</w:t>
            </w:r>
          </w:p>
          <w:p w:rsidR="00D25CFA" w:rsidRPr="00C04ED0" w:rsidRDefault="00D25CFA" w:rsidP="002C5B3D">
            <w:pPr>
              <w:shd w:val="clear" w:color="auto" w:fill="FFFFFF"/>
              <w:tabs>
                <w:tab w:val="left" w:pos="709"/>
              </w:tabs>
              <w:jc w:val="both"/>
              <w:rPr>
                <w:rFonts w:cs="Arial"/>
              </w:rPr>
            </w:pPr>
            <w:r w:rsidRPr="00C04ED0">
              <w:rPr>
                <w:rFonts w:cs="Arial"/>
              </w:rPr>
              <w:t xml:space="preserve">MDMT:                     </w:t>
            </w:r>
            <w:r w:rsidRPr="00C04ED0">
              <w:rPr>
                <w:rFonts w:cs="Arial"/>
                <w:vertAlign w:val="superscript"/>
              </w:rPr>
              <w:t xml:space="preserve"> o</w:t>
            </w:r>
            <w:r w:rsidRPr="00C04ED0">
              <w:rPr>
                <w:rFonts w:cs="Arial"/>
              </w:rPr>
              <w:t>C                  @          PSIG</w:t>
            </w:r>
          </w:p>
          <w:p w:rsidR="00D25CFA" w:rsidRPr="00C04ED0" w:rsidRDefault="00D25CFA" w:rsidP="002C5B3D">
            <w:pPr>
              <w:shd w:val="clear" w:color="auto" w:fill="FFFFFF"/>
              <w:tabs>
                <w:tab w:val="left" w:pos="709"/>
              </w:tabs>
              <w:jc w:val="both"/>
              <w:rPr>
                <w:rFonts w:cs="Arial"/>
                <w:lang w:val="fr-FR"/>
              </w:rPr>
            </w:pPr>
            <w:r w:rsidRPr="00C04ED0">
              <w:rPr>
                <w:rFonts w:cs="Arial"/>
                <w:lang w:val="fr-FR"/>
              </w:rPr>
              <w:t>Áp lực thử:     PSIG</w:t>
            </w:r>
          </w:p>
        </w:tc>
      </w:tr>
    </w:tbl>
    <w:p w:rsidR="00D25CFA" w:rsidRPr="00C04ED0" w:rsidRDefault="00D25CFA" w:rsidP="002C5B3D">
      <w:pPr>
        <w:shd w:val="clear" w:color="auto" w:fill="FFFFFF"/>
        <w:tabs>
          <w:tab w:val="left" w:pos="709"/>
        </w:tabs>
        <w:jc w:val="both"/>
        <w:rPr>
          <w:rFonts w:cs="Arial"/>
          <w:lang w:val="fr-FR"/>
        </w:rPr>
      </w:pPr>
    </w:p>
    <w:p w:rsidR="00D25CFA" w:rsidRPr="00C04ED0" w:rsidRDefault="00D25CFA" w:rsidP="002C5B3D">
      <w:pPr>
        <w:shd w:val="clear" w:color="auto" w:fill="FFFFFF"/>
        <w:jc w:val="both"/>
        <w:rPr>
          <w:rFonts w:cs="Arial"/>
          <w:lang w:val="fr-FR"/>
        </w:rPr>
      </w:pPr>
    </w:p>
    <w:p w:rsidR="00D25CFA" w:rsidRPr="00C04ED0" w:rsidRDefault="00D25CFA" w:rsidP="002C5B3D">
      <w:pPr>
        <w:shd w:val="clear" w:color="auto" w:fill="FFFFFF"/>
        <w:tabs>
          <w:tab w:val="left" w:pos="2228"/>
        </w:tabs>
        <w:jc w:val="both"/>
        <w:rPr>
          <w:rFonts w:cs="Arial"/>
          <w:lang w:val="fr-FR"/>
        </w:rPr>
      </w:pPr>
      <w:r w:rsidRPr="00C04ED0">
        <w:rPr>
          <w:rFonts w:cs="Arial"/>
          <w:lang w:val="fr-FR"/>
        </w:rPr>
        <w:tab/>
      </w:r>
    </w:p>
    <w:p w:rsidR="00D25CFA" w:rsidRPr="00C04ED0" w:rsidRDefault="00D25CFA" w:rsidP="002C5B3D">
      <w:pPr>
        <w:shd w:val="clear" w:color="auto" w:fill="FFFFFF"/>
        <w:jc w:val="both"/>
        <w:rPr>
          <w:rFonts w:cs="Arial"/>
          <w:lang w:val="fr-FR"/>
        </w:rPr>
      </w:pPr>
    </w:p>
    <w:p w:rsidR="00D25CFA" w:rsidRPr="00C04ED0" w:rsidRDefault="00D25CFA" w:rsidP="002C5B3D">
      <w:pPr>
        <w:shd w:val="clear" w:color="auto" w:fill="FFFFFF"/>
        <w:jc w:val="both"/>
        <w:rPr>
          <w:rFonts w:cs="Arial"/>
          <w:lang w:val="fr-FR"/>
        </w:rPr>
      </w:pPr>
    </w:p>
    <w:p w:rsidR="00D25CFA" w:rsidRPr="00C04ED0" w:rsidRDefault="00D25CFA" w:rsidP="002C5B3D">
      <w:pPr>
        <w:shd w:val="clear" w:color="auto" w:fill="FFFFFF"/>
        <w:tabs>
          <w:tab w:val="left" w:pos="1620"/>
        </w:tabs>
        <w:spacing w:before="120" w:line="312" w:lineRule="auto"/>
        <w:jc w:val="both"/>
        <w:rPr>
          <w:rFonts w:cs="Arial"/>
          <w:lang w:val="pl-PL"/>
        </w:rPr>
      </w:pPr>
    </w:p>
    <w:p w:rsidR="00D25CFA" w:rsidRPr="00C04ED0" w:rsidRDefault="00D25CFA" w:rsidP="002C5B3D">
      <w:pPr>
        <w:shd w:val="clear" w:color="auto" w:fill="FFFFFF"/>
        <w:tabs>
          <w:tab w:val="left" w:pos="1620"/>
        </w:tabs>
        <w:spacing w:before="120" w:line="312" w:lineRule="auto"/>
        <w:jc w:val="both"/>
        <w:rPr>
          <w:rFonts w:cs="Arial"/>
          <w:lang w:val="pl-PL"/>
        </w:rPr>
      </w:pPr>
    </w:p>
    <w:p w:rsidR="00D25CFA" w:rsidRPr="00C04ED0" w:rsidRDefault="00D25CFA" w:rsidP="00300C00">
      <w:pPr>
        <w:shd w:val="clear" w:color="auto" w:fill="FFFFFF"/>
        <w:tabs>
          <w:tab w:val="left" w:pos="1620"/>
        </w:tabs>
        <w:spacing w:line="312" w:lineRule="auto"/>
        <w:jc w:val="center"/>
        <w:rPr>
          <w:rFonts w:cs="Arial"/>
          <w:b/>
          <w:lang w:val="pl-PL"/>
        </w:rPr>
      </w:pPr>
      <w:r w:rsidRPr="00C04ED0">
        <w:rPr>
          <w:rFonts w:cs="Arial"/>
          <w:b/>
          <w:lang w:val="pl-PL"/>
        </w:rPr>
        <w:t xml:space="preserve">Hình </w:t>
      </w:r>
      <w:r w:rsidR="00985516">
        <w:rPr>
          <w:rFonts w:cs="Arial"/>
          <w:b/>
          <w:lang w:val="pl-PL"/>
        </w:rPr>
        <w:t>9</w:t>
      </w:r>
      <w:r w:rsidRPr="00C04ED0">
        <w:rPr>
          <w:rFonts w:cs="Arial"/>
          <w:b/>
          <w:lang w:val="pl-PL"/>
        </w:rPr>
        <w:t>. Biển hiệu bổ sung</w:t>
      </w:r>
    </w:p>
    <w:p w:rsidR="00D25CFA" w:rsidRDefault="00D25CFA" w:rsidP="002C5B3D">
      <w:pPr>
        <w:pStyle w:val="Heading1"/>
        <w:rPr>
          <w:lang w:val="fr-FR"/>
        </w:rPr>
      </w:pPr>
    </w:p>
    <w:p w:rsidR="00300C00" w:rsidRDefault="00300C00" w:rsidP="00300C00">
      <w:pPr>
        <w:rPr>
          <w:lang w:val="fr-FR" w:eastAsia="x-none"/>
        </w:rPr>
      </w:pPr>
    </w:p>
    <w:p w:rsidR="00300C00" w:rsidRDefault="00300C00" w:rsidP="00300C00">
      <w:pPr>
        <w:rPr>
          <w:lang w:val="fr-FR" w:eastAsia="x-none"/>
        </w:rPr>
      </w:pPr>
    </w:p>
    <w:p w:rsidR="00300C00" w:rsidRDefault="00300C00" w:rsidP="00300C00">
      <w:pPr>
        <w:rPr>
          <w:lang w:val="fr-FR" w:eastAsia="x-none"/>
        </w:rPr>
      </w:pPr>
    </w:p>
    <w:p w:rsidR="00300C00" w:rsidRDefault="00300C00" w:rsidP="00300C00">
      <w:pPr>
        <w:rPr>
          <w:lang w:val="fr-FR" w:eastAsia="x-none"/>
        </w:rPr>
      </w:pPr>
    </w:p>
    <w:p w:rsidR="00300C00" w:rsidRDefault="00300C00" w:rsidP="00300C00">
      <w:pPr>
        <w:rPr>
          <w:lang w:val="fr-FR" w:eastAsia="x-none"/>
        </w:rPr>
      </w:pPr>
    </w:p>
    <w:p w:rsidR="00300C00" w:rsidRDefault="00300C00" w:rsidP="00300C00">
      <w:pPr>
        <w:rPr>
          <w:lang w:val="fr-FR" w:eastAsia="x-none"/>
        </w:rPr>
      </w:pPr>
    </w:p>
    <w:p w:rsidR="00300C00" w:rsidRPr="00300C00" w:rsidRDefault="00300C00" w:rsidP="00300C00">
      <w:pPr>
        <w:rPr>
          <w:lang w:val="fr-FR" w:eastAsia="x-none"/>
        </w:rPr>
      </w:pPr>
    </w:p>
    <w:p w:rsidR="005C1B34" w:rsidRPr="00C04ED0" w:rsidRDefault="00D37300" w:rsidP="00D37300">
      <w:pPr>
        <w:rPr>
          <w:lang w:val="fr-FR" w:eastAsia="x-none"/>
        </w:rPr>
      </w:pPr>
      <w:r>
        <w:rPr>
          <w:lang w:val="fr-FR" w:eastAsia="x-none"/>
        </w:rPr>
        <w:tab/>
      </w:r>
    </w:p>
    <w:p w:rsidR="004A2E3C" w:rsidRPr="00C04ED0" w:rsidRDefault="004A2E3C" w:rsidP="00300C00">
      <w:pPr>
        <w:pStyle w:val="Heading1"/>
        <w:numPr>
          <w:ilvl w:val="0"/>
          <w:numId w:val="7"/>
        </w:numPr>
        <w:spacing w:before="0" w:line="276" w:lineRule="auto"/>
        <w:ind w:left="357" w:hanging="357"/>
        <w:jc w:val="center"/>
      </w:pPr>
      <w:bookmarkStart w:id="409" w:name="_Toc527124409"/>
      <w:r w:rsidRPr="00C04ED0">
        <w:t>QUY ĐỊNH VỀ QUẢN LÝ</w:t>
      </w:r>
      <w:bookmarkEnd w:id="409"/>
    </w:p>
    <w:p w:rsidR="00D25CFA" w:rsidRPr="00C04ED0" w:rsidRDefault="00D25CFA" w:rsidP="00300C00">
      <w:pPr>
        <w:shd w:val="clear" w:color="auto" w:fill="FFFFFF"/>
        <w:tabs>
          <w:tab w:val="left" w:pos="1843"/>
        </w:tabs>
        <w:spacing w:before="120" w:line="276" w:lineRule="auto"/>
        <w:ind w:left="680" w:hanging="680"/>
        <w:jc w:val="both"/>
        <w:rPr>
          <w:lang w:val="vi-VN"/>
        </w:rPr>
      </w:pPr>
      <w:r w:rsidRPr="00C04ED0">
        <w:rPr>
          <w:b/>
          <w:lang w:val="vi-VN"/>
        </w:rPr>
        <w:t>1</w:t>
      </w:r>
      <w:r w:rsidRPr="00C04ED0">
        <w:rPr>
          <w:b/>
          <w:lang w:val="vi-VN"/>
        </w:rPr>
        <w:tab/>
      </w:r>
      <w:r w:rsidRPr="00C04ED0">
        <w:rPr>
          <w:lang w:val="vi-VN"/>
        </w:rPr>
        <w:t xml:space="preserve">Các </w:t>
      </w:r>
      <w:r w:rsidR="00221AF9" w:rsidRPr="00C04ED0">
        <w:rPr>
          <w:lang w:val="vi-VN"/>
        </w:rPr>
        <w:t>nồi hơi</w:t>
      </w:r>
      <w:r w:rsidRPr="00C04ED0">
        <w:rPr>
          <w:lang w:val="vi-VN"/>
        </w:rPr>
        <w:t xml:space="preserve"> phải </w:t>
      </w:r>
      <w:r w:rsidRPr="00C04ED0">
        <w:rPr>
          <w:rFonts w:hint="eastAsia"/>
          <w:lang w:val="vi-VN"/>
        </w:rPr>
        <w:t>đư</w:t>
      </w:r>
      <w:r w:rsidRPr="00C04ED0">
        <w:rPr>
          <w:lang w:val="vi-VN"/>
        </w:rPr>
        <w:t xml:space="preserve">ợc các </w:t>
      </w:r>
      <w:r w:rsidR="00932A5B" w:rsidRPr="00932A5B">
        <w:t>c</w:t>
      </w:r>
      <w:r w:rsidRPr="00932A5B">
        <w:rPr>
          <w:lang w:val="vi-VN"/>
        </w:rPr>
        <w:t>ơ quan Đăng kiểm</w:t>
      </w:r>
      <w:r w:rsidRPr="00C04ED0">
        <w:rPr>
          <w:lang w:val="vi-VN"/>
        </w:rPr>
        <w:t xml:space="preserve"> </w:t>
      </w:r>
      <w:r w:rsidR="00932A5B">
        <w:t xml:space="preserve">và tổ chức được công nhận </w:t>
      </w:r>
      <w:r w:rsidRPr="00C04ED0">
        <w:rPr>
          <w:lang w:val="vi-VN"/>
        </w:rPr>
        <w:t>kiểm tra, kiểm định, chứng nhận trong sản xuất, chế tạo, sử dụng phù hợp với các yêu cầu của Quy chuẩn này và các tiêu chuẩn, v</w:t>
      </w:r>
      <w:r w:rsidRPr="00C04ED0">
        <w:rPr>
          <w:rFonts w:hint="eastAsia"/>
          <w:lang w:val="vi-VN"/>
        </w:rPr>
        <w:t>ă</w:t>
      </w:r>
      <w:r w:rsidRPr="00C04ED0">
        <w:rPr>
          <w:lang w:val="vi-VN"/>
        </w:rPr>
        <w:t xml:space="preserve">n bản quy phạm pháp luật có liên quan. </w:t>
      </w:r>
    </w:p>
    <w:p w:rsidR="00D25CFA" w:rsidRPr="00C04ED0" w:rsidRDefault="00D25CFA" w:rsidP="00300C00">
      <w:pPr>
        <w:shd w:val="clear" w:color="auto" w:fill="FFFFFF"/>
        <w:tabs>
          <w:tab w:val="left" w:pos="1843"/>
        </w:tabs>
        <w:spacing w:before="120" w:line="276" w:lineRule="auto"/>
        <w:ind w:left="680" w:hanging="680"/>
        <w:jc w:val="both"/>
        <w:rPr>
          <w:lang w:val="vi-VN"/>
        </w:rPr>
      </w:pPr>
      <w:r w:rsidRPr="0026751F">
        <w:rPr>
          <w:b/>
          <w:lang w:val="vi-VN"/>
        </w:rPr>
        <w:lastRenderedPageBreak/>
        <w:t>2</w:t>
      </w:r>
      <w:r w:rsidRPr="00C04ED0">
        <w:rPr>
          <w:lang w:val="vi-VN"/>
        </w:rPr>
        <w:tab/>
        <w:t xml:space="preserve">Việc kiểm định các chỉ tiêu về kỹ thuật an toàn của </w:t>
      </w:r>
      <w:r w:rsidR="00221AF9" w:rsidRPr="00C04ED0">
        <w:rPr>
          <w:lang w:val="vi-VN"/>
        </w:rPr>
        <w:t>nồi hơi</w:t>
      </w:r>
      <w:r w:rsidRPr="00C04ED0">
        <w:rPr>
          <w:lang w:val="vi-VN"/>
        </w:rPr>
        <w:t xml:space="preserve"> có thể áp dụng theo tiêu chuẩn khác theo đề nghị của cơ sở sử dụng, chế tạo với điều kiện tiêu chuẩn đó phải có các chỉ tiêu kỹ thuật về an toàn bằng hoặc cao hơn so với các chỉ tiêu quy định trong các tiêu chuẩn quốc gia được viện dẫn trong Quy chuẩn này.</w:t>
      </w:r>
    </w:p>
    <w:p w:rsidR="00D25CFA" w:rsidRPr="005B675D" w:rsidRDefault="00D25CFA" w:rsidP="00300C00">
      <w:pPr>
        <w:shd w:val="clear" w:color="auto" w:fill="FFFFFF"/>
        <w:tabs>
          <w:tab w:val="left" w:pos="1843"/>
        </w:tabs>
        <w:spacing w:before="120" w:line="276" w:lineRule="auto"/>
        <w:ind w:left="680" w:hanging="680"/>
        <w:jc w:val="both"/>
        <w:rPr>
          <w:lang w:val="vi-VN"/>
        </w:rPr>
      </w:pPr>
      <w:r w:rsidRPr="00C04ED0">
        <w:rPr>
          <w:b/>
          <w:lang w:val="vi-VN"/>
        </w:rPr>
        <w:t>3</w:t>
      </w:r>
      <w:r w:rsidRPr="00C04ED0">
        <w:rPr>
          <w:lang w:val="vi-VN"/>
        </w:rPr>
        <w:tab/>
        <w:t xml:space="preserve">Chất lượng các loại </w:t>
      </w:r>
      <w:r w:rsidR="00221AF9" w:rsidRPr="00C04ED0">
        <w:rPr>
          <w:lang w:val="vi-VN"/>
        </w:rPr>
        <w:t>nồi hơi</w:t>
      </w:r>
      <w:r w:rsidRPr="00C04ED0">
        <w:rPr>
          <w:lang w:val="vi-VN"/>
        </w:rPr>
        <w:t xml:space="preserve"> phải do nhân viên kiểm tra NDT, giám sát viên hàn và thợ hàn được chứng nhận thực hiện.</w:t>
      </w:r>
    </w:p>
    <w:p w:rsidR="006275F4" w:rsidRPr="005B675D" w:rsidRDefault="006275F4" w:rsidP="00300C00">
      <w:pPr>
        <w:shd w:val="clear" w:color="auto" w:fill="FFFFFF"/>
        <w:tabs>
          <w:tab w:val="left" w:pos="1843"/>
        </w:tabs>
        <w:spacing w:before="120" w:line="276" w:lineRule="auto"/>
        <w:ind w:left="680" w:hanging="680"/>
        <w:jc w:val="both"/>
        <w:rPr>
          <w:lang w:val="pl-PL"/>
        </w:rPr>
      </w:pPr>
      <w:r w:rsidRPr="005B675D">
        <w:rPr>
          <w:b/>
          <w:lang w:val="vi-VN"/>
        </w:rPr>
        <w:t>4</w:t>
      </w:r>
      <w:r w:rsidRPr="005B675D">
        <w:rPr>
          <w:lang w:val="vi-VN"/>
        </w:rPr>
        <w:tab/>
      </w:r>
      <w:r w:rsidRPr="0075285E">
        <w:rPr>
          <w:lang w:val="pl-PL"/>
        </w:rPr>
        <w:t>Các thiết bị an toàn, đo lường (van an toàn, áp kế) phải</w:t>
      </w:r>
      <w:r>
        <w:rPr>
          <w:lang w:val="pl-PL"/>
        </w:rPr>
        <w:t xml:space="preserve"> </w:t>
      </w:r>
      <w:r w:rsidRPr="001C1FC6">
        <w:rPr>
          <w:lang w:val="pl-PL"/>
        </w:rPr>
        <w:t>đáp ứng yêu cầu kỹ thuật đo lường và được kiểm định, hiệu chuẩn theo quy định của pháp luật đo lường</w:t>
      </w:r>
      <w:r>
        <w:rPr>
          <w:lang w:val="pl-PL"/>
        </w:rPr>
        <w:t xml:space="preserve">. </w:t>
      </w:r>
      <w:r w:rsidRPr="00CE4397">
        <w:rPr>
          <w:lang w:val="pl-PL"/>
        </w:rPr>
        <w:t>Việc kiểm tra, hiệu chỉnh các thiết bị an toàn, đo lường phải do cơ quan có thẩm quyền</w:t>
      </w:r>
      <w:r>
        <w:rPr>
          <w:lang w:val="pl-PL"/>
        </w:rPr>
        <w:t xml:space="preserve"> </w:t>
      </w:r>
      <w:r w:rsidRPr="00CE4397">
        <w:rPr>
          <w:lang w:val="pl-PL"/>
        </w:rPr>
        <w:t>thực hiện</w:t>
      </w:r>
      <w:r>
        <w:rPr>
          <w:lang w:val="pl-PL"/>
        </w:rPr>
        <w:t>.</w:t>
      </w:r>
    </w:p>
    <w:p w:rsidR="00D25CFA" w:rsidRPr="005B675D" w:rsidRDefault="006275F4" w:rsidP="00300C00">
      <w:pPr>
        <w:shd w:val="clear" w:color="auto" w:fill="FFFFFF"/>
        <w:tabs>
          <w:tab w:val="left" w:pos="1843"/>
        </w:tabs>
        <w:spacing w:before="120" w:line="276" w:lineRule="auto"/>
        <w:ind w:left="680" w:hanging="680"/>
        <w:jc w:val="both"/>
        <w:rPr>
          <w:lang w:val="pl-PL"/>
        </w:rPr>
      </w:pPr>
      <w:r w:rsidRPr="005B675D">
        <w:rPr>
          <w:b/>
          <w:lang w:val="pl-PL"/>
        </w:rPr>
        <w:t>5</w:t>
      </w:r>
      <w:r w:rsidR="00D25CFA" w:rsidRPr="00C04ED0">
        <w:rPr>
          <w:b/>
          <w:lang w:val="vi-VN"/>
        </w:rPr>
        <w:tab/>
      </w:r>
      <w:r w:rsidR="00D25CFA" w:rsidRPr="00C04ED0">
        <w:rPr>
          <w:lang w:val="vi-VN"/>
        </w:rPr>
        <w:t xml:space="preserve">Kiểm định </w:t>
      </w:r>
      <w:r w:rsidR="00221AF9" w:rsidRPr="00C04ED0">
        <w:rPr>
          <w:lang w:val="vi-VN"/>
        </w:rPr>
        <w:t>nồi hơi</w:t>
      </w:r>
      <w:r w:rsidR="00D25CFA" w:rsidRPr="00C04ED0">
        <w:rPr>
          <w:lang w:val="vi-VN"/>
        </w:rPr>
        <w:t xml:space="preserve"> thực hiện theo</w:t>
      </w:r>
      <w:r w:rsidR="00CD3095" w:rsidRPr="005B675D">
        <w:rPr>
          <w:lang w:val="pl-PL"/>
        </w:rPr>
        <w:t xml:space="preserve"> </w:t>
      </w:r>
      <w:r w:rsidR="00D25CFA" w:rsidRPr="00C04ED0">
        <w:rPr>
          <w:lang w:val="vi-VN"/>
        </w:rPr>
        <w:t>các quy định tại Thông tư số 3</w:t>
      </w:r>
      <w:r w:rsidR="00CD3095" w:rsidRPr="005B675D">
        <w:rPr>
          <w:lang w:val="pl-PL"/>
        </w:rPr>
        <w:t>3</w:t>
      </w:r>
      <w:r w:rsidR="00D25CFA" w:rsidRPr="00C04ED0">
        <w:rPr>
          <w:lang w:val="vi-VN"/>
        </w:rPr>
        <w:t xml:space="preserve">/2011/TT-BGTVTngày </w:t>
      </w:r>
      <w:r w:rsidR="00CD3095" w:rsidRPr="005B675D">
        <w:rPr>
          <w:lang w:val="pl-PL"/>
        </w:rPr>
        <w:t>19</w:t>
      </w:r>
      <w:r w:rsidR="00D25CFA" w:rsidRPr="00C04ED0">
        <w:rPr>
          <w:lang w:val="vi-VN"/>
        </w:rPr>
        <w:t>/</w:t>
      </w:r>
      <w:r w:rsidR="00CD3095" w:rsidRPr="005B675D">
        <w:rPr>
          <w:lang w:val="pl-PL"/>
        </w:rPr>
        <w:t>4</w:t>
      </w:r>
      <w:r w:rsidR="00D25CFA" w:rsidRPr="00C04ED0">
        <w:rPr>
          <w:lang w:val="vi-VN"/>
        </w:rPr>
        <w:t>/2011 của Bộ trưởng Bộ Giao thông vận tải quy định về thủ tục cấp giấy chứng nhận chất l</w:t>
      </w:r>
      <w:r w:rsidR="00D25CFA" w:rsidRPr="00C04ED0">
        <w:rPr>
          <w:rFonts w:hint="eastAsia"/>
          <w:lang w:val="vi-VN"/>
        </w:rPr>
        <w:t>ư</w:t>
      </w:r>
      <w:r w:rsidR="00D25CFA" w:rsidRPr="00C04ED0">
        <w:rPr>
          <w:lang w:val="vi-VN"/>
        </w:rPr>
        <w:t xml:space="preserve">ợng an toàn kỹ thuật </w:t>
      </w:r>
      <w:r w:rsidR="00F26B59" w:rsidRPr="005B675D">
        <w:rPr>
          <w:lang w:val="pl-PL"/>
        </w:rPr>
        <w:t>và bảo vệ môi trường phương tiện, thiết bị thăm dò, khai thác và vận chuyển dầu khí trên biển.</w:t>
      </w:r>
    </w:p>
    <w:p w:rsidR="00645F80" w:rsidRPr="005B675D" w:rsidRDefault="00645F80" w:rsidP="00300C00">
      <w:pPr>
        <w:shd w:val="clear" w:color="auto" w:fill="FFFFFF"/>
        <w:tabs>
          <w:tab w:val="left" w:pos="1843"/>
        </w:tabs>
        <w:spacing w:before="120" w:line="276" w:lineRule="auto"/>
        <w:ind w:left="680" w:hanging="680"/>
        <w:jc w:val="both"/>
        <w:rPr>
          <w:lang w:val="pl-PL"/>
        </w:rPr>
      </w:pPr>
      <w:r w:rsidRPr="005B675D">
        <w:rPr>
          <w:b/>
          <w:lang w:val="pl-PL"/>
        </w:rPr>
        <w:t>6</w:t>
      </w:r>
      <w:r w:rsidRPr="005B675D">
        <w:rPr>
          <w:b/>
          <w:lang w:val="pl-PL"/>
        </w:rPr>
        <w:tab/>
      </w:r>
      <w:r w:rsidRPr="005B675D">
        <w:rPr>
          <w:lang w:val="pl-PL"/>
        </w:rPr>
        <w:t>Nồi hơi</w:t>
      </w:r>
      <w:r w:rsidRPr="001C4316">
        <w:rPr>
          <w:lang w:val="vi-VN"/>
        </w:rPr>
        <w:t xml:space="preserve"> phải được thực hiện kiểm định theo Quy trình kiểm định nêu tại Phụ lục </w:t>
      </w:r>
      <w:r w:rsidRPr="005B675D">
        <w:rPr>
          <w:lang w:val="pl-PL"/>
        </w:rPr>
        <w:t>A</w:t>
      </w:r>
      <w:r w:rsidRPr="001C4316">
        <w:rPr>
          <w:lang w:val="vi-VN"/>
        </w:rPr>
        <w:t xml:space="preserve"> của </w:t>
      </w:r>
      <w:r w:rsidRPr="005B675D">
        <w:rPr>
          <w:lang w:val="pl-PL"/>
        </w:rPr>
        <w:t>Q</w:t>
      </w:r>
      <w:r w:rsidRPr="001C4316">
        <w:rPr>
          <w:lang w:val="vi-VN"/>
        </w:rPr>
        <w:t>uy chuẩn này</w:t>
      </w:r>
      <w:r w:rsidRPr="005B675D">
        <w:rPr>
          <w:lang w:val="pl-PL"/>
        </w:rPr>
        <w:t>.</w:t>
      </w:r>
    </w:p>
    <w:p w:rsidR="00D25CFA" w:rsidRPr="00C04ED0" w:rsidRDefault="00645F80" w:rsidP="00300C00">
      <w:pPr>
        <w:shd w:val="clear" w:color="auto" w:fill="FFFFFF"/>
        <w:tabs>
          <w:tab w:val="left" w:pos="1843"/>
        </w:tabs>
        <w:spacing w:before="120" w:line="276" w:lineRule="auto"/>
        <w:ind w:left="680" w:hanging="680"/>
        <w:jc w:val="both"/>
        <w:rPr>
          <w:lang w:val="vi-VN"/>
        </w:rPr>
      </w:pPr>
      <w:r w:rsidRPr="005B675D">
        <w:rPr>
          <w:b/>
          <w:lang w:val="pl-PL"/>
        </w:rPr>
        <w:t>7</w:t>
      </w:r>
      <w:r w:rsidR="00D25CFA" w:rsidRPr="00C04ED0">
        <w:rPr>
          <w:lang w:val="vi-VN"/>
        </w:rPr>
        <w:tab/>
        <w:t xml:space="preserve">Chứng nhận kết quả kiểm định: </w:t>
      </w:r>
    </w:p>
    <w:p w:rsidR="00D25CFA" w:rsidRPr="00C04ED0" w:rsidRDefault="00D25CFA" w:rsidP="00300C00">
      <w:pPr>
        <w:shd w:val="clear" w:color="auto" w:fill="FFFFFF"/>
        <w:tabs>
          <w:tab w:val="left" w:pos="1843"/>
        </w:tabs>
        <w:spacing w:before="120" w:line="276" w:lineRule="auto"/>
        <w:ind w:left="680" w:hanging="680"/>
        <w:jc w:val="both"/>
        <w:rPr>
          <w:lang w:val="vi-VN"/>
        </w:rPr>
      </w:pPr>
      <w:r w:rsidRPr="00C04ED0">
        <w:rPr>
          <w:lang w:val="vi-VN"/>
        </w:rPr>
        <w:tab/>
        <w:t xml:space="preserve">Khi </w:t>
      </w:r>
      <w:r w:rsidR="00221AF9" w:rsidRPr="00C04ED0">
        <w:rPr>
          <w:lang w:val="vi-VN"/>
        </w:rPr>
        <w:t>nồi hơi</w:t>
      </w:r>
      <w:r w:rsidRPr="00C04ED0">
        <w:rPr>
          <w:lang w:val="vi-VN"/>
        </w:rPr>
        <w:t xml:space="preserve"> đạt được các yêu cầu kỹ thuật an toàn, tổ chức kiểm định cấp giấy chứng nhận kết quả kiểm định theo mẫu quy định tại Phụ lục Id 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r w:rsidR="005C1B34" w:rsidRPr="005B675D">
        <w:rPr>
          <w:lang w:val="vi-VN"/>
        </w:rPr>
        <w:t xml:space="preserve"> và giấy chứng nhận theo mẫu tại </w:t>
      </w:r>
      <w:r w:rsidR="005C1B34" w:rsidRPr="00C04ED0">
        <w:rPr>
          <w:lang w:val="vi-VN"/>
        </w:rPr>
        <w:t>Thông tư số 3</w:t>
      </w:r>
      <w:r w:rsidR="005C1B34" w:rsidRPr="005B675D">
        <w:rPr>
          <w:lang w:val="vi-VN"/>
        </w:rPr>
        <w:t>3</w:t>
      </w:r>
      <w:r w:rsidR="005C1B34" w:rsidRPr="00C04ED0">
        <w:rPr>
          <w:lang w:val="vi-VN"/>
        </w:rPr>
        <w:t>/2011/TT-BGTVT</w:t>
      </w:r>
      <w:r w:rsidRPr="00C04ED0">
        <w:rPr>
          <w:lang w:val="vi-VN"/>
        </w:rPr>
        <w:t>.</w:t>
      </w:r>
    </w:p>
    <w:p w:rsidR="00D25CFA" w:rsidRPr="00C04ED0" w:rsidRDefault="00645F80" w:rsidP="00300C00">
      <w:pPr>
        <w:shd w:val="clear" w:color="auto" w:fill="FFFFFF"/>
        <w:tabs>
          <w:tab w:val="left" w:pos="1843"/>
        </w:tabs>
        <w:spacing w:before="120" w:line="276" w:lineRule="auto"/>
        <w:ind w:left="680" w:hanging="680"/>
        <w:jc w:val="both"/>
        <w:rPr>
          <w:lang w:val="vi-VN"/>
        </w:rPr>
      </w:pPr>
      <w:r w:rsidRPr="005B675D">
        <w:rPr>
          <w:b/>
          <w:lang w:val="vi-VN"/>
        </w:rPr>
        <w:t>8</w:t>
      </w:r>
      <w:r w:rsidR="00D25CFA" w:rsidRPr="00C04ED0">
        <w:rPr>
          <w:b/>
          <w:lang w:val="vi-VN"/>
        </w:rPr>
        <w:tab/>
      </w:r>
      <w:r w:rsidR="00D25CFA" w:rsidRPr="00C04ED0">
        <w:rPr>
          <w:lang w:val="vi-VN"/>
        </w:rPr>
        <w:t xml:space="preserve">Thời hạn kiểm định </w:t>
      </w:r>
      <w:r w:rsidR="00221AF9" w:rsidRPr="00C04ED0">
        <w:rPr>
          <w:lang w:val="vi-VN"/>
        </w:rPr>
        <w:t>nồi hơi</w:t>
      </w:r>
      <w:r w:rsidR="00D25CFA" w:rsidRPr="00C04ED0">
        <w:rPr>
          <w:lang w:val="vi-VN"/>
        </w:rPr>
        <w:t xml:space="preserve"> lắp đặt trên </w:t>
      </w:r>
      <w:r w:rsidR="00CD3095" w:rsidRPr="005B675D">
        <w:rPr>
          <w:lang w:val="vi-VN"/>
        </w:rPr>
        <w:t xml:space="preserve">phương tiện, thiết bị thăm dò và khai thác dầu khí trên biển </w:t>
      </w:r>
      <w:r w:rsidR="00CD3095" w:rsidRPr="00C04ED0">
        <w:rPr>
          <w:lang w:val="vi-VN"/>
        </w:rPr>
        <w:t xml:space="preserve">tuân theo quy định </w:t>
      </w:r>
      <w:r w:rsidR="00D25CFA" w:rsidRPr="00C04ED0">
        <w:rPr>
          <w:lang w:val="vi-VN"/>
        </w:rPr>
        <w:t xml:space="preserve">nêu </w:t>
      </w:r>
      <w:r w:rsidR="00AC02CF" w:rsidRPr="005B675D">
        <w:rPr>
          <w:lang w:val="vi-VN"/>
        </w:rPr>
        <w:t xml:space="preserve">tại Chương 6, </w:t>
      </w:r>
      <w:r w:rsidR="00D25CFA" w:rsidRPr="00C04ED0">
        <w:rPr>
          <w:lang w:val="vi-VN"/>
        </w:rPr>
        <w:t xml:space="preserve">Phần </w:t>
      </w:r>
      <w:r w:rsidR="00AC02CF" w:rsidRPr="005B675D">
        <w:rPr>
          <w:lang w:val="vi-VN"/>
        </w:rPr>
        <w:t>2- Quy định kỹ thuật</w:t>
      </w:r>
      <w:r w:rsidR="00D25CFA" w:rsidRPr="00C04ED0">
        <w:rPr>
          <w:lang w:val="vi-VN"/>
        </w:rPr>
        <w:t xml:space="preserve"> của Quy chuẩn này.</w:t>
      </w:r>
    </w:p>
    <w:p w:rsidR="00D25CFA" w:rsidRPr="005B675D" w:rsidRDefault="00645F80" w:rsidP="00300C00">
      <w:pPr>
        <w:shd w:val="clear" w:color="auto" w:fill="FFFFFF"/>
        <w:tabs>
          <w:tab w:val="left" w:pos="1843"/>
        </w:tabs>
        <w:spacing w:before="120" w:line="276" w:lineRule="auto"/>
        <w:ind w:left="680" w:hanging="680"/>
        <w:jc w:val="both"/>
        <w:rPr>
          <w:lang w:val="vi-VN"/>
        </w:rPr>
      </w:pPr>
      <w:r w:rsidRPr="005B675D">
        <w:rPr>
          <w:b/>
          <w:lang w:val="vi-VN"/>
        </w:rPr>
        <w:t>9</w:t>
      </w:r>
      <w:r w:rsidR="00D25CFA" w:rsidRPr="00C04ED0">
        <w:rPr>
          <w:b/>
          <w:lang w:val="vi-VN"/>
        </w:rPr>
        <w:tab/>
      </w:r>
      <w:r w:rsidR="00D25CFA" w:rsidRPr="00C04ED0">
        <w:rPr>
          <w:lang w:val="vi-VN"/>
        </w:rPr>
        <w:t xml:space="preserve">Chỉ được chế tạo </w:t>
      </w:r>
      <w:r w:rsidR="00816260" w:rsidRPr="005B675D">
        <w:rPr>
          <w:lang w:val="vi-VN"/>
        </w:rPr>
        <w:t>nồi hơi</w:t>
      </w:r>
      <w:r w:rsidR="00D25CFA" w:rsidRPr="00C04ED0">
        <w:rPr>
          <w:lang w:val="vi-VN"/>
        </w:rPr>
        <w:t xml:space="preserve"> theo thiết kế đã được thẩm định bởi cơ quan có thẩm quyền. Trong trường hợp thiết bị đã được chế tạo ở nước ngoài thì </w:t>
      </w:r>
      <w:r w:rsidR="00816260" w:rsidRPr="005B675D">
        <w:rPr>
          <w:lang w:val="vi-VN"/>
        </w:rPr>
        <w:t>nồi hơi</w:t>
      </w:r>
      <w:r w:rsidR="00D25CFA" w:rsidRPr="00C04ED0">
        <w:rPr>
          <w:lang w:val="vi-VN"/>
        </w:rPr>
        <w:t xml:space="preserve"> có thể được chấp </w:t>
      </w:r>
      <w:r w:rsidR="00816260" w:rsidRPr="005B675D">
        <w:rPr>
          <w:lang w:val="vi-VN"/>
        </w:rPr>
        <w:t xml:space="preserve">nhận </w:t>
      </w:r>
      <w:r w:rsidR="00D25CFA" w:rsidRPr="00C04ED0">
        <w:rPr>
          <w:lang w:val="vi-VN"/>
        </w:rPr>
        <w:t xml:space="preserve">nếu có chứng chỉ phù hợp và kiểm tra thỏa mãn yêu cầu </w:t>
      </w:r>
      <w:r w:rsidR="00816260" w:rsidRPr="005B675D">
        <w:rPr>
          <w:lang w:val="vi-VN"/>
        </w:rPr>
        <w:t>Q</w:t>
      </w:r>
      <w:r w:rsidR="00D25CFA" w:rsidRPr="00C04ED0">
        <w:rPr>
          <w:lang w:val="vi-VN"/>
        </w:rPr>
        <w:t>uy chuẩn này</w:t>
      </w:r>
      <w:r w:rsidR="00816260" w:rsidRPr="005B675D">
        <w:rPr>
          <w:lang w:val="vi-VN"/>
        </w:rPr>
        <w:t>.</w:t>
      </w:r>
    </w:p>
    <w:p w:rsidR="00795F80" w:rsidRPr="005B675D" w:rsidRDefault="00645F80" w:rsidP="00300C00">
      <w:pPr>
        <w:shd w:val="clear" w:color="auto" w:fill="FFFFFF"/>
        <w:tabs>
          <w:tab w:val="left" w:pos="1843"/>
        </w:tabs>
        <w:spacing w:before="120" w:line="276" w:lineRule="auto"/>
        <w:ind w:left="680" w:hanging="680"/>
        <w:jc w:val="both"/>
        <w:rPr>
          <w:lang w:val="vi-VN"/>
        </w:rPr>
      </w:pPr>
      <w:r w:rsidRPr="005B675D">
        <w:rPr>
          <w:b/>
          <w:lang w:val="vi-VN"/>
        </w:rPr>
        <w:t>10</w:t>
      </w:r>
      <w:r w:rsidR="00D25CFA" w:rsidRPr="00C04ED0">
        <w:rPr>
          <w:b/>
          <w:lang w:val="vi-VN"/>
        </w:rPr>
        <w:tab/>
      </w:r>
      <w:r w:rsidR="00795F80" w:rsidRPr="005B675D">
        <w:rPr>
          <w:lang w:val="vi-VN"/>
        </w:rPr>
        <w:t>Đơn vị thực hiện kiểm định phải thỏa mãn các quy định tại Chương II, 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rsidR="005B675D" w:rsidRPr="006F41DA" w:rsidRDefault="00795F80" w:rsidP="005B675D">
      <w:pPr>
        <w:shd w:val="clear" w:color="auto" w:fill="FFFFFF"/>
        <w:tabs>
          <w:tab w:val="left" w:pos="1843"/>
        </w:tabs>
        <w:spacing w:before="120" w:line="300" w:lineRule="exact"/>
        <w:ind w:left="680" w:hanging="680"/>
        <w:jc w:val="both"/>
        <w:rPr>
          <w:b/>
          <w:lang w:val="vi-VN"/>
        </w:rPr>
      </w:pPr>
      <w:r w:rsidRPr="005B675D">
        <w:rPr>
          <w:b/>
          <w:lang w:val="vi-VN"/>
        </w:rPr>
        <w:t xml:space="preserve">     </w:t>
      </w:r>
    </w:p>
    <w:p w:rsidR="005B675D" w:rsidRPr="006F41DA" w:rsidRDefault="005B675D" w:rsidP="005B675D">
      <w:pPr>
        <w:shd w:val="clear" w:color="auto" w:fill="FFFFFF"/>
        <w:tabs>
          <w:tab w:val="left" w:pos="1843"/>
        </w:tabs>
        <w:spacing w:before="120" w:line="300" w:lineRule="exact"/>
        <w:ind w:left="680" w:hanging="680"/>
        <w:jc w:val="both"/>
        <w:rPr>
          <w:b/>
          <w:lang w:val="vi-VN"/>
        </w:rPr>
      </w:pPr>
    </w:p>
    <w:p w:rsidR="004A2E3C" w:rsidRDefault="004A2E3C" w:rsidP="00300C00">
      <w:pPr>
        <w:pStyle w:val="Heading1"/>
        <w:numPr>
          <w:ilvl w:val="0"/>
          <w:numId w:val="7"/>
        </w:numPr>
        <w:spacing w:line="276" w:lineRule="auto"/>
        <w:jc w:val="center"/>
      </w:pPr>
      <w:bookmarkStart w:id="410" w:name="_Toc527124410"/>
      <w:r>
        <w:t>TRÁCH NHIỆM CỦA CÁC TỔ CHỨC, CÁ NHÂN</w:t>
      </w:r>
      <w:bookmarkEnd w:id="410"/>
    </w:p>
    <w:p w:rsidR="00D25CFA" w:rsidRPr="006938E5" w:rsidRDefault="00D25CFA" w:rsidP="00300C00">
      <w:pPr>
        <w:numPr>
          <w:ilvl w:val="0"/>
          <w:numId w:val="103"/>
        </w:numPr>
        <w:shd w:val="clear" w:color="auto" w:fill="FFFFFF"/>
        <w:tabs>
          <w:tab w:val="left" w:pos="567"/>
        </w:tabs>
        <w:spacing w:before="120" w:line="276" w:lineRule="auto"/>
        <w:ind w:left="0" w:firstLine="0"/>
        <w:jc w:val="both"/>
        <w:rPr>
          <w:lang w:val="vi-VN"/>
        </w:rPr>
      </w:pPr>
      <w:r w:rsidRPr="006938E5">
        <w:rPr>
          <w:lang w:val="vi-VN"/>
        </w:rPr>
        <w:t xml:space="preserve">Các tổ chức, cá nhân liên quan </w:t>
      </w:r>
      <w:r w:rsidRPr="006938E5">
        <w:rPr>
          <w:rFonts w:hint="eastAsia"/>
          <w:lang w:val="vi-VN"/>
        </w:rPr>
        <w:t>đ</w:t>
      </w:r>
      <w:r w:rsidRPr="006938E5">
        <w:rPr>
          <w:lang w:val="vi-VN"/>
        </w:rPr>
        <w:t>ến sản xuất, chế tạo, hoán cải, nhập khẩu, thiết kế, khai thác sử dụng, quản lý, kiểm tra, chứng nhận an toàn kỹ thuật và bảo vệ môi tr</w:t>
      </w:r>
      <w:r w:rsidRPr="006938E5">
        <w:rPr>
          <w:rFonts w:hint="eastAsia"/>
          <w:lang w:val="vi-VN"/>
        </w:rPr>
        <w:t>ư</w:t>
      </w:r>
      <w:r w:rsidRPr="006938E5">
        <w:rPr>
          <w:lang w:val="vi-VN"/>
        </w:rPr>
        <w:t xml:space="preserve">ờng </w:t>
      </w:r>
      <w:r w:rsidR="00221AF9">
        <w:rPr>
          <w:lang w:val="vi-VN"/>
        </w:rPr>
        <w:t xml:space="preserve">nồi </w:t>
      </w:r>
      <w:r w:rsidR="00221AF9">
        <w:rPr>
          <w:lang w:val="vi-VN"/>
        </w:rPr>
        <w:lastRenderedPageBreak/>
        <w:t>hơi</w:t>
      </w:r>
      <w:r w:rsidRPr="006938E5">
        <w:rPr>
          <w:lang w:val="vi-VN"/>
        </w:rPr>
        <w:t xml:space="preserve"> phải tuân thủ các quy </w:t>
      </w:r>
      <w:r w:rsidRPr="006938E5">
        <w:rPr>
          <w:rFonts w:hint="eastAsia"/>
          <w:lang w:val="vi-VN"/>
        </w:rPr>
        <w:t>đ</w:t>
      </w:r>
      <w:r w:rsidRPr="006938E5">
        <w:rPr>
          <w:lang w:val="vi-VN"/>
        </w:rPr>
        <w:t>ịnh của Quy chuẩn này và các v</w:t>
      </w:r>
      <w:r w:rsidRPr="006938E5">
        <w:rPr>
          <w:rFonts w:hint="eastAsia"/>
          <w:lang w:val="vi-VN"/>
        </w:rPr>
        <w:t>ă</w:t>
      </w:r>
      <w:r w:rsidRPr="006938E5">
        <w:rPr>
          <w:lang w:val="vi-VN"/>
        </w:rPr>
        <w:t>n bản quy phạm pháp luật có liên quan, chịu trách nhiệm về kết quả kiểm tra.</w:t>
      </w:r>
    </w:p>
    <w:p w:rsidR="00D25CFA" w:rsidRPr="0075285E" w:rsidRDefault="00D25CFA" w:rsidP="00300C00">
      <w:pPr>
        <w:numPr>
          <w:ilvl w:val="0"/>
          <w:numId w:val="103"/>
        </w:numPr>
        <w:shd w:val="clear" w:color="auto" w:fill="FFFFFF"/>
        <w:tabs>
          <w:tab w:val="left" w:pos="567"/>
        </w:tabs>
        <w:spacing w:before="120" w:line="276" w:lineRule="auto"/>
        <w:ind w:left="0" w:firstLine="0"/>
        <w:jc w:val="both"/>
        <w:rPr>
          <w:b/>
          <w:lang w:val="vi-VN"/>
        </w:rPr>
      </w:pPr>
      <w:r w:rsidRPr="006938E5">
        <w:rPr>
          <w:lang w:val="vi-VN"/>
        </w:rPr>
        <w:t>Trách nhiệm của C</w:t>
      </w:r>
      <w:r w:rsidRPr="006938E5">
        <w:rPr>
          <w:rFonts w:hint="eastAsia"/>
          <w:lang w:val="vi-VN"/>
        </w:rPr>
        <w:t>ơ</w:t>
      </w:r>
      <w:r w:rsidRPr="006938E5">
        <w:rPr>
          <w:lang w:val="vi-VN"/>
        </w:rPr>
        <w:t xml:space="preserve"> sở thiết kế</w:t>
      </w:r>
      <w:r w:rsidRPr="0075285E">
        <w:rPr>
          <w:lang w:val="vi-VN"/>
        </w:rPr>
        <w:t>.</w:t>
      </w:r>
    </w:p>
    <w:p w:rsidR="00D25CFA" w:rsidRPr="006938E5" w:rsidRDefault="00816260" w:rsidP="00300C00">
      <w:pPr>
        <w:shd w:val="clear" w:color="auto" w:fill="FFFFFF"/>
        <w:tabs>
          <w:tab w:val="left" w:pos="1620"/>
        </w:tabs>
        <w:spacing w:before="120" w:line="276" w:lineRule="auto"/>
        <w:ind w:firstLine="567"/>
        <w:jc w:val="both"/>
        <w:rPr>
          <w:lang w:val="vi-VN"/>
        </w:rPr>
      </w:pPr>
      <w:r w:rsidRPr="006938E5">
        <w:rPr>
          <w:lang w:val="vi-VN"/>
        </w:rPr>
        <w:t>C</w:t>
      </w:r>
      <w:r w:rsidRPr="006938E5">
        <w:rPr>
          <w:rFonts w:hint="eastAsia"/>
          <w:lang w:val="vi-VN"/>
        </w:rPr>
        <w:t>ơ</w:t>
      </w:r>
      <w:r w:rsidRPr="006938E5">
        <w:rPr>
          <w:lang w:val="vi-VN"/>
        </w:rPr>
        <w:t xml:space="preserve"> sở thiết kế </w:t>
      </w:r>
      <w:r w:rsidRPr="005B675D">
        <w:rPr>
          <w:lang w:val="vi-VN"/>
        </w:rPr>
        <w:t>phải t</w:t>
      </w:r>
      <w:r w:rsidR="00D25CFA" w:rsidRPr="006938E5">
        <w:rPr>
          <w:lang w:val="vi-VN"/>
        </w:rPr>
        <w:t xml:space="preserve">uân thủ các quy </w:t>
      </w:r>
      <w:r w:rsidR="00D25CFA" w:rsidRPr="006938E5">
        <w:rPr>
          <w:rFonts w:hint="eastAsia"/>
          <w:lang w:val="vi-VN"/>
        </w:rPr>
        <w:t>đ</w:t>
      </w:r>
      <w:r w:rsidR="00D25CFA" w:rsidRPr="006938E5">
        <w:rPr>
          <w:lang w:val="vi-VN"/>
        </w:rPr>
        <w:t>ịnh, yêu cầu kỹ thuật của Quy chuẩn này.</w:t>
      </w:r>
    </w:p>
    <w:p w:rsidR="00D25CFA" w:rsidRPr="00CF1A2C" w:rsidRDefault="00D25CFA" w:rsidP="00300C00">
      <w:pPr>
        <w:numPr>
          <w:ilvl w:val="0"/>
          <w:numId w:val="103"/>
        </w:numPr>
        <w:shd w:val="clear" w:color="auto" w:fill="FFFFFF"/>
        <w:tabs>
          <w:tab w:val="left" w:pos="567"/>
        </w:tabs>
        <w:spacing w:before="120" w:line="276" w:lineRule="auto"/>
        <w:ind w:left="0" w:firstLine="0"/>
        <w:jc w:val="both"/>
        <w:rPr>
          <w:b/>
          <w:lang w:val="vi-VN"/>
        </w:rPr>
      </w:pPr>
      <w:r w:rsidRPr="00CF1A2C">
        <w:rPr>
          <w:lang w:val="vi-VN"/>
        </w:rPr>
        <w:t>Trách nhiệm của tổ chức, cá nhân nhập khẩu, C</w:t>
      </w:r>
      <w:r w:rsidRPr="00CF1A2C">
        <w:rPr>
          <w:rFonts w:hint="eastAsia"/>
          <w:lang w:val="vi-VN"/>
        </w:rPr>
        <w:t>ơ</w:t>
      </w:r>
      <w:r w:rsidRPr="00CF1A2C">
        <w:rPr>
          <w:lang w:val="vi-VN"/>
        </w:rPr>
        <w:t xml:space="preserve"> sở chế tạo, C</w:t>
      </w:r>
      <w:r w:rsidRPr="00CF1A2C">
        <w:rPr>
          <w:rFonts w:hint="eastAsia"/>
          <w:lang w:val="vi-VN"/>
        </w:rPr>
        <w:t>ơ</w:t>
      </w:r>
      <w:r w:rsidRPr="00CF1A2C">
        <w:rPr>
          <w:lang w:val="vi-VN"/>
        </w:rPr>
        <w:t xml:space="preserve"> sở</w:t>
      </w:r>
      <w:r w:rsidR="00472B28" w:rsidRPr="005B675D">
        <w:rPr>
          <w:lang w:val="vi-VN"/>
        </w:rPr>
        <w:t xml:space="preserve"> </w:t>
      </w:r>
      <w:r w:rsidRPr="00CF1A2C">
        <w:rPr>
          <w:lang w:val="vi-VN"/>
        </w:rPr>
        <w:t xml:space="preserve">thử nghiệm </w:t>
      </w:r>
      <w:r w:rsidR="00221AF9">
        <w:rPr>
          <w:lang w:val="vi-VN"/>
        </w:rPr>
        <w:t>nồi hơi</w:t>
      </w:r>
      <w:r w:rsidRPr="0075285E">
        <w:rPr>
          <w:lang w:val="vi-VN"/>
        </w:rPr>
        <w:t>.</w:t>
      </w:r>
    </w:p>
    <w:p w:rsidR="00D25CFA" w:rsidRPr="008F36FE" w:rsidRDefault="00D25CFA" w:rsidP="00300C00">
      <w:pPr>
        <w:numPr>
          <w:ilvl w:val="1"/>
          <w:numId w:val="103"/>
        </w:numPr>
        <w:shd w:val="clear" w:color="auto" w:fill="FFFFFF"/>
        <w:tabs>
          <w:tab w:val="left" w:pos="567"/>
        </w:tabs>
        <w:spacing w:before="120" w:line="276" w:lineRule="auto"/>
        <w:ind w:left="0" w:firstLine="0"/>
        <w:jc w:val="both"/>
        <w:rPr>
          <w:lang w:val="vi-VN"/>
        </w:rPr>
      </w:pPr>
      <w:r w:rsidRPr="006938E5">
        <w:rPr>
          <w:lang w:val="vi-VN"/>
        </w:rPr>
        <w:t xml:space="preserve">Tuân thủ các quy </w:t>
      </w:r>
      <w:r w:rsidRPr="006938E5">
        <w:rPr>
          <w:rFonts w:hint="eastAsia"/>
          <w:lang w:val="vi-VN"/>
        </w:rPr>
        <w:t>đ</w:t>
      </w:r>
      <w:r w:rsidRPr="006938E5">
        <w:rPr>
          <w:lang w:val="vi-VN"/>
        </w:rPr>
        <w:t>ịnh, quy chuẩn, tiêu chuẩn</w:t>
      </w:r>
      <w:r w:rsidRPr="008F36FE">
        <w:rPr>
          <w:lang w:val="vi-VN"/>
        </w:rPr>
        <w:t xml:space="preserve"> kỹ thuật hiện hành khi chế tạo, lắp ráp, sửa chữa, hoán cải, nhập khẩu các </w:t>
      </w:r>
      <w:r w:rsidR="00221AF9">
        <w:rPr>
          <w:lang w:val="vi-VN"/>
        </w:rPr>
        <w:t>nồi hơi</w:t>
      </w:r>
      <w:r w:rsidRPr="008F36FE">
        <w:rPr>
          <w:lang w:val="vi-VN"/>
        </w:rPr>
        <w:t>.</w:t>
      </w:r>
    </w:p>
    <w:p w:rsidR="00D25CFA" w:rsidRPr="008F36FE" w:rsidRDefault="00D25CFA" w:rsidP="00300C00">
      <w:pPr>
        <w:numPr>
          <w:ilvl w:val="1"/>
          <w:numId w:val="103"/>
        </w:numPr>
        <w:shd w:val="clear" w:color="auto" w:fill="FFFFFF"/>
        <w:tabs>
          <w:tab w:val="left" w:pos="567"/>
        </w:tabs>
        <w:spacing w:before="120" w:line="276" w:lineRule="auto"/>
        <w:ind w:left="0" w:firstLine="0"/>
        <w:jc w:val="both"/>
        <w:rPr>
          <w:lang w:val="vi-VN"/>
        </w:rPr>
      </w:pPr>
      <w:r w:rsidRPr="008F36FE">
        <w:rPr>
          <w:lang w:val="vi-VN"/>
        </w:rPr>
        <w:t>Xây dựng quy trình công nghệ, thử nghiệm, kiểm tra chất l</w:t>
      </w:r>
      <w:r w:rsidRPr="008F36FE">
        <w:rPr>
          <w:rFonts w:hint="eastAsia"/>
          <w:lang w:val="vi-VN"/>
        </w:rPr>
        <w:t>ư</w:t>
      </w:r>
      <w:r w:rsidRPr="008F36FE">
        <w:rPr>
          <w:lang w:val="vi-VN"/>
        </w:rPr>
        <w:t xml:space="preserve">ợng; </w:t>
      </w:r>
      <w:r w:rsidRPr="008F36FE">
        <w:rPr>
          <w:rFonts w:hint="eastAsia"/>
          <w:lang w:val="vi-VN"/>
        </w:rPr>
        <w:t>đ</w:t>
      </w:r>
      <w:r w:rsidRPr="008F36FE">
        <w:rPr>
          <w:lang w:val="vi-VN"/>
        </w:rPr>
        <w:t>ầu t</w:t>
      </w:r>
      <w:r w:rsidRPr="008F36FE">
        <w:rPr>
          <w:rFonts w:hint="eastAsia"/>
          <w:lang w:val="vi-VN"/>
        </w:rPr>
        <w:t>ư</w:t>
      </w:r>
      <w:r w:rsidRPr="008F36FE">
        <w:rPr>
          <w:lang w:val="vi-VN"/>
        </w:rPr>
        <w:t xml:space="preserve"> thiết bị kiểm tra, thử nghiệm,sản xuất phù hợp; thiết bị kiểm tra phải </w:t>
      </w:r>
      <w:r w:rsidRPr="008F36FE">
        <w:rPr>
          <w:rFonts w:hint="eastAsia"/>
          <w:lang w:val="vi-VN"/>
        </w:rPr>
        <w:t>đư</w:t>
      </w:r>
      <w:r w:rsidRPr="008F36FE">
        <w:rPr>
          <w:lang w:val="vi-VN"/>
        </w:rPr>
        <w:t xml:space="preserve">ợc kiểm chuẩn </w:t>
      </w:r>
      <w:r w:rsidRPr="008F36FE">
        <w:rPr>
          <w:rFonts w:hint="eastAsia"/>
          <w:lang w:val="vi-VN"/>
        </w:rPr>
        <w:t>đ</w:t>
      </w:r>
      <w:r w:rsidRPr="008F36FE">
        <w:rPr>
          <w:lang w:val="vi-VN"/>
        </w:rPr>
        <w:t>ịnh kỳ; tổ chức kiểm tra chất l</w:t>
      </w:r>
      <w:r w:rsidRPr="008F36FE">
        <w:rPr>
          <w:rFonts w:hint="eastAsia"/>
          <w:lang w:val="vi-VN"/>
        </w:rPr>
        <w:t>ư</w:t>
      </w:r>
      <w:r w:rsidRPr="008F36FE">
        <w:rPr>
          <w:lang w:val="vi-VN"/>
        </w:rPr>
        <w:t>ợng cho từng sản phẩm và chịu trách nhiệm về chất l</w:t>
      </w:r>
      <w:r w:rsidRPr="008F36FE">
        <w:rPr>
          <w:rFonts w:hint="eastAsia"/>
          <w:lang w:val="vi-VN"/>
        </w:rPr>
        <w:t>ư</w:t>
      </w:r>
      <w:r w:rsidRPr="008F36FE">
        <w:rPr>
          <w:lang w:val="vi-VN"/>
        </w:rPr>
        <w:t>ợng sản phẩm xuất x</w:t>
      </w:r>
      <w:r w:rsidRPr="008F36FE">
        <w:rPr>
          <w:rFonts w:hint="eastAsia"/>
          <w:lang w:val="vi-VN"/>
        </w:rPr>
        <w:t>ư</w:t>
      </w:r>
      <w:r w:rsidRPr="008F36FE">
        <w:rPr>
          <w:lang w:val="vi-VN"/>
        </w:rPr>
        <w:t>ởng.</w:t>
      </w:r>
    </w:p>
    <w:p w:rsidR="00D25CFA" w:rsidRPr="008F36FE" w:rsidRDefault="00D25CFA" w:rsidP="00300C00">
      <w:pPr>
        <w:numPr>
          <w:ilvl w:val="1"/>
          <w:numId w:val="103"/>
        </w:numPr>
        <w:shd w:val="clear" w:color="auto" w:fill="FFFFFF"/>
        <w:tabs>
          <w:tab w:val="left" w:pos="567"/>
        </w:tabs>
        <w:spacing w:before="120" w:line="276" w:lineRule="auto"/>
        <w:ind w:left="0" w:firstLine="0"/>
        <w:jc w:val="both"/>
        <w:rPr>
          <w:lang w:val="vi-VN"/>
        </w:rPr>
      </w:pPr>
      <w:r w:rsidRPr="008F36FE">
        <w:rPr>
          <w:lang w:val="vi-VN"/>
        </w:rPr>
        <w:t>Chịu trách nhiệm về nguồn gốc, xuất xứ, chất l</w:t>
      </w:r>
      <w:r w:rsidRPr="008F36FE">
        <w:rPr>
          <w:rFonts w:hint="eastAsia"/>
          <w:lang w:val="vi-VN"/>
        </w:rPr>
        <w:t>ư</w:t>
      </w:r>
      <w:r w:rsidRPr="008F36FE">
        <w:rPr>
          <w:lang w:val="vi-VN"/>
        </w:rPr>
        <w:t xml:space="preserve">ợng các </w:t>
      </w:r>
      <w:r w:rsidR="00221AF9">
        <w:rPr>
          <w:lang w:val="vi-VN"/>
        </w:rPr>
        <w:t>nồi hơi</w:t>
      </w:r>
      <w:r w:rsidRPr="008F36FE">
        <w:rPr>
          <w:lang w:val="vi-VN"/>
        </w:rPr>
        <w:t xml:space="preserve"> nhập khẩu.</w:t>
      </w:r>
    </w:p>
    <w:p w:rsidR="00D25CFA" w:rsidRPr="008B2411" w:rsidRDefault="00D25CFA" w:rsidP="00300C00">
      <w:pPr>
        <w:numPr>
          <w:ilvl w:val="0"/>
          <w:numId w:val="103"/>
        </w:numPr>
        <w:shd w:val="clear" w:color="auto" w:fill="FFFFFF"/>
        <w:tabs>
          <w:tab w:val="left" w:pos="567"/>
        </w:tabs>
        <w:spacing w:before="120" w:line="276" w:lineRule="auto"/>
        <w:ind w:left="0" w:firstLine="0"/>
        <w:jc w:val="both"/>
        <w:rPr>
          <w:lang w:val="vi-VN"/>
        </w:rPr>
      </w:pPr>
      <w:r w:rsidRPr="008B2411">
        <w:rPr>
          <w:lang w:val="vi-VN"/>
        </w:rPr>
        <w:t>Trách nhiệm của Chủ thiết bị</w:t>
      </w:r>
    </w:p>
    <w:p w:rsidR="00D25CFA" w:rsidRPr="008B2411" w:rsidRDefault="00D25CFA" w:rsidP="00300C00">
      <w:pPr>
        <w:shd w:val="clear" w:color="auto" w:fill="FFFFFF"/>
        <w:tabs>
          <w:tab w:val="left" w:pos="1620"/>
        </w:tabs>
        <w:spacing w:before="120" w:line="276" w:lineRule="auto"/>
        <w:ind w:firstLine="567"/>
        <w:jc w:val="both"/>
        <w:rPr>
          <w:lang w:val="vi-VN"/>
        </w:rPr>
      </w:pPr>
      <w:r w:rsidRPr="008B2411">
        <w:rPr>
          <w:lang w:val="vi-VN"/>
        </w:rPr>
        <w:t>Chịu trách nhiệm sửa chữa, bảo d</w:t>
      </w:r>
      <w:r w:rsidRPr="008B2411">
        <w:rPr>
          <w:rFonts w:hint="eastAsia"/>
          <w:lang w:val="vi-VN"/>
        </w:rPr>
        <w:t>ư</w:t>
      </w:r>
      <w:r w:rsidRPr="008B2411">
        <w:rPr>
          <w:lang w:val="vi-VN"/>
        </w:rPr>
        <w:t xml:space="preserve">ỡng </w:t>
      </w:r>
      <w:r w:rsidRPr="008B2411">
        <w:rPr>
          <w:rFonts w:hint="eastAsia"/>
          <w:lang w:val="vi-VN"/>
        </w:rPr>
        <w:t>đ</w:t>
      </w:r>
      <w:r w:rsidRPr="008B2411">
        <w:rPr>
          <w:lang w:val="vi-VN"/>
        </w:rPr>
        <w:t xml:space="preserve">ể bảo </w:t>
      </w:r>
      <w:r w:rsidRPr="008B2411">
        <w:rPr>
          <w:rFonts w:hint="eastAsia"/>
          <w:lang w:val="vi-VN"/>
        </w:rPr>
        <w:t>đ</w:t>
      </w:r>
      <w:r w:rsidRPr="008B2411">
        <w:rPr>
          <w:lang w:val="vi-VN"/>
        </w:rPr>
        <w:t>ảm tiêu chuẩn an toàn kỹ thuật và bảo vệ môi tr</w:t>
      </w:r>
      <w:r w:rsidRPr="008B2411">
        <w:rPr>
          <w:rFonts w:hint="eastAsia"/>
          <w:lang w:val="vi-VN"/>
        </w:rPr>
        <w:t>ư</w:t>
      </w:r>
      <w:r w:rsidRPr="008B2411">
        <w:rPr>
          <w:lang w:val="vi-VN"/>
        </w:rPr>
        <w:t xml:space="preserve">ờng của các </w:t>
      </w:r>
      <w:r w:rsidR="00221AF9">
        <w:rPr>
          <w:lang w:val="vi-VN"/>
        </w:rPr>
        <w:t>nồi hơi</w:t>
      </w:r>
      <w:r w:rsidRPr="008B2411">
        <w:rPr>
          <w:lang w:val="vi-VN"/>
        </w:rPr>
        <w:t xml:space="preserve"> giữa hai kỳ kiểm định</w:t>
      </w:r>
      <w:r w:rsidR="002671A4" w:rsidRPr="005B675D">
        <w:rPr>
          <w:lang w:val="vi-VN"/>
        </w:rPr>
        <w:t xml:space="preserve"> </w:t>
      </w:r>
      <w:r w:rsidRPr="008B2411">
        <w:rPr>
          <w:rFonts w:hint="eastAsia"/>
          <w:lang w:val="vi-VN"/>
        </w:rPr>
        <w:t>đ</w:t>
      </w:r>
      <w:r w:rsidRPr="008B2411">
        <w:rPr>
          <w:lang w:val="vi-VN"/>
        </w:rPr>
        <w:t xml:space="preserve">ể duy trì tình trạng kỹ thuật của chúng theo </w:t>
      </w:r>
      <w:r w:rsidRPr="008B2411">
        <w:rPr>
          <w:rFonts w:hint="eastAsia"/>
          <w:lang w:val="vi-VN"/>
        </w:rPr>
        <w:t>đú</w:t>
      </w:r>
      <w:r w:rsidRPr="008B2411">
        <w:rPr>
          <w:lang w:val="vi-VN"/>
        </w:rPr>
        <w:t xml:space="preserve">ng các quy </w:t>
      </w:r>
      <w:r w:rsidRPr="008B2411">
        <w:rPr>
          <w:rFonts w:hint="eastAsia"/>
          <w:lang w:val="vi-VN"/>
        </w:rPr>
        <w:t>đ</w:t>
      </w:r>
      <w:r w:rsidRPr="008B2411">
        <w:rPr>
          <w:lang w:val="vi-VN"/>
        </w:rPr>
        <w:t>ịnh của Quy chuẩn này.</w:t>
      </w:r>
    </w:p>
    <w:p w:rsidR="00D25CFA" w:rsidRPr="00F8253D" w:rsidRDefault="00D25CFA" w:rsidP="00300C00">
      <w:pPr>
        <w:spacing w:before="120" w:line="276" w:lineRule="auto"/>
        <w:jc w:val="both"/>
        <w:rPr>
          <w:lang w:val="vi-VN"/>
        </w:rPr>
      </w:pPr>
      <w:r w:rsidRPr="008B2411">
        <w:rPr>
          <w:b/>
          <w:lang w:val="vi-VN"/>
        </w:rPr>
        <w:t>5</w:t>
      </w:r>
      <w:r w:rsidR="00F8253D" w:rsidRPr="00F8253D">
        <w:rPr>
          <w:lang w:val="vi-VN"/>
        </w:rPr>
        <w:t xml:space="preserve">      </w:t>
      </w:r>
      <w:r w:rsidRPr="008B2411">
        <w:rPr>
          <w:lang w:val="vi-VN"/>
        </w:rPr>
        <w:t>Các tổ chức, cá nhân nhập khẩu, c</w:t>
      </w:r>
      <w:r w:rsidRPr="008B2411">
        <w:rPr>
          <w:rFonts w:hint="eastAsia"/>
          <w:lang w:val="vi-VN"/>
        </w:rPr>
        <w:t>ơ</w:t>
      </w:r>
      <w:r w:rsidRPr="008B2411">
        <w:rPr>
          <w:lang w:val="vi-VN"/>
        </w:rPr>
        <w:t xml:space="preserve"> sở chế tạo, c</w:t>
      </w:r>
      <w:r w:rsidRPr="008B2411">
        <w:rPr>
          <w:rFonts w:hint="eastAsia"/>
          <w:lang w:val="vi-VN"/>
        </w:rPr>
        <w:t>ơ</w:t>
      </w:r>
      <w:r w:rsidRPr="008B2411">
        <w:rPr>
          <w:lang w:val="vi-VN"/>
        </w:rPr>
        <w:t xml:space="preserve"> sở thử nghiệm, chủ thiết bị phải bảo quản, giữ gìn, không </w:t>
      </w:r>
      <w:r w:rsidRPr="008B2411">
        <w:rPr>
          <w:rFonts w:hint="eastAsia"/>
          <w:lang w:val="vi-VN"/>
        </w:rPr>
        <w:t>đư</w:t>
      </w:r>
      <w:r w:rsidRPr="008B2411">
        <w:rPr>
          <w:lang w:val="vi-VN"/>
        </w:rPr>
        <w:t xml:space="preserve">ợc sửa chữa, tẩy xoá giấy tờ xác nhận kết quả kiểm tra, giấy chứng nhận </w:t>
      </w:r>
      <w:r w:rsidRPr="008B2411">
        <w:rPr>
          <w:rFonts w:hint="eastAsia"/>
          <w:lang w:val="vi-VN"/>
        </w:rPr>
        <w:t>đãđư</w:t>
      </w:r>
      <w:r w:rsidRPr="008B2411">
        <w:rPr>
          <w:lang w:val="vi-VN"/>
        </w:rPr>
        <w:t>ợc cấp và xuất trình khi có yêu cầu của ng</w:t>
      </w:r>
      <w:r w:rsidRPr="008B2411">
        <w:rPr>
          <w:rFonts w:hint="eastAsia"/>
          <w:lang w:val="vi-VN"/>
        </w:rPr>
        <w:t>ư</w:t>
      </w:r>
      <w:r w:rsidRPr="008B2411">
        <w:rPr>
          <w:lang w:val="vi-VN"/>
        </w:rPr>
        <w:t>ời thi hành công vụ có thẩm quyền.</w:t>
      </w:r>
    </w:p>
    <w:p w:rsidR="00F8253D" w:rsidRPr="00583FD2" w:rsidRDefault="00F8253D" w:rsidP="00300C00">
      <w:pPr>
        <w:spacing w:before="120" w:line="276" w:lineRule="auto"/>
        <w:jc w:val="both"/>
        <w:rPr>
          <w:lang w:val="vi-VN"/>
        </w:rPr>
      </w:pPr>
      <w:r w:rsidRPr="00F8253D">
        <w:rPr>
          <w:b/>
          <w:lang w:val="vi-VN"/>
        </w:rPr>
        <w:t xml:space="preserve">6      </w:t>
      </w:r>
      <w:r w:rsidRPr="008F36FE">
        <w:rPr>
          <w:lang w:val="vi-VN"/>
        </w:rPr>
        <w:t xml:space="preserve">Cục </w:t>
      </w:r>
      <w:r w:rsidRPr="008F36FE">
        <w:rPr>
          <w:rFonts w:hint="eastAsia"/>
          <w:lang w:val="vi-VN"/>
        </w:rPr>
        <w:t>Đă</w:t>
      </w:r>
      <w:r w:rsidRPr="008F36FE">
        <w:rPr>
          <w:lang w:val="vi-VN"/>
        </w:rPr>
        <w:t>ng kiểm Việt Nam có trách nhiệm tổ chức triển khai</w:t>
      </w:r>
      <w:r w:rsidRPr="0005354E">
        <w:rPr>
          <w:lang w:val="vi-VN"/>
        </w:rPr>
        <w:t xml:space="preserve"> và</w:t>
      </w:r>
      <w:r w:rsidRPr="00F8253D">
        <w:rPr>
          <w:lang w:val="vi-VN"/>
        </w:rPr>
        <w:t xml:space="preserve"> </w:t>
      </w:r>
      <w:r w:rsidRPr="008F36FE">
        <w:rPr>
          <w:lang w:val="vi-VN"/>
        </w:rPr>
        <w:t xml:space="preserve">thực hiện Quy chuẩn này; </w:t>
      </w:r>
      <w:r w:rsidRPr="00E039F5">
        <w:rPr>
          <w:rFonts w:cs="Arial"/>
          <w:lang w:val="vi-VN"/>
        </w:rPr>
        <w:t xml:space="preserve">Thẩm định </w:t>
      </w:r>
      <w:r w:rsidRPr="00F8253D">
        <w:rPr>
          <w:lang w:val="vi-VN"/>
        </w:rPr>
        <w:t>thiết</w:t>
      </w:r>
      <w:r w:rsidRPr="00D93F73">
        <w:rPr>
          <w:rFonts w:cs="Arial"/>
          <w:lang w:val="vi-VN"/>
        </w:rPr>
        <w:t xml:space="preserve"> kế đóng mới, hoán cải và phục hồi/hiện đại hoá </w:t>
      </w:r>
      <w:r w:rsidRPr="00F8253D">
        <w:rPr>
          <w:rFonts w:cs="Arial"/>
          <w:lang w:val="vi-VN"/>
        </w:rPr>
        <w:t>nồi hơi, k</w:t>
      </w:r>
      <w:r w:rsidRPr="00D93F73">
        <w:rPr>
          <w:rFonts w:cs="Arial"/>
          <w:lang w:val="vi-VN"/>
        </w:rPr>
        <w:t xml:space="preserve">iểm tra, giám sát kỹ thuật theo các quy định của Quy chuẩn này và các quy định </w:t>
      </w:r>
      <w:r w:rsidRPr="00E659CE">
        <w:rPr>
          <w:rFonts w:cs="Arial"/>
          <w:lang w:val="vi-VN"/>
        </w:rPr>
        <w:t>có liên quan khác của pháp luật</w:t>
      </w:r>
      <w:r w:rsidRPr="00F8253D">
        <w:rPr>
          <w:lang w:val="vi-VN"/>
        </w:rPr>
        <w:t xml:space="preserve">; </w:t>
      </w:r>
      <w:r w:rsidRPr="008F36FE">
        <w:rPr>
          <w:lang w:val="vi-VN"/>
        </w:rPr>
        <w:t>tham m</w:t>
      </w:r>
      <w:r w:rsidRPr="008F36FE">
        <w:rPr>
          <w:rFonts w:hint="eastAsia"/>
          <w:lang w:val="vi-VN"/>
        </w:rPr>
        <w:t>ư</w:t>
      </w:r>
      <w:r w:rsidRPr="008F36FE">
        <w:rPr>
          <w:lang w:val="vi-VN"/>
        </w:rPr>
        <w:t xml:space="preserve">u, </w:t>
      </w:r>
      <w:r w:rsidRPr="008F36FE">
        <w:rPr>
          <w:rFonts w:hint="eastAsia"/>
          <w:lang w:val="vi-VN"/>
        </w:rPr>
        <w:t>đ</w:t>
      </w:r>
      <w:r w:rsidRPr="008F36FE">
        <w:rPr>
          <w:lang w:val="vi-VN"/>
        </w:rPr>
        <w:t xml:space="preserve">ề nghị Bộ Giao thông vận tải kịp thời sửa </w:t>
      </w:r>
      <w:r w:rsidRPr="008F36FE">
        <w:rPr>
          <w:rFonts w:hint="eastAsia"/>
          <w:lang w:val="vi-VN"/>
        </w:rPr>
        <w:t>đ</w:t>
      </w:r>
      <w:r w:rsidRPr="008F36FE">
        <w:rPr>
          <w:lang w:val="vi-VN"/>
        </w:rPr>
        <w:t>ổi, bổ sung Quy chuẩn này khi cần thiết</w:t>
      </w:r>
      <w:r w:rsidRPr="00F8253D">
        <w:rPr>
          <w:lang w:val="vi-VN"/>
        </w:rPr>
        <w:t>.</w:t>
      </w:r>
    </w:p>
    <w:p w:rsidR="00F8253D" w:rsidRPr="00583FD2" w:rsidRDefault="00F8253D" w:rsidP="00300C00">
      <w:pPr>
        <w:spacing w:before="120" w:line="276" w:lineRule="auto"/>
        <w:jc w:val="both"/>
        <w:rPr>
          <w:b/>
          <w:lang w:val="vi-VN"/>
        </w:rPr>
      </w:pPr>
      <w:r w:rsidRPr="00583FD2">
        <w:rPr>
          <w:b/>
          <w:lang w:val="vi-VN"/>
        </w:rPr>
        <w:t xml:space="preserve">7     </w:t>
      </w:r>
      <w:r w:rsidRPr="00583FD2">
        <w:rPr>
          <w:lang w:val="vi-VN"/>
        </w:rPr>
        <w:t>Bộ Giao thông Vận tải có tránh nhiệm định kỳ hoặc đột xuất kiểm tra việc tuân thủ Quy chuẩn này của các đơn vị có hoạt động liên quan.</w:t>
      </w:r>
    </w:p>
    <w:p w:rsidR="004A2E3C" w:rsidRDefault="004A2E3C" w:rsidP="00300C00">
      <w:pPr>
        <w:pStyle w:val="Heading1"/>
        <w:numPr>
          <w:ilvl w:val="0"/>
          <w:numId w:val="7"/>
        </w:numPr>
        <w:spacing w:line="276" w:lineRule="auto"/>
        <w:jc w:val="center"/>
      </w:pPr>
      <w:bookmarkStart w:id="411" w:name="_Toc527124411"/>
      <w:r>
        <w:t>TỔ CHỨC THỰC HIỆN</w:t>
      </w:r>
      <w:bookmarkEnd w:id="411"/>
    </w:p>
    <w:p w:rsidR="00D25CFA" w:rsidRPr="008F36FE" w:rsidRDefault="0046548A" w:rsidP="00300C00">
      <w:pPr>
        <w:numPr>
          <w:ilvl w:val="0"/>
          <w:numId w:val="104"/>
        </w:numPr>
        <w:shd w:val="clear" w:color="auto" w:fill="FFFFFF"/>
        <w:tabs>
          <w:tab w:val="left" w:pos="567"/>
        </w:tabs>
        <w:spacing w:before="120" w:line="276" w:lineRule="auto"/>
        <w:jc w:val="both"/>
        <w:rPr>
          <w:lang w:val="vi-VN"/>
        </w:rPr>
      </w:pPr>
      <w:r>
        <w:rPr>
          <w:rStyle w:val="fontstyle01"/>
        </w:rPr>
        <w:t>Cục Đăng kiểm Việt Nam tổ chức in ấn, phổ biến, tuyên truyền cho các tổ chức và cá nhân có liên quan thực hiện/áp dụng Quy chuẩn này</w:t>
      </w:r>
      <w:r w:rsidR="00D25CFA" w:rsidRPr="008F36FE">
        <w:rPr>
          <w:lang w:val="vi-VN"/>
        </w:rPr>
        <w:t>.</w:t>
      </w:r>
    </w:p>
    <w:p w:rsidR="00D25CFA" w:rsidRPr="005B675D" w:rsidRDefault="00D25CFA" w:rsidP="00300C00">
      <w:pPr>
        <w:numPr>
          <w:ilvl w:val="0"/>
          <w:numId w:val="104"/>
        </w:numPr>
        <w:shd w:val="clear" w:color="auto" w:fill="FFFFFF"/>
        <w:tabs>
          <w:tab w:val="left" w:pos="567"/>
        </w:tabs>
        <w:spacing w:before="120" w:line="276" w:lineRule="auto"/>
        <w:ind w:left="0" w:firstLine="0"/>
        <w:jc w:val="both"/>
        <w:rPr>
          <w:lang w:val="vi-VN"/>
        </w:rPr>
      </w:pPr>
      <w:r w:rsidRPr="008F36FE">
        <w:rPr>
          <w:lang w:val="vi-VN"/>
        </w:rPr>
        <w:t>Khi các tiêu chuẩn, quy chuẩn, tài liệu viện dẫn, các v</w:t>
      </w:r>
      <w:r w:rsidRPr="008F36FE">
        <w:rPr>
          <w:rFonts w:hint="eastAsia"/>
          <w:lang w:val="vi-VN"/>
        </w:rPr>
        <w:t>ă</w:t>
      </w:r>
      <w:r w:rsidRPr="008F36FE">
        <w:rPr>
          <w:lang w:val="vi-VN"/>
        </w:rPr>
        <w:t xml:space="preserve">n bản quy phạm pháp luật, quy </w:t>
      </w:r>
      <w:r w:rsidRPr="008F36FE">
        <w:rPr>
          <w:rFonts w:hint="eastAsia"/>
          <w:lang w:val="vi-VN"/>
        </w:rPr>
        <w:t>đ</w:t>
      </w:r>
      <w:r w:rsidRPr="008F36FE">
        <w:rPr>
          <w:lang w:val="vi-VN"/>
        </w:rPr>
        <w:t>ịnh, h</w:t>
      </w:r>
      <w:r w:rsidRPr="008F36FE">
        <w:rPr>
          <w:rFonts w:hint="eastAsia"/>
          <w:lang w:val="vi-VN"/>
        </w:rPr>
        <w:t>ư</w:t>
      </w:r>
      <w:r w:rsidRPr="008F36FE">
        <w:rPr>
          <w:lang w:val="vi-VN"/>
        </w:rPr>
        <w:t xml:space="preserve">ớng dẫn có liên quan đến Quy chuẩn này có sự thay </w:t>
      </w:r>
      <w:r w:rsidRPr="008F36FE">
        <w:rPr>
          <w:rFonts w:hint="eastAsia"/>
          <w:lang w:val="vi-VN"/>
        </w:rPr>
        <w:t>đ</w:t>
      </w:r>
      <w:r w:rsidRPr="008F36FE">
        <w:rPr>
          <w:lang w:val="vi-VN"/>
        </w:rPr>
        <w:t xml:space="preserve">ổi, bổ sung hoặc </w:t>
      </w:r>
      <w:r w:rsidRPr="008F36FE">
        <w:rPr>
          <w:rFonts w:hint="eastAsia"/>
          <w:lang w:val="vi-VN"/>
        </w:rPr>
        <w:t>đư</w:t>
      </w:r>
      <w:r w:rsidRPr="008F36FE">
        <w:rPr>
          <w:lang w:val="vi-VN"/>
        </w:rPr>
        <w:t>ợc thay thế thì th</w:t>
      </w:r>
      <w:r w:rsidRPr="008F36FE">
        <w:rPr>
          <w:rFonts w:hint="eastAsia"/>
          <w:lang w:val="vi-VN"/>
        </w:rPr>
        <w:t>ự</w:t>
      </w:r>
      <w:r w:rsidRPr="008F36FE">
        <w:rPr>
          <w:lang w:val="vi-VN"/>
        </w:rPr>
        <w:t>c hi</w:t>
      </w:r>
      <w:r w:rsidRPr="008F36FE">
        <w:rPr>
          <w:rFonts w:hint="eastAsia"/>
          <w:lang w:val="vi-VN"/>
        </w:rPr>
        <w:t>ệ</w:t>
      </w:r>
      <w:r w:rsidRPr="008F36FE">
        <w:rPr>
          <w:lang w:val="vi-VN"/>
        </w:rPr>
        <w:t xml:space="preserve">n theo quy </w:t>
      </w:r>
      <w:r w:rsidRPr="008F36FE">
        <w:rPr>
          <w:rFonts w:hint="eastAsia"/>
          <w:lang w:val="vi-VN"/>
        </w:rPr>
        <w:t>đị</w:t>
      </w:r>
      <w:r w:rsidRPr="008F36FE">
        <w:rPr>
          <w:lang w:val="vi-VN"/>
        </w:rPr>
        <w:t>nh trong v</w:t>
      </w:r>
      <w:r w:rsidRPr="008F36FE">
        <w:rPr>
          <w:rFonts w:hint="eastAsia"/>
          <w:lang w:val="vi-VN"/>
        </w:rPr>
        <w:t>ă</w:t>
      </w:r>
      <w:r w:rsidRPr="008F36FE">
        <w:rPr>
          <w:lang w:val="vi-VN"/>
        </w:rPr>
        <w:t>n b</w:t>
      </w:r>
      <w:r w:rsidRPr="008F36FE">
        <w:rPr>
          <w:rFonts w:hint="eastAsia"/>
          <w:lang w:val="vi-VN"/>
        </w:rPr>
        <w:t>ả</w:t>
      </w:r>
      <w:r w:rsidRPr="008F36FE">
        <w:rPr>
          <w:lang w:val="vi-VN"/>
        </w:rPr>
        <w:t>n m</w:t>
      </w:r>
      <w:r w:rsidRPr="008F36FE">
        <w:rPr>
          <w:rFonts w:hint="eastAsia"/>
          <w:lang w:val="vi-VN"/>
        </w:rPr>
        <w:t>ớ</w:t>
      </w:r>
      <w:r w:rsidRPr="008F36FE">
        <w:rPr>
          <w:lang w:val="vi-VN"/>
        </w:rPr>
        <w:t>i.</w:t>
      </w:r>
    </w:p>
    <w:p w:rsidR="00350970" w:rsidRDefault="00350970">
      <w:pPr>
        <w:rPr>
          <w:rFonts w:cs="Arial"/>
          <w:lang w:val="vi-VN"/>
        </w:rPr>
      </w:pPr>
      <w:r>
        <w:rPr>
          <w:rFonts w:cs="Arial"/>
          <w:lang w:val="vi-VN"/>
        </w:rPr>
        <w:br w:type="page"/>
      </w:r>
    </w:p>
    <w:p w:rsidR="00816260" w:rsidRPr="005B675D" w:rsidRDefault="002671A4" w:rsidP="00350970">
      <w:pPr>
        <w:spacing w:line="276" w:lineRule="auto"/>
        <w:jc w:val="center"/>
        <w:rPr>
          <w:rFonts w:cs="Arial"/>
          <w:b/>
          <w:lang w:val="vi-VN"/>
        </w:rPr>
      </w:pPr>
      <w:r w:rsidRPr="005B675D">
        <w:rPr>
          <w:rFonts w:cs="Arial"/>
          <w:lang w:val="vi-VN"/>
        </w:rPr>
        <w:lastRenderedPageBreak/>
        <w:t xml:space="preserve">PHỤ LỤC A - </w:t>
      </w:r>
      <w:r w:rsidRPr="00C666A1">
        <w:rPr>
          <w:rFonts w:cs="Arial"/>
          <w:lang w:val="vi-VN"/>
        </w:rPr>
        <w:t xml:space="preserve">QUY TRÌNH KIỂM ĐỊNH AN TOÀN KỸ THUẬT </w:t>
      </w:r>
      <w:r w:rsidRPr="005B675D">
        <w:rPr>
          <w:rFonts w:cs="Arial"/>
          <w:lang w:val="vi-VN"/>
        </w:rPr>
        <w:t>NỒI HƠI</w:t>
      </w:r>
      <w:r w:rsidRPr="00C666A1">
        <w:rPr>
          <w:rFonts w:cs="Arial"/>
          <w:lang w:val="vi-VN"/>
        </w:rPr>
        <w:t xml:space="preserve"> LẮP ĐẶT TRÊN PHƯƠNG TIỆN</w:t>
      </w:r>
      <w:r w:rsidRPr="005B675D">
        <w:rPr>
          <w:rFonts w:cs="Arial"/>
          <w:lang w:val="vi-VN"/>
        </w:rPr>
        <w:t>, THIẾT BỊ THĂM DÒ KHAI THÁC TRÊN BIỂN</w:t>
      </w:r>
    </w:p>
    <w:p w:rsidR="002671A4" w:rsidRPr="005B675D" w:rsidRDefault="002671A4" w:rsidP="00300C00">
      <w:pPr>
        <w:tabs>
          <w:tab w:val="left" w:pos="567"/>
        </w:tabs>
        <w:spacing w:beforeLines="40" w:before="96" w:afterLines="40" w:after="96" w:line="276" w:lineRule="auto"/>
        <w:ind w:firstLine="567"/>
        <w:jc w:val="both"/>
        <w:rPr>
          <w:rFonts w:cs="Arial"/>
          <w:b/>
          <w:bCs/>
          <w:color w:val="000000"/>
          <w:sz w:val="26"/>
          <w:szCs w:val="26"/>
          <w:lang w:val="vi-VN"/>
        </w:rPr>
      </w:pPr>
      <w:r w:rsidRPr="005B675D">
        <w:rPr>
          <w:rFonts w:cs="Arial"/>
          <w:b/>
          <w:bCs/>
          <w:color w:val="000000"/>
          <w:sz w:val="26"/>
          <w:szCs w:val="26"/>
          <w:lang w:val="vi-VN"/>
        </w:rPr>
        <w:t>1. PHẠM VI VÀ ĐỐI TƯỢNG ÁP DỤNG</w:t>
      </w:r>
    </w:p>
    <w:p w:rsidR="002671A4" w:rsidRPr="005B675D" w:rsidRDefault="002671A4" w:rsidP="00300C00">
      <w:pPr>
        <w:tabs>
          <w:tab w:val="left" w:pos="567"/>
        </w:tabs>
        <w:spacing w:beforeLines="40" w:before="96" w:afterLines="40" w:after="96" w:line="276" w:lineRule="auto"/>
        <w:ind w:firstLine="567"/>
        <w:jc w:val="both"/>
        <w:rPr>
          <w:rFonts w:cs="Arial"/>
          <w:color w:val="000000"/>
          <w:sz w:val="26"/>
          <w:szCs w:val="26"/>
          <w:lang w:val="vi-VN"/>
        </w:rPr>
      </w:pPr>
      <w:r w:rsidRPr="005B675D">
        <w:rPr>
          <w:rFonts w:cs="Arial"/>
          <w:color w:val="000000"/>
          <w:sz w:val="26"/>
          <w:szCs w:val="26"/>
          <w:lang w:val="vi-VN"/>
        </w:rPr>
        <w:t>1.1. Phạm vi áp dụng</w:t>
      </w:r>
    </w:p>
    <w:p w:rsidR="002671A4" w:rsidRPr="005B675D" w:rsidRDefault="002671A4" w:rsidP="00300C00">
      <w:pPr>
        <w:tabs>
          <w:tab w:val="left" w:pos="567"/>
        </w:tabs>
        <w:spacing w:beforeLines="40" w:before="96" w:afterLines="40" w:after="96" w:line="276" w:lineRule="auto"/>
        <w:ind w:firstLine="567"/>
        <w:jc w:val="both"/>
        <w:rPr>
          <w:rFonts w:cs="Arial"/>
          <w:color w:val="000000"/>
          <w:sz w:val="26"/>
          <w:szCs w:val="26"/>
          <w:lang w:val="vi-VN"/>
        </w:rPr>
      </w:pPr>
      <w:r w:rsidRPr="005B675D">
        <w:rPr>
          <w:rFonts w:cs="Arial"/>
          <w:color w:val="000000"/>
          <w:sz w:val="26"/>
          <w:szCs w:val="26"/>
          <w:lang w:val="vi-VN"/>
        </w:rPr>
        <w:t xml:space="preserve">Quy trình kiểm định kỹ thuật an toàn này áp dụng để kiểm định kỹ thuật an toàn đối với các loại nồi hơi có áp suất làm việc của hơi lớn hơn 0,7 bar, nồi đun nước nóng </w:t>
      </w:r>
      <w:r w:rsidRPr="002E5D63">
        <w:rPr>
          <w:rFonts w:cs="Arial"/>
          <w:color w:val="000000"/>
          <w:sz w:val="26"/>
          <w:szCs w:val="26"/>
          <w:lang w:val="de-DE"/>
        </w:rPr>
        <w:t>có nhiệt độ của nước lớn hơn 115</w:t>
      </w:r>
      <w:r w:rsidR="00C666A1">
        <w:rPr>
          <w:rFonts w:cs="Arial"/>
          <w:color w:val="000000"/>
          <w:sz w:val="26"/>
          <w:szCs w:val="26"/>
          <w:lang w:val="de-DE"/>
        </w:rPr>
        <w:t xml:space="preserve"> </w:t>
      </w:r>
      <w:r w:rsidR="00985516">
        <w:rPr>
          <w:rFonts w:cs="Arial"/>
          <w:color w:val="000000"/>
          <w:sz w:val="26"/>
          <w:szCs w:val="26"/>
          <w:vertAlign w:val="superscript"/>
          <w:lang w:val="de-DE"/>
        </w:rPr>
        <w:t>o</w:t>
      </w:r>
      <w:r w:rsidRPr="002E5D63">
        <w:rPr>
          <w:rFonts w:cs="Arial"/>
          <w:color w:val="000000"/>
          <w:sz w:val="26"/>
          <w:szCs w:val="26"/>
          <w:lang w:val="de-DE"/>
        </w:rPr>
        <w:t>C</w:t>
      </w:r>
      <w:r w:rsidRPr="005B675D">
        <w:rPr>
          <w:rFonts w:cs="Arial"/>
          <w:color w:val="000000"/>
          <w:sz w:val="26"/>
          <w:szCs w:val="26"/>
          <w:lang w:val="vi-VN"/>
        </w:rPr>
        <w:t xml:space="preserve"> thuộc Danh mục các loại máy, thiết bị, vật tư có yêu cầu nghiêm ngặt về an toàn, vệ sinh lao động do Bộ </w:t>
      </w:r>
      <w:r w:rsidR="00C666A1" w:rsidRPr="005B675D">
        <w:rPr>
          <w:rFonts w:cs="Arial"/>
          <w:color w:val="000000"/>
          <w:sz w:val="26"/>
          <w:szCs w:val="26"/>
          <w:lang w:val="vi-VN"/>
        </w:rPr>
        <w:t>Giao thông Vận tải</w:t>
      </w:r>
      <w:r w:rsidRPr="005B675D">
        <w:rPr>
          <w:rFonts w:cs="Arial"/>
          <w:color w:val="000000"/>
          <w:sz w:val="26"/>
          <w:szCs w:val="26"/>
          <w:lang w:val="vi-VN"/>
        </w:rPr>
        <w:t xml:space="preserve"> quản lý.</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de-DE"/>
        </w:rPr>
      </w:pPr>
      <w:r w:rsidRPr="002E5D63">
        <w:rPr>
          <w:rFonts w:cs="Arial"/>
          <w:color w:val="000000"/>
          <w:sz w:val="26"/>
          <w:szCs w:val="26"/>
          <w:lang w:val="de-DE"/>
        </w:rPr>
        <w:t>Quy trình này không áp dụng cho:</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de-DE"/>
        </w:rPr>
      </w:pPr>
      <w:r w:rsidRPr="002E5D63">
        <w:rPr>
          <w:rFonts w:cs="Arial"/>
          <w:color w:val="000000"/>
          <w:sz w:val="26"/>
          <w:szCs w:val="26"/>
          <w:lang w:val="de-DE"/>
        </w:rPr>
        <w:t>- Nồi hơi có áp suất lớn hơn 0,7 bar nhưng dung tích chứa hơi và nước không quá 25 lít và tích số giữa dung tích (tính bằng lít) và áp suất (tính bằng bar) không quá 200</w:t>
      </w:r>
      <w:r w:rsidR="00C666A1">
        <w:rPr>
          <w:rFonts w:cs="Arial"/>
          <w:color w:val="000000"/>
          <w:sz w:val="26"/>
          <w:szCs w:val="26"/>
          <w:lang w:val="de-DE"/>
        </w:rPr>
        <w: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de-DE"/>
        </w:rPr>
      </w:pPr>
      <w:r w:rsidRPr="002E5D63">
        <w:rPr>
          <w:rFonts w:cs="Arial"/>
          <w:color w:val="000000"/>
          <w:sz w:val="26"/>
          <w:szCs w:val="26"/>
          <w:lang w:val="de-DE"/>
        </w:rPr>
        <w:t>1.2. Đối tượng áp dụng</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it-IT"/>
        </w:rPr>
      </w:pPr>
      <w:r w:rsidRPr="00ED4B11">
        <w:rPr>
          <w:rFonts w:cs="Arial"/>
          <w:color w:val="000000"/>
          <w:sz w:val="26"/>
          <w:szCs w:val="26"/>
          <w:lang w:val="it-IT"/>
        </w:rPr>
        <w:tab/>
        <w:t>- Các doanh nghiệp, cơ quan, tổ chức, cá nhân sở hữu, quản lý, sử dụng nồi hơi, nồi đun nước nóng nêu tại Mục 1.1 của Quy trình này (sau đây gọi tắt là cơ sở);</w:t>
      </w:r>
    </w:p>
    <w:p w:rsidR="002671A4" w:rsidRPr="00ED4B11" w:rsidRDefault="002671A4" w:rsidP="00300C00">
      <w:pPr>
        <w:tabs>
          <w:tab w:val="left" w:pos="567"/>
        </w:tabs>
        <w:spacing w:beforeLines="40" w:before="96" w:afterLines="40" w:after="96" w:line="276" w:lineRule="auto"/>
        <w:jc w:val="both"/>
        <w:rPr>
          <w:rFonts w:cs="Arial"/>
          <w:b/>
          <w:color w:val="000000"/>
          <w:sz w:val="26"/>
          <w:szCs w:val="26"/>
          <w:lang w:val="it-IT"/>
        </w:rPr>
      </w:pPr>
      <w:r w:rsidRPr="00ED4B11">
        <w:rPr>
          <w:rFonts w:cs="Arial"/>
          <w:color w:val="000000"/>
          <w:sz w:val="26"/>
          <w:szCs w:val="26"/>
          <w:lang w:val="it-IT"/>
        </w:rPr>
        <w:tab/>
        <w:t>- Các tổ chức hoạt động kiểm định kỹ thuật an toàn lao động.</w:t>
      </w:r>
    </w:p>
    <w:p w:rsidR="002671A4" w:rsidRPr="00ED4B11" w:rsidRDefault="002671A4" w:rsidP="00300C00">
      <w:pPr>
        <w:tabs>
          <w:tab w:val="left" w:pos="567"/>
        </w:tabs>
        <w:spacing w:beforeLines="40" w:before="96" w:afterLines="40" w:after="96" w:line="276" w:lineRule="auto"/>
        <w:ind w:firstLine="567"/>
        <w:jc w:val="both"/>
        <w:rPr>
          <w:rFonts w:cs="Arial"/>
          <w:b/>
          <w:bCs/>
          <w:color w:val="000000"/>
          <w:sz w:val="26"/>
          <w:szCs w:val="26"/>
          <w:lang w:val="it-IT"/>
        </w:rPr>
      </w:pPr>
      <w:r w:rsidRPr="00ED4B11">
        <w:rPr>
          <w:rFonts w:cs="Arial"/>
          <w:b/>
          <w:bCs/>
          <w:color w:val="000000"/>
          <w:sz w:val="26"/>
          <w:szCs w:val="26"/>
          <w:lang w:val="it-IT"/>
        </w:rPr>
        <w:t>2. TÀI LIỆU VIỆN DẪN</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it-IT"/>
        </w:rPr>
      </w:pPr>
      <w:r w:rsidRPr="00ED4B11">
        <w:rPr>
          <w:rFonts w:cs="Arial"/>
          <w:color w:val="000000"/>
          <w:sz w:val="26"/>
          <w:szCs w:val="26"/>
          <w:lang w:val="it-IT"/>
        </w:rPr>
        <w:t>- TCVN 6008-2010 - Thiết bị áp lực - Mối hàn . Yêu cầu kỹ thuật và phương pháp kiểm tra;</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it-IT"/>
        </w:rPr>
      </w:pPr>
      <w:r w:rsidRPr="00ED4B11">
        <w:rPr>
          <w:rFonts w:cs="Arial"/>
          <w:color w:val="000000"/>
          <w:sz w:val="26"/>
          <w:szCs w:val="26"/>
          <w:lang w:val="it-IT"/>
        </w:rPr>
        <w:tab/>
        <w:t xml:space="preserve">Trong trường hợp các quy chuẩn kỹ thuật quốc gia và tiêu chuẩn quốc gia viện dẫn tại quy trình kiểm định này có bổ sung, sửa đổi hoặc thay thế thì áp dụng theo quy định tại văn bản mới nhất. </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it-IT"/>
        </w:rPr>
      </w:pPr>
      <w:r w:rsidRPr="00ED4B11">
        <w:rPr>
          <w:rFonts w:cs="Arial"/>
          <w:color w:val="000000"/>
          <w:sz w:val="26"/>
          <w:szCs w:val="26"/>
          <w:lang w:val="it-IT"/>
        </w:rPr>
        <w:tab/>
        <w:t>Việc kiểm định các chỉ tiêu về kỹ thuật an toàn của nồi hơi, nồi đun nước nóng có thể áp dụng theo tiêu chuẩn khác khi có đề nghị của cơ sở sử dụng, chế tạo với điều kiện tiêu chuẩn đó phải có các chỉ tiêu kỹ thuật về an toàn bằng hoặc cao hơn so với các chỉ tiêu quy định trong các tiêu chuẩn quốc gia được viện dẫn trong quy trình này.</w:t>
      </w:r>
    </w:p>
    <w:p w:rsidR="002671A4" w:rsidRPr="00ED4B11" w:rsidRDefault="002671A4" w:rsidP="00300C00">
      <w:pPr>
        <w:tabs>
          <w:tab w:val="left" w:pos="567"/>
        </w:tabs>
        <w:spacing w:beforeLines="40" w:before="96" w:afterLines="40" w:after="96" w:line="276" w:lineRule="auto"/>
        <w:ind w:firstLine="567"/>
        <w:jc w:val="both"/>
        <w:rPr>
          <w:rFonts w:cs="Arial"/>
          <w:b/>
          <w:color w:val="000000"/>
          <w:sz w:val="26"/>
          <w:szCs w:val="26"/>
          <w:lang w:val="it-IT"/>
        </w:rPr>
      </w:pPr>
      <w:r w:rsidRPr="00ED4B11">
        <w:rPr>
          <w:rFonts w:cs="Arial"/>
          <w:b/>
          <w:color w:val="000000"/>
          <w:sz w:val="26"/>
          <w:szCs w:val="26"/>
          <w:lang w:val="it-IT"/>
        </w:rPr>
        <w:t>3. THUẬT NGỮ, ĐỊNH NGHĨA</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it-IT"/>
        </w:rPr>
      </w:pPr>
      <w:r w:rsidRPr="00ED4B11">
        <w:rPr>
          <w:rFonts w:cs="Arial"/>
          <w:color w:val="000000"/>
          <w:sz w:val="26"/>
          <w:szCs w:val="26"/>
          <w:lang w:val="it-IT"/>
        </w:rPr>
        <w:tab/>
        <w:t xml:space="preserve">Quy trình sử dụng các thuật ngữ, định nghĩa trong </w:t>
      </w:r>
      <w:r w:rsidR="00985516">
        <w:rPr>
          <w:rFonts w:cs="Arial"/>
          <w:color w:val="000000"/>
          <w:sz w:val="26"/>
          <w:szCs w:val="26"/>
          <w:lang w:val="it-IT"/>
        </w:rPr>
        <w:t>1.3, Phần 1 của Quy chuẩn này.</w:t>
      </w:r>
    </w:p>
    <w:p w:rsidR="002671A4" w:rsidRPr="00ED4B11" w:rsidRDefault="002671A4" w:rsidP="00300C00">
      <w:pPr>
        <w:tabs>
          <w:tab w:val="left" w:pos="567"/>
        </w:tabs>
        <w:spacing w:beforeLines="40" w:before="96" w:afterLines="40" w:after="96" w:line="276" w:lineRule="auto"/>
        <w:ind w:firstLine="567"/>
        <w:jc w:val="both"/>
        <w:rPr>
          <w:rFonts w:cs="Arial"/>
          <w:b/>
          <w:bCs/>
          <w:color w:val="000000"/>
          <w:sz w:val="26"/>
          <w:szCs w:val="26"/>
          <w:lang w:val="it-IT"/>
        </w:rPr>
      </w:pPr>
      <w:r w:rsidRPr="00ED4B11">
        <w:rPr>
          <w:rFonts w:cs="Arial"/>
          <w:b/>
          <w:bCs/>
          <w:color w:val="000000"/>
          <w:sz w:val="26"/>
          <w:szCs w:val="26"/>
          <w:lang w:val="it-IT"/>
        </w:rPr>
        <w:t>4. CÁC BƯỚC KIỂM ĐỊNH</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it-IT"/>
        </w:rPr>
      </w:pPr>
      <w:r w:rsidRPr="00ED4B11">
        <w:rPr>
          <w:rFonts w:cs="Arial"/>
          <w:color w:val="000000"/>
          <w:sz w:val="26"/>
          <w:szCs w:val="26"/>
          <w:lang w:val="it-IT"/>
        </w:rPr>
        <w:t xml:space="preserve">Khi kiểm định nồi </w:t>
      </w:r>
      <w:r w:rsidRPr="002E5D63">
        <w:rPr>
          <w:rFonts w:cs="Arial"/>
          <w:color w:val="000000"/>
          <w:sz w:val="26"/>
          <w:szCs w:val="26"/>
          <w:lang w:val="vi-VN"/>
        </w:rPr>
        <w:t xml:space="preserve">hơi </w:t>
      </w:r>
      <w:r w:rsidRPr="00ED4B11">
        <w:rPr>
          <w:rFonts w:cs="Arial"/>
          <w:color w:val="000000"/>
          <w:sz w:val="26"/>
          <w:szCs w:val="26"/>
          <w:lang w:val="it-IT"/>
        </w:rPr>
        <w:t>phải lần lượt tiến hành theo các bước sau:</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it-IT"/>
        </w:rPr>
      </w:pPr>
      <w:r w:rsidRPr="00ED4B11">
        <w:rPr>
          <w:rFonts w:cs="Arial"/>
          <w:color w:val="000000"/>
          <w:sz w:val="26"/>
          <w:szCs w:val="26"/>
          <w:lang w:val="it-IT"/>
        </w:rPr>
        <w:t>- Kiểm tra hồ sơ, lý lịch thiết bị;</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it-IT"/>
        </w:rPr>
      </w:pPr>
      <w:r w:rsidRPr="00ED4B11">
        <w:rPr>
          <w:rFonts w:cs="Arial"/>
          <w:color w:val="000000"/>
          <w:sz w:val="26"/>
          <w:szCs w:val="26"/>
          <w:lang w:val="it-IT"/>
        </w:rPr>
        <w:t>- Kiểm tra kỹ thuật bên ngoài, bên trong;</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Kiểm tra kỹ thuật thử nghiệm;</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Kiểm tra vận hành;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lastRenderedPageBreak/>
        <w:t>- Xử lý kết quả kiểm định.</w:t>
      </w:r>
    </w:p>
    <w:p w:rsidR="002671A4" w:rsidRPr="002E5D63" w:rsidRDefault="002671A4" w:rsidP="00300C00">
      <w:pPr>
        <w:tabs>
          <w:tab w:val="left" w:pos="567"/>
        </w:tabs>
        <w:spacing w:beforeLines="40" w:before="96" w:afterLines="40" w:after="96" w:line="276" w:lineRule="auto"/>
        <w:jc w:val="both"/>
        <w:rPr>
          <w:rFonts w:cs="Arial"/>
          <w:b/>
          <w:color w:val="000000"/>
          <w:sz w:val="26"/>
          <w:szCs w:val="26"/>
          <w:lang w:val="pt-PT"/>
        </w:rPr>
      </w:pPr>
      <w:r w:rsidRPr="002E5D63">
        <w:rPr>
          <w:rFonts w:cs="Arial"/>
          <w:i/>
          <w:color w:val="000000"/>
          <w:sz w:val="26"/>
          <w:szCs w:val="26"/>
          <w:lang w:val="pt-PT"/>
        </w:rPr>
        <w:tab/>
      </w:r>
      <w:r w:rsidRPr="002E5D63">
        <w:rPr>
          <w:rFonts w:cs="Arial"/>
          <w:b/>
          <w:color w:val="000000"/>
          <w:sz w:val="26"/>
          <w:szCs w:val="26"/>
          <w:lang w:val="pt-PT"/>
        </w:rPr>
        <w:t>5. THIẾT BỊ, DỤNG CỤ PHỤC VỤ KIỂM ĐỊNH</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 xml:space="preserve">Các thiết bị, dụng cụ phục vụ kiểm định phải phù hợp với đối tượng kiểm định và phải được kiểm định, hiệu chuẩn theo quy định, bao gồm: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5.1. Thiết bị , dụng cụ phục vụ khám xét</w:t>
      </w:r>
      <w:r>
        <w:rPr>
          <w:rFonts w:cs="Arial"/>
          <w:color w:val="000000"/>
          <w:sz w:val="26"/>
          <w:szCs w:val="26"/>
          <w:lang w:val="pt-PT"/>
        </w:rPr>
        <w: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Thiết bị chiếu sáng có điện áp của nguồn không quá 12</w:t>
      </w:r>
      <w:r w:rsidR="00985516">
        <w:rPr>
          <w:rFonts w:cs="Arial"/>
          <w:color w:val="000000"/>
          <w:sz w:val="26"/>
          <w:szCs w:val="26"/>
          <w:lang w:val="pt-PT"/>
        </w:rPr>
        <w:t xml:space="preserve"> </w:t>
      </w:r>
      <w:r w:rsidRPr="002E5D63">
        <w:rPr>
          <w:rFonts w:cs="Arial"/>
          <w:color w:val="000000"/>
          <w:sz w:val="26"/>
          <w:szCs w:val="26"/>
          <w:lang w:val="pt-PT"/>
        </w:rPr>
        <w:t>V;</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Búa kiểm tra có khối lượng từ 0,3</w:t>
      </w:r>
      <w:r w:rsidR="00985516">
        <w:rPr>
          <w:rFonts w:cs="Arial"/>
          <w:color w:val="000000"/>
          <w:sz w:val="26"/>
          <w:szCs w:val="26"/>
          <w:lang w:val="pt-PT"/>
        </w:rPr>
        <w:t xml:space="preserve"> </w:t>
      </w:r>
      <w:r w:rsidRPr="002E5D63">
        <w:rPr>
          <w:rFonts w:cs="Arial"/>
          <w:color w:val="000000"/>
          <w:sz w:val="26"/>
          <w:szCs w:val="26"/>
          <w:lang w:val="pt-PT"/>
        </w:rPr>
        <w:t>kg đến 0,5</w:t>
      </w:r>
      <w:r w:rsidR="00985516">
        <w:rPr>
          <w:rFonts w:cs="Arial"/>
          <w:color w:val="000000"/>
          <w:sz w:val="26"/>
          <w:szCs w:val="26"/>
          <w:lang w:val="pt-PT"/>
        </w:rPr>
        <w:t xml:space="preserve"> </w:t>
      </w:r>
      <w:r w:rsidRPr="002E5D63">
        <w:rPr>
          <w:rFonts w:cs="Arial"/>
          <w:color w:val="000000"/>
          <w:sz w:val="26"/>
          <w:szCs w:val="26"/>
          <w:lang w:val="pt-PT"/>
        </w:rPr>
        <w:t>kg;</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Kính lúp có độ phóng đại phù hợp;</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Dụng cụ đo khoảng cách, độ dài: Thước cặp, thước dây;</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Thiết bị kiểm tra được bên trong: Thiết bị nội soi.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5.2. Thiết bị, dụng cụ phục vụ thử bền</w:t>
      </w:r>
      <w:r>
        <w:rPr>
          <w:rFonts w:cs="Arial"/>
          <w:color w:val="000000"/>
          <w:sz w:val="26"/>
          <w:szCs w:val="26"/>
          <w:lang w:val="pt-PT"/>
        </w:rPr>
        <w: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Thiết bị tạo áp suất có đặc tính kỹ thuật (lưu lượng, áp suất) phù hợp với đối tượng thử;</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Phương tiện, thiết bị kiểm tra độ kín;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5.3. Thiết bị, dụng cụ đo lường:</w:t>
      </w:r>
    </w:p>
    <w:p w:rsidR="002671A4" w:rsidRPr="002E5D63" w:rsidRDefault="002671A4" w:rsidP="00300C00">
      <w:pPr>
        <w:tabs>
          <w:tab w:val="left" w:pos="567"/>
        </w:tabs>
        <w:spacing w:beforeLines="40" w:before="96" w:afterLines="40" w:after="96" w:line="276" w:lineRule="auto"/>
        <w:jc w:val="both"/>
        <w:rPr>
          <w:rFonts w:cs="Arial"/>
          <w:b/>
          <w:bCs/>
          <w:color w:val="000000"/>
          <w:sz w:val="26"/>
          <w:szCs w:val="26"/>
          <w:lang w:val="pt-PT"/>
        </w:rPr>
      </w:pPr>
      <w:r w:rsidRPr="002E5D63">
        <w:rPr>
          <w:rFonts w:cs="Arial"/>
          <w:color w:val="000000"/>
          <w:sz w:val="26"/>
          <w:szCs w:val="26"/>
          <w:lang w:val="pt-PT"/>
        </w:rPr>
        <w:tab/>
        <w:t>Áp kế có cấp chính xác và thang đo phù hợp với áp suất thử.</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5.4. Thiết bị, dụng cụ đo, kiểm tra chuyên dùng khác (nếu cần):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Thiết bị kiểm tra siêu âm chiều dầy;</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Thiết bị kiểm tra chất lượng mối hàn bằng phương pháp không phá hủy;</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Thiết bị kiểm tra chất lượng bề mặt kim loại.</w:t>
      </w:r>
    </w:p>
    <w:p w:rsidR="002671A4" w:rsidRPr="002E5D63" w:rsidRDefault="002671A4" w:rsidP="00300C00">
      <w:pPr>
        <w:tabs>
          <w:tab w:val="left" w:pos="567"/>
        </w:tabs>
        <w:spacing w:beforeLines="40" w:before="96" w:afterLines="40" w:after="96" w:line="276" w:lineRule="auto"/>
        <w:ind w:firstLine="567"/>
        <w:jc w:val="both"/>
        <w:rPr>
          <w:rFonts w:cs="Arial"/>
          <w:b/>
          <w:bCs/>
          <w:color w:val="000000"/>
          <w:sz w:val="26"/>
          <w:szCs w:val="26"/>
          <w:lang w:val="pt-PT"/>
        </w:rPr>
      </w:pPr>
      <w:r w:rsidRPr="002E5D63">
        <w:rPr>
          <w:rFonts w:cs="Arial"/>
          <w:b/>
          <w:color w:val="000000"/>
          <w:sz w:val="26"/>
          <w:szCs w:val="26"/>
          <w:lang w:val="pt-PT"/>
        </w:rPr>
        <w:t>6</w:t>
      </w:r>
      <w:r w:rsidRPr="002E5D63">
        <w:rPr>
          <w:rFonts w:cs="Arial"/>
          <w:b/>
          <w:bCs/>
          <w:color w:val="000000"/>
          <w:sz w:val="26"/>
          <w:szCs w:val="26"/>
          <w:lang w:val="pt-PT"/>
        </w:rPr>
        <w:t>. ĐIỀU KIỆN KIỂM ĐỊNH</w:t>
      </w:r>
    </w:p>
    <w:p w:rsidR="002671A4" w:rsidRPr="002E5D63" w:rsidRDefault="002671A4" w:rsidP="00300C00">
      <w:pPr>
        <w:tabs>
          <w:tab w:val="left" w:pos="567"/>
        </w:tabs>
        <w:spacing w:beforeLines="40" w:before="96" w:afterLines="40" w:after="96" w:line="276" w:lineRule="auto"/>
        <w:ind w:firstLine="567"/>
        <w:jc w:val="both"/>
        <w:rPr>
          <w:rFonts w:cs="Arial"/>
          <w:bCs/>
          <w:color w:val="000000"/>
          <w:sz w:val="26"/>
          <w:szCs w:val="26"/>
          <w:lang w:val="pt-PT"/>
        </w:rPr>
      </w:pPr>
      <w:r w:rsidRPr="002E5D63">
        <w:rPr>
          <w:rFonts w:cs="Arial"/>
          <w:bCs/>
          <w:color w:val="000000"/>
          <w:sz w:val="26"/>
          <w:szCs w:val="26"/>
          <w:lang w:val="pt-PT"/>
        </w:rPr>
        <w:t>Khi tiến hành kiểm định phải đảm bảo các điều kiện sau đây:</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6.1. Nồi hơi phải ở trạng thái sẵn sàng đưa vào kiểm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6.2. Hồ sơ, tài liệu của </w:t>
      </w:r>
      <w:r w:rsidRPr="00ED4B11">
        <w:rPr>
          <w:rFonts w:cs="Arial"/>
          <w:color w:val="000000"/>
          <w:sz w:val="26"/>
          <w:szCs w:val="26"/>
          <w:lang w:val="pt-PT"/>
        </w:rPr>
        <w:t xml:space="preserve">nồi </w:t>
      </w:r>
      <w:r w:rsidRPr="002E5D63">
        <w:rPr>
          <w:rFonts w:cs="Arial"/>
          <w:color w:val="000000"/>
          <w:sz w:val="26"/>
          <w:szCs w:val="26"/>
          <w:lang w:val="vi-VN"/>
        </w:rPr>
        <w:t xml:space="preserve">hơi </w:t>
      </w:r>
      <w:r w:rsidRPr="002E5D63">
        <w:rPr>
          <w:rFonts w:cs="Arial"/>
          <w:color w:val="000000"/>
          <w:sz w:val="26"/>
          <w:szCs w:val="26"/>
          <w:lang w:val="pt-PT"/>
        </w:rPr>
        <w:t>phải đầy đủ.</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6.3. Các yếu tố môi trường, thời tiết không làm ảnh hưởng tới kết quả kiểm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6.4. Các điều kiện về an toàn vệ sinh lao động phải đáp ứng để kiểm định nồi hơi.</w:t>
      </w:r>
    </w:p>
    <w:p w:rsidR="002671A4" w:rsidRPr="002E5D63" w:rsidRDefault="002671A4" w:rsidP="00300C00">
      <w:pPr>
        <w:tabs>
          <w:tab w:val="left" w:pos="567"/>
        </w:tabs>
        <w:spacing w:beforeLines="40" w:before="96" w:afterLines="40" w:after="96" w:line="276" w:lineRule="auto"/>
        <w:ind w:firstLine="567"/>
        <w:jc w:val="both"/>
        <w:rPr>
          <w:rFonts w:cs="Arial"/>
          <w:b/>
          <w:color w:val="000000"/>
          <w:sz w:val="26"/>
          <w:szCs w:val="26"/>
          <w:lang w:val="pt-PT"/>
        </w:rPr>
      </w:pPr>
      <w:r w:rsidRPr="002E5D63">
        <w:rPr>
          <w:rFonts w:cs="Arial"/>
          <w:b/>
          <w:color w:val="000000"/>
          <w:sz w:val="26"/>
          <w:szCs w:val="26"/>
          <w:lang w:val="pt-PT"/>
        </w:rPr>
        <w:t>7. CHUẨN BỊ KIỂM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Trước khi tiến hành kiểm định nồi hơi phải thực hiện các công việc chuẩn bị sau: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xml:space="preserve">7.1. </w:t>
      </w:r>
      <w:r w:rsidRPr="002E5D63">
        <w:rPr>
          <w:rFonts w:cs="Arial"/>
          <w:color w:val="000000"/>
          <w:sz w:val="26"/>
          <w:szCs w:val="26"/>
          <w:lang w:val="pt-PT"/>
        </w:rPr>
        <w:t>Thống nhất kế hoạch kiểm định, công việc chuẩn bị và phối hợp giữa tổ chức kiểm định với cơ sở, bao gồm cả những nội dung sau: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7.1.1. Chuẩn bị hồ sơ, tài liệu của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7.1.2. Vệ sinh trong, ngoài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7.1.3. Tháo các cửa người chui, cửa vệ sinh.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lastRenderedPageBreak/>
        <w:t>7.1 4. Chuẩn bị các công trình đảm bảo cho việc xem xét tất cả các bộ phận của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7.1.5. Chuẩn bị điều kiện về nhân lực, vật tư, thiết bị để phục vụ quá trình kiểm định; cử người tham gia và chứng kiến kiểm định.</w:t>
      </w:r>
    </w:p>
    <w:p w:rsidR="002671A4" w:rsidRPr="002E5D63" w:rsidRDefault="002671A4" w:rsidP="00300C00">
      <w:pPr>
        <w:tabs>
          <w:tab w:val="left" w:pos="567"/>
        </w:tabs>
        <w:spacing w:beforeLines="40" w:before="96" w:afterLines="40" w:after="96" w:line="276" w:lineRule="auto"/>
        <w:ind w:firstLine="567"/>
        <w:jc w:val="both"/>
        <w:rPr>
          <w:rFonts w:cs="Arial"/>
          <w:bCs/>
          <w:color w:val="000000"/>
          <w:sz w:val="26"/>
          <w:szCs w:val="26"/>
          <w:lang w:val="pt-PT"/>
        </w:rPr>
      </w:pPr>
      <w:r w:rsidRPr="002E5D63">
        <w:rPr>
          <w:rFonts w:cs="Arial"/>
          <w:bCs/>
          <w:color w:val="000000"/>
          <w:sz w:val="26"/>
          <w:szCs w:val="26"/>
          <w:lang w:val="pt-PT"/>
        </w:rPr>
        <w:t>7.2. Kiểm tra hồ sơ, lý lịch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Căn cứ vào các hình thức kiểm định để kiểm tra, xem xét các hồ sơ, tài liệu kỹ thuật của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7.2.1. Khi kiểm định kỹ thuật an toàn lần đầu: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7.2.1.1. Kiểm tra lý lịch của nồi hơi, nồi đun nước nóng: Theo </w:t>
      </w:r>
      <w:r w:rsidR="00C81DD4">
        <w:rPr>
          <w:rFonts w:cs="Arial"/>
          <w:color w:val="000000"/>
          <w:sz w:val="26"/>
          <w:szCs w:val="26"/>
          <w:lang w:val="pt-PT"/>
        </w:rPr>
        <w:t>nội dung của Quy chuẩn này</w:t>
      </w:r>
      <w:r w:rsidRPr="002E5D63">
        <w:rPr>
          <w:rFonts w:cs="Arial"/>
          <w:color w:val="000000"/>
          <w:sz w:val="26"/>
          <w:szCs w:val="26"/>
          <w:lang w:val="pt-PT"/>
        </w:rPr>
        <w:t>, lưu ý xem xét các tài liệu: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Các chỉ tiêu về kim loại chế tạo, kim loại hàn;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Tính toán sức bền các bộ phận chịu áp lực;</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Bản vẽ chế tạo;</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H</w:t>
      </w:r>
      <w:r w:rsidRPr="002E5D63">
        <w:rPr>
          <w:rFonts w:cs="Arial" w:hint="cs"/>
          <w:color w:val="000000"/>
          <w:sz w:val="26"/>
          <w:szCs w:val="26"/>
          <w:lang w:val="pt-PT"/>
        </w:rPr>
        <w:t>ư</w:t>
      </w:r>
      <w:r w:rsidRPr="002E5D63">
        <w:rPr>
          <w:rFonts w:cs="Arial"/>
          <w:color w:val="000000"/>
          <w:sz w:val="26"/>
          <w:szCs w:val="26"/>
          <w:lang w:val="pt-PT"/>
        </w:rPr>
        <w:t>ớng dẫn vận hành, bảo d</w:t>
      </w:r>
      <w:r w:rsidRPr="002E5D63">
        <w:rPr>
          <w:rFonts w:cs="Arial" w:hint="cs"/>
          <w:color w:val="000000"/>
          <w:sz w:val="26"/>
          <w:szCs w:val="26"/>
          <w:lang w:val="pt-PT"/>
        </w:rPr>
        <w:t>ư</w:t>
      </w:r>
      <w:r w:rsidRPr="002E5D63">
        <w:rPr>
          <w:rFonts w:cs="Arial"/>
          <w:color w:val="000000"/>
          <w:sz w:val="26"/>
          <w:szCs w:val="26"/>
          <w:lang w:val="pt-PT"/>
        </w:rPr>
        <w:t>ỡng sửa chữa;</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Giấy chứng nhận hợp quy do tổ chức được chỉ định cấp theo quy định, trong trường hợp cơ quan có thẩm quyền đã ban hành quy chuẩn kỹ thuật quốc gia đối với đối tượng kiểm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7.2.1.2. Hồ s</w:t>
      </w:r>
      <w:r w:rsidRPr="002E5D63">
        <w:rPr>
          <w:rFonts w:cs="Arial" w:hint="cs"/>
          <w:color w:val="000000"/>
          <w:sz w:val="26"/>
          <w:szCs w:val="26"/>
          <w:lang w:val="pt-PT"/>
        </w:rPr>
        <w:t>ơ</w:t>
      </w:r>
      <w:r w:rsidRPr="002E5D63">
        <w:rPr>
          <w:rFonts w:cs="Arial"/>
          <w:color w:val="000000"/>
          <w:sz w:val="26"/>
          <w:szCs w:val="26"/>
          <w:lang w:val="pt-PT"/>
        </w:rPr>
        <w:t xml:space="preserve"> xuất x</w:t>
      </w:r>
      <w:r w:rsidRPr="002E5D63">
        <w:rPr>
          <w:rFonts w:cs="Arial" w:hint="cs"/>
          <w:color w:val="000000"/>
          <w:sz w:val="26"/>
          <w:szCs w:val="26"/>
          <w:lang w:val="pt-PT"/>
        </w:rPr>
        <w:t>ư</w:t>
      </w:r>
      <w:r w:rsidRPr="002E5D63">
        <w:rPr>
          <w:rFonts w:cs="Arial"/>
          <w:color w:val="000000"/>
          <w:sz w:val="26"/>
          <w:szCs w:val="26"/>
          <w:lang w:val="pt-PT"/>
        </w:rPr>
        <w:t>ởng của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Các chứng chỉ về kim loại chế tạo, kim loại hàn;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Kết quả kiểm tra chất l</w:t>
      </w:r>
      <w:r w:rsidRPr="002E5D63">
        <w:rPr>
          <w:rFonts w:cs="Arial" w:hint="cs"/>
          <w:color w:val="000000"/>
          <w:sz w:val="26"/>
          <w:szCs w:val="26"/>
          <w:lang w:val="pt-PT"/>
        </w:rPr>
        <w:t>ư</w:t>
      </w:r>
      <w:r w:rsidRPr="002E5D63">
        <w:rPr>
          <w:rFonts w:cs="Arial"/>
          <w:color w:val="000000"/>
          <w:sz w:val="26"/>
          <w:szCs w:val="26"/>
          <w:lang w:val="pt-PT"/>
        </w:rPr>
        <w:t>ợng mối hàn;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Biên bản nghiệm thử xuất x</w:t>
      </w:r>
      <w:r w:rsidRPr="002E5D63">
        <w:rPr>
          <w:rFonts w:cs="Arial" w:hint="cs"/>
          <w:color w:val="000000"/>
          <w:sz w:val="26"/>
          <w:szCs w:val="26"/>
          <w:lang w:val="pt-PT"/>
        </w:rPr>
        <w:t>ư</w:t>
      </w:r>
      <w:r w:rsidRPr="002E5D63">
        <w:rPr>
          <w:rFonts w:cs="Arial"/>
          <w:color w:val="000000"/>
          <w:sz w:val="26"/>
          <w:szCs w:val="26"/>
          <w:lang w:val="pt-PT"/>
        </w:rPr>
        <w:t>ởng.</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7.2.1.3. Các báo cáo kết quả hiệu chuẩn thiết bị đo lường; biên bản kiểm tra tiếp đất, chống sét, thiết bị bảo vệ (nếu có).</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7.2.1.4. Hồ sơ lắp đặt:</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Tên c</w:t>
      </w:r>
      <w:r w:rsidRPr="00ED4B11">
        <w:rPr>
          <w:rFonts w:cs="Arial" w:hint="cs"/>
          <w:color w:val="000000"/>
          <w:sz w:val="26"/>
          <w:szCs w:val="26"/>
          <w:lang w:val="pt-PT"/>
        </w:rPr>
        <w:t>ơ</w:t>
      </w:r>
      <w:r w:rsidRPr="00ED4B11">
        <w:rPr>
          <w:rFonts w:cs="Arial"/>
          <w:color w:val="000000"/>
          <w:sz w:val="26"/>
          <w:szCs w:val="26"/>
          <w:lang w:val="pt-PT"/>
        </w:rPr>
        <w:t xml:space="preserve"> sở lắp đặt và c</w:t>
      </w:r>
      <w:r w:rsidRPr="00ED4B11">
        <w:rPr>
          <w:rFonts w:cs="Arial" w:hint="cs"/>
          <w:color w:val="000000"/>
          <w:sz w:val="26"/>
          <w:szCs w:val="26"/>
          <w:lang w:val="pt-PT"/>
        </w:rPr>
        <w:t>ơ</w:t>
      </w:r>
      <w:r w:rsidRPr="00ED4B11">
        <w:rPr>
          <w:rFonts w:cs="Arial"/>
          <w:color w:val="000000"/>
          <w:sz w:val="26"/>
          <w:szCs w:val="26"/>
          <w:lang w:val="pt-PT"/>
        </w:rPr>
        <w:t xml:space="preserve"> sở sử dụng;</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Đặc tính của những vật liệu bổ sung khi lắp đặt;</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Những số liệu về hàn nh</w:t>
      </w:r>
      <w:r w:rsidRPr="00ED4B11">
        <w:rPr>
          <w:rFonts w:cs="Arial" w:hint="cs"/>
          <w:color w:val="000000"/>
          <w:sz w:val="26"/>
          <w:szCs w:val="26"/>
          <w:lang w:val="pt-PT"/>
        </w:rPr>
        <w:t>ư</w:t>
      </w:r>
      <w:r w:rsidRPr="00ED4B11">
        <w:rPr>
          <w:rFonts w:cs="Arial"/>
          <w:color w:val="000000"/>
          <w:sz w:val="26"/>
          <w:szCs w:val="26"/>
          <w:lang w:val="pt-PT"/>
        </w:rPr>
        <w:t>: công nghệ hàn, mã hiệu que hàn, tên thợ hàn và kết quả thử nghiệm các mối hàn;</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Các biên bản kiểm định từng bộ phận của nồi hơi (nếu có);</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Các tài liệu về kiểm tra khác đối với các bộ phận nồi hơi</w:t>
      </w:r>
      <w:r w:rsidR="00C81DD4">
        <w:rPr>
          <w:rFonts w:cs="Arial"/>
          <w:color w:val="000000"/>
          <w:sz w:val="26"/>
          <w:szCs w:val="26"/>
          <w:lang w:val="pt-PT"/>
        </w:rPr>
        <w:t>,</w:t>
      </w:r>
      <w:r w:rsidRPr="00ED4B11">
        <w:rPr>
          <w:rFonts w:cs="Arial"/>
          <w:color w:val="000000"/>
          <w:sz w:val="26"/>
          <w:szCs w:val="26"/>
          <w:lang w:val="pt-PT"/>
        </w:rPr>
        <w:t xml:space="preserve"> bộ quá nhiệt làm việc với nhiệt độ thành lớn h</w:t>
      </w:r>
      <w:r w:rsidRPr="00ED4B11">
        <w:rPr>
          <w:rFonts w:cs="Arial" w:hint="cs"/>
          <w:color w:val="000000"/>
          <w:sz w:val="26"/>
          <w:szCs w:val="26"/>
          <w:lang w:val="pt-PT"/>
        </w:rPr>
        <w:t>ơ</w:t>
      </w:r>
      <w:r w:rsidRPr="00ED4B11">
        <w:rPr>
          <w:rFonts w:cs="Arial"/>
          <w:color w:val="000000"/>
          <w:sz w:val="26"/>
          <w:szCs w:val="26"/>
          <w:lang w:val="pt-PT"/>
        </w:rPr>
        <w:t>n 450</w:t>
      </w:r>
      <w:r w:rsidR="00C81DD4">
        <w:rPr>
          <w:rFonts w:cs="Arial"/>
          <w:color w:val="000000"/>
          <w:sz w:val="26"/>
          <w:szCs w:val="26"/>
          <w:lang w:val="pt-PT"/>
        </w:rPr>
        <w:t xml:space="preserve"> </w:t>
      </w:r>
      <w:r w:rsidRPr="00ED4B11">
        <w:rPr>
          <w:rFonts w:cs="Arial"/>
          <w:color w:val="000000"/>
          <w:sz w:val="26"/>
          <w:szCs w:val="26"/>
          <w:vertAlign w:val="superscript"/>
          <w:lang w:val="pt-PT"/>
        </w:rPr>
        <w:t>0</w:t>
      </w:r>
      <w:r w:rsidRPr="00ED4B11">
        <w:rPr>
          <w:rFonts w:cs="Arial"/>
          <w:color w:val="000000"/>
          <w:sz w:val="26"/>
          <w:szCs w:val="26"/>
          <w:lang w:val="pt-PT"/>
        </w:rPr>
        <w:t>C.</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7.2.2. Khi kiểm định kỹ thuật an toàn định kỳ</w:t>
      </w:r>
      <w:r w:rsidR="00C81DD4">
        <w:rPr>
          <w:rFonts w:cs="Arial"/>
          <w:color w:val="000000"/>
          <w:sz w:val="26"/>
          <w:szCs w:val="26"/>
          <w:lang w:val="pt-PT"/>
        </w:rPr>
        <w:t xml:space="preserve"> (bên ngoài, bên trong, thử áp lực..)</w:t>
      </w:r>
      <w:r w:rsidRPr="002E5D63">
        <w:rPr>
          <w:rFonts w:cs="Arial"/>
          <w:color w:val="000000"/>
          <w:sz w:val="26"/>
          <w:szCs w:val="26"/>
          <w:lang w:val="pt-PT"/>
        </w:rPr>
        <w: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7.2.2.1. Kiểm tra lý lịch, biên bản kiểm định và phiếu kết quả kiểm định lần trước.</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7.2.2.2. Hồ sơ về quản lý sử dụng, vận hành, bảo dưỡng; biên bản kiểm tra (nếu có).</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lastRenderedPageBreak/>
        <w:t>7.2.3.</w:t>
      </w:r>
      <w:r w:rsidRPr="00ED4B11">
        <w:rPr>
          <w:rFonts w:cs="Arial"/>
          <w:color w:val="000000"/>
          <w:sz w:val="26"/>
          <w:szCs w:val="26"/>
          <w:lang w:val="pt-PT"/>
        </w:rPr>
        <w:t xml:space="preserve">  Khi kiểm định </w:t>
      </w:r>
      <w:r w:rsidRPr="002E5D63">
        <w:rPr>
          <w:rFonts w:cs="Arial"/>
          <w:color w:val="000000"/>
          <w:sz w:val="26"/>
          <w:szCs w:val="26"/>
          <w:lang w:val="pt-PT"/>
        </w:rPr>
        <w:t>kỹ thuật an toàn</w:t>
      </w:r>
      <w:r w:rsidRPr="00ED4B11">
        <w:rPr>
          <w:rFonts w:cs="Arial"/>
          <w:color w:val="000000"/>
          <w:sz w:val="26"/>
          <w:szCs w:val="26"/>
          <w:lang w:val="pt-PT"/>
        </w:rPr>
        <w:t xml:space="preserve"> bất th</w:t>
      </w:r>
      <w:r w:rsidRPr="00ED4B11">
        <w:rPr>
          <w:rFonts w:cs="Arial" w:hint="cs"/>
          <w:color w:val="000000"/>
          <w:sz w:val="26"/>
          <w:szCs w:val="26"/>
          <w:lang w:val="pt-PT"/>
        </w:rPr>
        <w:t>ư</w:t>
      </w:r>
      <w:r w:rsidRPr="00ED4B11">
        <w:rPr>
          <w:rFonts w:cs="Arial"/>
          <w:color w:val="000000"/>
          <w:sz w:val="26"/>
          <w:szCs w:val="26"/>
          <w:lang w:val="pt-PT"/>
        </w:rPr>
        <w:t>ờng:</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7.2.3.1. Tr</w:t>
      </w:r>
      <w:r w:rsidRPr="002E5D63">
        <w:rPr>
          <w:rFonts w:cs="Arial" w:hint="cs"/>
          <w:color w:val="000000"/>
          <w:sz w:val="26"/>
          <w:szCs w:val="26"/>
          <w:lang w:val="pt-PT"/>
        </w:rPr>
        <w:t>ư</w:t>
      </w:r>
      <w:r w:rsidRPr="002E5D63">
        <w:rPr>
          <w:rFonts w:cs="Arial"/>
          <w:color w:val="000000"/>
          <w:sz w:val="26"/>
          <w:szCs w:val="26"/>
          <w:lang w:val="pt-PT"/>
        </w:rPr>
        <w:t>ờng hợp sửa chữa, cải tạo, nâng cấp: Hồ s</w:t>
      </w:r>
      <w:r w:rsidRPr="002E5D63">
        <w:rPr>
          <w:rFonts w:cs="Arial" w:hint="cs"/>
          <w:color w:val="000000"/>
          <w:sz w:val="26"/>
          <w:szCs w:val="26"/>
          <w:lang w:val="pt-PT"/>
        </w:rPr>
        <w:t>ơ</w:t>
      </w:r>
      <w:r w:rsidRPr="002E5D63">
        <w:rPr>
          <w:rFonts w:cs="Arial"/>
          <w:color w:val="000000"/>
          <w:sz w:val="26"/>
          <w:szCs w:val="26"/>
          <w:lang w:val="pt-PT"/>
        </w:rPr>
        <w:t xml:space="preserve"> sửa chữa, cải tạo, nâng cấp; biên bản nghiệm thu sau sửa chữa, cải tạo, nâng cấp.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7.2.3.2. Tr</w:t>
      </w:r>
      <w:r w:rsidRPr="002E5D63">
        <w:rPr>
          <w:rFonts w:cs="Arial" w:hint="cs"/>
          <w:color w:val="000000"/>
          <w:sz w:val="26"/>
          <w:szCs w:val="26"/>
          <w:lang w:val="pt-PT"/>
        </w:rPr>
        <w:t>ư</w:t>
      </w:r>
      <w:r w:rsidRPr="002E5D63">
        <w:rPr>
          <w:rFonts w:cs="Arial"/>
          <w:color w:val="000000"/>
          <w:sz w:val="26"/>
          <w:szCs w:val="26"/>
          <w:lang w:val="pt-PT"/>
        </w:rPr>
        <w:t xml:space="preserve">ờng hợp thay đổi vị trí lắp đặt: xem xét hồ sơ lắp đặt.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7.2.3.3. Tr</w:t>
      </w:r>
      <w:r w:rsidRPr="002E5D63">
        <w:rPr>
          <w:rFonts w:cs="Arial" w:hint="cs"/>
          <w:color w:val="000000"/>
          <w:sz w:val="26"/>
          <w:szCs w:val="26"/>
          <w:lang w:val="pt-PT"/>
        </w:rPr>
        <w:t>ư</w:t>
      </w:r>
      <w:r w:rsidRPr="002E5D63">
        <w:rPr>
          <w:rFonts w:cs="Arial"/>
          <w:color w:val="000000"/>
          <w:sz w:val="26"/>
          <w:szCs w:val="26"/>
          <w:lang w:val="pt-PT"/>
        </w:rPr>
        <w:t xml:space="preserve">ờng hợp sau khi </w:t>
      </w:r>
      <w:r w:rsidRPr="00ED4B11">
        <w:rPr>
          <w:rFonts w:cs="Arial"/>
          <w:color w:val="000000"/>
          <w:sz w:val="26"/>
          <w:szCs w:val="26"/>
          <w:lang w:val="pt-PT"/>
        </w:rPr>
        <w:t xml:space="preserve">nồi </w:t>
      </w:r>
      <w:r w:rsidRPr="002E5D63">
        <w:rPr>
          <w:rFonts w:cs="Arial"/>
          <w:color w:val="000000"/>
          <w:sz w:val="26"/>
          <w:szCs w:val="26"/>
          <w:lang w:val="vi-VN"/>
        </w:rPr>
        <w:t>hơi và nồi đun nước nóng</w:t>
      </w:r>
      <w:r w:rsidRPr="002E5D63">
        <w:rPr>
          <w:rFonts w:cs="Arial"/>
          <w:color w:val="000000"/>
          <w:sz w:val="26"/>
          <w:szCs w:val="26"/>
          <w:lang w:val="pt-PT"/>
        </w:rPr>
        <w:t xml:space="preserve"> không làm việc từ 12 tháng trở lên xem xét hồ sơ như kiểm định </w:t>
      </w:r>
      <w:r w:rsidRPr="002E5D63">
        <w:rPr>
          <w:rFonts w:cs="Arial"/>
          <w:color w:val="000000"/>
          <w:sz w:val="26"/>
          <w:szCs w:val="26"/>
          <w:lang w:val="vi-VN"/>
        </w:rPr>
        <w:t xml:space="preserve">kỹ thuật an toàn </w:t>
      </w:r>
      <w:r w:rsidRPr="002E5D63">
        <w:rPr>
          <w:rFonts w:cs="Arial"/>
          <w:color w:val="000000"/>
          <w:sz w:val="26"/>
          <w:szCs w:val="26"/>
          <w:lang w:val="pt-PT"/>
        </w:rPr>
        <w:t>định kỳ.</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Đánh giá kết quả hồ sơ, lý lịch</w:t>
      </w:r>
      <w:r w:rsidRPr="002E5D63">
        <w:rPr>
          <w:rFonts w:cs="Arial"/>
          <w:b/>
          <w:color w:val="000000"/>
          <w:sz w:val="26"/>
          <w:szCs w:val="26"/>
          <w:lang w:val="pt-PT"/>
        </w:rPr>
        <w:t>:</w:t>
      </w:r>
      <w:r w:rsidRPr="002E5D63">
        <w:rPr>
          <w:rFonts w:cs="Arial"/>
          <w:color w:val="000000"/>
          <w:sz w:val="26"/>
          <w:szCs w:val="26"/>
          <w:lang w:val="pt-PT"/>
        </w:rPr>
        <w:t xml:space="preserve"> Kết quả đạt yêu cầu khi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 Lý lịch của thiết bị đầy đủ và đáp ứng </w:t>
      </w:r>
      <w:r w:rsidR="00C81DD4">
        <w:rPr>
          <w:rFonts w:cs="Arial"/>
          <w:color w:val="000000"/>
          <w:sz w:val="26"/>
          <w:szCs w:val="26"/>
          <w:lang w:val="pt-PT"/>
        </w:rPr>
        <w:t>quy định</w:t>
      </w:r>
      <w:r w:rsidRPr="002E5D63">
        <w:rPr>
          <w:rFonts w:cs="Arial"/>
          <w:color w:val="000000"/>
          <w:sz w:val="26"/>
          <w:szCs w:val="26"/>
          <w:lang w:val="pt-PT"/>
        </w:rPr>
        <w:t xml:space="preserve"> của </w:t>
      </w:r>
      <w:r w:rsidR="00C81DD4">
        <w:rPr>
          <w:rFonts w:cs="Arial"/>
          <w:color w:val="000000"/>
          <w:sz w:val="26"/>
          <w:szCs w:val="26"/>
          <w:lang w:val="pt-PT"/>
        </w:rPr>
        <w:t>Quy chuẩn này</w:t>
      </w:r>
      <w:r w:rsidRPr="002E5D63">
        <w:rPr>
          <w:rFonts w:cs="Arial"/>
          <w:color w:val="000000"/>
          <w:sz w:val="26"/>
          <w:szCs w:val="26"/>
          <w:lang w:val="pt-PT"/>
        </w:rPr>
        <w:t>.</w:t>
      </w:r>
    </w:p>
    <w:p w:rsidR="002671A4" w:rsidRPr="002E5D63" w:rsidRDefault="002671A4" w:rsidP="00300C00">
      <w:pPr>
        <w:tabs>
          <w:tab w:val="left" w:pos="567"/>
        </w:tabs>
        <w:spacing w:beforeLines="40" w:before="96" w:afterLines="40" w:after="96" w:line="276" w:lineRule="auto"/>
        <w:ind w:firstLine="567"/>
        <w:jc w:val="both"/>
        <w:rPr>
          <w:rFonts w:cs="Arial"/>
          <w:b/>
          <w:bCs/>
          <w:color w:val="000000"/>
          <w:sz w:val="26"/>
          <w:szCs w:val="26"/>
          <w:lang w:val="pt-PT"/>
        </w:rPr>
      </w:pPr>
      <w:r w:rsidRPr="002E5D63">
        <w:rPr>
          <w:rFonts w:cs="Arial"/>
          <w:color w:val="000000"/>
          <w:sz w:val="26"/>
          <w:szCs w:val="26"/>
          <w:lang w:val="pt-PT"/>
        </w:rPr>
        <w:t>- Nếu không đảm bảo, cơ sở phải có biện pháp khắc phục bổ sung</w:t>
      </w:r>
      <w:r w:rsidR="00C81DD4">
        <w:rPr>
          <w:rFonts w:cs="Arial"/>
          <w:color w:val="000000"/>
          <w:sz w:val="26"/>
          <w:szCs w:val="26"/>
          <w:lang w:val="pt-PT"/>
        </w:rPr>
        <w:t>.</w:t>
      </w:r>
      <w:r w:rsidRPr="002E5D63">
        <w:rPr>
          <w:rFonts w:cs="Arial"/>
          <w:b/>
          <w:bCs/>
          <w:color w:val="000000"/>
          <w:sz w:val="26"/>
          <w:szCs w:val="26"/>
          <w:lang w:val="pt-PT"/>
        </w:rPr>
        <w:t xml:space="preserve">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7.3.  Chuẩn bị đầy đủ các phương tiện kiểm định phù hợp để phục vụ quá trình kiểm định.</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de-DE"/>
        </w:rPr>
      </w:pPr>
      <w:r w:rsidRPr="002E5D63">
        <w:rPr>
          <w:rFonts w:cs="Arial"/>
          <w:color w:val="000000"/>
          <w:sz w:val="26"/>
          <w:szCs w:val="26"/>
          <w:lang w:val="pt-PT"/>
        </w:rPr>
        <w:tab/>
        <w:t xml:space="preserve">7.4. </w:t>
      </w:r>
      <w:r w:rsidRPr="002E5D63">
        <w:rPr>
          <w:rFonts w:cs="Arial"/>
          <w:color w:val="000000"/>
          <w:sz w:val="26"/>
          <w:szCs w:val="26"/>
          <w:lang w:val="de-DE"/>
        </w:rPr>
        <w:t>Xây dựng và thống nhất thực hiện các biện pháp đảm bảo an toàn với cơ sở trước khi kiểm định. Trang bị đầy đủ dụng cụ, phương tiện bảo vệ cá nhân, đảm bảo an toàn trong quá trình kiểm định.</w:t>
      </w:r>
    </w:p>
    <w:p w:rsidR="002671A4" w:rsidRPr="002E5D63" w:rsidRDefault="002671A4" w:rsidP="00300C00">
      <w:pPr>
        <w:tabs>
          <w:tab w:val="left" w:pos="567"/>
        </w:tabs>
        <w:spacing w:beforeLines="40" w:before="96" w:afterLines="40" w:after="96" w:line="276" w:lineRule="auto"/>
        <w:ind w:firstLine="567"/>
        <w:jc w:val="both"/>
        <w:rPr>
          <w:rFonts w:cs="Arial"/>
          <w:b/>
          <w:color w:val="000000"/>
          <w:sz w:val="26"/>
          <w:szCs w:val="26"/>
          <w:lang w:val="pt-PT"/>
        </w:rPr>
      </w:pPr>
      <w:r w:rsidRPr="002E5D63">
        <w:rPr>
          <w:rFonts w:cs="Arial"/>
          <w:b/>
          <w:bCs/>
          <w:color w:val="000000"/>
          <w:sz w:val="26"/>
          <w:szCs w:val="26"/>
          <w:lang w:val="pt-PT"/>
        </w:rPr>
        <w:t>8</w:t>
      </w:r>
      <w:r w:rsidRPr="002E5D63">
        <w:rPr>
          <w:rFonts w:cs="Arial"/>
          <w:b/>
          <w:color w:val="000000"/>
          <w:sz w:val="26"/>
          <w:szCs w:val="26"/>
          <w:lang w:val="pt-PT"/>
        </w:rPr>
        <w:t>. TIẾN HÀNH KIỂM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3E0910">
        <w:rPr>
          <w:rFonts w:cs="Arial"/>
          <w:color w:val="000000"/>
          <w:sz w:val="26"/>
          <w:szCs w:val="26"/>
          <w:lang w:val="pt-PT"/>
        </w:rPr>
        <w:t>Yêu cầu tháo xả hết môi chất trong thiết bị, làm sạch bên trong và bên ngoài thiết bị trước khi thực hiện các bước kiểm định tiếp theo. Khi tiến hành kiểm định phải thực hiện theo trình tự sau: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 Kiểm tra kỹ thuật bên ngoài: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8.1.1. Mặt bằng, vị trí lắp đặt.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8.1.2. Hệ thống chiếu sáng vận hành.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8.1.3. Sàn thao tác, cầu thang, giá treo.</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8.1.4. Hệ thống tiếp đất an toàn điện, chống sét (nếu có).</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8.1.5. Kiểm tra các thông số kỹ thuật trên nhãn mác của nồi hơi so với hồ sơ lý lịch.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8.1.6. Kiểm tra tình trạng của các thiết bị an toàn, đo lường và phụ trợ về số lượng, kiểu loại, các thông số kỹ thuật so với thiết kế và tiêu chuẩn quy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8.1.7. Các loại van lắp trên nồi hơi về số lượng, kiểu loại, các thông số kỹ thuật so với thiết kế và tiêu chuẩn quy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8.1.8. Kiểm tra tình trạng của các thiết bị phụ trợ khác kèm theo phục vụ quá trình làm việc của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8.1.9. Kiểm tra tình trạng mối hàn, bề mặt kim loại các bộ phận chịu áp lực của nồi hơi. Khi có nghi ngờ thì yêu cầu cơ sở áp dụng các biện pháp kiểm tra bổ sung phù hợp để đánh giá chính xác hơn.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8.1.10. Tình trạng của lớp bảo ôn cách nhiệt.</w:t>
      </w:r>
    </w:p>
    <w:p w:rsidR="002671A4"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8.1.11. Kiểm tra các chi tiết ghép nối.</w:t>
      </w:r>
    </w:p>
    <w:p w:rsidR="00C81DD4" w:rsidRDefault="00C81DD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lastRenderedPageBreak/>
        <w:t>Đánh giá kết quả : Kết quả đạt yêu cầu khi</w:t>
      </w:r>
      <w:r>
        <w:rPr>
          <w:rFonts w:cs="Arial"/>
          <w:color w:val="000000"/>
          <w:sz w:val="26"/>
          <w:szCs w:val="26"/>
          <w:lang w:val="pt-PT"/>
        </w:rPr>
        <w:t xml:space="preserve"> đáp ứng yêu cầu thuộc Chương 6, Phần 2 của Quy chuẩn này.</w:t>
      </w:r>
    </w:p>
    <w:p w:rsidR="00C81DD4" w:rsidRPr="002E5D63" w:rsidRDefault="00C81DD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xml:space="preserve">- Không có các vết nứt, phồng, móp, biến dạng, bị ăn mòn quá quy định ở các bộ phận chịu áp lực và ở các mối hàn, mối nối bên </w:t>
      </w:r>
      <w:r>
        <w:rPr>
          <w:rFonts w:cs="Arial"/>
          <w:color w:val="000000"/>
          <w:sz w:val="26"/>
          <w:szCs w:val="26"/>
          <w:lang w:val="pt-PT"/>
        </w:rPr>
        <w:t>ngoài</w:t>
      </w:r>
      <w:r w:rsidRPr="00ED4B11">
        <w:rPr>
          <w:rFonts w:cs="Arial"/>
          <w:color w:val="000000"/>
          <w:sz w:val="26"/>
          <w:szCs w:val="26"/>
          <w:lang w:val="pt-PT"/>
        </w:rPr>
        <w:t xml:space="preserve"> thiết bị.</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8.2. Kiểm tra kỹ thuật bên trong:</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8.2.1. Kiểm tra tình trạng cáu cặn, han gỉ, ăn mòn thành kim loại bên trong của nồi hơi.</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8.2.2. Kiểm tra tình trạng mối hàn, bề mặt kim loại các bộ phận chịu áp lực của nồi hơi. Khi có nghi ngờ thì yêu cầu cơ sở áp dụng các biện pháp kiểm tra bổ sung phù hợp để đánh giá chính xác hơn.</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8.2.3. Đối với những vị trí không thể tiến hành kiểm tra bên trong khi kiểm định thì việc kiểm tra tình trạng kỹ thuật phải được thực hiện theo tài liệu kỹ thuật của nhà chế tạo.</w:t>
      </w:r>
      <w:r w:rsidR="00C81DD4">
        <w:rPr>
          <w:rFonts w:cs="Arial"/>
          <w:color w:val="000000"/>
          <w:sz w:val="26"/>
          <w:szCs w:val="26"/>
          <w:lang w:val="pt-PT"/>
        </w:rPr>
        <w:t xml:space="preserve"> </w:t>
      </w:r>
      <w:r w:rsidRPr="002E5D63">
        <w:rPr>
          <w:rFonts w:cs="Arial"/>
          <w:color w:val="000000"/>
          <w:sz w:val="26"/>
          <w:szCs w:val="26"/>
          <w:lang w:val="pt-PT"/>
        </w:rPr>
        <w:t>Trong tài liệu phải ghi rõ: hạng mục, phương pháp và trình tự kiểm tra.</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8.2.4. Khi không có khả năng kiểm tra bên trong do đặc điểm kết cấu của nồi hơi,  cho phép thay thế việc kiểm tra bên trong bằng thử thủy lực với áp suất thử quy định và kiểm tra những bộ phận có thể khám xét đ</w:t>
      </w:r>
      <w:r w:rsidRPr="002E5D63">
        <w:rPr>
          <w:rFonts w:cs="Arial" w:hint="cs"/>
          <w:color w:val="000000"/>
          <w:sz w:val="26"/>
          <w:szCs w:val="26"/>
          <w:lang w:val="pt-PT"/>
        </w:rPr>
        <w:t>ư</w:t>
      </w:r>
      <w:r w:rsidRPr="002E5D63">
        <w:rPr>
          <w:rFonts w:cs="Arial"/>
          <w:color w:val="000000"/>
          <w:sz w:val="26"/>
          <w:szCs w:val="26"/>
          <w:lang w:val="pt-PT"/>
        </w:rPr>
        <w:t>ợc.</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8.2.5</w:t>
      </w:r>
      <w:r w:rsidRPr="00ED4B11">
        <w:rPr>
          <w:rFonts w:cs="Arial"/>
          <w:color w:val="000000"/>
          <w:sz w:val="26"/>
          <w:szCs w:val="26"/>
          <w:lang w:val="pt-PT"/>
        </w:rPr>
        <w:t xml:space="preserve">. Khi nghi ngờ về tình trạng kỹ thuật các bộ phận chịu áp lực của </w:t>
      </w:r>
      <w:r w:rsidRPr="002E5D63">
        <w:rPr>
          <w:rFonts w:cs="Arial"/>
          <w:color w:val="000000"/>
          <w:sz w:val="26"/>
          <w:szCs w:val="26"/>
          <w:lang w:val="pt-PT"/>
        </w:rPr>
        <w:t>nồi hơi</w:t>
      </w:r>
      <w:r w:rsidRPr="00ED4B11">
        <w:rPr>
          <w:rFonts w:cs="Arial"/>
          <w:color w:val="000000"/>
          <w:sz w:val="26"/>
          <w:szCs w:val="26"/>
          <w:lang w:val="pt-PT"/>
        </w:rPr>
        <w:t>, ng</w:t>
      </w:r>
      <w:r w:rsidRPr="00ED4B11">
        <w:rPr>
          <w:rFonts w:cs="Arial" w:hint="cs"/>
          <w:color w:val="000000"/>
          <w:sz w:val="26"/>
          <w:szCs w:val="26"/>
          <w:lang w:val="pt-PT"/>
        </w:rPr>
        <w:t>ư</w:t>
      </w:r>
      <w:r w:rsidRPr="00ED4B11">
        <w:rPr>
          <w:rFonts w:cs="Arial"/>
          <w:color w:val="000000"/>
          <w:sz w:val="26"/>
          <w:szCs w:val="26"/>
          <w:lang w:val="pt-PT"/>
        </w:rPr>
        <w:t>ời sử dụng cần tháo gỡ một phần hoặc toàn bộ lớp cách nhiệt, tháo gỡ một số ống lửa hoặc cắt một số đoạn ống n</w:t>
      </w:r>
      <w:r w:rsidRPr="00ED4B11">
        <w:rPr>
          <w:rFonts w:cs="Arial" w:hint="cs"/>
          <w:color w:val="000000"/>
          <w:sz w:val="26"/>
          <w:szCs w:val="26"/>
          <w:lang w:val="pt-PT"/>
        </w:rPr>
        <w:t>ư</w:t>
      </w:r>
      <w:r w:rsidRPr="00ED4B11">
        <w:rPr>
          <w:rFonts w:cs="Arial"/>
          <w:color w:val="000000"/>
          <w:sz w:val="26"/>
          <w:szCs w:val="26"/>
          <w:lang w:val="pt-PT"/>
        </w:rPr>
        <w:t>ớc để kiểm tra.</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8.2.6. </w:t>
      </w:r>
      <w:r w:rsidRPr="00ED4B11">
        <w:rPr>
          <w:rFonts w:cs="Arial"/>
          <w:color w:val="000000"/>
          <w:sz w:val="26"/>
          <w:szCs w:val="26"/>
          <w:lang w:val="pt-PT"/>
        </w:rPr>
        <w:t xml:space="preserve">Khi phát hiện có những khuyết tật làm giảm độ bền thành chịu áp lực (thành bị mỏng, các mối nối mòn) cần giảm thông số làm việc của </w:t>
      </w:r>
      <w:r w:rsidRPr="002E5D63">
        <w:rPr>
          <w:rFonts w:cs="Arial"/>
          <w:color w:val="000000"/>
          <w:sz w:val="26"/>
          <w:szCs w:val="26"/>
          <w:lang w:val="pt-PT"/>
        </w:rPr>
        <w:t>nồi hơi</w:t>
      </w:r>
      <w:r w:rsidRPr="00ED4B11">
        <w:rPr>
          <w:rFonts w:cs="Arial"/>
          <w:color w:val="000000"/>
          <w:sz w:val="26"/>
          <w:szCs w:val="26"/>
          <w:lang w:val="pt-PT"/>
        </w:rPr>
        <w:t>. Việc giảm thông số phải dựa trên c</w:t>
      </w:r>
      <w:r w:rsidRPr="00ED4B11">
        <w:rPr>
          <w:rFonts w:cs="Arial" w:hint="cs"/>
          <w:color w:val="000000"/>
          <w:sz w:val="26"/>
          <w:szCs w:val="26"/>
          <w:lang w:val="pt-PT"/>
        </w:rPr>
        <w:t>ơ</w:t>
      </w:r>
      <w:r w:rsidRPr="00ED4B11">
        <w:rPr>
          <w:rFonts w:cs="Arial"/>
          <w:color w:val="000000"/>
          <w:sz w:val="26"/>
          <w:szCs w:val="26"/>
          <w:lang w:val="pt-PT"/>
        </w:rPr>
        <w:t xml:space="preserve"> sở tính lại sức bền theo các số liệu thực tế.</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Đánh giá kết quả : Kết quả đạt yêu cầu khi</w:t>
      </w:r>
      <w:r w:rsidR="00C81DD4">
        <w:rPr>
          <w:rFonts w:cs="Arial"/>
          <w:color w:val="000000"/>
          <w:sz w:val="26"/>
          <w:szCs w:val="26"/>
          <w:lang w:val="pt-PT"/>
        </w:rPr>
        <w:t xml:space="preserve"> đáp ứng yêu cầu thuộc Chương 6, Phần 2 của Quy chuẩn này; </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r>
      <w:r w:rsidRPr="00ED4B11">
        <w:rPr>
          <w:rFonts w:cs="Arial"/>
          <w:color w:val="000000"/>
          <w:sz w:val="26"/>
          <w:szCs w:val="26"/>
          <w:lang w:val="pt-PT"/>
        </w:rPr>
        <w:tab/>
        <w:t>- Không có các vết nứt, phồng, móp, biến dạng, bị ăn mòn quá quy định ở các bộ phận chịu áp lực và ở các mối hàn, mối nối bên trong thiết bị.</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8.3. Kiểm tra kỹ thuật, </w:t>
      </w:r>
      <w:r w:rsidRPr="00ED4B11">
        <w:rPr>
          <w:rFonts w:cs="Arial"/>
          <w:color w:val="000000"/>
          <w:sz w:val="26"/>
          <w:szCs w:val="26"/>
          <w:lang w:val="pt-PT"/>
        </w:rPr>
        <w:t>thử</w:t>
      </w:r>
      <w:r w:rsidRPr="002E5D63">
        <w:rPr>
          <w:rFonts w:cs="Arial"/>
          <w:color w:val="000000"/>
          <w:sz w:val="26"/>
          <w:szCs w:val="26"/>
          <w:lang w:val="pt-PT"/>
        </w:rPr>
        <w:t xml:space="preserve"> nghiệm:</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8.3.1. Nồi hơi, nồi đun nước nóng được miễn thử bền khi kiểm định lần đầu nếu thời gian thử xuất xưởng không quá 24 tháng, được bảo quản tốt, trong quá trình vận chuyển và lắp đặt không có biểu hiện bị va đập, biến dạng. Biên bản kiểm định phải ghi rõ lý do và đính kèm các biên bản nghiệm thử thủy lực xuất x</w:t>
      </w:r>
      <w:r w:rsidRPr="002E5D63">
        <w:rPr>
          <w:rFonts w:cs="Arial" w:hint="cs"/>
          <w:color w:val="000000"/>
          <w:sz w:val="26"/>
          <w:szCs w:val="26"/>
          <w:lang w:val="pt-PT"/>
        </w:rPr>
        <w:t>ư</w:t>
      </w:r>
      <w:r w:rsidRPr="002E5D63">
        <w:rPr>
          <w:rFonts w:cs="Arial"/>
          <w:color w:val="000000"/>
          <w:sz w:val="26"/>
          <w:szCs w:val="26"/>
          <w:lang w:val="pt-PT"/>
        </w:rPr>
        <w:t>ởng của cơ sở chế tạo, biên bản nghiệm thu lắp đặt.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8.3.2. Khi kiểm tra, phải có biện pháp cách ly để đảm bảo các thiết bị bảo vệ tự động, đo lường không bị phá hủy ở áp suất thử. Trong trường hợp không đảm bảo được thì phải tháo các thiết bị này ra.</w:t>
      </w:r>
    </w:p>
    <w:p w:rsidR="002671A4" w:rsidRPr="00ED4B11" w:rsidRDefault="002671A4" w:rsidP="00300C00">
      <w:pPr>
        <w:tabs>
          <w:tab w:val="left" w:pos="567"/>
        </w:tabs>
        <w:spacing w:beforeLines="40" w:before="96" w:afterLines="40" w:after="96" w:line="276" w:lineRule="auto"/>
        <w:ind w:firstLine="567"/>
        <w:jc w:val="both"/>
        <w:rPr>
          <w:rFonts w:cs="Arial"/>
          <w:bCs/>
          <w:color w:val="000000"/>
          <w:sz w:val="26"/>
          <w:szCs w:val="26"/>
          <w:lang w:val="pt-PT"/>
        </w:rPr>
      </w:pPr>
      <w:r w:rsidRPr="002E5D63">
        <w:rPr>
          <w:rFonts w:cs="Arial"/>
          <w:color w:val="000000"/>
          <w:sz w:val="26"/>
          <w:szCs w:val="26"/>
          <w:lang w:val="pt-PT"/>
        </w:rPr>
        <w:t>8.3.3.</w:t>
      </w:r>
      <w:r w:rsidRPr="00ED4B11">
        <w:rPr>
          <w:rFonts w:cs="Arial"/>
          <w:bCs/>
          <w:color w:val="000000"/>
          <w:sz w:val="26"/>
          <w:szCs w:val="26"/>
          <w:lang w:val="pt-PT"/>
        </w:rPr>
        <w:t xml:space="preserve"> Thử bền:</w:t>
      </w:r>
    </w:p>
    <w:p w:rsidR="002671A4" w:rsidRPr="00ED4B11" w:rsidRDefault="002671A4" w:rsidP="00300C00">
      <w:pPr>
        <w:tabs>
          <w:tab w:val="left" w:pos="567"/>
        </w:tabs>
        <w:spacing w:beforeLines="40" w:before="96" w:afterLines="40" w:after="96" w:line="276" w:lineRule="auto"/>
        <w:ind w:firstLine="567"/>
        <w:jc w:val="both"/>
        <w:rPr>
          <w:rFonts w:cs="Arial"/>
          <w:bCs/>
          <w:color w:val="000000"/>
          <w:sz w:val="26"/>
          <w:szCs w:val="26"/>
          <w:lang w:val="pt-PT"/>
        </w:rPr>
      </w:pPr>
      <w:r w:rsidRPr="002E5D63">
        <w:rPr>
          <w:rFonts w:cs="Arial"/>
          <w:color w:val="000000"/>
          <w:sz w:val="26"/>
          <w:szCs w:val="26"/>
          <w:lang w:val="pt-PT"/>
        </w:rPr>
        <w:t xml:space="preserve">Thời hạn thử bền nồi hơi không quá 6 năm một lần </w:t>
      </w:r>
      <w:r>
        <w:rPr>
          <w:rFonts w:cs="Arial"/>
          <w:color w:val="000000"/>
          <w:sz w:val="26"/>
          <w:szCs w:val="26"/>
          <w:lang w:val="pt-PT"/>
        </w:rPr>
        <w:t>và</w:t>
      </w:r>
      <w:r w:rsidRPr="002E5D63">
        <w:rPr>
          <w:rFonts w:cs="Arial"/>
          <w:color w:val="000000"/>
          <w:sz w:val="26"/>
          <w:szCs w:val="26"/>
          <w:lang w:val="pt-PT"/>
        </w:rPr>
        <w:t xml:space="preserve"> phải tiến hành thử bền với các yêu cầu sau: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lastRenderedPageBreak/>
        <w:t>8.3.3.1. Môi chất thử là nước. Nhiệt độ môi chất thử dưới 50</w:t>
      </w:r>
      <w:r w:rsidR="00743C3E">
        <w:rPr>
          <w:rFonts w:cs="Arial"/>
          <w:color w:val="000000"/>
          <w:sz w:val="26"/>
          <w:szCs w:val="26"/>
          <w:lang w:val="pt-PT"/>
        </w:rPr>
        <w:t xml:space="preserve"> </w:t>
      </w:r>
      <w:r w:rsidRPr="002E5D63">
        <w:rPr>
          <w:rFonts w:cs="Arial"/>
          <w:color w:val="000000"/>
          <w:sz w:val="26"/>
          <w:szCs w:val="26"/>
          <w:vertAlign w:val="superscript"/>
          <w:lang w:val="pt-PT"/>
        </w:rPr>
        <w:t>o</w:t>
      </w:r>
      <w:r w:rsidRPr="002E5D63">
        <w:rPr>
          <w:rFonts w:cs="Arial"/>
          <w:color w:val="000000"/>
          <w:sz w:val="26"/>
          <w:szCs w:val="26"/>
          <w:lang w:val="pt-PT"/>
        </w:rPr>
        <w:t>C và không thấp hơn nhiệt độ môi trường xung quanh quá 5</w:t>
      </w:r>
      <w:r w:rsidRPr="002E5D63">
        <w:rPr>
          <w:rFonts w:cs="Arial"/>
          <w:color w:val="000000"/>
          <w:sz w:val="26"/>
          <w:szCs w:val="26"/>
          <w:vertAlign w:val="superscript"/>
          <w:lang w:val="pt-PT"/>
        </w:rPr>
        <w:t>o</w:t>
      </w:r>
      <w:r w:rsidRPr="002E5D63">
        <w:rPr>
          <w:rFonts w:cs="Arial"/>
          <w:color w:val="000000"/>
          <w:sz w:val="26"/>
          <w:szCs w:val="26"/>
          <w:lang w:val="pt-PT"/>
        </w:rPr>
        <w:t>C</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 xml:space="preserve">8.3.3.2. Áp suất thử, thời gian duy trì áp suất thử được quy định tại bảng </w:t>
      </w:r>
      <w:r w:rsidR="00932A5B">
        <w:rPr>
          <w:rFonts w:cs="Arial"/>
          <w:color w:val="000000"/>
          <w:sz w:val="26"/>
          <w:szCs w:val="26"/>
          <w:lang w:val="pt-PT"/>
        </w:rPr>
        <w:t>A.1</w:t>
      </w:r>
      <w:r w:rsidRPr="002E5D63">
        <w:rPr>
          <w:rFonts w:cs="Arial"/>
          <w:color w:val="000000"/>
          <w:sz w:val="26"/>
          <w:szCs w:val="26"/>
          <w:lang w:val="pt-PT"/>
        </w:rPr>
        <w:t xml:space="preserve"> dưới đây:</w:t>
      </w:r>
    </w:p>
    <w:p w:rsidR="002671A4" w:rsidRPr="00ED4B11" w:rsidRDefault="002671A4" w:rsidP="00300C00">
      <w:pPr>
        <w:tabs>
          <w:tab w:val="left" w:pos="567"/>
        </w:tabs>
        <w:spacing w:beforeLines="40" w:before="96" w:afterLines="40" w:after="96" w:line="276" w:lineRule="auto"/>
        <w:ind w:firstLine="567"/>
        <w:jc w:val="center"/>
        <w:rPr>
          <w:rFonts w:cs="Arial"/>
          <w:color w:val="000000"/>
          <w:sz w:val="26"/>
          <w:szCs w:val="26"/>
          <w:lang w:val="pt-PT"/>
        </w:rPr>
      </w:pPr>
      <w:r w:rsidRPr="00ED4B11">
        <w:rPr>
          <w:rFonts w:cs="Arial"/>
          <w:color w:val="000000"/>
          <w:sz w:val="26"/>
          <w:szCs w:val="26"/>
          <w:lang w:val="pt-PT"/>
        </w:rPr>
        <w:t xml:space="preserve">Bảng </w:t>
      </w:r>
      <w:r w:rsidR="00932A5B">
        <w:rPr>
          <w:rFonts w:cs="Arial"/>
          <w:color w:val="000000"/>
          <w:sz w:val="26"/>
          <w:szCs w:val="26"/>
          <w:lang w:val="pt-PT"/>
        </w:rPr>
        <w:t>A.1</w:t>
      </w:r>
      <w:r w:rsidRPr="00ED4B11">
        <w:rPr>
          <w:rFonts w:cs="Arial"/>
          <w:color w:val="000000"/>
          <w:sz w:val="26"/>
          <w:szCs w:val="26"/>
          <w:lang w:val="pt-PT"/>
        </w:rPr>
        <w:t xml:space="preserve"> : Áp suất, thời gian duy trì thử bền sau lắp đặt lần đầu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0"/>
        <w:gridCol w:w="4620"/>
        <w:gridCol w:w="2142"/>
      </w:tblGrid>
      <w:tr w:rsidR="002671A4" w:rsidRPr="002E5D63" w:rsidTr="002671A4">
        <w:trPr>
          <w:trHeight w:val="339"/>
        </w:trPr>
        <w:tc>
          <w:tcPr>
            <w:tcW w:w="2310" w:type="dxa"/>
          </w:tcPr>
          <w:p w:rsidR="002671A4" w:rsidRPr="002E5D63" w:rsidRDefault="002671A4" w:rsidP="00300C00">
            <w:pPr>
              <w:tabs>
                <w:tab w:val="left" w:pos="567"/>
              </w:tabs>
              <w:spacing w:beforeLines="40" w:before="96" w:afterLines="40" w:after="96" w:line="276" w:lineRule="auto"/>
              <w:jc w:val="center"/>
              <w:rPr>
                <w:rStyle w:val="NormalLatinArialChar"/>
                <w:iCs/>
                <w:color w:val="000000"/>
                <w:sz w:val="26"/>
                <w:szCs w:val="26"/>
              </w:rPr>
            </w:pPr>
            <w:r w:rsidRPr="002E5D63">
              <w:rPr>
                <w:rStyle w:val="NormalLatinArialChar"/>
                <w:iCs/>
                <w:color w:val="000000"/>
                <w:sz w:val="26"/>
                <w:szCs w:val="26"/>
              </w:rPr>
              <w:t>Áp suất thiết kế</w:t>
            </w:r>
          </w:p>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Style w:val="NormalLatinArialChar"/>
                <w:iCs/>
                <w:color w:val="000000"/>
                <w:sz w:val="26"/>
                <w:szCs w:val="26"/>
              </w:rPr>
              <w:t>(</w:t>
            </w:r>
            <w:r w:rsidRPr="002E5D63">
              <w:rPr>
                <w:rFonts w:cs="Arial"/>
                <w:color w:val="000000"/>
                <w:sz w:val="26"/>
                <w:szCs w:val="26"/>
              </w:rPr>
              <w:t>bar)</w:t>
            </w:r>
          </w:p>
        </w:tc>
        <w:tc>
          <w:tcPr>
            <w:tcW w:w="4620" w:type="dxa"/>
          </w:tcPr>
          <w:p w:rsidR="002671A4" w:rsidRPr="002E5D63" w:rsidRDefault="002671A4" w:rsidP="00300C00">
            <w:pPr>
              <w:tabs>
                <w:tab w:val="left" w:pos="567"/>
              </w:tabs>
              <w:spacing w:beforeLines="40" w:before="96" w:afterLines="40" w:after="96" w:line="276" w:lineRule="auto"/>
              <w:ind w:firstLine="567"/>
              <w:jc w:val="center"/>
              <w:rPr>
                <w:rStyle w:val="NormalLatinArialChar"/>
                <w:iCs/>
                <w:color w:val="000000"/>
                <w:sz w:val="26"/>
                <w:szCs w:val="26"/>
              </w:rPr>
            </w:pPr>
            <w:r w:rsidRPr="002E5D63">
              <w:rPr>
                <w:rStyle w:val="NormalLatinArialChar"/>
                <w:iCs/>
                <w:color w:val="000000"/>
                <w:sz w:val="26"/>
                <w:szCs w:val="26"/>
              </w:rPr>
              <w:t>Áp suất thử</w:t>
            </w:r>
          </w:p>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Style w:val="NormalLatinArialChar"/>
                <w:iCs/>
                <w:color w:val="000000"/>
                <w:sz w:val="26"/>
                <w:szCs w:val="26"/>
              </w:rPr>
              <w:t>(bar)</w:t>
            </w:r>
          </w:p>
        </w:tc>
        <w:tc>
          <w:tcPr>
            <w:tcW w:w="2142"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lang w:val="pt-PT"/>
              </w:rPr>
            </w:pPr>
            <w:r w:rsidRPr="002E5D63">
              <w:rPr>
                <w:rFonts w:cs="Arial"/>
                <w:color w:val="000000"/>
                <w:sz w:val="26"/>
                <w:szCs w:val="26"/>
                <w:lang w:val="pt-PT"/>
              </w:rPr>
              <w:t xml:space="preserve">Thời gian </w:t>
            </w:r>
          </w:p>
          <w:p w:rsidR="002671A4" w:rsidRPr="002E5D63" w:rsidRDefault="002671A4" w:rsidP="00300C00">
            <w:pPr>
              <w:tabs>
                <w:tab w:val="left" w:pos="567"/>
              </w:tabs>
              <w:spacing w:beforeLines="40" w:before="96" w:afterLines="40" w:after="96" w:line="276" w:lineRule="auto"/>
              <w:jc w:val="center"/>
              <w:rPr>
                <w:rStyle w:val="NormalLatinArialChar"/>
                <w:iCs/>
                <w:color w:val="000000"/>
                <w:sz w:val="26"/>
                <w:szCs w:val="26"/>
              </w:rPr>
            </w:pPr>
            <w:r w:rsidRPr="002E5D63">
              <w:rPr>
                <w:rFonts w:cs="Arial"/>
                <w:color w:val="000000"/>
                <w:sz w:val="26"/>
                <w:szCs w:val="26"/>
                <w:lang w:val="pt-PT"/>
              </w:rPr>
              <w:t>duy trì ( phút)</w:t>
            </w:r>
          </w:p>
        </w:tc>
      </w:tr>
      <w:tr w:rsidR="002671A4" w:rsidRPr="002E5D63" w:rsidTr="002671A4">
        <w:trPr>
          <w:trHeight w:val="339"/>
        </w:trPr>
        <w:tc>
          <w:tcPr>
            <w:tcW w:w="2310" w:type="dxa"/>
          </w:tcPr>
          <w:p w:rsidR="002671A4" w:rsidRPr="002E5D63" w:rsidRDefault="002671A4" w:rsidP="00300C00">
            <w:pPr>
              <w:tabs>
                <w:tab w:val="left" w:pos="567"/>
                <w:tab w:val="center" w:pos="2038"/>
                <w:tab w:val="right" w:pos="4076"/>
              </w:tabs>
              <w:spacing w:beforeLines="40" w:before="96" w:afterLines="40" w:after="96" w:line="276" w:lineRule="auto"/>
              <w:ind w:firstLine="34"/>
              <w:jc w:val="center"/>
              <w:rPr>
                <w:rFonts w:cs="Arial"/>
                <w:color w:val="000000"/>
                <w:sz w:val="26"/>
                <w:szCs w:val="26"/>
              </w:rPr>
            </w:pPr>
            <w:proofErr w:type="gramStart"/>
            <w:r w:rsidRPr="002E5D63">
              <w:rPr>
                <w:rFonts w:cs="Arial"/>
                <w:color w:val="000000"/>
                <w:sz w:val="26"/>
                <w:szCs w:val="26"/>
              </w:rPr>
              <w:t>p</w:t>
            </w:r>
            <w:proofErr w:type="gramEnd"/>
            <w:r w:rsidRPr="002E5D63">
              <w:rPr>
                <w:rFonts w:cs="Arial"/>
                <w:color w:val="000000"/>
                <w:sz w:val="26"/>
                <w:szCs w:val="26"/>
              </w:rPr>
              <w:t xml:space="preserve"> </w:t>
            </w:r>
            <w:r w:rsidRPr="002E5D63">
              <w:rPr>
                <w:color w:val="000000"/>
                <w:position w:val="-4"/>
                <w:sz w:val="26"/>
                <w:szCs w:val="26"/>
              </w:rPr>
              <w:object w:dxaOrig="200" w:dyaOrig="240">
                <v:shape id="_x0000_i1066" type="#_x0000_t75" style="width:10pt;height:12pt" o:ole="">
                  <v:imagedata r:id="rId102" o:title=""/>
                </v:shape>
                <o:OLEObject Type="Embed" ProgID="Equation.3" ShapeID="_x0000_i1066" DrawAspect="Content" ObjectID="_1510997052" r:id="rId103"/>
              </w:object>
            </w:r>
            <w:r w:rsidRPr="002E5D63">
              <w:rPr>
                <w:color w:val="000000"/>
                <w:sz w:val="26"/>
                <w:szCs w:val="26"/>
              </w:rPr>
              <w:t xml:space="preserve"> 5</w:t>
            </w:r>
          </w:p>
        </w:tc>
        <w:tc>
          <w:tcPr>
            <w:tcW w:w="4620" w:type="dxa"/>
          </w:tcPr>
          <w:p w:rsidR="002671A4" w:rsidRPr="002E5D63" w:rsidRDefault="002671A4" w:rsidP="00300C00">
            <w:pPr>
              <w:tabs>
                <w:tab w:val="left" w:pos="567"/>
              </w:tabs>
              <w:spacing w:beforeLines="40" w:before="96" w:afterLines="40" w:after="96" w:line="276" w:lineRule="auto"/>
              <w:jc w:val="both"/>
              <w:rPr>
                <w:rFonts w:cs="Arial"/>
                <w:color w:val="000000"/>
                <w:sz w:val="26"/>
                <w:szCs w:val="26"/>
              </w:rPr>
            </w:pPr>
            <w:r w:rsidRPr="002E5D63">
              <w:rPr>
                <w:rFonts w:cs="Arial"/>
                <w:color w:val="000000"/>
                <w:sz w:val="26"/>
                <w:szCs w:val="26"/>
              </w:rPr>
              <w:t>2 p nh</w:t>
            </w:r>
            <w:r w:rsidRPr="002E5D63">
              <w:rPr>
                <w:rFonts w:cs="Arial" w:hint="cs"/>
                <w:color w:val="000000"/>
                <w:sz w:val="26"/>
                <w:szCs w:val="26"/>
              </w:rPr>
              <w:t>ư</w:t>
            </w:r>
            <w:r w:rsidRPr="002E5D63">
              <w:rPr>
                <w:rFonts w:cs="Arial"/>
                <w:color w:val="000000"/>
                <w:sz w:val="26"/>
                <w:szCs w:val="26"/>
              </w:rPr>
              <w:t>ng không nhỏ h</w:t>
            </w:r>
            <w:r w:rsidRPr="002E5D63">
              <w:rPr>
                <w:rFonts w:cs="Arial" w:hint="cs"/>
                <w:color w:val="000000"/>
                <w:sz w:val="26"/>
                <w:szCs w:val="26"/>
              </w:rPr>
              <w:t>ơ</w:t>
            </w:r>
            <w:r w:rsidRPr="002E5D63">
              <w:rPr>
                <w:rFonts w:cs="Arial"/>
                <w:color w:val="000000"/>
                <w:sz w:val="26"/>
                <w:szCs w:val="26"/>
              </w:rPr>
              <w:t>n 2 bar</w:t>
            </w:r>
          </w:p>
        </w:tc>
        <w:tc>
          <w:tcPr>
            <w:tcW w:w="2142" w:type="dxa"/>
          </w:tcPr>
          <w:p w:rsidR="002671A4" w:rsidRPr="002E5D63" w:rsidRDefault="00743C3E" w:rsidP="00300C00">
            <w:pPr>
              <w:tabs>
                <w:tab w:val="left" w:pos="567"/>
              </w:tabs>
              <w:spacing w:beforeLines="40" w:before="96" w:afterLines="40" w:after="96" w:line="276" w:lineRule="auto"/>
              <w:jc w:val="center"/>
              <w:rPr>
                <w:rFonts w:cs="Arial"/>
                <w:color w:val="000000"/>
                <w:sz w:val="26"/>
                <w:szCs w:val="26"/>
              </w:rPr>
            </w:pPr>
            <w:r>
              <w:rPr>
                <w:rFonts w:cs="Arial"/>
                <w:color w:val="000000"/>
                <w:sz w:val="26"/>
                <w:szCs w:val="26"/>
              </w:rPr>
              <w:t>3</w:t>
            </w:r>
            <w:r w:rsidR="002671A4" w:rsidRPr="002E5D63">
              <w:rPr>
                <w:rFonts w:cs="Arial"/>
                <w:color w:val="000000"/>
                <w:sz w:val="26"/>
                <w:szCs w:val="26"/>
              </w:rPr>
              <w:t>0</w:t>
            </w:r>
          </w:p>
        </w:tc>
      </w:tr>
      <w:tr w:rsidR="002671A4" w:rsidRPr="002E5D63" w:rsidTr="002671A4">
        <w:trPr>
          <w:trHeight w:val="355"/>
        </w:trPr>
        <w:tc>
          <w:tcPr>
            <w:tcW w:w="2310" w:type="dxa"/>
          </w:tcPr>
          <w:p w:rsidR="002671A4" w:rsidRPr="002E5D63" w:rsidRDefault="002671A4" w:rsidP="00300C00">
            <w:pPr>
              <w:tabs>
                <w:tab w:val="left" w:pos="567"/>
              </w:tabs>
              <w:spacing w:beforeLines="40" w:before="96" w:afterLines="40" w:after="96" w:line="276" w:lineRule="auto"/>
              <w:ind w:firstLine="34"/>
              <w:jc w:val="center"/>
              <w:rPr>
                <w:rFonts w:cs="Arial"/>
                <w:color w:val="000000"/>
                <w:sz w:val="26"/>
                <w:szCs w:val="26"/>
              </w:rPr>
            </w:pPr>
            <w:r w:rsidRPr="002E5D63">
              <w:rPr>
                <w:rFonts w:cs="Arial"/>
                <w:color w:val="000000"/>
                <w:sz w:val="26"/>
                <w:szCs w:val="26"/>
              </w:rPr>
              <w:t xml:space="preserve">p </w:t>
            </w:r>
            <w:r w:rsidRPr="002E5D63">
              <w:rPr>
                <w:color w:val="000000"/>
                <w:position w:val="-4"/>
                <w:sz w:val="26"/>
                <w:szCs w:val="26"/>
              </w:rPr>
              <w:t xml:space="preserve">&gt; </w:t>
            </w:r>
            <w:r w:rsidRPr="002E5D63">
              <w:rPr>
                <w:color w:val="000000"/>
                <w:sz w:val="26"/>
                <w:szCs w:val="26"/>
              </w:rPr>
              <w:t>5</w:t>
            </w:r>
          </w:p>
        </w:tc>
        <w:tc>
          <w:tcPr>
            <w:tcW w:w="4620" w:type="dxa"/>
          </w:tcPr>
          <w:p w:rsidR="002671A4" w:rsidRPr="002E5D63" w:rsidRDefault="002671A4" w:rsidP="00300C00">
            <w:pPr>
              <w:tabs>
                <w:tab w:val="left" w:pos="567"/>
              </w:tabs>
              <w:spacing w:beforeLines="40" w:before="96" w:afterLines="40" w:after="96" w:line="276" w:lineRule="auto"/>
              <w:jc w:val="both"/>
              <w:rPr>
                <w:rFonts w:cs="Arial"/>
                <w:color w:val="000000"/>
                <w:sz w:val="26"/>
                <w:szCs w:val="26"/>
              </w:rPr>
            </w:pPr>
            <w:r w:rsidRPr="002E5D63">
              <w:rPr>
                <w:rFonts w:cs="Arial"/>
                <w:color w:val="000000"/>
                <w:sz w:val="26"/>
                <w:szCs w:val="26"/>
              </w:rPr>
              <w:t>1,5 p nh</w:t>
            </w:r>
            <w:r w:rsidRPr="002E5D63">
              <w:rPr>
                <w:rFonts w:cs="Arial" w:hint="cs"/>
                <w:color w:val="000000"/>
                <w:sz w:val="26"/>
                <w:szCs w:val="26"/>
              </w:rPr>
              <w:t>ư</w:t>
            </w:r>
            <w:r w:rsidRPr="002E5D63">
              <w:rPr>
                <w:rFonts w:cs="Arial"/>
                <w:color w:val="000000"/>
                <w:sz w:val="26"/>
                <w:szCs w:val="26"/>
              </w:rPr>
              <w:t>ng không nhỏ h</w:t>
            </w:r>
            <w:r w:rsidRPr="002E5D63">
              <w:rPr>
                <w:rFonts w:cs="Arial" w:hint="cs"/>
                <w:color w:val="000000"/>
                <w:sz w:val="26"/>
                <w:szCs w:val="26"/>
              </w:rPr>
              <w:t>ơ</w:t>
            </w:r>
            <w:r w:rsidRPr="002E5D63">
              <w:rPr>
                <w:rFonts w:cs="Arial"/>
                <w:color w:val="000000"/>
                <w:sz w:val="26"/>
                <w:szCs w:val="26"/>
              </w:rPr>
              <w:t>n 10 bar</w:t>
            </w:r>
          </w:p>
        </w:tc>
        <w:tc>
          <w:tcPr>
            <w:tcW w:w="2142" w:type="dxa"/>
          </w:tcPr>
          <w:p w:rsidR="002671A4" w:rsidRPr="002E5D63" w:rsidRDefault="00743C3E" w:rsidP="00300C00">
            <w:pPr>
              <w:tabs>
                <w:tab w:val="left" w:pos="567"/>
              </w:tabs>
              <w:spacing w:beforeLines="40" w:before="96" w:afterLines="40" w:after="96" w:line="276" w:lineRule="auto"/>
              <w:jc w:val="center"/>
              <w:rPr>
                <w:rFonts w:cs="Arial"/>
                <w:color w:val="000000"/>
                <w:sz w:val="26"/>
                <w:szCs w:val="26"/>
              </w:rPr>
            </w:pPr>
            <w:r>
              <w:rPr>
                <w:rFonts w:cs="Arial"/>
                <w:color w:val="000000"/>
                <w:sz w:val="26"/>
                <w:szCs w:val="26"/>
              </w:rPr>
              <w:t>3</w:t>
            </w:r>
            <w:r w:rsidR="002671A4" w:rsidRPr="002E5D63">
              <w:rPr>
                <w:rFonts w:cs="Arial"/>
                <w:color w:val="000000"/>
                <w:sz w:val="26"/>
                <w:szCs w:val="26"/>
              </w:rPr>
              <w:t>0</w:t>
            </w:r>
          </w:p>
        </w:tc>
      </w:tr>
    </w:tbl>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rPr>
      </w:pPr>
    </w:p>
    <w:p w:rsidR="002671A4"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Fonts w:cs="Arial"/>
          <w:color w:val="000000"/>
          <w:sz w:val="26"/>
          <w:szCs w:val="26"/>
        </w:rPr>
        <w:t>Áp suất, thời gian duy trì thử bền khi kiểm định định kỳ, bất th</w:t>
      </w:r>
      <w:r w:rsidRPr="002E5D63">
        <w:rPr>
          <w:rFonts w:cs="Arial" w:hint="cs"/>
          <w:color w:val="000000"/>
          <w:sz w:val="26"/>
          <w:szCs w:val="26"/>
        </w:rPr>
        <w:t>ư</w:t>
      </w:r>
      <w:r w:rsidRPr="002E5D63">
        <w:rPr>
          <w:rFonts w:cs="Arial"/>
          <w:color w:val="000000"/>
          <w:sz w:val="26"/>
          <w:szCs w:val="26"/>
        </w:rPr>
        <w:t>ờng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4629"/>
        <w:gridCol w:w="2126"/>
      </w:tblGrid>
      <w:tr w:rsidR="002671A4" w:rsidRPr="002E5D63" w:rsidTr="002671A4">
        <w:trPr>
          <w:trHeight w:val="971"/>
        </w:trPr>
        <w:tc>
          <w:tcPr>
            <w:tcW w:w="2317" w:type="dxa"/>
          </w:tcPr>
          <w:p w:rsidR="002671A4"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 xml:space="preserve">Áp suất làm việc </w:t>
            </w:r>
            <w:r w:rsidR="00743C3E">
              <w:rPr>
                <w:rFonts w:cs="Arial"/>
                <w:color w:val="000000"/>
                <w:sz w:val="26"/>
                <w:szCs w:val="26"/>
              </w:rPr>
              <w:t xml:space="preserve">lớn nhất cho phép </w:t>
            </w:r>
          </w:p>
          <w:p w:rsidR="00743C3E" w:rsidRPr="002E5D63" w:rsidRDefault="00743C3E" w:rsidP="00300C00">
            <w:pPr>
              <w:tabs>
                <w:tab w:val="left" w:pos="567"/>
              </w:tabs>
              <w:spacing w:beforeLines="40" w:before="96" w:afterLines="40" w:after="96" w:line="276" w:lineRule="auto"/>
              <w:jc w:val="center"/>
              <w:rPr>
                <w:rFonts w:cs="Arial"/>
                <w:color w:val="000000"/>
                <w:sz w:val="26"/>
                <w:szCs w:val="26"/>
              </w:rPr>
            </w:pPr>
            <w:r>
              <w:rPr>
                <w:rFonts w:cs="Arial"/>
                <w:color w:val="000000"/>
                <w:sz w:val="26"/>
                <w:szCs w:val="26"/>
              </w:rPr>
              <w:t>(MAWP)</w:t>
            </w:r>
          </w:p>
        </w:tc>
        <w:tc>
          <w:tcPr>
            <w:tcW w:w="4629" w:type="dxa"/>
          </w:tcPr>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Fonts w:cs="Arial"/>
                <w:color w:val="000000"/>
                <w:sz w:val="26"/>
                <w:szCs w:val="26"/>
              </w:rPr>
              <w:t>Áp suất thử</w:t>
            </w:r>
          </w:p>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Fonts w:cs="Arial"/>
                <w:color w:val="000000"/>
                <w:sz w:val="26"/>
                <w:szCs w:val="26"/>
              </w:rPr>
              <w:t>(bar)</w:t>
            </w:r>
          </w:p>
        </w:tc>
        <w:tc>
          <w:tcPr>
            <w:tcW w:w="2126"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lang w:val="pt-PT"/>
              </w:rPr>
            </w:pPr>
            <w:r w:rsidRPr="002E5D63">
              <w:rPr>
                <w:rFonts w:cs="Arial"/>
                <w:color w:val="000000"/>
                <w:sz w:val="26"/>
                <w:szCs w:val="26"/>
                <w:lang w:val="pt-PT"/>
              </w:rPr>
              <w:t xml:space="preserve">Thời gian </w:t>
            </w:r>
          </w:p>
          <w:p w:rsidR="002671A4" w:rsidRPr="002E5D63" w:rsidRDefault="002671A4" w:rsidP="00300C00">
            <w:pPr>
              <w:tabs>
                <w:tab w:val="left" w:pos="567"/>
              </w:tabs>
              <w:spacing w:beforeLines="40" w:before="96" w:afterLines="40" w:after="96" w:line="276" w:lineRule="auto"/>
              <w:jc w:val="center"/>
              <w:rPr>
                <w:rStyle w:val="NormalLatinArialChar"/>
                <w:iCs/>
                <w:color w:val="000000"/>
                <w:sz w:val="26"/>
                <w:szCs w:val="26"/>
              </w:rPr>
            </w:pPr>
            <w:r w:rsidRPr="002E5D63">
              <w:rPr>
                <w:rFonts w:cs="Arial"/>
                <w:color w:val="000000"/>
                <w:sz w:val="26"/>
                <w:szCs w:val="26"/>
                <w:lang w:val="pt-PT"/>
              </w:rPr>
              <w:t>duy trì  ( phút)</w:t>
            </w:r>
          </w:p>
        </w:tc>
      </w:tr>
      <w:tr w:rsidR="002671A4" w:rsidRPr="002E5D63" w:rsidTr="002671A4">
        <w:tc>
          <w:tcPr>
            <w:tcW w:w="2317"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color w:val="000000"/>
                <w:position w:val="-12"/>
                <w:sz w:val="26"/>
                <w:szCs w:val="26"/>
              </w:rPr>
              <w:object w:dxaOrig="300" w:dyaOrig="360">
                <v:shape id="_x0000_i1067" type="#_x0000_t75" style="width:15pt;height:18pt" o:ole="">
                  <v:imagedata r:id="rId104" o:title=""/>
                </v:shape>
                <o:OLEObject Type="Embed" ProgID="Equation.3" ShapeID="_x0000_i1067" DrawAspect="Content" ObjectID="_1510997053" r:id="rId105"/>
              </w:object>
            </w:r>
            <w:r w:rsidRPr="002E5D63">
              <w:rPr>
                <w:color w:val="000000"/>
                <w:sz w:val="26"/>
                <w:szCs w:val="26"/>
              </w:rPr>
              <w:t xml:space="preserve"> </w:t>
            </w:r>
          </w:p>
        </w:tc>
        <w:tc>
          <w:tcPr>
            <w:tcW w:w="4629" w:type="dxa"/>
          </w:tcPr>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Fonts w:cs="Arial"/>
                <w:color w:val="000000"/>
                <w:sz w:val="26"/>
                <w:szCs w:val="26"/>
              </w:rPr>
              <w:t xml:space="preserve">1,5 </w:t>
            </w:r>
            <w:r w:rsidRPr="002E5D63">
              <w:rPr>
                <w:rFonts w:cs="Arial"/>
                <w:color w:val="000000"/>
                <w:position w:val="-12"/>
                <w:sz w:val="26"/>
                <w:szCs w:val="26"/>
              </w:rPr>
              <w:object w:dxaOrig="300" w:dyaOrig="360">
                <v:shape id="_x0000_i1068" type="#_x0000_t75" style="width:15pt;height:18pt" o:ole="">
                  <v:imagedata r:id="rId106" o:title=""/>
                </v:shape>
                <o:OLEObject Type="Embed" ProgID="Equation.3" ShapeID="_x0000_i1068" DrawAspect="Content" ObjectID="_1510997054" r:id="rId107"/>
              </w:object>
            </w:r>
          </w:p>
        </w:tc>
        <w:tc>
          <w:tcPr>
            <w:tcW w:w="2126"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lang w:val="pt-PT"/>
              </w:rPr>
            </w:pPr>
            <w:r w:rsidRPr="002E5D63">
              <w:rPr>
                <w:rFonts w:cs="Arial"/>
                <w:color w:val="000000"/>
                <w:sz w:val="26"/>
                <w:szCs w:val="26"/>
                <w:lang w:val="pt-PT"/>
              </w:rPr>
              <w:t>5</w:t>
            </w:r>
          </w:p>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lang w:val="pt-PT"/>
              </w:rPr>
            </w:pPr>
          </w:p>
        </w:tc>
      </w:tr>
    </w:tbl>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Fonts w:cs="Arial"/>
          <w:color w:val="000000"/>
          <w:sz w:val="26"/>
          <w:szCs w:val="26"/>
        </w:rPr>
        <w:t>Áp suất, thời gian duy trì thử bền bộ hâm nước, bộ quá nhiệt, bộ tái nhiệt</w:t>
      </w:r>
    </w:p>
    <w:tbl>
      <w:tblPr>
        <w:tblW w:w="8910" w:type="dxa"/>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0"/>
        <w:gridCol w:w="2090"/>
        <w:gridCol w:w="2310"/>
      </w:tblGrid>
      <w:tr w:rsidR="002671A4" w:rsidRPr="002E5D63" w:rsidTr="002671A4">
        <w:trPr>
          <w:trHeight w:val="339"/>
          <w:tblHeader/>
        </w:trPr>
        <w:tc>
          <w:tcPr>
            <w:tcW w:w="4510" w:type="dxa"/>
          </w:tcPr>
          <w:p w:rsidR="002671A4" w:rsidRPr="002E5D63" w:rsidRDefault="002671A4" w:rsidP="00300C00">
            <w:pPr>
              <w:tabs>
                <w:tab w:val="left" w:pos="567"/>
              </w:tabs>
              <w:spacing w:beforeLines="40" w:before="96" w:afterLines="40" w:after="96" w:line="276" w:lineRule="auto"/>
              <w:ind w:firstLine="567"/>
              <w:jc w:val="center"/>
              <w:rPr>
                <w:rFonts w:cs="Arial"/>
                <w:color w:val="000000"/>
                <w:sz w:val="26"/>
                <w:szCs w:val="26"/>
              </w:rPr>
            </w:pPr>
            <w:r w:rsidRPr="002E5D63">
              <w:rPr>
                <w:rStyle w:val="NormalLatinArialChar"/>
                <w:iCs/>
                <w:color w:val="000000"/>
                <w:sz w:val="26"/>
                <w:szCs w:val="26"/>
              </w:rPr>
              <w:t>Tên các bộ phận</w:t>
            </w:r>
          </w:p>
        </w:tc>
        <w:tc>
          <w:tcPr>
            <w:tcW w:w="2090" w:type="dxa"/>
          </w:tcPr>
          <w:p w:rsidR="002671A4" w:rsidRPr="002E5D63" w:rsidRDefault="002671A4" w:rsidP="00300C00">
            <w:pPr>
              <w:tabs>
                <w:tab w:val="left" w:pos="567"/>
              </w:tabs>
              <w:spacing w:beforeLines="40" w:before="96" w:afterLines="40" w:after="96" w:line="276" w:lineRule="auto"/>
              <w:jc w:val="center"/>
              <w:rPr>
                <w:rStyle w:val="NormalLatinArialChar"/>
                <w:iCs/>
                <w:color w:val="000000"/>
                <w:sz w:val="26"/>
                <w:szCs w:val="26"/>
              </w:rPr>
            </w:pPr>
            <w:r w:rsidRPr="002E5D63">
              <w:rPr>
                <w:rStyle w:val="NormalLatinArialChar"/>
                <w:iCs/>
                <w:color w:val="000000"/>
                <w:sz w:val="26"/>
                <w:szCs w:val="26"/>
              </w:rPr>
              <w:t>Áp suất thử</w:t>
            </w:r>
          </w:p>
          <w:p w:rsidR="002671A4" w:rsidRPr="002E5D63" w:rsidRDefault="002671A4" w:rsidP="00300C00">
            <w:pPr>
              <w:tabs>
                <w:tab w:val="left" w:pos="567"/>
              </w:tabs>
              <w:spacing w:beforeLines="40" w:before="96" w:afterLines="40" w:after="96" w:line="276" w:lineRule="auto"/>
              <w:ind w:firstLine="567"/>
              <w:rPr>
                <w:rFonts w:cs="Arial"/>
                <w:color w:val="000000"/>
                <w:sz w:val="26"/>
                <w:szCs w:val="26"/>
              </w:rPr>
            </w:pPr>
            <w:r w:rsidRPr="002E5D63">
              <w:rPr>
                <w:rStyle w:val="NormalLatinArialChar"/>
                <w:iCs/>
                <w:color w:val="000000"/>
                <w:sz w:val="26"/>
                <w:szCs w:val="26"/>
              </w:rPr>
              <w:t>( bar)</w:t>
            </w:r>
          </w:p>
        </w:tc>
        <w:tc>
          <w:tcPr>
            <w:tcW w:w="2310" w:type="dxa"/>
          </w:tcPr>
          <w:p w:rsidR="002671A4" w:rsidRPr="002E5D63" w:rsidRDefault="002671A4" w:rsidP="00300C00">
            <w:pPr>
              <w:tabs>
                <w:tab w:val="left" w:pos="567"/>
              </w:tabs>
              <w:spacing w:beforeLines="40" w:before="96" w:afterLines="40" w:after="96" w:line="276" w:lineRule="auto"/>
              <w:rPr>
                <w:rFonts w:cs="Arial"/>
                <w:color w:val="000000"/>
                <w:sz w:val="26"/>
                <w:szCs w:val="26"/>
                <w:lang w:val="pt-PT"/>
              </w:rPr>
            </w:pPr>
            <w:r w:rsidRPr="002E5D63">
              <w:rPr>
                <w:rFonts w:cs="Arial"/>
                <w:color w:val="000000"/>
                <w:sz w:val="26"/>
                <w:szCs w:val="26"/>
                <w:lang w:val="pt-PT"/>
              </w:rPr>
              <w:t>Thời gian duy trì</w:t>
            </w:r>
          </w:p>
          <w:p w:rsidR="002671A4" w:rsidRPr="002E5D63" w:rsidRDefault="002671A4" w:rsidP="00300C00">
            <w:pPr>
              <w:tabs>
                <w:tab w:val="left" w:pos="567"/>
              </w:tabs>
              <w:spacing w:beforeLines="40" w:before="96" w:afterLines="40" w:after="96" w:line="276" w:lineRule="auto"/>
              <w:ind w:firstLine="567"/>
              <w:rPr>
                <w:rStyle w:val="NormalLatinArialChar"/>
                <w:iCs/>
                <w:color w:val="000000"/>
                <w:sz w:val="26"/>
                <w:szCs w:val="26"/>
              </w:rPr>
            </w:pPr>
            <w:r w:rsidRPr="002E5D63">
              <w:rPr>
                <w:rFonts w:cs="Arial"/>
                <w:color w:val="000000"/>
                <w:sz w:val="26"/>
                <w:szCs w:val="26"/>
                <w:lang w:val="pt-PT"/>
              </w:rPr>
              <w:t>( phút)</w:t>
            </w:r>
          </w:p>
        </w:tc>
      </w:tr>
      <w:tr w:rsidR="002671A4" w:rsidRPr="002E5D63" w:rsidTr="002671A4">
        <w:trPr>
          <w:trHeight w:val="339"/>
        </w:trPr>
        <w:tc>
          <w:tcPr>
            <w:tcW w:w="4510" w:type="dxa"/>
          </w:tcPr>
          <w:p w:rsidR="002671A4" w:rsidRPr="002E5D63" w:rsidRDefault="002671A4" w:rsidP="00300C00">
            <w:pPr>
              <w:tabs>
                <w:tab w:val="left" w:pos="567"/>
                <w:tab w:val="center" w:pos="2038"/>
                <w:tab w:val="right" w:pos="4076"/>
              </w:tabs>
              <w:spacing w:beforeLines="40" w:before="96" w:afterLines="40" w:after="96" w:line="276" w:lineRule="auto"/>
              <w:jc w:val="both"/>
              <w:rPr>
                <w:rFonts w:cs="Arial"/>
                <w:color w:val="000000"/>
                <w:sz w:val="26"/>
                <w:szCs w:val="26"/>
              </w:rPr>
            </w:pPr>
            <w:r w:rsidRPr="002E5D63">
              <w:rPr>
                <w:rFonts w:cs="Arial"/>
                <w:color w:val="000000"/>
                <w:sz w:val="26"/>
                <w:szCs w:val="26"/>
              </w:rPr>
              <w:t>Bộ hâm nước ngắt được</w:t>
            </w:r>
          </w:p>
        </w:tc>
        <w:tc>
          <w:tcPr>
            <w:tcW w:w="2090"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1,5</w:t>
            </w:r>
            <w:r w:rsidRPr="002E5D63">
              <w:rPr>
                <w:color w:val="000000"/>
                <w:position w:val="-12"/>
                <w:sz w:val="26"/>
                <w:szCs w:val="26"/>
              </w:rPr>
              <w:object w:dxaOrig="300" w:dyaOrig="360">
                <v:shape id="_x0000_i1069" type="#_x0000_t75" style="width:15pt;height:18pt" o:ole="">
                  <v:imagedata r:id="rId108" o:title=""/>
                </v:shape>
                <o:OLEObject Type="Embed" ProgID="Equation.3" ShapeID="_x0000_i1069" DrawAspect="Content" ObjectID="_1510997055" r:id="rId109"/>
              </w:object>
            </w:r>
          </w:p>
        </w:tc>
        <w:tc>
          <w:tcPr>
            <w:tcW w:w="2310"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30</w:t>
            </w:r>
          </w:p>
        </w:tc>
      </w:tr>
      <w:tr w:rsidR="002671A4" w:rsidRPr="002E5D63" w:rsidTr="002671A4">
        <w:trPr>
          <w:trHeight w:val="409"/>
        </w:trPr>
        <w:tc>
          <w:tcPr>
            <w:tcW w:w="4510" w:type="dxa"/>
          </w:tcPr>
          <w:p w:rsidR="002671A4" w:rsidRPr="002E5D63" w:rsidRDefault="002671A4" w:rsidP="00300C00">
            <w:pPr>
              <w:tabs>
                <w:tab w:val="left" w:pos="567"/>
              </w:tabs>
              <w:spacing w:beforeLines="40" w:before="96" w:afterLines="40" w:after="96" w:line="276" w:lineRule="auto"/>
              <w:jc w:val="both"/>
              <w:rPr>
                <w:rFonts w:cs="Arial"/>
                <w:color w:val="000000"/>
                <w:sz w:val="26"/>
                <w:szCs w:val="26"/>
              </w:rPr>
            </w:pPr>
            <w:r w:rsidRPr="002E5D63">
              <w:rPr>
                <w:rFonts w:cs="Arial"/>
                <w:color w:val="000000"/>
                <w:sz w:val="26"/>
                <w:szCs w:val="26"/>
              </w:rPr>
              <w:t>Bộ hâm nước không ngắt được</w:t>
            </w:r>
          </w:p>
        </w:tc>
        <w:tc>
          <w:tcPr>
            <w:tcW w:w="2090"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2,0</w:t>
            </w:r>
            <w:r w:rsidRPr="002E5D63">
              <w:rPr>
                <w:color w:val="000000"/>
                <w:position w:val="-12"/>
                <w:sz w:val="26"/>
                <w:szCs w:val="26"/>
              </w:rPr>
              <w:object w:dxaOrig="300" w:dyaOrig="360">
                <v:shape id="_x0000_i1070" type="#_x0000_t75" style="width:15pt;height:18pt" o:ole="">
                  <v:imagedata r:id="rId110" o:title=""/>
                </v:shape>
                <o:OLEObject Type="Embed" ProgID="Equation.3" ShapeID="_x0000_i1070" DrawAspect="Content" ObjectID="_1510997056" r:id="rId111"/>
              </w:object>
            </w:r>
          </w:p>
        </w:tc>
        <w:tc>
          <w:tcPr>
            <w:tcW w:w="2310"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30</w:t>
            </w:r>
          </w:p>
        </w:tc>
      </w:tr>
      <w:tr w:rsidR="002671A4" w:rsidRPr="002E5D63" w:rsidTr="002671A4">
        <w:trPr>
          <w:trHeight w:val="355"/>
        </w:trPr>
        <w:tc>
          <w:tcPr>
            <w:tcW w:w="4510" w:type="dxa"/>
          </w:tcPr>
          <w:p w:rsidR="002671A4" w:rsidRPr="002E5D63" w:rsidRDefault="002671A4" w:rsidP="00300C00">
            <w:pPr>
              <w:tabs>
                <w:tab w:val="left" w:pos="567"/>
              </w:tabs>
              <w:spacing w:beforeLines="40" w:before="96" w:afterLines="40" w:after="96" w:line="276" w:lineRule="auto"/>
              <w:jc w:val="both"/>
              <w:rPr>
                <w:rFonts w:cs="Arial"/>
                <w:color w:val="000000"/>
                <w:sz w:val="26"/>
                <w:szCs w:val="26"/>
              </w:rPr>
            </w:pPr>
            <w:r w:rsidRPr="002E5D63">
              <w:rPr>
                <w:rFonts w:cs="Arial"/>
                <w:color w:val="000000"/>
                <w:sz w:val="26"/>
                <w:szCs w:val="26"/>
              </w:rPr>
              <w:t>Bộ quá nhiệt , tái quá nhiệt</w:t>
            </w:r>
          </w:p>
        </w:tc>
        <w:tc>
          <w:tcPr>
            <w:tcW w:w="2090"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1,5</w:t>
            </w:r>
            <w:r w:rsidRPr="002E5D63">
              <w:rPr>
                <w:color w:val="000000"/>
                <w:position w:val="-12"/>
                <w:sz w:val="26"/>
                <w:szCs w:val="26"/>
              </w:rPr>
              <w:object w:dxaOrig="300" w:dyaOrig="360">
                <v:shape id="_x0000_i1071" type="#_x0000_t75" style="width:15pt;height:18pt" o:ole="">
                  <v:imagedata r:id="rId112" o:title=""/>
                </v:shape>
                <o:OLEObject Type="Embed" ProgID="Equation.3" ShapeID="_x0000_i1071" DrawAspect="Content" ObjectID="_1510997057" r:id="rId113"/>
              </w:object>
            </w:r>
          </w:p>
        </w:tc>
        <w:tc>
          <w:tcPr>
            <w:tcW w:w="2310" w:type="dxa"/>
          </w:tcPr>
          <w:p w:rsidR="002671A4" w:rsidRPr="002E5D63" w:rsidRDefault="002671A4" w:rsidP="00300C00">
            <w:pPr>
              <w:tabs>
                <w:tab w:val="left" w:pos="567"/>
              </w:tabs>
              <w:spacing w:beforeLines="40" w:before="96" w:afterLines="40" w:after="96" w:line="276" w:lineRule="auto"/>
              <w:jc w:val="center"/>
              <w:rPr>
                <w:rFonts w:cs="Arial"/>
                <w:color w:val="000000"/>
                <w:sz w:val="26"/>
                <w:szCs w:val="26"/>
              </w:rPr>
            </w:pPr>
            <w:r w:rsidRPr="002E5D63">
              <w:rPr>
                <w:rFonts w:cs="Arial"/>
                <w:color w:val="000000"/>
                <w:sz w:val="26"/>
                <w:szCs w:val="26"/>
              </w:rPr>
              <w:t>30</w:t>
            </w:r>
          </w:p>
        </w:tc>
      </w:tr>
    </w:tbl>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8.3.3.3. Trình tự thử bền:</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8.3.3.3.1. Nạp môi chất</w:t>
      </w:r>
      <w:r w:rsidR="00097A8B">
        <w:rPr>
          <w:rFonts w:cs="Arial"/>
          <w:color w:val="000000"/>
          <w:sz w:val="26"/>
          <w:szCs w:val="26"/>
          <w:lang w:val="pt-PT"/>
        </w:rPr>
        <w:t xml:space="preserve"> thử: Nạp đầy nước vào nồi hơi </w:t>
      </w:r>
      <w:r w:rsidRPr="002E5D63">
        <w:rPr>
          <w:rFonts w:cs="Arial"/>
          <w:color w:val="000000"/>
          <w:sz w:val="26"/>
          <w:szCs w:val="26"/>
          <w:lang w:val="pt-PT"/>
        </w:rPr>
        <w:t>(lưu ý việc xả khí).</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8.3.3.3.2. Tăng áp suất lên áp suất thử (lưu ý phải tiến hành từ từ để tránh hiện t</w:t>
      </w:r>
      <w:r w:rsidRPr="002E5D63">
        <w:rPr>
          <w:rFonts w:cs="Arial" w:hint="cs"/>
          <w:color w:val="000000"/>
          <w:sz w:val="26"/>
          <w:szCs w:val="26"/>
          <w:lang w:val="pt-PT"/>
        </w:rPr>
        <w:t>ư</w:t>
      </w:r>
      <w:r w:rsidRPr="002E5D63">
        <w:rPr>
          <w:rFonts w:cs="Arial"/>
          <w:color w:val="000000"/>
          <w:sz w:val="26"/>
          <w:szCs w:val="26"/>
          <w:lang w:val="pt-PT"/>
        </w:rPr>
        <w:t>ợng dãn nở đột ngột làm hỏng nồi hơi, nghiêm cấm việc gõ búa khi ở áp suất thử). Theo dõi, phát hiện các hiện t</w:t>
      </w:r>
      <w:r w:rsidRPr="002E5D63">
        <w:rPr>
          <w:rFonts w:cs="Arial" w:hint="cs"/>
          <w:color w:val="000000"/>
          <w:sz w:val="26"/>
          <w:szCs w:val="26"/>
          <w:lang w:val="pt-PT"/>
        </w:rPr>
        <w:t>ư</w:t>
      </w:r>
      <w:r w:rsidRPr="002E5D63">
        <w:rPr>
          <w:rFonts w:cs="Arial"/>
          <w:color w:val="000000"/>
          <w:sz w:val="26"/>
          <w:szCs w:val="26"/>
          <w:lang w:val="pt-PT"/>
        </w:rPr>
        <w:t>ợng bất thường trong quá trình thử.</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8.3.3.3.3. Duy trì áp suất thử theo quy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8.3.3.3.4. Giảm áp suất từ từ về áp suất làm việc, giữ nguyên áp suất này trong suốt quá trình kiểm tra. Sau đó giảm áp suất về (0); khắc phục các tồn tại (nếu có) và kiểm tra lại kết quả đã khắc phục được.</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lastRenderedPageBreak/>
        <w:t>Đánh giá kết quả : Kết quả thử bền được coi là đạt yêu cầu khi:</w:t>
      </w:r>
    </w:p>
    <w:p w:rsidR="002671A4" w:rsidRPr="00ED4B11" w:rsidRDefault="002671A4" w:rsidP="00300C00">
      <w:pPr>
        <w:tabs>
          <w:tab w:val="left" w:pos="0"/>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Không có hiện tượng nứt, rạn;</w:t>
      </w:r>
    </w:p>
    <w:p w:rsidR="002671A4" w:rsidRPr="00ED4B11" w:rsidRDefault="002671A4" w:rsidP="00300C00">
      <w:pPr>
        <w:tabs>
          <w:tab w:val="left" w:pos="0"/>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Không có các bụi nước, hạt nước chảy qua các mối núc, mối nối ren, bích, van;</w:t>
      </w:r>
    </w:p>
    <w:p w:rsidR="002671A4" w:rsidRPr="00ED4B11" w:rsidRDefault="002671A4" w:rsidP="00300C00">
      <w:pPr>
        <w:tabs>
          <w:tab w:val="left" w:pos="0"/>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Không có hiện tượng rịn mồ hôi, đọng sương trên các mối hàn;</w:t>
      </w:r>
    </w:p>
    <w:p w:rsidR="002671A4" w:rsidRPr="00ED4B11" w:rsidRDefault="002671A4" w:rsidP="00300C00">
      <w:pPr>
        <w:tabs>
          <w:tab w:val="left" w:pos="0"/>
          <w:tab w:val="left" w:pos="567"/>
        </w:tabs>
        <w:spacing w:beforeLines="40" w:before="96" w:afterLines="40" w:after="96" w:line="276" w:lineRule="auto"/>
        <w:ind w:firstLine="567"/>
        <w:jc w:val="both"/>
        <w:rPr>
          <w:rFonts w:cs="Arial"/>
          <w:color w:val="000000"/>
          <w:sz w:val="26"/>
          <w:szCs w:val="26"/>
          <w:lang w:val="pt-PT"/>
        </w:rPr>
      </w:pPr>
      <w:r w:rsidRPr="00ED4B11">
        <w:rPr>
          <w:rFonts w:cs="Arial"/>
          <w:color w:val="000000"/>
          <w:sz w:val="26"/>
          <w:szCs w:val="26"/>
          <w:lang w:val="pt-PT"/>
        </w:rPr>
        <w:t>- Không có hiện tượng biến dạng;</w:t>
      </w:r>
    </w:p>
    <w:p w:rsidR="002671A4" w:rsidRPr="00ED4B11" w:rsidRDefault="002671A4" w:rsidP="00300C00">
      <w:pPr>
        <w:tabs>
          <w:tab w:val="left" w:pos="0"/>
          <w:tab w:val="left" w:pos="567"/>
        </w:tabs>
        <w:spacing w:beforeLines="40" w:before="96" w:afterLines="40" w:after="96" w:line="276" w:lineRule="auto"/>
        <w:ind w:firstLine="567"/>
        <w:jc w:val="both"/>
        <w:rPr>
          <w:rFonts w:cs="Arial"/>
          <w:bCs/>
          <w:color w:val="000000"/>
          <w:sz w:val="26"/>
          <w:szCs w:val="26"/>
          <w:lang w:val="pt-PT"/>
        </w:rPr>
      </w:pPr>
      <w:r w:rsidRPr="00ED4B11">
        <w:rPr>
          <w:rFonts w:cs="Arial"/>
          <w:color w:val="000000"/>
          <w:sz w:val="26"/>
          <w:szCs w:val="26"/>
          <w:lang w:val="pt-PT"/>
        </w:rPr>
        <w:t>- Nếu có hiện tượng rịn nước qua các van, bích nối, ren nối với phụ kiện mà áp suất thử không bị giảm quá 3% trong thời gian duy trì áp suất thử thì coi như đạt yêu cầu.</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8.4. Kiểm tra vận hành.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8.4.1. Kiểm tra các điều kiện để có thể đưa nồi hơi vào vận hành.</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pt-PT"/>
        </w:rPr>
      </w:pPr>
      <w:r w:rsidRPr="00ED4B11">
        <w:rPr>
          <w:rFonts w:cs="Arial"/>
          <w:color w:val="000000"/>
          <w:sz w:val="26"/>
          <w:szCs w:val="26"/>
          <w:lang w:val="pt-PT"/>
        </w:rPr>
        <w:tab/>
      </w:r>
      <w:r w:rsidRPr="002E5D63">
        <w:rPr>
          <w:rFonts w:cs="Arial"/>
          <w:color w:val="000000"/>
          <w:sz w:val="26"/>
          <w:szCs w:val="26"/>
          <w:lang w:val="pt-PT"/>
        </w:rPr>
        <w:t>8.4.2</w:t>
      </w:r>
      <w:r w:rsidRPr="00ED4B11">
        <w:rPr>
          <w:rFonts w:cs="Arial"/>
          <w:color w:val="000000"/>
          <w:sz w:val="26"/>
          <w:szCs w:val="26"/>
          <w:lang w:val="pt-PT"/>
        </w:rPr>
        <w:t>. Kiểm tra tình trạng làm việc của nồi hơi và các phụ kiện kèm theo; thời hạn kiểm định, hiệu chuẩn và sự làm việc của các thiết bị đo lường, bảo vệ.</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pt-PT"/>
        </w:rPr>
      </w:pPr>
      <w:r w:rsidRPr="00ED4B11">
        <w:rPr>
          <w:rFonts w:cs="Arial"/>
          <w:color w:val="000000"/>
          <w:sz w:val="26"/>
          <w:szCs w:val="26"/>
          <w:lang w:val="pt-PT"/>
        </w:rPr>
        <w:tab/>
      </w:r>
      <w:r w:rsidRPr="002E5D63">
        <w:rPr>
          <w:rFonts w:cs="Arial"/>
          <w:color w:val="000000"/>
          <w:sz w:val="26"/>
          <w:szCs w:val="26"/>
          <w:lang w:val="pt-PT"/>
        </w:rPr>
        <w:t>8.4.3.</w:t>
      </w:r>
      <w:r w:rsidRPr="00ED4B11">
        <w:rPr>
          <w:rFonts w:cs="Arial"/>
          <w:color w:val="000000"/>
          <w:sz w:val="26"/>
          <w:szCs w:val="26"/>
          <w:lang w:val="pt-PT"/>
        </w:rPr>
        <w:t xml:space="preserve"> Khi nồi hơi làm việc ổn định, tiến hành nâng áp suất để kiểm tra và hiệu chỉnh áp suất làm việc của van an toàn, thực hiện niêm chì van an toàn.</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8.4.4.</w:t>
      </w:r>
      <w:r w:rsidRPr="00ED4B11">
        <w:rPr>
          <w:rFonts w:cs="Arial"/>
          <w:color w:val="000000"/>
          <w:sz w:val="26"/>
          <w:szCs w:val="26"/>
          <w:lang w:val="pt-PT"/>
        </w:rPr>
        <w:t xml:space="preserve"> Áp suất đặt của van an toàn không vượt quá 1,1 lần áp suất làm việc cao nhất cho phép của nồi hơi.</w:t>
      </w:r>
    </w:p>
    <w:p w:rsidR="002671A4" w:rsidRPr="00ED4B11" w:rsidRDefault="002671A4" w:rsidP="00300C00">
      <w:pPr>
        <w:tabs>
          <w:tab w:val="left" w:pos="567"/>
        </w:tabs>
        <w:spacing w:beforeLines="40" w:before="96" w:afterLines="40" w:after="96" w:line="276" w:lineRule="auto"/>
        <w:jc w:val="both"/>
        <w:rPr>
          <w:rFonts w:cs="Arial"/>
          <w:color w:val="000000"/>
          <w:sz w:val="26"/>
          <w:szCs w:val="26"/>
          <w:lang w:val="pt-PT"/>
        </w:rPr>
      </w:pPr>
      <w:r w:rsidRPr="00ED4B11">
        <w:rPr>
          <w:rFonts w:cs="Arial"/>
          <w:color w:val="000000"/>
          <w:sz w:val="26"/>
          <w:szCs w:val="26"/>
          <w:lang w:val="pt-PT"/>
        </w:rPr>
        <w:tab/>
        <w:t xml:space="preserve">Đánh giá kết quả: </w:t>
      </w:r>
      <w:r w:rsidRPr="002E5D63">
        <w:rPr>
          <w:rFonts w:cs="Arial"/>
          <w:color w:val="000000"/>
          <w:sz w:val="26"/>
          <w:szCs w:val="26"/>
          <w:lang w:val="pt-PT"/>
        </w:rPr>
        <w:t xml:space="preserve">Kết quả đạt yêu cầu khi </w:t>
      </w:r>
      <w:r w:rsidRPr="00ED4B11">
        <w:rPr>
          <w:rFonts w:cs="Arial"/>
          <w:color w:val="000000"/>
          <w:sz w:val="26"/>
          <w:szCs w:val="26"/>
          <w:lang w:val="pt-PT"/>
        </w:rPr>
        <w:t>nồi hơi, nồi đun nước nóng</w:t>
      </w:r>
      <w:r w:rsidRPr="002E5D63">
        <w:rPr>
          <w:rFonts w:cs="Arial"/>
          <w:color w:val="000000"/>
          <w:sz w:val="26"/>
          <w:szCs w:val="26"/>
          <w:lang w:val="pt-PT"/>
        </w:rPr>
        <w:t>, các thiết bị phụ trợ và các thiết bị đo lường bảo vệ làm việc bình thường, các thông số làm việc ổn định.</w:t>
      </w:r>
    </w:p>
    <w:p w:rsidR="002671A4" w:rsidRPr="002E5D63" w:rsidRDefault="002671A4" w:rsidP="00300C00">
      <w:pPr>
        <w:tabs>
          <w:tab w:val="left" w:pos="567"/>
        </w:tabs>
        <w:spacing w:beforeLines="40" w:before="96" w:afterLines="40" w:after="96" w:line="276" w:lineRule="auto"/>
        <w:ind w:firstLine="567"/>
        <w:jc w:val="both"/>
        <w:rPr>
          <w:rFonts w:cs="Arial"/>
          <w:b/>
          <w:color w:val="000000"/>
          <w:sz w:val="26"/>
          <w:szCs w:val="26"/>
          <w:lang w:val="pt-PT"/>
        </w:rPr>
      </w:pPr>
      <w:r w:rsidRPr="002E5D63">
        <w:rPr>
          <w:rFonts w:cs="Arial"/>
          <w:b/>
          <w:color w:val="000000"/>
          <w:sz w:val="26"/>
          <w:szCs w:val="26"/>
          <w:lang w:val="pt-PT"/>
        </w:rPr>
        <w:t>9. XỬ LÝ KẾT QUẢ KIỂM ĐỊNH</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 xml:space="preserve">9.1. Lập biên bản kiểm định với đầy đủ nội dung theo mẫu quy định tại </w:t>
      </w:r>
      <w:r w:rsidRPr="002E5D63">
        <w:rPr>
          <w:rFonts w:cs="Arial"/>
          <w:color w:val="000000"/>
          <w:sz w:val="26"/>
          <w:szCs w:val="26"/>
          <w:lang w:val="vi-VN"/>
        </w:rPr>
        <w:t>p</w:t>
      </w:r>
      <w:r w:rsidRPr="002E5D63">
        <w:rPr>
          <w:rFonts w:cs="Arial"/>
          <w:color w:val="000000"/>
          <w:sz w:val="26"/>
          <w:szCs w:val="26"/>
          <w:lang w:val="pt-PT"/>
        </w:rPr>
        <w:t xml:space="preserve">hụ lục </w:t>
      </w:r>
      <w:r w:rsidRPr="002E5D63">
        <w:rPr>
          <w:rFonts w:cs="Arial"/>
          <w:color w:val="000000"/>
          <w:sz w:val="26"/>
          <w:szCs w:val="26"/>
          <w:lang w:val="vi-VN"/>
        </w:rPr>
        <w:t>0</w:t>
      </w:r>
      <w:r w:rsidR="00097A8B">
        <w:rPr>
          <w:rFonts w:cs="Arial"/>
          <w:color w:val="000000"/>
          <w:sz w:val="26"/>
          <w:szCs w:val="26"/>
          <w:lang w:val="pt-PT"/>
        </w:rPr>
        <w:t>1</w:t>
      </w:r>
      <w:r w:rsidRPr="002E5D63">
        <w:rPr>
          <w:rFonts w:cs="Arial"/>
          <w:color w:val="000000"/>
          <w:sz w:val="26"/>
          <w:szCs w:val="26"/>
          <w:lang w:val="pt-PT"/>
        </w:rPr>
        <w:t xml:space="preserve"> ban hành kèm theo quy trình này.</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9.2. Thông qua biên bản kiểm định:</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Thành phần tham gia thông qua biên bản kiểm định bắt buộc tối thiểu phải có các thành viên sau:</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 Đại diện cơ sở hoặc ng</w:t>
      </w:r>
      <w:r w:rsidRPr="002E5D63">
        <w:rPr>
          <w:rFonts w:cs="Arial" w:hint="cs"/>
          <w:color w:val="000000"/>
          <w:sz w:val="26"/>
          <w:szCs w:val="26"/>
          <w:lang w:val="pt-PT"/>
        </w:rPr>
        <w:t>ư</w:t>
      </w:r>
      <w:r w:rsidRPr="002E5D63">
        <w:rPr>
          <w:rFonts w:cs="Arial"/>
          <w:color w:val="000000"/>
          <w:sz w:val="26"/>
          <w:szCs w:val="26"/>
          <w:lang w:val="pt-PT"/>
        </w:rPr>
        <w:t>ời đ</w:t>
      </w:r>
      <w:r w:rsidRPr="002E5D63">
        <w:rPr>
          <w:rFonts w:cs="Arial" w:hint="cs"/>
          <w:color w:val="000000"/>
          <w:sz w:val="26"/>
          <w:szCs w:val="26"/>
          <w:lang w:val="pt-PT"/>
        </w:rPr>
        <w:t>ư</w:t>
      </w:r>
      <w:r w:rsidRPr="002E5D63">
        <w:rPr>
          <w:rFonts w:cs="Arial"/>
          <w:color w:val="000000"/>
          <w:sz w:val="26"/>
          <w:szCs w:val="26"/>
          <w:lang w:val="pt-PT"/>
        </w:rPr>
        <w:t>ợc c</w:t>
      </w:r>
      <w:r w:rsidRPr="002E5D63">
        <w:rPr>
          <w:rFonts w:cs="Arial" w:hint="cs"/>
          <w:color w:val="000000"/>
          <w:sz w:val="26"/>
          <w:szCs w:val="26"/>
          <w:lang w:val="pt-PT"/>
        </w:rPr>
        <w:t>ơ</w:t>
      </w:r>
      <w:r w:rsidRPr="002E5D63">
        <w:rPr>
          <w:rFonts w:cs="Arial"/>
          <w:color w:val="000000"/>
          <w:sz w:val="26"/>
          <w:szCs w:val="26"/>
          <w:lang w:val="pt-PT"/>
        </w:rPr>
        <w:t xml:space="preserve"> sở ủy quyền;</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r>
      <w:r w:rsidRPr="002E5D63">
        <w:rPr>
          <w:rFonts w:cs="Arial"/>
          <w:color w:val="000000"/>
          <w:sz w:val="26"/>
          <w:szCs w:val="26"/>
          <w:lang w:val="pt-PT"/>
        </w:rPr>
        <w:tab/>
        <w:t>- Kiểm định viên thực hiện việc kiểm định.</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Khi biên bản được thông qua, kiểm định viên, đại diện cơ sở hoặc ng</w:t>
      </w:r>
      <w:r w:rsidRPr="002E5D63">
        <w:rPr>
          <w:rFonts w:cs="Arial" w:hint="cs"/>
          <w:color w:val="000000"/>
          <w:sz w:val="26"/>
          <w:szCs w:val="26"/>
          <w:lang w:val="pt-PT"/>
        </w:rPr>
        <w:t>ư</w:t>
      </w:r>
      <w:r w:rsidRPr="002E5D63">
        <w:rPr>
          <w:rFonts w:cs="Arial"/>
          <w:color w:val="000000"/>
          <w:sz w:val="26"/>
          <w:szCs w:val="26"/>
          <w:lang w:val="pt-PT"/>
        </w:rPr>
        <w:t>ời đ</w:t>
      </w:r>
      <w:r w:rsidRPr="002E5D63">
        <w:rPr>
          <w:rFonts w:cs="Arial" w:hint="cs"/>
          <w:color w:val="000000"/>
          <w:sz w:val="26"/>
          <w:szCs w:val="26"/>
          <w:lang w:val="pt-PT"/>
        </w:rPr>
        <w:t>ư</w:t>
      </w:r>
      <w:r w:rsidRPr="002E5D63">
        <w:rPr>
          <w:rFonts w:cs="Arial"/>
          <w:color w:val="000000"/>
          <w:sz w:val="26"/>
          <w:szCs w:val="26"/>
          <w:lang w:val="pt-PT"/>
        </w:rPr>
        <w:t>ợc c</w:t>
      </w:r>
      <w:r w:rsidRPr="002E5D63">
        <w:rPr>
          <w:rFonts w:cs="Arial" w:hint="cs"/>
          <w:color w:val="000000"/>
          <w:sz w:val="26"/>
          <w:szCs w:val="26"/>
          <w:lang w:val="pt-PT"/>
        </w:rPr>
        <w:t>ơ</w:t>
      </w:r>
      <w:r w:rsidRPr="002E5D63">
        <w:rPr>
          <w:rFonts w:cs="Arial"/>
          <w:color w:val="000000"/>
          <w:sz w:val="26"/>
          <w:szCs w:val="26"/>
          <w:lang w:val="pt-PT"/>
        </w:rPr>
        <w:t xml:space="preserve"> sở ủy quyền</w:t>
      </w:r>
      <w:r w:rsidRPr="002E5D63" w:rsidDel="00C712F9">
        <w:rPr>
          <w:rFonts w:cs="Arial"/>
          <w:color w:val="000000"/>
          <w:sz w:val="26"/>
          <w:szCs w:val="26"/>
          <w:lang w:val="pt-PT"/>
        </w:rPr>
        <w:t xml:space="preserve"> </w:t>
      </w:r>
      <w:r w:rsidRPr="002E5D63">
        <w:rPr>
          <w:rFonts w:cs="Arial"/>
          <w:color w:val="000000"/>
          <w:sz w:val="26"/>
          <w:szCs w:val="26"/>
          <w:lang w:val="pt-PT"/>
        </w:rPr>
        <w:t xml:space="preserve">cùng ký và đóng dấu (nếu có) vào biên bản. Biên bản kiểm định được lập thành hai (02) bản, mỗi bên có trách nhiệm lưu giữ 01 bản.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9.3. Ghi tóm tắt kết quả kiể</w:t>
      </w:r>
      <w:r w:rsidR="00097A8B">
        <w:rPr>
          <w:rFonts w:cs="Arial"/>
          <w:color w:val="000000"/>
          <w:sz w:val="26"/>
          <w:szCs w:val="26"/>
          <w:lang w:val="pt-PT"/>
        </w:rPr>
        <w:t xml:space="preserve">m định vào lý lịch của nồi hơi </w:t>
      </w:r>
      <w:r w:rsidRPr="002E5D63">
        <w:rPr>
          <w:rFonts w:cs="Arial"/>
          <w:color w:val="000000"/>
          <w:sz w:val="26"/>
          <w:szCs w:val="26"/>
          <w:lang w:val="pt-PT"/>
        </w:rPr>
        <w:t xml:space="preserve">(ghi rõ họ tên kiểm định viên, ngày tháng năm kiểm định). </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9.4. Dán tem kiểm định: Kiểm định viên dán tem kiểm định khi thiết bị đạt yêu cầu.Tem được dán ở vị trí dễ quan sát.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9.5. Chứng nhận kết quả kiểm định:</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lastRenderedPageBreak/>
        <w:t xml:space="preserve">9.5.1. Khi nồi hơi được kiểm định đạt yêu cầu kỹ thuật an toàn, tổ chức kiểm định cấp giấy chứng nhận kết quả kiểm định cho nồi hơi, nồi đun nước nóng </w:t>
      </w:r>
      <w:r w:rsidR="00350970">
        <w:rPr>
          <w:rFonts w:cs="Arial"/>
          <w:color w:val="000000"/>
          <w:sz w:val="26"/>
          <w:szCs w:val="26"/>
          <w:lang w:val="pt-PT"/>
        </w:rPr>
        <w:t>theo quy định</w:t>
      </w:r>
      <w:r w:rsidRPr="002E5D63">
        <w:rPr>
          <w:rFonts w:cs="Arial"/>
          <w:color w:val="000000"/>
          <w:sz w:val="26"/>
          <w:szCs w:val="26"/>
          <w:lang w:val="pt-PT"/>
        </w:rPr>
        <w:t xml:space="preserve">. </w:t>
      </w:r>
    </w:p>
    <w:p w:rsidR="002671A4" w:rsidRPr="002E5D63" w:rsidRDefault="002671A4" w:rsidP="00300C00">
      <w:pPr>
        <w:tabs>
          <w:tab w:val="left" w:pos="567"/>
        </w:tabs>
        <w:spacing w:beforeLines="40" w:before="96" w:afterLines="40" w:after="96" w:line="276" w:lineRule="auto"/>
        <w:jc w:val="both"/>
        <w:rPr>
          <w:rFonts w:cs="Arial"/>
          <w:color w:val="000000"/>
          <w:sz w:val="26"/>
          <w:szCs w:val="26"/>
          <w:lang w:val="pt-PT"/>
        </w:rPr>
      </w:pPr>
      <w:r w:rsidRPr="002E5D63">
        <w:rPr>
          <w:rFonts w:cs="Arial"/>
          <w:color w:val="000000"/>
          <w:sz w:val="26"/>
          <w:szCs w:val="26"/>
          <w:lang w:val="pt-PT"/>
        </w:rPr>
        <w:tab/>
        <w:t>9.5.2. Khi nồi hơi được kiểm định không đạt các yêu cầu thì chỉ thực hiện các bước 9.1, 9.2 và chỉ cấp cho cơ sở biên bản kiểm định, trong đó phải ghi rõ lý do nồi không đạt yêu cầu kiểm định, kiến nghị cơ sở khắc phục và thời hạn thực hiện các kiến nghị đó; đồng thời gửi biên bản kiểm định và thông báo bằng văn bản về cơ quan quản l</w:t>
      </w:r>
      <w:r w:rsidR="00097A8B">
        <w:rPr>
          <w:rFonts w:cs="Arial"/>
          <w:color w:val="000000"/>
          <w:sz w:val="26"/>
          <w:szCs w:val="26"/>
          <w:lang w:val="pt-PT"/>
        </w:rPr>
        <w:t>ý</w:t>
      </w:r>
      <w:r w:rsidRPr="002E5D63">
        <w:rPr>
          <w:rFonts w:cs="Arial"/>
          <w:color w:val="000000"/>
          <w:sz w:val="26"/>
          <w:szCs w:val="26"/>
          <w:lang w:val="pt-PT"/>
        </w:rPr>
        <w:t xml:space="preserve"> nhà nước về lao động địa phương nơi lắp đặt, sử dụng nồi hơi.</w:t>
      </w:r>
    </w:p>
    <w:p w:rsidR="002671A4" w:rsidRPr="002E5D63" w:rsidRDefault="002671A4" w:rsidP="00300C00">
      <w:pPr>
        <w:tabs>
          <w:tab w:val="left" w:pos="567"/>
        </w:tabs>
        <w:spacing w:beforeLines="40" w:before="96" w:afterLines="40" w:after="96" w:line="276" w:lineRule="auto"/>
        <w:ind w:firstLine="567"/>
        <w:jc w:val="both"/>
        <w:rPr>
          <w:rFonts w:cs="Arial"/>
          <w:b/>
          <w:color w:val="000000"/>
          <w:sz w:val="26"/>
          <w:szCs w:val="26"/>
          <w:lang w:val="pt-PT"/>
        </w:rPr>
      </w:pPr>
      <w:r w:rsidRPr="002E5D63">
        <w:rPr>
          <w:rFonts w:cs="Arial"/>
          <w:b/>
          <w:color w:val="000000"/>
          <w:sz w:val="26"/>
          <w:szCs w:val="26"/>
          <w:lang w:val="pt-PT"/>
        </w:rPr>
        <w:t>10. THỜI HẠN KIỂM ĐỊNH</w:t>
      </w:r>
    </w:p>
    <w:p w:rsidR="002671A4" w:rsidRPr="00ED4B11"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10.1.</w:t>
      </w:r>
      <w:r w:rsidRPr="00ED4B11">
        <w:rPr>
          <w:rFonts w:cs="Arial"/>
          <w:color w:val="000000"/>
          <w:sz w:val="26"/>
          <w:szCs w:val="26"/>
          <w:lang w:val="pt-PT"/>
        </w:rPr>
        <w:t xml:space="preserve"> </w:t>
      </w:r>
      <w:r w:rsidRPr="002E5D63">
        <w:rPr>
          <w:rFonts w:cs="Arial"/>
          <w:color w:val="000000"/>
          <w:sz w:val="26"/>
          <w:szCs w:val="26"/>
          <w:lang w:val="pt-PT"/>
        </w:rPr>
        <w:t>Thời hạn kiểm</w:t>
      </w:r>
      <w:r w:rsidRPr="002E5D63">
        <w:rPr>
          <w:rFonts w:cs="Arial"/>
          <w:color w:val="000000"/>
          <w:sz w:val="26"/>
          <w:szCs w:val="26"/>
          <w:lang w:val="vi-VN"/>
        </w:rPr>
        <w:t xml:space="preserve"> kỹ thuật an toàn</w:t>
      </w:r>
      <w:r w:rsidRPr="002E5D63">
        <w:rPr>
          <w:rFonts w:cs="Arial"/>
          <w:color w:val="000000"/>
          <w:sz w:val="26"/>
          <w:szCs w:val="26"/>
          <w:lang w:val="pt-PT"/>
        </w:rPr>
        <w:t xml:space="preserve"> </w:t>
      </w:r>
      <w:r w:rsidR="00097A8B">
        <w:rPr>
          <w:rFonts w:cs="Arial"/>
          <w:color w:val="000000"/>
          <w:sz w:val="26"/>
          <w:szCs w:val="26"/>
          <w:lang w:val="pt-PT"/>
        </w:rPr>
        <w:t>nồi hơi, nồi đun nước nóng tuân theo Chương 6, Phần 2 của Quy chuẩn này</w:t>
      </w:r>
      <w:r w:rsidRPr="00ED4B11">
        <w:rPr>
          <w:rFonts w:cs="Arial"/>
          <w:color w:val="000000"/>
          <w:sz w:val="26"/>
          <w:szCs w:val="26"/>
          <w:lang w:val="pt-PT"/>
        </w:rPr>
        <w:t>.</w:t>
      </w:r>
    </w:p>
    <w:p w:rsidR="002671A4" w:rsidRPr="002E5D63"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10.2.Tr</w:t>
      </w:r>
      <w:r w:rsidRPr="002E5D63">
        <w:rPr>
          <w:rFonts w:cs="Arial" w:hint="cs"/>
          <w:color w:val="000000"/>
          <w:sz w:val="26"/>
          <w:szCs w:val="26"/>
          <w:lang w:val="pt-PT"/>
        </w:rPr>
        <w:t>ư</w:t>
      </w:r>
      <w:r w:rsidRPr="002E5D63">
        <w:rPr>
          <w:rFonts w:cs="Arial"/>
          <w:color w:val="000000"/>
          <w:sz w:val="26"/>
          <w:szCs w:val="26"/>
          <w:lang w:val="pt-PT"/>
        </w:rPr>
        <w:t>ờng hợp nhà chế tạo quy định hoặc cơ sở yêu cầu thời hạn kiểm định ngắn h</w:t>
      </w:r>
      <w:r w:rsidRPr="002E5D63">
        <w:rPr>
          <w:rFonts w:cs="Arial" w:hint="cs"/>
          <w:color w:val="000000"/>
          <w:sz w:val="26"/>
          <w:szCs w:val="26"/>
          <w:lang w:val="pt-PT"/>
        </w:rPr>
        <w:t>ơ</w:t>
      </w:r>
      <w:r w:rsidRPr="002E5D63">
        <w:rPr>
          <w:rFonts w:cs="Arial"/>
          <w:color w:val="000000"/>
          <w:sz w:val="26"/>
          <w:szCs w:val="26"/>
          <w:lang w:val="pt-PT"/>
        </w:rPr>
        <w:t>n thì thực hiện theo quy định của nhà chế tạo và yêu cầu của cơ sở.</w:t>
      </w:r>
    </w:p>
    <w:p w:rsidR="0037282F" w:rsidRDefault="002671A4" w:rsidP="00300C00">
      <w:pPr>
        <w:tabs>
          <w:tab w:val="left" w:pos="567"/>
        </w:tabs>
        <w:spacing w:beforeLines="40" w:before="96" w:afterLines="40" w:after="96" w:line="276" w:lineRule="auto"/>
        <w:ind w:firstLine="567"/>
        <w:jc w:val="both"/>
        <w:rPr>
          <w:rFonts w:cs="Arial"/>
          <w:color w:val="000000"/>
          <w:sz w:val="26"/>
          <w:szCs w:val="26"/>
          <w:lang w:val="pt-PT"/>
        </w:rPr>
      </w:pPr>
      <w:r w:rsidRPr="002E5D63">
        <w:rPr>
          <w:rFonts w:cs="Arial"/>
          <w:color w:val="000000"/>
          <w:sz w:val="26"/>
          <w:szCs w:val="26"/>
          <w:lang w:val="pt-PT"/>
        </w:rPr>
        <w:t>10.3. Khi rút ngắn thời hạn kiểm định, kiểm định viên phải nêu rõ lý do trong biên bản kiểm định và có sự thống nhất của cơ sở sử dụng.</w:t>
      </w:r>
    </w:p>
    <w:p w:rsidR="0037282F" w:rsidRPr="003A7958" w:rsidRDefault="0037282F" w:rsidP="0037282F">
      <w:pPr>
        <w:spacing w:before="40" w:after="40" w:line="264" w:lineRule="auto"/>
        <w:jc w:val="center"/>
        <w:rPr>
          <w:rFonts w:cs="Arial"/>
          <w:b/>
          <w:sz w:val="28"/>
          <w:szCs w:val="28"/>
          <w:lang w:val="pt-BR"/>
        </w:rPr>
      </w:pPr>
      <w:r>
        <w:rPr>
          <w:rFonts w:cs="Arial"/>
          <w:color w:val="000000"/>
          <w:sz w:val="26"/>
          <w:szCs w:val="26"/>
          <w:lang w:val="pt-PT"/>
        </w:rPr>
        <w:br w:type="page"/>
      </w:r>
      <w:r w:rsidRPr="003A7958">
        <w:rPr>
          <w:rFonts w:cs="Arial"/>
          <w:b/>
          <w:sz w:val="28"/>
          <w:szCs w:val="28"/>
          <w:lang w:val="pt-BR"/>
        </w:rPr>
        <w:lastRenderedPageBreak/>
        <w:t>Phụ lục 0</w:t>
      </w:r>
      <w:r>
        <w:rPr>
          <w:rFonts w:cs="Arial"/>
          <w:b/>
          <w:sz w:val="28"/>
          <w:szCs w:val="28"/>
          <w:lang w:val="pt-BR"/>
        </w:rPr>
        <w:t>1</w:t>
      </w:r>
    </w:p>
    <w:p w:rsidR="0037282F" w:rsidRPr="005B675D" w:rsidRDefault="0037282F" w:rsidP="0037282F">
      <w:pPr>
        <w:pStyle w:val="Caption"/>
        <w:jc w:val="center"/>
        <w:rPr>
          <w:color w:val="000000"/>
          <w:sz w:val="26"/>
          <w:szCs w:val="26"/>
          <w:lang w:val="pt-PT"/>
        </w:rPr>
      </w:pPr>
      <w:r w:rsidRPr="005B675D">
        <w:rPr>
          <w:color w:val="000000"/>
          <w:sz w:val="26"/>
          <w:szCs w:val="26"/>
          <w:lang w:val="pt-PT"/>
        </w:rPr>
        <w:t>MẪU BIÊN BẢN KIỂM ĐỊNH KỸ THUẬT AN TOÀN</w:t>
      </w:r>
    </w:p>
    <w:p w:rsidR="0037282F" w:rsidRPr="005B675D" w:rsidRDefault="0037282F" w:rsidP="0037282F">
      <w:pPr>
        <w:ind w:left="770" w:hanging="770"/>
        <w:jc w:val="center"/>
        <w:rPr>
          <w:rFonts w:cs="Arial"/>
          <w:b/>
          <w:color w:val="000000"/>
          <w:sz w:val="26"/>
          <w:szCs w:val="26"/>
          <w:lang w:val="pt-PT"/>
        </w:rPr>
      </w:pPr>
      <w:r w:rsidRPr="005B675D">
        <w:rPr>
          <w:rFonts w:cs="Arial"/>
          <w:b/>
          <w:color w:val="000000"/>
          <w:sz w:val="26"/>
          <w:szCs w:val="26"/>
          <w:lang w:val="pt-PT"/>
        </w:rPr>
        <w:t>NỒI HƠI, NỒI ĐUN NƯỚC NÓNG</w:t>
      </w:r>
    </w:p>
    <w:tbl>
      <w:tblPr>
        <w:tblW w:w="9180" w:type="dxa"/>
        <w:tblLayout w:type="fixed"/>
        <w:tblLook w:val="04A0" w:firstRow="1" w:lastRow="0" w:firstColumn="1" w:lastColumn="0" w:noHBand="0" w:noVBand="1"/>
      </w:tblPr>
      <w:tblGrid>
        <w:gridCol w:w="3652"/>
        <w:gridCol w:w="5528"/>
      </w:tblGrid>
      <w:tr w:rsidR="0037282F" w:rsidRPr="008B3F73" w:rsidTr="006A6561">
        <w:tc>
          <w:tcPr>
            <w:tcW w:w="3652" w:type="dxa"/>
          </w:tcPr>
          <w:p w:rsidR="0037282F" w:rsidRPr="005B675D" w:rsidRDefault="0037282F" w:rsidP="006A6561">
            <w:pPr>
              <w:spacing w:before="120" w:after="120"/>
              <w:jc w:val="center"/>
              <w:rPr>
                <w:rFonts w:cs="Arial"/>
                <w:b/>
                <w:color w:val="000000"/>
                <w:sz w:val="26"/>
                <w:szCs w:val="26"/>
                <w:lang w:val="pt-PT"/>
              </w:rPr>
            </w:pPr>
            <w:r w:rsidRPr="005B675D">
              <w:rPr>
                <w:rFonts w:cs="Arial"/>
                <w:b/>
                <w:color w:val="000000"/>
                <w:sz w:val="26"/>
                <w:szCs w:val="26"/>
                <w:lang w:val="pt-PT"/>
              </w:rPr>
              <w:br w:type="page"/>
            </w:r>
            <w:r w:rsidRPr="005B675D">
              <w:rPr>
                <w:rFonts w:cs="Arial"/>
                <w:b/>
                <w:color w:val="000000"/>
                <w:sz w:val="26"/>
                <w:szCs w:val="26"/>
                <w:lang w:val="pt-PT"/>
              </w:rPr>
              <w:br w:type="page"/>
              <w:t>(Cơ quan quản lý cấp trên )</w:t>
            </w:r>
          </w:p>
          <w:p w:rsidR="0037282F" w:rsidRPr="008B3F73" w:rsidRDefault="0037282F" w:rsidP="006A6561">
            <w:pPr>
              <w:spacing w:before="120"/>
              <w:jc w:val="center"/>
              <w:rPr>
                <w:rFonts w:cs="Arial"/>
                <w:b/>
                <w:color w:val="000000"/>
                <w:sz w:val="26"/>
                <w:szCs w:val="26"/>
              </w:rPr>
            </w:pPr>
            <w:r w:rsidRPr="007F5397">
              <w:rPr>
                <w:rFonts w:cs="Arial"/>
                <w:b/>
                <w:color w:val="000000"/>
                <w:sz w:val="26"/>
                <w:szCs w:val="26"/>
                <w:lang w:val="fr-FR"/>
              </w:rPr>
              <w:t>(Tên tổ chức KĐ)</w:t>
            </w:r>
          </w:p>
        </w:tc>
        <w:tc>
          <w:tcPr>
            <w:tcW w:w="5528" w:type="dxa"/>
          </w:tcPr>
          <w:p w:rsidR="0037282F" w:rsidRPr="008B3F73" w:rsidRDefault="0037282F" w:rsidP="006A6561">
            <w:pPr>
              <w:spacing w:before="120"/>
              <w:jc w:val="center"/>
              <w:rPr>
                <w:rFonts w:cs="Arial"/>
                <w:b/>
                <w:bCs/>
                <w:color w:val="000000"/>
                <w:sz w:val="26"/>
                <w:szCs w:val="26"/>
              </w:rPr>
            </w:pPr>
            <w:r w:rsidRPr="008B3F73">
              <w:rPr>
                <w:rFonts w:cs="Arial"/>
                <w:b/>
                <w:bCs/>
                <w:color w:val="000000"/>
                <w:sz w:val="26"/>
                <w:szCs w:val="26"/>
              </w:rPr>
              <w:t>CỘNG HOÀ XÃ HỘI CHỦ NGHĨA VIỆT NAM</w:t>
            </w:r>
          </w:p>
          <w:p w:rsidR="0037282F" w:rsidRPr="008B3F73" w:rsidRDefault="0037282F" w:rsidP="006A6561">
            <w:pPr>
              <w:spacing w:before="120"/>
              <w:jc w:val="center"/>
              <w:rPr>
                <w:rFonts w:cs="Arial"/>
                <w:b/>
                <w:color w:val="000000"/>
                <w:sz w:val="26"/>
                <w:szCs w:val="26"/>
              </w:rPr>
            </w:pPr>
            <w:r w:rsidRPr="008B3F73">
              <w:rPr>
                <w:rFonts w:cs="Arial"/>
                <w:b/>
                <w:bCs/>
                <w:color w:val="000000"/>
                <w:sz w:val="26"/>
                <w:szCs w:val="26"/>
              </w:rPr>
              <w:t>Độc lập - Tự do - Hạnh phúc</w:t>
            </w:r>
          </w:p>
        </w:tc>
      </w:tr>
    </w:tbl>
    <w:p w:rsidR="0037282F" w:rsidRPr="008B3F73" w:rsidRDefault="007B2272" w:rsidP="0037282F">
      <w:pPr>
        <w:spacing w:before="120"/>
        <w:jc w:val="right"/>
        <w:rPr>
          <w:rFonts w:cs="Arial"/>
          <w:bCs/>
          <w:i/>
          <w:color w:val="000000"/>
        </w:rPr>
      </w:pPr>
      <w:r w:rsidRPr="009543C2">
        <w:rPr>
          <w:rFonts w:cs="Arial"/>
          <w:color w:val="000000"/>
          <w:sz w:val="28"/>
          <w:szCs w:val="28"/>
        </w:rPr>
        <w:t>Số:..............</w:t>
      </w:r>
      <w:r w:rsidR="00F83108">
        <w:rPr>
          <w:rFonts w:cs="Arial"/>
          <w:b/>
          <w:i/>
          <w:noProof/>
          <w:color w:val="000000"/>
        </w:rPr>
        <mc:AlternateContent>
          <mc:Choice Requires="wps">
            <w:drawing>
              <wp:anchor distT="0" distB="0" distL="114300" distR="114300" simplePos="0" relativeHeight="251680768" behindDoc="0" locked="0" layoutInCell="1" allowOverlap="1">
                <wp:simplePos x="0" y="0"/>
                <wp:positionH relativeFrom="column">
                  <wp:posOffset>653415</wp:posOffset>
                </wp:positionH>
                <wp:positionV relativeFrom="paragraph">
                  <wp:posOffset>30480</wp:posOffset>
                </wp:positionV>
                <wp:extent cx="885825" cy="635"/>
                <wp:effectExtent l="5715" t="11430" r="13335" b="6985"/>
                <wp:wrapNone/>
                <wp:docPr id="6" name="AutoShape 1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17" o:spid="_x0000_s1026" type="#_x0000_t32" style="position:absolute;margin-left:51.45pt;margin-top:2.4pt;width:69.7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"/>
            </w:pict>
          </mc:Fallback>
        </mc:AlternateContent>
      </w:r>
      <w:r w:rsidR="00F83108">
        <w:rPr>
          <w:rFonts w:cs="Arial"/>
          <w:b/>
          <w:i/>
          <w:noProof/>
          <w:color w:val="000000"/>
        </w:rPr>
        <mc:AlternateContent>
          <mc:Choice Requires="wps">
            <w:drawing>
              <wp:anchor distT="0" distB="0" distL="114300" distR="114300" simplePos="0" relativeHeight="251679744" behindDoc="0" locked="0" layoutInCell="1" allowOverlap="1">
                <wp:simplePos x="0" y="0"/>
                <wp:positionH relativeFrom="column">
                  <wp:posOffset>3091815</wp:posOffset>
                </wp:positionH>
                <wp:positionV relativeFrom="paragraph">
                  <wp:posOffset>30480</wp:posOffset>
                </wp:positionV>
                <wp:extent cx="1752600" cy="0"/>
                <wp:effectExtent l="5715" t="11430" r="13335" b="7620"/>
                <wp:wrapNone/>
                <wp:docPr id="5" name="AutoShape 1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16" o:spid="_x0000_s1026" type="#_x0000_t32" style="position:absolute;margin-left:243.45pt;margin-top:2.4pt;width:138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"/>
            </w:pict>
          </mc:Fallback>
        </mc:AlternateContent>
      </w:r>
      <w:r w:rsidR="0037282F" w:rsidRPr="008B3F73">
        <w:rPr>
          <w:rFonts w:cs="Arial"/>
          <w:b/>
          <w:i/>
          <w:color w:val="000000"/>
        </w:rPr>
        <w:t xml:space="preserve">                                                       </w:t>
      </w:r>
      <w:proofErr w:type="gramStart"/>
      <w:r w:rsidR="0037282F" w:rsidRPr="008B3F73">
        <w:rPr>
          <w:rFonts w:cs="Arial"/>
          <w:bCs/>
          <w:i/>
          <w:color w:val="000000"/>
        </w:rPr>
        <w:t>..............,</w:t>
      </w:r>
      <w:proofErr w:type="gramEnd"/>
      <w:r w:rsidR="0037282F" w:rsidRPr="008B3F73">
        <w:rPr>
          <w:rFonts w:cs="Arial"/>
          <w:bCs/>
          <w:i/>
          <w:color w:val="000000"/>
        </w:rPr>
        <w:t xml:space="preserve"> </w:t>
      </w:r>
      <w:r w:rsidR="0037282F">
        <w:rPr>
          <w:rFonts w:cs="Arial"/>
          <w:bCs/>
          <w:i/>
          <w:color w:val="000000"/>
        </w:rPr>
        <w:t>n</w:t>
      </w:r>
      <w:r w:rsidR="0037282F" w:rsidRPr="008B3F73">
        <w:rPr>
          <w:rFonts w:cs="Arial"/>
          <w:bCs/>
          <w:i/>
          <w:color w:val="000000"/>
        </w:rPr>
        <w:t xml:space="preserve">gày  </w:t>
      </w:r>
      <w:r w:rsidR="0037282F">
        <w:rPr>
          <w:rFonts w:cs="Arial"/>
          <w:bCs/>
          <w:i/>
          <w:color w:val="000000"/>
        </w:rPr>
        <w:t>…</w:t>
      </w:r>
      <w:r w:rsidR="0037282F" w:rsidRPr="008B3F73">
        <w:rPr>
          <w:rFonts w:cs="Arial"/>
          <w:bCs/>
          <w:i/>
          <w:color w:val="000000"/>
        </w:rPr>
        <w:t xml:space="preserve">    tháng </w:t>
      </w:r>
      <w:r w:rsidR="0037282F">
        <w:rPr>
          <w:rFonts w:cs="Arial"/>
          <w:bCs/>
          <w:i/>
          <w:color w:val="000000"/>
        </w:rPr>
        <w:t>…</w:t>
      </w:r>
      <w:r w:rsidR="0037282F" w:rsidRPr="008B3F73">
        <w:rPr>
          <w:rFonts w:cs="Arial"/>
          <w:bCs/>
          <w:i/>
          <w:color w:val="000000"/>
        </w:rPr>
        <w:t xml:space="preserve">   năm </w:t>
      </w:r>
      <w:r w:rsidR="0037282F">
        <w:rPr>
          <w:rFonts w:cs="Arial"/>
          <w:bCs/>
          <w:i/>
          <w:color w:val="000000"/>
        </w:rPr>
        <w:t>…</w:t>
      </w:r>
    </w:p>
    <w:p w:rsidR="0037282F" w:rsidRPr="008B3F73" w:rsidRDefault="0037282F" w:rsidP="0037282F">
      <w:pPr>
        <w:pStyle w:val="Caption"/>
        <w:rPr>
          <w:color w:val="000000"/>
          <w:szCs w:val="28"/>
        </w:rPr>
      </w:pPr>
    </w:p>
    <w:p w:rsidR="0037282F" w:rsidRPr="008B3F73" w:rsidRDefault="0037282F" w:rsidP="0037282F">
      <w:pPr>
        <w:pStyle w:val="Caption"/>
        <w:jc w:val="center"/>
        <w:rPr>
          <w:color w:val="000000"/>
          <w:sz w:val="26"/>
          <w:szCs w:val="26"/>
        </w:rPr>
      </w:pPr>
      <w:r w:rsidRPr="008B3F73">
        <w:rPr>
          <w:color w:val="000000"/>
          <w:sz w:val="26"/>
          <w:szCs w:val="26"/>
        </w:rPr>
        <w:t>BIÊN BẢN KIỂM ĐỊNH KỸ THUẬT AN TOÀN</w:t>
      </w:r>
    </w:p>
    <w:p w:rsidR="0037282F" w:rsidRPr="008B3F73" w:rsidRDefault="0037282F" w:rsidP="0037282F">
      <w:pPr>
        <w:pStyle w:val="Caption"/>
        <w:jc w:val="center"/>
        <w:rPr>
          <w:color w:val="000000"/>
          <w:sz w:val="26"/>
          <w:szCs w:val="26"/>
        </w:rPr>
      </w:pPr>
      <w:r>
        <w:rPr>
          <w:color w:val="000000"/>
          <w:sz w:val="26"/>
          <w:szCs w:val="26"/>
        </w:rPr>
        <w:t>(</w:t>
      </w:r>
      <w:r w:rsidRPr="00D31D84">
        <w:rPr>
          <w:rFonts w:eastAsia="Calibri"/>
          <w:color w:val="000000"/>
          <w:sz w:val="26"/>
          <w:szCs w:val="26"/>
        </w:rPr>
        <w:t>NỒI HƠI, NỒI ĐUN NƯỚC NÓNG</w:t>
      </w:r>
      <w:r>
        <w:rPr>
          <w:color w:val="000000"/>
          <w:sz w:val="26"/>
          <w:szCs w:val="26"/>
        </w:rPr>
        <w:t>)</w:t>
      </w:r>
    </w:p>
    <w:p w:rsidR="0037282F" w:rsidRPr="0093331B" w:rsidRDefault="0037282F" w:rsidP="0037282F">
      <w:pPr>
        <w:tabs>
          <w:tab w:val="left" w:pos="567"/>
          <w:tab w:val="left" w:leader="dot" w:pos="9072"/>
        </w:tabs>
        <w:ind w:firstLine="567"/>
        <w:jc w:val="both"/>
        <w:rPr>
          <w:rFonts w:cs="Arial"/>
          <w:color w:val="000000"/>
        </w:rPr>
      </w:pPr>
    </w:p>
    <w:p w:rsidR="0037282F" w:rsidRPr="0093331B" w:rsidRDefault="0037282F" w:rsidP="0037282F">
      <w:pPr>
        <w:tabs>
          <w:tab w:val="left" w:pos="567"/>
          <w:tab w:val="left" w:leader="dot" w:pos="9072"/>
        </w:tabs>
        <w:jc w:val="both"/>
        <w:rPr>
          <w:rFonts w:cs="Arial"/>
          <w:color w:val="000000"/>
        </w:rPr>
      </w:pPr>
      <w:r w:rsidRPr="0093331B">
        <w:rPr>
          <w:rFonts w:cs="Arial"/>
          <w:color w:val="000000"/>
        </w:rPr>
        <w:t xml:space="preserve">Chúng tôi </w:t>
      </w:r>
      <w:proofErr w:type="gramStart"/>
      <w:r w:rsidRPr="0093331B">
        <w:rPr>
          <w:rFonts w:cs="Arial"/>
          <w:color w:val="000000"/>
        </w:rPr>
        <w:t>gồm :</w:t>
      </w:r>
      <w:proofErr w:type="gramEnd"/>
    </w:p>
    <w:p w:rsidR="0037282F" w:rsidRPr="0093331B" w:rsidRDefault="0037282F" w:rsidP="0037282F">
      <w:pPr>
        <w:tabs>
          <w:tab w:val="left" w:pos="567"/>
          <w:tab w:val="left" w:leader="dot" w:pos="9072"/>
        </w:tabs>
        <w:jc w:val="both"/>
        <w:rPr>
          <w:rFonts w:cs="Arial"/>
          <w:i/>
          <w:iCs/>
          <w:color w:val="000000"/>
        </w:rPr>
      </w:pPr>
      <w:r w:rsidRPr="0093331B">
        <w:rPr>
          <w:rFonts w:cs="Arial"/>
          <w:color w:val="000000"/>
        </w:rPr>
        <w:t xml:space="preserve">1. …………………………………………Số hiệu kiểm định </w:t>
      </w:r>
      <w:proofErr w:type="gramStart"/>
      <w:r w:rsidRPr="0093331B">
        <w:rPr>
          <w:rFonts w:cs="Arial"/>
          <w:color w:val="000000"/>
        </w:rPr>
        <w:t>viên :</w:t>
      </w:r>
      <w:proofErr w:type="gramEnd"/>
      <w:r w:rsidRPr="0093331B">
        <w:rPr>
          <w:rFonts w:cs="Arial"/>
          <w:color w:val="000000"/>
        </w:rPr>
        <w:t>…………….</w:t>
      </w:r>
    </w:p>
    <w:p w:rsidR="0037282F" w:rsidRPr="0093331B" w:rsidRDefault="0037282F" w:rsidP="0037282F">
      <w:pPr>
        <w:tabs>
          <w:tab w:val="left" w:pos="567"/>
          <w:tab w:val="left" w:leader="dot" w:pos="9072"/>
        </w:tabs>
        <w:jc w:val="both"/>
        <w:rPr>
          <w:rFonts w:cs="Arial"/>
          <w:color w:val="000000"/>
        </w:rPr>
      </w:pPr>
      <w:r w:rsidRPr="0093331B">
        <w:rPr>
          <w:rFonts w:cs="Arial"/>
          <w:color w:val="000000"/>
        </w:rPr>
        <w:t>2. …………………………………………Số hiệu kiểm định viên:…………….</w:t>
      </w:r>
    </w:p>
    <w:p w:rsidR="0037282F" w:rsidRPr="0093331B" w:rsidRDefault="0037282F" w:rsidP="0037282F">
      <w:pPr>
        <w:tabs>
          <w:tab w:val="left" w:pos="567"/>
          <w:tab w:val="left" w:leader="dot" w:pos="9072"/>
        </w:tabs>
        <w:jc w:val="both"/>
        <w:rPr>
          <w:rFonts w:cs="Arial"/>
          <w:color w:val="000000"/>
        </w:rPr>
      </w:pPr>
      <w:r w:rsidRPr="0093331B">
        <w:rPr>
          <w:rFonts w:cs="Arial"/>
          <w:color w:val="000000"/>
        </w:rPr>
        <w:t>Thuộc: ……………………………………………………………….………</w:t>
      </w:r>
    </w:p>
    <w:p w:rsidR="0037282F" w:rsidRPr="0093331B" w:rsidRDefault="0037282F" w:rsidP="0037282F">
      <w:pPr>
        <w:tabs>
          <w:tab w:val="left" w:pos="567"/>
          <w:tab w:val="left" w:leader="dot" w:pos="9072"/>
        </w:tabs>
        <w:spacing w:before="120" w:after="120"/>
        <w:rPr>
          <w:rFonts w:cs="Arial"/>
          <w:color w:val="000000"/>
        </w:rPr>
      </w:pPr>
      <w:r w:rsidRPr="0093331B">
        <w:rPr>
          <w:rFonts w:cs="Arial"/>
          <w:color w:val="000000"/>
        </w:rPr>
        <w:t>Số đăng ký chứng nhận của tổ chức kiểm định: …………………………………</w:t>
      </w:r>
    </w:p>
    <w:p w:rsidR="0037282F" w:rsidRPr="0093331B" w:rsidRDefault="0037282F" w:rsidP="0037282F">
      <w:pPr>
        <w:tabs>
          <w:tab w:val="left" w:pos="567"/>
          <w:tab w:val="left" w:leader="dot" w:pos="9072"/>
        </w:tabs>
        <w:rPr>
          <w:rFonts w:cs="Arial"/>
          <w:color w:val="000000"/>
        </w:rPr>
      </w:pPr>
      <w:r w:rsidRPr="0093331B">
        <w:rPr>
          <w:rFonts w:cs="Arial"/>
          <w:color w:val="000000"/>
        </w:rPr>
        <w:t>Đã tiến hành kiểm định (tên đối tượng kiểm định):……………………………</w:t>
      </w:r>
    </w:p>
    <w:p w:rsidR="007B2272" w:rsidRDefault="007B2272" w:rsidP="0037282F">
      <w:pPr>
        <w:tabs>
          <w:tab w:val="left" w:pos="567"/>
          <w:tab w:val="left" w:leader="dot" w:pos="9072"/>
        </w:tabs>
        <w:jc w:val="both"/>
        <w:rPr>
          <w:rFonts w:cs="Arial"/>
          <w:color w:val="000000"/>
        </w:rPr>
      </w:pPr>
      <w:r>
        <w:rPr>
          <w:rFonts w:cs="Arial"/>
          <w:color w:val="000000"/>
        </w:rPr>
        <w:t xml:space="preserve">Vị trí lắp đặt: </w:t>
      </w:r>
      <w:r w:rsidRPr="0093331B">
        <w:rPr>
          <w:rFonts w:cs="Arial"/>
          <w:color w:val="000000"/>
        </w:rPr>
        <w:t>………………………………………………………………………</w:t>
      </w:r>
    </w:p>
    <w:p w:rsidR="0037282F" w:rsidRPr="0093331B" w:rsidRDefault="0037282F" w:rsidP="0037282F">
      <w:pPr>
        <w:tabs>
          <w:tab w:val="left" w:pos="567"/>
          <w:tab w:val="left" w:leader="dot" w:pos="9072"/>
        </w:tabs>
        <w:jc w:val="both"/>
        <w:rPr>
          <w:rFonts w:cs="Arial"/>
          <w:color w:val="000000"/>
        </w:rPr>
      </w:pPr>
      <w:r w:rsidRPr="0093331B">
        <w:rPr>
          <w:rFonts w:cs="Arial"/>
          <w:color w:val="000000"/>
        </w:rPr>
        <w:t>Đơn vị sử dụng:………………………………………………………………………</w:t>
      </w:r>
    </w:p>
    <w:p w:rsidR="0037282F" w:rsidRPr="0093331B" w:rsidRDefault="0037282F" w:rsidP="0037282F">
      <w:pPr>
        <w:tabs>
          <w:tab w:val="left" w:pos="567"/>
          <w:tab w:val="left" w:leader="dot" w:pos="9072"/>
        </w:tabs>
        <w:jc w:val="both"/>
        <w:rPr>
          <w:rFonts w:cs="Arial"/>
          <w:color w:val="000000"/>
        </w:rPr>
      </w:pPr>
      <w:r w:rsidRPr="0093331B">
        <w:rPr>
          <w:rFonts w:cs="Arial"/>
          <w:color w:val="000000"/>
        </w:rPr>
        <w:t xml:space="preserve">Địa chỉ (trụ sở </w:t>
      </w:r>
      <w:proofErr w:type="gramStart"/>
      <w:r w:rsidRPr="0093331B">
        <w:rPr>
          <w:rFonts w:cs="Arial"/>
          <w:color w:val="000000"/>
        </w:rPr>
        <w:t>chính )</w:t>
      </w:r>
      <w:proofErr w:type="gramEnd"/>
      <w:r w:rsidRPr="0093331B">
        <w:rPr>
          <w:rFonts w:cs="Arial"/>
          <w:color w:val="000000"/>
        </w:rPr>
        <w:t>:………………………………………………………</w:t>
      </w:r>
    </w:p>
    <w:p w:rsidR="0037282F" w:rsidRPr="0093331B" w:rsidRDefault="0037282F" w:rsidP="0037282F">
      <w:pPr>
        <w:tabs>
          <w:tab w:val="left" w:pos="567"/>
          <w:tab w:val="left" w:leader="dot" w:pos="9072"/>
        </w:tabs>
        <w:jc w:val="both"/>
        <w:rPr>
          <w:rFonts w:cs="Arial"/>
          <w:color w:val="000000"/>
        </w:rPr>
      </w:pPr>
      <w:r w:rsidRPr="0093331B">
        <w:rPr>
          <w:rFonts w:cs="Arial"/>
          <w:color w:val="000000"/>
        </w:rPr>
        <w:t>Quy trình kiểm định áp dụng: ………………………………………………………</w:t>
      </w:r>
    </w:p>
    <w:p w:rsidR="0037282F" w:rsidRPr="0093331B" w:rsidRDefault="0037282F" w:rsidP="0037282F">
      <w:pPr>
        <w:keepNext/>
        <w:tabs>
          <w:tab w:val="left" w:pos="567"/>
        </w:tabs>
        <w:jc w:val="both"/>
        <w:outlineLvl w:val="5"/>
        <w:rPr>
          <w:rFonts w:cs="Arial"/>
          <w:color w:val="000000"/>
        </w:rPr>
      </w:pPr>
      <w:r w:rsidRPr="0093331B">
        <w:rPr>
          <w:rFonts w:cs="Arial"/>
          <w:color w:val="000000"/>
        </w:rPr>
        <w:t>Chứng kiến kiểm định và thông qua biên bản:…………………………………</w:t>
      </w:r>
    </w:p>
    <w:p w:rsidR="0037282F" w:rsidRPr="0093331B" w:rsidRDefault="0037282F" w:rsidP="0037282F">
      <w:pPr>
        <w:keepNext/>
        <w:tabs>
          <w:tab w:val="left" w:pos="567"/>
        </w:tabs>
        <w:jc w:val="both"/>
        <w:outlineLvl w:val="5"/>
        <w:rPr>
          <w:rFonts w:cs="Arial"/>
          <w:color w:val="000000"/>
        </w:rPr>
      </w:pPr>
      <w:r w:rsidRPr="0093331B">
        <w:rPr>
          <w:rFonts w:cs="Arial"/>
          <w:color w:val="000000"/>
        </w:rPr>
        <w:t>1………………………………………  Chức vụ:………………………</w:t>
      </w:r>
    </w:p>
    <w:p w:rsidR="0037282F" w:rsidRPr="0093331B" w:rsidRDefault="0037282F" w:rsidP="0037282F">
      <w:pPr>
        <w:keepNext/>
        <w:tabs>
          <w:tab w:val="left" w:pos="567"/>
        </w:tabs>
        <w:jc w:val="both"/>
        <w:outlineLvl w:val="5"/>
        <w:rPr>
          <w:rFonts w:cs="Arial"/>
          <w:color w:val="000000"/>
        </w:rPr>
      </w:pPr>
      <w:r w:rsidRPr="0093331B">
        <w:rPr>
          <w:rFonts w:cs="Arial"/>
          <w:color w:val="000000"/>
        </w:rPr>
        <w:t xml:space="preserve">2………………………………………  Chức vụ:………………………    </w:t>
      </w:r>
    </w:p>
    <w:p w:rsidR="0037282F" w:rsidRPr="0093331B" w:rsidRDefault="0037282F" w:rsidP="0037282F">
      <w:pPr>
        <w:keepNext/>
        <w:tabs>
          <w:tab w:val="left" w:pos="567"/>
        </w:tabs>
        <w:ind w:firstLine="567"/>
        <w:jc w:val="center"/>
        <w:outlineLvl w:val="5"/>
        <w:rPr>
          <w:rFonts w:cs="Arial"/>
          <w:b/>
          <w:color w:val="000000"/>
        </w:rPr>
      </w:pPr>
    </w:p>
    <w:p w:rsidR="0037282F" w:rsidRPr="0093331B" w:rsidRDefault="0037282F" w:rsidP="0037282F">
      <w:pPr>
        <w:keepNext/>
        <w:tabs>
          <w:tab w:val="left" w:pos="567"/>
        </w:tabs>
        <w:jc w:val="center"/>
        <w:outlineLvl w:val="5"/>
        <w:rPr>
          <w:rFonts w:cs="Arial"/>
          <w:b/>
          <w:color w:val="000000"/>
        </w:rPr>
      </w:pPr>
      <w:r w:rsidRPr="0093331B">
        <w:rPr>
          <w:rFonts w:cs="Arial"/>
          <w:b/>
          <w:color w:val="000000"/>
        </w:rPr>
        <w:t>I - THÔNG SỐ CƠ BẢN CỦA NỒI</w:t>
      </w:r>
    </w:p>
    <w:p w:rsidR="0037282F" w:rsidRPr="0093331B" w:rsidRDefault="0037282F" w:rsidP="0037282F">
      <w:pPr>
        <w:keepNext/>
        <w:tabs>
          <w:tab w:val="left" w:pos="567"/>
        </w:tabs>
        <w:ind w:firstLine="567"/>
        <w:jc w:val="center"/>
        <w:outlineLvl w:val="5"/>
        <w:rPr>
          <w:rFonts w:cs="Arial"/>
          <w:b/>
          <w:iCs/>
          <w:color w:val="000000"/>
        </w:rPr>
      </w:pPr>
    </w:p>
    <w:p w:rsidR="0037282F" w:rsidRPr="007B2272" w:rsidRDefault="0037282F" w:rsidP="0037282F">
      <w:pPr>
        <w:tabs>
          <w:tab w:val="left" w:pos="567"/>
        </w:tabs>
        <w:rPr>
          <w:rFonts w:cs="Arial"/>
          <w:color w:val="000000"/>
        </w:rPr>
      </w:pPr>
      <w:r w:rsidRPr="007B2272">
        <w:rPr>
          <w:rFonts w:cs="Arial"/>
          <w:color w:val="000000"/>
        </w:rPr>
        <w:t xml:space="preserve">Loại, mã hiệu:……………………………..         Áp suất thiết </w:t>
      </w:r>
      <w:proofErr w:type="gramStart"/>
      <w:r w:rsidRPr="007B2272">
        <w:rPr>
          <w:rFonts w:cs="Arial"/>
          <w:color w:val="000000"/>
        </w:rPr>
        <w:t>kế :</w:t>
      </w:r>
      <w:proofErr w:type="gramEnd"/>
      <w:r w:rsidRPr="007B2272">
        <w:rPr>
          <w:rFonts w:cs="Arial"/>
          <w:color w:val="000000"/>
        </w:rPr>
        <w:t>…………… bar</w:t>
      </w:r>
    </w:p>
    <w:p w:rsidR="0037282F" w:rsidRPr="007B2272" w:rsidRDefault="0037282F" w:rsidP="0037282F">
      <w:pPr>
        <w:keepNext/>
        <w:tabs>
          <w:tab w:val="left" w:pos="567"/>
        </w:tabs>
        <w:outlineLvl w:val="5"/>
        <w:rPr>
          <w:rFonts w:cs="Arial"/>
          <w:color w:val="000000"/>
        </w:rPr>
      </w:pPr>
      <w:r w:rsidRPr="007B2272">
        <w:rPr>
          <w:rFonts w:cs="Arial"/>
          <w:color w:val="000000"/>
        </w:rPr>
        <w:t xml:space="preserve">Số chế tạo: …………………………………..      Áp suất làm </w:t>
      </w:r>
      <w:proofErr w:type="gramStart"/>
      <w:r w:rsidRPr="007B2272">
        <w:rPr>
          <w:rFonts w:cs="Arial"/>
          <w:color w:val="000000"/>
        </w:rPr>
        <w:t>việc :</w:t>
      </w:r>
      <w:proofErr w:type="gramEnd"/>
      <w:r w:rsidRPr="007B2272">
        <w:rPr>
          <w:rFonts w:cs="Arial"/>
          <w:color w:val="000000"/>
        </w:rPr>
        <w:t xml:space="preserve">………….. </w:t>
      </w:r>
      <w:proofErr w:type="gramStart"/>
      <w:r w:rsidRPr="007B2272">
        <w:rPr>
          <w:rFonts w:cs="Arial"/>
          <w:color w:val="000000"/>
        </w:rPr>
        <w:t>bar</w:t>
      </w:r>
      <w:proofErr w:type="gramEnd"/>
    </w:p>
    <w:p w:rsidR="0037282F" w:rsidRPr="007B2272" w:rsidRDefault="0037282F" w:rsidP="0037282F">
      <w:pPr>
        <w:tabs>
          <w:tab w:val="left" w:pos="567"/>
        </w:tabs>
        <w:rPr>
          <w:rFonts w:cs="Arial"/>
          <w:color w:val="000000"/>
        </w:rPr>
      </w:pPr>
      <w:r w:rsidRPr="007B2272">
        <w:rPr>
          <w:rFonts w:cs="Arial"/>
          <w:color w:val="000000"/>
        </w:rPr>
        <w:t xml:space="preserve">Năm chế tạo: ………………………………..….  Công </w:t>
      </w:r>
      <w:proofErr w:type="gramStart"/>
      <w:r w:rsidRPr="007B2272">
        <w:rPr>
          <w:rFonts w:cs="Arial"/>
          <w:color w:val="000000"/>
        </w:rPr>
        <w:t>suất :</w:t>
      </w:r>
      <w:proofErr w:type="gramEnd"/>
      <w:r w:rsidRPr="007B2272">
        <w:rPr>
          <w:rFonts w:cs="Arial"/>
          <w:color w:val="000000"/>
        </w:rPr>
        <w:t xml:space="preserve"> …………………..t/h</w:t>
      </w:r>
    </w:p>
    <w:p w:rsidR="0037282F" w:rsidRPr="007B2272" w:rsidRDefault="0037282F" w:rsidP="0037282F">
      <w:pPr>
        <w:keepNext/>
        <w:tabs>
          <w:tab w:val="left" w:pos="567"/>
        </w:tabs>
        <w:outlineLvl w:val="5"/>
        <w:rPr>
          <w:rFonts w:cs="Arial"/>
          <w:b/>
          <w:color w:val="000000"/>
        </w:rPr>
      </w:pPr>
      <w:r w:rsidRPr="007B2272">
        <w:rPr>
          <w:rFonts w:cs="Arial"/>
          <w:color w:val="000000"/>
        </w:rPr>
        <w:t>Nhà chế tạo</w:t>
      </w:r>
      <w:proofErr w:type="gramStart"/>
      <w:r w:rsidRPr="007B2272">
        <w:rPr>
          <w:rFonts w:cs="Arial"/>
          <w:color w:val="000000"/>
        </w:rPr>
        <w:t>: ………………………….</w:t>
      </w:r>
      <w:proofErr w:type="gramEnd"/>
      <w:r w:rsidRPr="007B2272">
        <w:rPr>
          <w:rFonts w:cs="Arial"/>
          <w:color w:val="000000"/>
        </w:rPr>
        <w:t xml:space="preserve">…            Nhiên liệu sử </w:t>
      </w:r>
      <w:proofErr w:type="gramStart"/>
      <w:r w:rsidRPr="007B2272">
        <w:rPr>
          <w:rFonts w:cs="Arial"/>
          <w:color w:val="000000"/>
        </w:rPr>
        <w:t>dụng :</w:t>
      </w:r>
      <w:proofErr w:type="gramEnd"/>
      <w:r w:rsidRPr="007B2272">
        <w:rPr>
          <w:rFonts w:cs="Arial"/>
          <w:color w:val="000000"/>
        </w:rPr>
        <w:t>………</w:t>
      </w:r>
    </w:p>
    <w:p w:rsidR="0037282F" w:rsidRPr="007B2272" w:rsidRDefault="0037282F" w:rsidP="0037282F">
      <w:pPr>
        <w:tabs>
          <w:tab w:val="left" w:pos="567"/>
          <w:tab w:val="left" w:leader="dot" w:pos="9072"/>
        </w:tabs>
        <w:jc w:val="both"/>
        <w:rPr>
          <w:rFonts w:cs="Arial"/>
          <w:color w:val="000000"/>
        </w:rPr>
      </w:pPr>
      <w:r w:rsidRPr="007B2272">
        <w:rPr>
          <w:rFonts w:cs="Arial"/>
          <w:color w:val="000000"/>
        </w:rPr>
        <w:t xml:space="preserve">Nhiệt độ thiết kế hơi bão hòa: …..  </w:t>
      </w:r>
      <w:proofErr w:type="gramStart"/>
      <w:r w:rsidRPr="007B2272">
        <w:rPr>
          <w:rFonts w:cs="Arial"/>
          <w:color w:val="000000"/>
          <w:vertAlign w:val="superscript"/>
        </w:rPr>
        <w:t>o</w:t>
      </w:r>
      <w:proofErr w:type="gramEnd"/>
      <w:r w:rsidRPr="007B2272">
        <w:rPr>
          <w:rFonts w:cs="Arial"/>
          <w:color w:val="000000"/>
        </w:rPr>
        <w:t xml:space="preserve"> C    Nhiệt độ thiết kế hơi quá nhiệt:…..</w:t>
      </w:r>
      <w:r w:rsidRPr="007B2272">
        <w:rPr>
          <w:rFonts w:cs="Arial"/>
          <w:color w:val="000000"/>
          <w:vertAlign w:val="superscript"/>
        </w:rPr>
        <w:t xml:space="preserve"> </w:t>
      </w:r>
      <w:proofErr w:type="gramStart"/>
      <w:r w:rsidRPr="007B2272">
        <w:rPr>
          <w:rFonts w:cs="Arial"/>
          <w:color w:val="000000"/>
          <w:vertAlign w:val="superscript"/>
        </w:rPr>
        <w:t>o</w:t>
      </w:r>
      <w:proofErr w:type="gramEnd"/>
      <w:r w:rsidRPr="007B2272">
        <w:rPr>
          <w:rFonts w:cs="Arial"/>
          <w:color w:val="000000"/>
        </w:rPr>
        <w:t xml:space="preserve"> C</w:t>
      </w:r>
    </w:p>
    <w:p w:rsidR="0037282F" w:rsidRPr="007B2272" w:rsidRDefault="0037282F" w:rsidP="0037282F">
      <w:pPr>
        <w:tabs>
          <w:tab w:val="left" w:pos="567"/>
          <w:tab w:val="left" w:leader="dot" w:pos="9072"/>
        </w:tabs>
        <w:jc w:val="both"/>
        <w:rPr>
          <w:rFonts w:cs="Arial"/>
          <w:color w:val="000000"/>
        </w:rPr>
      </w:pPr>
      <w:r w:rsidRPr="007B2272">
        <w:rPr>
          <w:rFonts w:cs="Arial"/>
          <w:color w:val="000000"/>
        </w:rPr>
        <w:t xml:space="preserve">Công dụng:……………………………………..…………………………………....               </w:t>
      </w:r>
    </w:p>
    <w:p w:rsidR="0037282F" w:rsidRPr="0093331B" w:rsidRDefault="0037282F" w:rsidP="0037282F">
      <w:pPr>
        <w:tabs>
          <w:tab w:val="left" w:pos="567"/>
          <w:tab w:val="left" w:pos="3706"/>
          <w:tab w:val="left" w:pos="4500"/>
        </w:tabs>
        <w:jc w:val="both"/>
        <w:rPr>
          <w:rFonts w:cs="Arial"/>
          <w:color w:val="000000"/>
        </w:rPr>
      </w:pPr>
      <w:r w:rsidRPr="007B2272">
        <w:rPr>
          <w:rFonts w:cs="Arial"/>
          <w:color w:val="000000"/>
        </w:rPr>
        <w:t xml:space="preserve">Ngày kiểm định lần </w:t>
      </w:r>
      <w:proofErr w:type="gramStart"/>
      <w:r w:rsidRPr="007B2272">
        <w:rPr>
          <w:rFonts w:cs="Arial"/>
          <w:color w:val="000000"/>
        </w:rPr>
        <w:t>trước:……………….,</w:t>
      </w:r>
      <w:proofErr w:type="gramEnd"/>
      <w:r w:rsidRPr="007B2272">
        <w:rPr>
          <w:rFonts w:cs="Arial"/>
          <w:color w:val="000000"/>
        </w:rPr>
        <w:t xml:space="preserve"> do  ………………………thực hiện.</w:t>
      </w:r>
    </w:p>
    <w:p w:rsidR="0037282F" w:rsidRPr="0093331B" w:rsidRDefault="0037282F" w:rsidP="0037282F">
      <w:pPr>
        <w:keepNext/>
        <w:tabs>
          <w:tab w:val="left" w:pos="567"/>
        </w:tabs>
        <w:spacing w:before="120" w:after="120"/>
        <w:ind w:firstLine="567"/>
        <w:jc w:val="center"/>
        <w:outlineLvl w:val="5"/>
        <w:rPr>
          <w:rFonts w:cs="Arial"/>
          <w:b/>
          <w:color w:val="000000"/>
        </w:rPr>
      </w:pPr>
    </w:p>
    <w:p w:rsidR="0037282F" w:rsidRPr="0093331B" w:rsidRDefault="0037282F" w:rsidP="0037282F">
      <w:pPr>
        <w:keepNext/>
        <w:tabs>
          <w:tab w:val="left" w:pos="567"/>
        </w:tabs>
        <w:spacing w:before="120" w:after="120"/>
        <w:jc w:val="center"/>
        <w:outlineLvl w:val="5"/>
        <w:rPr>
          <w:rFonts w:cs="Arial"/>
          <w:b/>
          <w:color w:val="000000"/>
        </w:rPr>
      </w:pPr>
      <w:r w:rsidRPr="0093331B">
        <w:rPr>
          <w:rFonts w:cs="Arial"/>
          <w:b/>
          <w:color w:val="000000"/>
        </w:rPr>
        <w:t>II - HÌNH THỨC KIỂM ĐỊNH</w:t>
      </w:r>
    </w:p>
    <w:p w:rsidR="0037282F" w:rsidRPr="0093331B" w:rsidRDefault="007B2272" w:rsidP="007B2272">
      <w:pPr>
        <w:tabs>
          <w:tab w:val="left" w:pos="567"/>
          <w:tab w:val="left" w:leader="dot" w:pos="9072"/>
        </w:tabs>
        <w:spacing w:before="120" w:after="120"/>
        <w:ind w:firstLine="567"/>
        <w:rPr>
          <w:rFonts w:cs="Arial"/>
          <w:color w:val="000000"/>
        </w:rPr>
      </w:pPr>
      <w:r>
        <w:rPr>
          <w:rFonts w:cs="Arial"/>
          <w:color w:val="000000"/>
        </w:rPr>
        <w:t xml:space="preserve">                                           </w:t>
      </w:r>
      <w:r w:rsidRPr="0093331B">
        <w:rPr>
          <w:rFonts w:cs="Arial"/>
          <w:color w:val="000000"/>
        </w:rPr>
        <w:t>…………………………………</w:t>
      </w:r>
    </w:p>
    <w:p w:rsidR="0037282F" w:rsidRPr="0093331B" w:rsidRDefault="0037282F" w:rsidP="0037282F">
      <w:pPr>
        <w:keepNext/>
        <w:tabs>
          <w:tab w:val="left" w:pos="567"/>
        </w:tabs>
        <w:spacing w:before="120" w:after="120"/>
        <w:jc w:val="center"/>
        <w:outlineLvl w:val="5"/>
        <w:rPr>
          <w:rFonts w:cs="Arial"/>
          <w:b/>
          <w:color w:val="000000"/>
        </w:rPr>
      </w:pPr>
      <w:r w:rsidRPr="0093331B">
        <w:rPr>
          <w:rFonts w:cs="Arial"/>
          <w:b/>
          <w:color w:val="000000"/>
        </w:rPr>
        <w:t>III - NỘI DUNG KIỂM ĐỊNH</w:t>
      </w:r>
    </w:p>
    <w:p w:rsidR="0037282F" w:rsidRPr="0093331B" w:rsidRDefault="0037282F" w:rsidP="0037282F">
      <w:pPr>
        <w:tabs>
          <w:tab w:val="left" w:pos="567"/>
        </w:tabs>
        <w:ind w:firstLine="567"/>
        <w:jc w:val="both"/>
        <w:rPr>
          <w:rFonts w:cs="Arial"/>
          <w:b/>
          <w:bCs/>
          <w:color w:val="000000"/>
        </w:rPr>
      </w:pPr>
      <w:r w:rsidRPr="0093331B">
        <w:rPr>
          <w:rFonts w:cs="Arial"/>
          <w:b/>
          <w:bCs/>
          <w:color w:val="000000"/>
        </w:rPr>
        <w:t xml:space="preserve">1.Kiểm tra hồ </w:t>
      </w:r>
      <w:proofErr w:type="gramStart"/>
      <w:r w:rsidRPr="0093331B">
        <w:rPr>
          <w:rFonts w:cs="Arial"/>
          <w:b/>
          <w:bCs/>
          <w:color w:val="000000"/>
        </w:rPr>
        <w:t>sơ :</w:t>
      </w:r>
      <w:proofErr w:type="gramEnd"/>
      <w:r w:rsidRPr="0093331B">
        <w:rPr>
          <w:rFonts w:cs="Arial"/>
          <w:b/>
          <w:bCs/>
          <w:color w:val="000000"/>
        </w:rPr>
        <w:t xml:space="preserve">                                </w:t>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Nhận </w:t>
      </w:r>
      <w:proofErr w:type="gramStart"/>
      <w:r w:rsidRPr="0093331B">
        <w:rPr>
          <w:rFonts w:cs="Arial"/>
          <w:color w:val="000000"/>
        </w:rPr>
        <w:t>xét :</w:t>
      </w:r>
      <w:proofErr w:type="gramEnd"/>
      <w:r w:rsidRPr="0093331B">
        <w:rPr>
          <w:rFonts w:cs="Arial"/>
          <w:color w:val="000000"/>
        </w:rPr>
        <w:t>…………………………………………………………….......................</w:t>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Đánh giá kết quả:              Đạt          </w:t>
      </w:r>
      <w:r w:rsidRPr="0093331B">
        <w:rPr>
          <w:rFonts w:cs="Arial"/>
          <w:color w:val="000000"/>
        </w:rPr>
        <w:sym w:font="Wingdings 2" w:char="F0A3"/>
      </w:r>
      <w:r w:rsidRPr="0093331B">
        <w:rPr>
          <w:rFonts w:cs="Arial"/>
          <w:color w:val="000000"/>
        </w:rPr>
        <w:t xml:space="preserve">             Không đạt         </w:t>
      </w:r>
      <w:r w:rsidRPr="0093331B">
        <w:rPr>
          <w:rFonts w:cs="Arial"/>
          <w:color w:val="000000"/>
        </w:rPr>
        <w:sym w:font="Wingdings 2" w:char="F0A3"/>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w:t>
      </w:r>
    </w:p>
    <w:p w:rsidR="0037282F" w:rsidRPr="0093331B" w:rsidRDefault="0037282F" w:rsidP="0037282F">
      <w:pPr>
        <w:tabs>
          <w:tab w:val="left" w:pos="567"/>
        </w:tabs>
        <w:spacing w:before="120" w:after="120"/>
        <w:rPr>
          <w:rFonts w:cs="Arial"/>
          <w:b/>
          <w:bCs/>
          <w:color w:val="000000"/>
        </w:rPr>
      </w:pPr>
      <w:r w:rsidRPr="0093331B">
        <w:rPr>
          <w:rFonts w:cs="Arial"/>
          <w:color w:val="000000"/>
        </w:rPr>
        <w:tab/>
      </w:r>
      <w:r w:rsidRPr="0093331B">
        <w:rPr>
          <w:rFonts w:cs="Arial"/>
          <w:b/>
          <w:bCs/>
          <w:color w:val="000000"/>
        </w:rPr>
        <w:t xml:space="preserve">2.Kiểm tra kỹ thuật bên ngoài, bên </w:t>
      </w:r>
      <w:proofErr w:type="gramStart"/>
      <w:r w:rsidRPr="0093331B">
        <w:rPr>
          <w:rFonts w:cs="Arial"/>
          <w:b/>
          <w:bCs/>
          <w:color w:val="000000"/>
        </w:rPr>
        <w:t>trong :</w:t>
      </w:r>
      <w:proofErr w:type="gramEnd"/>
      <w:r w:rsidRPr="0093331B">
        <w:rPr>
          <w:rFonts w:cs="Arial"/>
          <w:b/>
          <w:bCs/>
          <w:color w:val="000000"/>
        </w:rPr>
        <w:t xml:space="preserve"> </w:t>
      </w:r>
    </w:p>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6"/>
        <w:gridCol w:w="1392"/>
        <w:gridCol w:w="1769"/>
      </w:tblGrid>
      <w:tr w:rsidR="0037282F" w:rsidRPr="0093331B" w:rsidTr="006A6561">
        <w:tc>
          <w:tcPr>
            <w:tcW w:w="3433" w:type="pct"/>
          </w:tcPr>
          <w:p w:rsidR="0037282F" w:rsidRPr="0093331B" w:rsidRDefault="0037282F" w:rsidP="006A6561">
            <w:pPr>
              <w:tabs>
                <w:tab w:val="left" w:pos="567"/>
              </w:tabs>
              <w:jc w:val="center"/>
              <w:rPr>
                <w:rFonts w:cs="Arial"/>
                <w:b/>
                <w:color w:val="000000"/>
              </w:rPr>
            </w:pPr>
            <w:r w:rsidRPr="0093331B">
              <w:rPr>
                <w:rFonts w:cs="Arial"/>
                <w:b/>
                <w:bCs/>
                <w:color w:val="000000"/>
              </w:rPr>
              <w:lastRenderedPageBreak/>
              <w:t xml:space="preserve"> </w:t>
            </w:r>
            <w:r w:rsidRPr="0093331B">
              <w:rPr>
                <w:rFonts w:cs="Arial"/>
                <w:b/>
                <w:color w:val="000000"/>
              </w:rPr>
              <w:t>Hạng mục kiểm tra</w:t>
            </w:r>
          </w:p>
        </w:tc>
        <w:tc>
          <w:tcPr>
            <w:tcW w:w="690" w:type="pct"/>
          </w:tcPr>
          <w:p w:rsidR="0037282F" w:rsidRPr="0093331B" w:rsidRDefault="0037282F" w:rsidP="006A6561">
            <w:pPr>
              <w:tabs>
                <w:tab w:val="left" w:pos="567"/>
              </w:tabs>
              <w:jc w:val="center"/>
              <w:rPr>
                <w:rFonts w:cs="Arial"/>
                <w:b/>
                <w:color w:val="000000"/>
              </w:rPr>
            </w:pPr>
            <w:r w:rsidRPr="0093331B">
              <w:rPr>
                <w:rFonts w:cs="Arial"/>
                <w:b/>
                <w:color w:val="000000"/>
              </w:rPr>
              <w:t>Đạt</w:t>
            </w:r>
          </w:p>
        </w:tc>
        <w:tc>
          <w:tcPr>
            <w:tcW w:w="877" w:type="pct"/>
          </w:tcPr>
          <w:p w:rsidR="0037282F" w:rsidRPr="0093331B" w:rsidRDefault="0037282F" w:rsidP="006A6561">
            <w:pPr>
              <w:tabs>
                <w:tab w:val="left" w:pos="567"/>
              </w:tabs>
              <w:jc w:val="center"/>
              <w:rPr>
                <w:rFonts w:cs="Arial"/>
                <w:b/>
                <w:color w:val="000000"/>
              </w:rPr>
            </w:pPr>
            <w:r w:rsidRPr="0093331B">
              <w:rPr>
                <w:rFonts w:cs="Arial"/>
                <w:b/>
                <w:color w:val="000000"/>
              </w:rPr>
              <w:t>Không đạt</w:t>
            </w: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Khoảng cách</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Cửa</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Cầu thang, sàn thao tác</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Chiếu sáng vận hành</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Hệ thống chống sét</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Tình trạng bề mặt kim loại các bộ phận chịu áp lực</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Tình trạng mối hàn</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Tình trạng cáu cặn</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Hệ thống cấp nước</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Các thiết bị, bộ phận phụ trợ</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Van an toàn</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Áp kế</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 xml:space="preserve">Đo mức </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r w:rsidR="0037282F" w:rsidRPr="0093331B" w:rsidTr="006A6561">
        <w:tc>
          <w:tcPr>
            <w:tcW w:w="3433" w:type="pct"/>
          </w:tcPr>
          <w:p w:rsidR="0037282F" w:rsidRPr="0093331B" w:rsidRDefault="0037282F" w:rsidP="006A6561">
            <w:pPr>
              <w:tabs>
                <w:tab w:val="left" w:pos="567"/>
              </w:tabs>
              <w:rPr>
                <w:rFonts w:cs="Arial"/>
                <w:color w:val="000000"/>
              </w:rPr>
            </w:pPr>
            <w:r w:rsidRPr="0093331B">
              <w:rPr>
                <w:rFonts w:cs="Arial"/>
                <w:color w:val="000000"/>
              </w:rPr>
              <w:t>Các thiết bị bảo vệ, đo lường, tự động khác</w:t>
            </w:r>
          </w:p>
        </w:tc>
        <w:tc>
          <w:tcPr>
            <w:tcW w:w="690" w:type="pct"/>
          </w:tcPr>
          <w:p w:rsidR="0037282F" w:rsidRPr="0093331B" w:rsidRDefault="0037282F" w:rsidP="006A6561">
            <w:pPr>
              <w:tabs>
                <w:tab w:val="left" w:pos="567"/>
              </w:tabs>
              <w:jc w:val="center"/>
              <w:rPr>
                <w:rFonts w:cs="Arial"/>
                <w:color w:val="000000"/>
              </w:rPr>
            </w:pPr>
          </w:p>
        </w:tc>
        <w:tc>
          <w:tcPr>
            <w:tcW w:w="877" w:type="pct"/>
          </w:tcPr>
          <w:p w:rsidR="0037282F" w:rsidRPr="0093331B" w:rsidRDefault="0037282F" w:rsidP="006A6561">
            <w:pPr>
              <w:tabs>
                <w:tab w:val="left" w:pos="567"/>
              </w:tabs>
              <w:jc w:val="center"/>
              <w:rPr>
                <w:rFonts w:cs="Arial"/>
                <w:color w:val="000000"/>
              </w:rPr>
            </w:pPr>
          </w:p>
        </w:tc>
      </w:tr>
    </w:tbl>
    <w:p w:rsidR="0037282F" w:rsidRPr="0093331B" w:rsidRDefault="0037282F" w:rsidP="0037282F">
      <w:pPr>
        <w:tabs>
          <w:tab w:val="left" w:pos="567"/>
          <w:tab w:val="left" w:pos="5580"/>
        </w:tabs>
        <w:spacing w:before="120" w:after="120"/>
        <w:jc w:val="both"/>
        <w:rPr>
          <w:rFonts w:cs="Arial"/>
          <w:color w:val="000000"/>
        </w:rPr>
      </w:pPr>
      <w:r w:rsidRPr="0093331B">
        <w:rPr>
          <w:rFonts w:cs="Arial"/>
          <w:b/>
          <w:color w:val="000000"/>
        </w:rPr>
        <w:t>Đánh giá kết quả:</w:t>
      </w:r>
      <w:r w:rsidRPr="0093331B">
        <w:rPr>
          <w:rFonts w:cs="Arial"/>
          <w:color w:val="000000"/>
        </w:rPr>
        <w:t xml:space="preserve">     </w:t>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Nhận </w:t>
      </w:r>
      <w:proofErr w:type="gramStart"/>
      <w:r w:rsidRPr="0093331B">
        <w:rPr>
          <w:rFonts w:cs="Arial"/>
          <w:color w:val="000000"/>
        </w:rPr>
        <w:t>xét :</w:t>
      </w:r>
      <w:proofErr w:type="gramEnd"/>
      <w:r w:rsidRPr="0093331B">
        <w:rPr>
          <w:rFonts w:cs="Arial"/>
          <w:color w:val="000000"/>
        </w:rPr>
        <w:t>…………………………………………………………….......................</w:t>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Đánh giá kết quả:              Đạt          </w:t>
      </w:r>
      <w:r w:rsidRPr="0093331B">
        <w:rPr>
          <w:rFonts w:cs="Arial"/>
          <w:color w:val="000000"/>
        </w:rPr>
        <w:sym w:font="Wingdings 2" w:char="F0A3"/>
      </w:r>
      <w:r w:rsidRPr="0093331B">
        <w:rPr>
          <w:rFonts w:cs="Arial"/>
          <w:color w:val="000000"/>
        </w:rPr>
        <w:t xml:space="preserve">             Không đạt         </w:t>
      </w:r>
      <w:r w:rsidRPr="0093331B">
        <w:rPr>
          <w:rFonts w:cs="Arial"/>
          <w:color w:val="000000"/>
        </w:rPr>
        <w:sym w:font="Wingdings 2" w:char="F0A3"/>
      </w:r>
    </w:p>
    <w:p w:rsidR="0037282F" w:rsidRPr="0093331B" w:rsidRDefault="0037282F" w:rsidP="0037282F">
      <w:pPr>
        <w:tabs>
          <w:tab w:val="left" w:pos="567"/>
          <w:tab w:val="left" w:pos="5580"/>
        </w:tabs>
        <w:ind w:firstLine="567"/>
        <w:jc w:val="both"/>
        <w:rPr>
          <w:rFonts w:cs="Arial"/>
          <w:b/>
          <w:bCs/>
          <w:color w:val="000000"/>
        </w:rPr>
      </w:pPr>
      <w:r w:rsidRPr="0093331B">
        <w:rPr>
          <w:rFonts w:cs="Arial"/>
          <w:b/>
          <w:bCs/>
          <w:color w:val="000000"/>
        </w:rPr>
        <w:t>3. Thử nghiệm: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8"/>
        <w:gridCol w:w="3016"/>
        <w:gridCol w:w="3190"/>
      </w:tblGrid>
      <w:tr w:rsidR="0037282F" w:rsidRPr="0093331B" w:rsidTr="006A6561">
        <w:tc>
          <w:tcPr>
            <w:tcW w:w="3078" w:type="dxa"/>
          </w:tcPr>
          <w:p w:rsidR="0037282F" w:rsidRPr="0093331B" w:rsidRDefault="0037282F" w:rsidP="006A6561">
            <w:pPr>
              <w:tabs>
                <w:tab w:val="left" w:pos="567"/>
                <w:tab w:val="left" w:pos="5580"/>
              </w:tabs>
              <w:ind w:firstLine="567"/>
              <w:jc w:val="center"/>
              <w:rPr>
                <w:rFonts w:cs="Arial"/>
                <w:color w:val="000000"/>
              </w:rPr>
            </w:pPr>
            <w:r w:rsidRPr="0093331B">
              <w:rPr>
                <w:rFonts w:cs="Arial"/>
                <w:color w:val="000000"/>
              </w:rPr>
              <w:t>Nội dung thử</w:t>
            </w:r>
          </w:p>
        </w:tc>
        <w:tc>
          <w:tcPr>
            <w:tcW w:w="3016" w:type="dxa"/>
          </w:tcPr>
          <w:p w:rsidR="0037282F" w:rsidRPr="0093331B" w:rsidRDefault="0037282F" w:rsidP="006A6561">
            <w:pPr>
              <w:tabs>
                <w:tab w:val="left" w:pos="567"/>
                <w:tab w:val="left" w:pos="5580"/>
              </w:tabs>
              <w:ind w:firstLine="567"/>
              <w:jc w:val="center"/>
              <w:rPr>
                <w:rFonts w:cs="Arial"/>
                <w:color w:val="000000"/>
              </w:rPr>
            </w:pPr>
            <w:r w:rsidRPr="0093331B">
              <w:rPr>
                <w:rFonts w:cs="Arial"/>
                <w:color w:val="000000"/>
              </w:rPr>
              <w:t>Áp suất thử (bar)</w:t>
            </w:r>
          </w:p>
        </w:tc>
        <w:tc>
          <w:tcPr>
            <w:tcW w:w="3190" w:type="dxa"/>
          </w:tcPr>
          <w:p w:rsidR="0037282F" w:rsidRPr="0093331B" w:rsidRDefault="0037282F" w:rsidP="006A6561">
            <w:pPr>
              <w:tabs>
                <w:tab w:val="left" w:pos="567"/>
                <w:tab w:val="left" w:pos="5580"/>
              </w:tabs>
              <w:ind w:firstLine="567"/>
              <w:jc w:val="center"/>
              <w:rPr>
                <w:rFonts w:cs="Arial"/>
                <w:color w:val="000000"/>
              </w:rPr>
            </w:pPr>
            <w:r w:rsidRPr="0093331B">
              <w:rPr>
                <w:rFonts w:cs="Arial"/>
                <w:color w:val="000000"/>
              </w:rPr>
              <w:t>Thời gian duy trì (phút)</w:t>
            </w:r>
          </w:p>
        </w:tc>
      </w:tr>
      <w:tr w:rsidR="0037282F" w:rsidRPr="0093331B" w:rsidTr="006A6561">
        <w:tc>
          <w:tcPr>
            <w:tcW w:w="3078" w:type="dxa"/>
          </w:tcPr>
          <w:p w:rsidR="0037282F" w:rsidRPr="0093331B" w:rsidRDefault="0037282F" w:rsidP="006A6561">
            <w:pPr>
              <w:tabs>
                <w:tab w:val="left" w:pos="567"/>
                <w:tab w:val="left" w:pos="5580"/>
              </w:tabs>
              <w:ind w:firstLine="567"/>
              <w:jc w:val="both"/>
              <w:rPr>
                <w:rFonts w:cs="Arial"/>
                <w:color w:val="000000"/>
              </w:rPr>
            </w:pPr>
            <w:r w:rsidRPr="0093331B">
              <w:rPr>
                <w:rFonts w:cs="Arial"/>
                <w:color w:val="000000"/>
              </w:rPr>
              <w:t>Thử bền</w:t>
            </w:r>
          </w:p>
        </w:tc>
        <w:tc>
          <w:tcPr>
            <w:tcW w:w="3016" w:type="dxa"/>
          </w:tcPr>
          <w:p w:rsidR="0037282F" w:rsidRPr="0093331B" w:rsidRDefault="0037282F" w:rsidP="006A6561">
            <w:pPr>
              <w:keepNext/>
              <w:tabs>
                <w:tab w:val="left" w:pos="567"/>
              </w:tabs>
              <w:ind w:firstLine="567"/>
              <w:jc w:val="both"/>
              <w:rPr>
                <w:rFonts w:cs="Arial"/>
                <w:color w:val="000000"/>
              </w:rPr>
            </w:pPr>
          </w:p>
        </w:tc>
        <w:tc>
          <w:tcPr>
            <w:tcW w:w="3190" w:type="dxa"/>
          </w:tcPr>
          <w:p w:rsidR="0037282F" w:rsidRPr="0093331B" w:rsidRDefault="0037282F" w:rsidP="006A6561">
            <w:pPr>
              <w:tabs>
                <w:tab w:val="left" w:pos="567"/>
                <w:tab w:val="left" w:pos="5580"/>
              </w:tabs>
              <w:ind w:firstLine="567"/>
              <w:jc w:val="both"/>
              <w:rPr>
                <w:rFonts w:cs="Arial"/>
                <w:color w:val="000000"/>
              </w:rPr>
            </w:pPr>
          </w:p>
        </w:tc>
      </w:tr>
      <w:tr w:rsidR="0037282F" w:rsidRPr="0093331B" w:rsidTr="006A6561">
        <w:tc>
          <w:tcPr>
            <w:tcW w:w="3078" w:type="dxa"/>
          </w:tcPr>
          <w:p w:rsidR="0037282F" w:rsidRPr="0093331B" w:rsidRDefault="0037282F" w:rsidP="006A6561">
            <w:pPr>
              <w:tabs>
                <w:tab w:val="left" w:pos="567"/>
                <w:tab w:val="left" w:pos="5580"/>
              </w:tabs>
              <w:ind w:firstLine="567"/>
              <w:jc w:val="both"/>
              <w:rPr>
                <w:rFonts w:cs="Arial"/>
                <w:color w:val="000000"/>
              </w:rPr>
            </w:pPr>
            <w:r w:rsidRPr="0093331B">
              <w:rPr>
                <w:rFonts w:cs="Arial"/>
                <w:color w:val="000000"/>
              </w:rPr>
              <w:t>Thử vận hành</w:t>
            </w:r>
          </w:p>
        </w:tc>
        <w:tc>
          <w:tcPr>
            <w:tcW w:w="3016" w:type="dxa"/>
          </w:tcPr>
          <w:p w:rsidR="0037282F" w:rsidRPr="0093331B" w:rsidRDefault="0037282F" w:rsidP="006A6561">
            <w:pPr>
              <w:tabs>
                <w:tab w:val="left" w:pos="567"/>
                <w:tab w:val="left" w:pos="5580"/>
              </w:tabs>
              <w:ind w:firstLine="567"/>
              <w:jc w:val="both"/>
              <w:rPr>
                <w:rFonts w:cs="Arial"/>
                <w:color w:val="000000"/>
              </w:rPr>
            </w:pPr>
          </w:p>
        </w:tc>
        <w:tc>
          <w:tcPr>
            <w:tcW w:w="3190" w:type="dxa"/>
          </w:tcPr>
          <w:p w:rsidR="0037282F" w:rsidRPr="0093331B" w:rsidRDefault="0037282F" w:rsidP="006A6561">
            <w:pPr>
              <w:tabs>
                <w:tab w:val="left" w:pos="567"/>
                <w:tab w:val="left" w:pos="5580"/>
              </w:tabs>
              <w:ind w:firstLine="567"/>
              <w:jc w:val="both"/>
              <w:rPr>
                <w:rFonts w:cs="Arial"/>
                <w:color w:val="000000"/>
              </w:rPr>
            </w:pPr>
          </w:p>
        </w:tc>
      </w:tr>
    </w:tbl>
    <w:p w:rsidR="0037282F" w:rsidRPr="0093331B" w:rsidRDefault="0037282F" w:rsidP="0037282F">
      <w:pPr>
        <w:tabs>
          <w:tab w:val="left" w:pos="567"/>
        </w:tabs>
        <w:ind w:firstLine="567"/>
        <w:jc w:val="both"/>
        <w:rPr>
          <w:rFonts w:cs="Arial"/>
          <w:color w:val="000000"/>
        </w:rPr>
      </w:pPr>
      <w:r w:rsidRPr="0093331B">
        <w:rPr>
          <w:rFonts w:cs="Arial"/>
          <w:b/>
          <w:color w:val="000000"/>
        </w:rPr>
        <w:t>Đánh giá kết quả:</w:t>
      </w:r>
      <w:r w:rsidRPr="0093331B">
        <w:rPr>
          <w:rFonts w:cs="Arial"/>
          <w:color w:val="000000"/>
        </w:rPr>
        <w:t xml:space="preserve">       </w:t>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Nhận </w:t>
      </w:r>
      <w:proofErr w:type="gramStart"/>
      <w:r w:rsidRPr="0093331B">
        <w:rPr>
          <w:rFonts w:cs="Arial"/>
          <w:color w:val="000000"/>
        </w:rPr>
        <w:t>xét :</w:t>
      </w:r>
      <w:proofErr w:type="gramEnd"/>
      <w:r w:rsidRPr="0093331B">
        <w:rPr>
          <w:rFonts w:cs="Arial"/>
          <w:color w:val="000000"/>
        </w:rPr>
        <w:t>…………………………………………………………….......................</w:t>
      </w:r>
    </w:p>
    <w:p w:rsidR="0037282F" w:rsidRPr="0093331B" w:rsidRDefault="0037282F" w:rsidP="0037282F">
      <w:pPr>
        <w:tabs>
          <w:tab w:val="left" w:pos="567"/>
        </w:tabs>
        <w:spacing w:before="120" w:after="120"/>
        <w:rPr>
          <w:rFonts w:cs="Arial"/>
          <w:color w:val="000000"/>
        </w:rPr>
      </w:pPr>
      <w:r w:rsidRPr="0093331B">
        <w:rPr>
          <w:rFonts w:cs="Arial"/>
          <w:color w:val="000000"/>
        </w:rPr>
        <w:t xml:space="preserve">- Đánh giá kết quả:              Đạt          </w:t>
      </w:r>
      <w:r w:rsidRPr="0093331B">
        <w:rPr>
          <w:rFonts w:cs="Arial"/>
          <w:color w:val="000000"/>
        </w:rPr>
        <w:sym w:font="Wingdings 2" w:char="F0A3"/>
      </w:r>
      <w:r w:rsidRPr="0093331B">
        <w:rPr>
          <w:rFonts w:cs="Arial"/>
          <w:color w:val="000000"/>
        </w:rPr>
        <w:t xml:space="preserve">             Không đạt         </w:t>
      </w:r>
      <w:r w:rsidRPr="0093331B">
        <w:rPr>
          <w:rFonts w:cs="Arial"/>
          <w:color w:val="000000"/>
        </w:rPr>
        <w:sym w:font="Wingdings 2" w:char="F0A3"/>
      </w:r>
    </w:p>
    <w:p w:rsidR="0037282F" w:rsidRPr="0093331B" w:rsidRDefault="0037282F" w:rsidP="0037282F">
      <w:pPr>
        <w:keepNext/>
        <w:tabs>
          <w:tab w:val="left" w:pos="567"/>
        </w:tabs>
        <w:spacing w:before="120" w:after="120"/>
        <w:jc w:val="center"/>
        <w:outlineLvl w:val="5"/>
        <w:rPr>
          <w:rFonts w:cs="Arial"/>
          <w:b/>
          <w:iCs/>
          <w:color w:val="000000"/>
        </w:rPr>
      </w:pPr>
      <w:r w:rsidRPr="0093331B">
        <w:rPr>
          <w:rFonts w:cs="Arial"/>
          <w:b/>
          <w:iCs/>
          <w:color w:val="000000"/>
        </w:rPr>
        <w:t>IV - KẾT LUẬN VÀ KIẾN NGHỊ</w:t>
      </w:r>
    </w:p>
    <w:p w:rsidR="0037282F" w:rsidRPr="0093331B" w:rsidRDefault="0037282F" w:rsidP="0037282F">
      <w:pPr>
        <w:keepNext/>
        <w:tabs>
          <w:tab w:val="left" w:pos="567"/>
        </w:tabs>
        <w:ind w:firstLine="567"/>
        <w:jc w:val="both"/>
        <w:outlineLvl w:val="5"/>
        <w:rPr>
          <w:rFonts w:cs="Arial"/>
          <w:color w:val="000000"/>
        </w:rPr>
      </w:pPr>
      <w:r w:rsidRPr="0093331B">
        <w:rPr>
          <w:rFonts w:cs="Arial"/>
          <w:color w:val="000000"/>
        </w:rPr>
        <w:t xml:space="preserve">1. Nồi hơi (hoặc nồi đun nước nóng) được kiểm định có kết quả: </w:t>
      </w:r>
    </w:p>
    <w:p w:rsidR="0037282F" w:rsidRPr="0093331B" w:rsidRDefault="0037282F" w:rsidP="0037282F">
      <w:pPr>
        <w:keepNext/>
        <w:tabs>
          <w:tab w:val="left" w:pos="567"/>
        </w:tabs>
        <w:ind w:firstLine="567"/>
        <w:jc w:val="center"/>
        <w:outlineLvl w:val="5"/>
        <w:rPr>
          <w:rFonts w:cs="Arial"/>
          <w:color w:val="000000"/>
        </w:rPr>
      </w:pPr>
      <w:r w:rsidRPr="0093331B">
        <w:rPr>
          <w:rFonts w:cs="Arial"/>
          <w:color w:val="000000"/>
        </w:rPr>
        <w:t xml:space="preserve">Đạt  </w:t>
      </w:r>
      <w:r w:rsidRPr="0093331B">
        <w:rPr>
          <w:rFonts w:cs="Arial"/>
          <w:color w:val="000000"/>
        </w:rPr>
        <w:sym w:font="Wingdings 2" w:char="F0A3"/>
      </w:r>
      <w:r w:rsidRPr="0093331B">
        <w:rPr>
          <w:rFonts w:cs="Arial"/>
          <w:color w:val="000000"/>
        </w:rPr>
        <w:t xml:space="preserve">   Không đạt   </w:t>
      </w:r>
      <w:r w:rsidRPr="0093331B">
        <w:rPr>
          <w:rFonts w:cs="Arial"/>
          <w:color w:val="000000"/>
        </w:rPr>
        <w:sym w:font="Wingdings 2" w:char="F0A3"/>
      </w:r>
      <w:r w:rsidRPr="0093331B">
        <w:rPr>
          <w:rFonts w:cs="Arial"/>
          <w:color w:val="000000"/>
        </w:rPr>
        <w:t xml:space="preserve"> ;</w:t>
      </w:r>
    </w:p>
    <w:p w:rsidR="0037282F" w:rsidRPr="0093331B" w:rsidRDefault="0037282F" w:rsidP="0037282F">
      <w:pPr>
        <w:keepNext/>
        <w:tabs>
          <w:tab w:val="left" w:pos="567"/>
        </w:tabs>
        <w:ind w:firstLine="567"/>
        <w:jc w:val="both"/>
        <w:outlineLvl w:val="5"/>
        <w:rPr>
          <w:rFonts w:cs="Arial"/>
          <w:color w:val="000000"/>
        </w:rPr>
      </w:pPr>
      <w:r w:rsidRPr="0093331B">
        <w:rPr>
          <w:rFonts w:cs="Arial"/>
          <w:color w:val="000000"/>
        </w:rPr>
        <w:t>2</w:t>
      </w:r>
      <w:proofErr w:type="gramStart"/>
      <w:r w:rsidRPr="0093331B">
        <w:rPr>
          <w:rFonts w:cs="Arial"/>
          <w:color w:val="000000"/>
        </w:rPr>
        <w:t>. Đã</w:t>
      </w:r>
      <w:proofErr w:type="gramEnd"/>
      <w:r w:rsidRPr="0093331B">
        <w:rPr>
          <w:rFonts w:cs="Arial"/>
          <w:color w:val="000000"/>
        </w:rPr>
        <w:t xml:space="preserve"> được dán tem kiểm định số:……….      Tại vị </w:t>
      </w:r>
      <w:proofErr w:type="gramStart"/>
      <w:r w:rsidRPr="0093331B">
        <w:rPr>
          <w:rFonts w:cs="Arial"/>
          <w:color w:val="000000"/>
        </w:rPr>
        <w:t>trí :</w:t>
      </w:r>
      <w:proofErr w:type="gramEnd"/>
      <w:r w:rsidRPr="0093331B">
        <w:rPr>
          <w:rFonts w:cs="Arial"/>
          <w:color w:val="000000"/>
        </w:rPr>
        <w:t>………………</w:t>
      </w:r>
    </w:p>
    <w:p w:rsidR="0037282F" w:rsidRPr="0093331B" w:rsidRDefault="0037282F" w:rsidP="0037282F">
      <w:pPr>
        <w:keepNext/>
        <w:tabs>
          <w:tab w:val="left" w:pos="567"/>
        </w:tabs>
        <w:ind w:firstLine="567"/>
        <w:jc w:val="both"/>
        <w:outlineLvl w:val="5"/>
        <w:rPr>
          <w:rFonts w:cs="Arial"/>
          <w:color w:val="000000"/>
        </w:rPr>
      </w:pPr>
      <w:r w:rsidRPr="0093331B">
        <w:rPr>
          <w:rFonts w:cs="Arial"/>
          <w:color w:val="000000"/>
        </w:rPr>
        <w:t>3</w:t>
      </w:r>
      <w:proofErr w:type="gramStart"/>
      <w:r w:rsidRPr="0093331B">
        <w:rPr>
          <w:rFonts w:cs="Arial"/>
          <w:color w:val="000000"/>
        </w:rPr>
        <w:t>. Áp</w:t>
      </w:r>
      <w:proofErr w:type="gramEnd"/>
      <w:r w:rsidRPr="0093331B">
        <w:rPr>
          <w:rFonts w:cs="Arial"/>
          <w:color w:val="000000"/>
        </w:rPr>
        <w:t xml:space="preserve"> suất làm việc cho phép:…………………..(bar)         </w:t>
      </w:r>
    </w:p>
    <w:p w:rsidR="0037282F" w:rsidRPr="0093331B" w:rsidRDefault="007B2272" w:rsidP="0037282F">
      <w:pPr>
        <w:keepNext/>
        <w:tabs>
          <w:tab w:val="left" w:pos="567"/>
        </w:tabs>
        <w:ind w:firstLine="567"/>
        <w:jc w:val="both"/>
        <w:outlineLvl w:val="5"/>
        <w:rPr>
          <w:rFonts w:cs="Arial"/>
          <w:color w:val="000000"/>
        </w:rPr>
      </w:pPr>
      <w:r>
        <w:rPr>
          <w:rFonts w:cs="Arial"/>
          <w:color w:val="000000"/>
        </w:rPr>
        <w:t>4</w:t>
      </w:r>
      <w:r w:rsidR="0037282F" w:rsidRPr="0093331B">
        <w:rPr>
          <w:rFonts w:cs="Arial"/>
          <w:color w:val="000000"/>
        </w:rPr>
        <w:t>. Áp suất đặt của van an toàn</w:t>
      </w:r>
      <w:proofErr w:type="gramStart"/>
      <w:r w:rsidR="0037282F" w:rsidRPr="0093331B">
        <w:rPr>
          <w:rFonts w:cs="Arial"/>
          <w:color w:val="000000"/>
        </w:rPr>
        <w:t>:</w:t>
      </w:r>
      <w:r w:rsidR="00C64AB1" w:rsidRPr="00C64AB1">
        <w:rPr>
          <w:rFonts w:cs="Arial"/>
          <w:color w:val="000000"/>
        </w:rPr>
        <w:t xml:space="preserve"> </w:t>
      </w:r>
      <w:r w:rsidR="00C64AB1" w:rsidRPr="0093331B">
        <w:rPr>
          <w:rFonts w:cs="Arial"/>
          <w:color w:val="000000"/>
        </w:rPr>
        <w:t>:</w:t>
      </w:r>
      <w:proofErr w:type="gramEnd"/>
      <w:r w:rsidR="00C64AB1" w:rsidRPr="0093331B">
        <w:rPr>
          <w:rFonts w:cs="Arial"/>
          <w:color w:val="000000"/>
        </w:rPr>
        <w:t xml:space="preserve">…………………..(bar)         </w:t>
      </w:r>
    </w:p>
    <w:p w:rsidR="0037282F" w:rsidRPr="0093331B" w:rsidRDefault="007B2272" w:rsidP="0037282F">
      <w:pPr>
        <w:keepNext/>
        <w:tabs>
          <w:tab w:val="left" w:pos="567"/>
        </w:tabs>
        <w:ind w:firstLine="567"/>
        <w:jc w:val="both"/>
        <w:outlineLvl w:val="5"/>
        <w:rPr>
          <w:rFonts w:cs="Arial"/>
          <w:color w:val="000000"/>
        </w:rPr>
      </w:pPr>
      <w:r>
        <w:rPr>
          <w:rFonts w:cs="Arial"/>
          <w:color w:val="000000"/>
        </w:rPr>
        <w:t>5</w:t>
      </w:r>
      <w:r w:rsidR="0037282F" w:rsidRPr="0093331B">
        <w:rPr>
          <w:rFonts w:cs="Arial"/>
          <w:color w:val="000000"/>
        </w:rPr>
        <w:t>. Các kiến nghị (khi kết quả kiểm định không đạt yêu cầu):…………</w:t>
      </w:r>
    </w:p>
    <w:p w:rsidR="0037282F" w:rsidRPr="0093331B" w:rsidRDefault="0037282F" w:rsidP="0037282F">
      <w:pPr>
        <w:tabs>
          <w:tab w:val="left" w:pos="567"/>
          <w:tab w:val="left" w:pos="5580"/>
        </w:tabs>
        <w:ind w:firstLine="567"/>
        <w:jc w:val="both"/>
        <w:rPr>
          <w:rFonts w:cs="Arial"/>
          <w:color w:val="000000"/>
        </w:rPr>
      </w:pPr>
      <w:r w:rsidRPr="0093331B">
        <w:rPr>
          <w:rFonts w:cs="Arial"/>
          <w:color w:val="000000"/>
        </w:rPr>
        <w:t>Thời hạn thực hiện kiến nghị:…………………………………………</w:t>
      </w:r>
    </w:p>
    <w:p w:rsidR="0037282F" w:rsidRPr="0093331B" w:rsidRDefault="0037282F" w:rsidP="0037282F">
      <w:pPr>
        <w:tabs>
          <w:tab w:val="left" w:pos="567"/>
          <w:tab w:val="left" w:pos="5580"/>
        </w:tabs>
        <w:ind w:firstLine="567"/>
        <w:jc w:val="both"/>
        <w:rPr>
          <w:rFonts w:cs="Arial"/>
          <w:color w:val="000000"/>
        </w:rPr>
      </w:pPr>
    </w:p>
    <w:p w:rsidR="0037282F" w:rsidRPr="0093331B" w:rsidRDefault="0037282F" w:rsidP="0037282F">
      <w:pPr>
        <w:tabs>
          <w:tab w:val="left" w:pos="567"/>
          <w:tab w:val="left" w:pos="5580"/>
        </w:tabs>
        <w:jc w:val="center"/>
        <w:rPr>
          <w:rFonts w:cs="Arial"/>
          <w:b/>
          <w:color w:val="000000"/>
        </w:rPr>
      </w:pPr>
      <w:r w:rsidRPr="0093331B">
        <w:rPr>
          <w:rFonts w:cs="Arial"/>
          <w:b/>
          <w:color w:val="000000"/>
        </w:rPr>
        <w:t>V-THỜI HẠN KIỂM ĐỊNH</w:t>
      </w:r>
    </w:p>
    <w:p w:rsidR="0037282F" w:rsidRPr="0093331B" w:rsidRDefault="0037282F" w:rsidP="0037282F">
      <w:pPr>
        <w:tabs>
          <w:tab w:val="left" w:pos="567"/>
          <w:tab w:val="left" w:pos="5580"/>
        </w:tabs>
        <w:ind w:firstLine="567"/>
        <w:jc w:val="both"/>
        <w:rPr>
          <w:rFonts w:cs="Arial"/>
          <w:color w:val="000000"/>
        </w:rPr>
      </w:pPr>
      <w:proofErr w:type="gramStart"/>
      <w:r w:rsidRPr="0093331B">
        <w:rPr>
          <w:rFonts w:cs="Arial"/>
          <w:color w:val="000000"/>
        </w:rPr>
        <w:t>Kiểm định định kỳ ngày.</w:t>
      </w:r>
      <w:proofErr w:type="gramEnd"/>
      <w:r w:rsidRPr="0093331B">
        <w:rPr>
          <w:rFonts w:cs="Arial"/>
          <w:color w:val="000000"/>
        </w:rPr>
        <w:t>.</w:t>
      </w:r>
      <w:proofErr w:type="gramStart"/>
      <w:r w:rsidRPr="0093331B">
        <w:rPr>
          <w:rFonts w:cs="Arial"/>
          <w:color w:val="000000"/>
        </w:rPr>
        <w:t>….tháng</w:t>
      </w:r>
      <w:proofErr w:type="gramEnd"/>
      <w:r w:rsidRPr="0093331B">
        <w:rPr>
          <w:rFonts w:cs="Arial"/>
          <w:color w:val="000000"/>
        </w:rPr>
        <w:t>..</w:t>
      </w:r>
      <w:proofErr w:type="gramStart"/>
      <w:r w:rsidRPr="0093331B">
        <w:rPr>
          <w:rFonts w:cs="Arial"/>
          <w:color w:val="000000"/>
        </w:rPr>
        <w:t>….năm</w:t>
      </w:r>
      <w:proofErr w:type="gramEnd"/>
      <w:r w:rsidRPr="0093331B">
        <w:rPr>
          <w:rFonts w:cs="Arial"/>
          <w:color w:val="000000"/>
        </w:rPr>
        <w:t>..….</w:t>
      </w:r>
    </w:p>
    <w:p w:rsidR="0037282F" w:rsidRPr="0093331B" w:rsidRDefault="0037282F" w:rsidP="0037282F">
      <w:pPr>
        <w:tabs>
          <w:tab w:val="left" w:pos="567"/>
          <w:tab w:val="left" w:pos="5580"/>
        </w:tabs>
        <w:ind w:firstLine="567"/>
        <w:jc w:val="both"/>
        <w:rPr>
          <w:rFonts w:cs="Arial"/>
          <w:color w:val="000000"/>
        </w:rPr>
      </w:pPr>
      <w:r w:rsidRPr="0093331B">
        <w:rPr>
          <w:rFonts w:cs="Arial"/>
          <w:color w:val="000000"/>
        </w:rPr>
        <w:t>Lý do rút ngắn thời hạn (nếu có):……………………………………………</w:t>
      </w:r>
    </w:p>
    <w:p w:rsidR="0037282F" w:rsidRPr="0093331B" w:rsidRDefault="0037282F" w:rsidP="0037282F">
      <w:pPr>
        <w:tabs>
          <w:tab w:val="left" w:pos="567"/>
          <w:tab w:val="left" w:pos="5580"/>
        </w:tabs>
        <w:ind w:firstLine="567"/>
        <w:jc w:val="both"/>
        <w:rPr>
          <w:rFonts w:cs="Arial"/>
          <w:color w:val="000000"/>
        </w:rPr>
      </w:pPr>
      <w:proofErr w:type="gramStart"/>
      <w:r w:rsidRPr="0093331B">
        <w:rPr>
          <w:rFonts w:cs="Arial"/>
          <w:color w:val="000000"/>
        </w:rPr>
        <w:t>Biên bản đã được thông qua ngày.</w:t>
      </w:r>
      <w:proofErr w:type="gramEnd"/>
      <w:r w:rsidRPr="0093331B">
        <w:rPr>
          <w:rFonts w:cs="Arial"/>
          <w:color w:val="000000"/>
        </w:rPr>
        <w:t>.</w:t>
      </w:r>
      <w:proofErr w:type="gramStart"/>
      <w:r w:rsidRPr="0093331B">
        <w:rPr>
          <w:rFonts w:cs="Arial"/>
          <w:color w:val="000000"/>
        </w:rPr>
        <w:t>….tháng</w:t>
      </w:r>
      <w:proofErr w:type="gramEnd"/>
      <w:r w:rsidRPr="0093331B">
        <w:rPr>
          <w:rFonts w:cs="Arial"/>
          <w:color w:val="000000"/>
        </w:rPr>
        <w:t>..</w:t>
      </w:r>
      <w:proofErr w:type="gramStart"/>
      <w:r w:rsidRPr="0093331B">
        <w:rPr>
          <w:rFonts w:cs="Arial"/>
          <w:color w:val="000000"/>
        </w:rPr>
        <w:t>….năm</w:t>
      </w:r>
      <w:proofErr w:type="gramEnd"/>
      <w:r w:rsidRPr="0093331B">
        <w:rPr>
          <w:rFonts w:cs="Arial"/>
          <w:color w:val="000000"/>
        </w:rPr>
        <w:t>..….</w:t>
      </w:r>
    </w:p>
    <w:p w:rsidR="0037282F" w:rsidRPr="0093331B" w:rsidRDefault="0037282F" w:rsidP="0037282F">
      <w:pPr>
        <w:tabs>
          <w:tab w:val="left" w:pos="567"/>
          <w:tab w:val="left" w:pos="5580"/>
        </w:tabs>
        <w:ind w:firstLine="567"/>
        <w:jc w:val="both"/>
        <w:rPr>
          <w:rFonts w:cs="Arial"/>
          <w:color w:val="000000"/>
        </w:rPr>
      </w:pPr>
      <w:r w:rsidRPr="0093331B">
        <w:rPr>
          <w:rFonts w:cs="Arial"/>
          <w:color w:val="000000"/>
        </w:rPr>
        <w:t>Tại</w:t>
      </w:r>
      <w:proofErr w:type="gramStart"/>
      <w:r w:rsidRPr="0093331B">
        <w:rPr>
          <w:rFonts w:cs="Arial"/>
          <w:color w:val="000000"/>
        </w:rPr>
        <w:t>: ..</w:t>
      </w:r>
      <w:proofErr w:type="gramEnd"/>
      <w:r w:rsidRPr="0093331B">
        <w:rPr>
          <w:rFonts w:cs="Arial"/>
          <w:color w:val="000000"/>
        </w:rPr>
        <w:t>…………………………………………………………………………</w:t>
      </w:r>
    </w:p>
    <w:p w:rsidR="0037282F" w:rsidRPr="0093331B" w:rsidRDefault="0037282F" w:rsidP="0037282F">
      <w:pPr>
        <w:tabs>
          <w:tab w:val="left" w:pos="567"/>
          <w:tab w:val="left" w:pos="5580"/>
        </w:tabs>
        <w:ind w:firstLine="567"/>
        <w:jc w:val="both"/>
        <w:rPr>
          <w:rFonts w:cs="Arial"/>
          <w:color w:val="000000"/>
        </w:rPr>
      </w:pPr>
      <w:r w:rsidRPr="0093331B">
        <w:rPr>
          <w:rFonts w:cs="Arial"/>
          <w:color w:val="000000"/>
        </w:rPr>
        <w:t xml:space="preserve">Biên bản được lập </w:t>
      </w:r>
      <w:proofErr w:type="gramStart"/>
      <w:r w:rsidRPr="0093331B">
        <w:rPr>
          <w:rFonts w:cs="Arial"/>
          <w:color w:val="000000"/>
        </w:rPr>
        <w:t>thành ..</w:t>
      </w:r>
      <w:proofErr w:type="gramEnd"/>
      <w:r w:rsidRPr="0093331B">
        <w:rPr>
          <w:rFonts w:cs="Arial"/>
          <w:color w:val="000000"/>
        </w:rPr>
        <w:t xml:space="preserve">…. </w:t>
      </w:r>
      <w:proofErr w:type="gramStart"/>
      <w:r w:rsidRPr="0093331B">
        <w:rPr>
          <w:rFonts w:cs="Arial"/>
          <w:color w:val="000000"/>
        </w:rPr>
        <w:t>bản</w:t>
      </w:r>
      <w:proofErr w:type="gramEnd"/>
      <w:r w:rsidRPr="0093331B">
        <w:rPr>
          <w:rFonts w:cs="Arial"/>
          <w:color w:val="000000"/>
        </w:rPr>
        <w:t xml:space="preserve">,  mỗi bên giữ ..…. </w:t>
      </w:r>
      <w:proofErr w:type="gramStart"/>
      <w:r w:rsidRPr="0093331B">
        <w:rPr>
          <w:rFonts w:cs="Arial"/>
          <w:color w:val="000000"/>
        </w:rPr>
        <w:t>bản</w:t>
      </w:r>
      <w:proofErr w:type="gramEnd"/>
      <w:r w:rsidRPr="0093331B">
        <w:rPr>
          <w:rFonts w:cs="Arial"/>
          <w:color w:val="000000"/>
        </w:rPr>
        <w:t>.</w:t>
      </w:r>
    </w:p>
    <w:p w:rsidR="0037282F" w:rsidRPr="0093331B" w:rsidRDefault="0037282F" w:rsidP="0037282F">
      <w:pPr>
        <w:tabs>
          <w:tab w:val="left" w:pos="567"/>
          <w:tab w:val="left" w:pos="5580"/>
        </w:tabs>
        <w:ind w:firstLine="567"/>
        <w:jc w:val="both"/>
        <w:rPr>
          <w:rFonts w:cs="Arial"/>
          <w:color w:val="000000"/>
        </w:rPr>
      </w:pPr>
      <w:r w:rsidRPr="0093331B">
        <w:rPr>
          <w:rFonts w:cs="Arial"/>
          <w:color w:val="000000"/>
        </w:rPr>
        <w:t>Chúng tôi, những kiểm định viên thực hiện kiểm định hoàn toàn chịu trách nhiệm về tính chính xác đối với kết quả kiểm định ghi trong biên bản này</w:t>
      </w:r>
      <w:proofErr w:type="gramStart"/>
      <w:r w:rsidRPr="0093331B">
        <w:rPr>
          <w:rFonts w:cs="Arial"/>
          <w:color w:val="000000"/>
        </w:rPr>
        <w:t>./</w:t>
      </w:r>
      <w:proofErr w:type="gramEnd"/>
      <w:r w:rsidRPr="0093331B">
        <w:rPr>
          <w:rFonts w:cs="Arial"/>
          <w:color w:val="000000"/>
        </w:rPr>
        <w:t>.</w:t>
      </w:r>
    </w:p>
    <w:p w:rsidR="0037282F" w:rsidRPr="002E5D63" w:rsidRDefault="0037282F" w:rsidP="0037282F">
      <w:pPr>
        <w:tabs>
          <w:tab w:val="left" w:pos="567"/>
          <w:tab w:val="left" w:pos="5580"/>
        </w:tabs>
        <w:ind w:firstLine="567"/>
        <w:jc w:val="both"/>
        <w:rPr>
          <w:rFonts w:cs="Arial"/>
          <w:color w:val="000000"/>
          <w:sz w:val="26"/>
          <w:szCs w:val="26"/>
        </w:rPr>
      </w:pPr>
    </w:p>
    <w:tbl>
      <w:tblPr>
        <w:tblW w:w="5000" w:type="pct"/>
        <w:tblLook w:val="0000" w:firstRow="0" w:lastRow="0" w:firstColumn="0" w:lastColumn="0" w:noHBand="0" w:noVBand="0"/>
      </w:tblPr>
      <w:tblGrid>
        <w:gridCol w:w="4201"/>
        <w:gridCol w:w="3289"/>
        <w:gridCol w:w="2648"/>
      </w:tblGrid>
      <w:tr w:rsidR="0037282F" w:rsidRPr="00372AA3" w:rsidTr="006A6561">
        <w:tc>
          <w:tcPr>
            <w:tcW w:w="2072" w:type="pct"/>
          </w:tcPr>
          <w:p w:rsidR="0037282F" w:rsidRPr="002E5D63" w:rsidRDefault="0037282F" w:rsidP="006A6561">
            <w:pPr>
              <w:pStyle w:val="Heading2"/>
              <w:tabs>
                <w:tab w:val="left" w:pos="567"/>
                <w:tab w:val="left" w:leader="dot" w:pos="9072"/>
              </w:tabs>
              <w:spacing w:before="0" w:line="240" w:lineRule="auto"/>
              <w:jc w:val="center"/>
              <w:rPr>
                <w:i/>
                <w:color w:val="000000"/>
                <w:sz w:val="26"/>
                <w:szCs w:val="26"/>
              </w:rPr>
            </w:pPr>
            <w:bookmarkStart w:id="412" w:name="_Toc527124412"/>
            <w:r w:rsidRPr="002E5D63">
              <w:rPr>
                <w:i/>
                <w:color w:val="000000"/>
                <w:sz w:val="26"/>
                <w:szCs w:val="26"/>
              </w:rPr>
              <w:t>CHỦ CƠ SỞ</w:t>
            </w:r>
            <w:bookmarkEnd w:id="412"/>
          </w:p>
          <w:p w:rsidR="0037282F" w:rsidRPr="002E5D63" w:rsidRDefault="0037282F" w:rsidP="006A6561">
            <w:pPr>
              <w:tabs>
                <w:tab w:val="left" w:pos="567"/>
                <w:tab w:val="left" w:leader="dot" w:pos="9072"/>
              </w:tabs>
              <w:jc w:val="center"/>
              <w:rPr>
                <w:rFonts w:ascii="Times New Roman" w:hAnsi="Times New Roman"/>
                <w:i/>
                <w:color w:val="000000"/>
                <w:sz w:val="26"/>
                <w:szCs w:val="26"/>
              </w:rPr>
            </w:pPr>
            <w:r w:rsidRPr="002E5D63">
              <w:rPr>
                <w:rFonts w:cs="Arial"/>
                <w:i/>
                <w:color w:val="000000"/>
                <w:sz w:val="26"/>
                <w:szCs w:val="26"/>
                <w:lang w:val="pt-PT"/>
              </w:rPr>
              <w:t>(Ký tên và đóng dấu)</w:t>
            </w:r>
          </w:p>
        </w:tc>
        <w:tc>
          <w:tcPr>
            <w:tcW w:w="1622" w:type="pct"/>
          </w:tcPr>
          <w:p w:rsidR="0037282F" w:rsidRPr="002E5D63" w:rsidRDefault="0037282F" w:rsidP="006A6561">
            <w:pPr>
              <w:tabs>
                <w:tab w:val="left" w:pos="567"/>
              </w:tabs>
              <w:jc w:val="center"/>
              <w:rPr>
                <w:i/>
                <w:color w:val="000000"/>
                <w:sz w:val="26"/>
                <w:szCs w:val="26"/>
              </w:rPr>
            </w:pPr>
            <w:r w:rsidRPr="002E5D63">
              <w:rPr>
                <w:rFonts w:cs="Arial"/>
                <w:i/>
                <w:color w:val="000000"/>
                <w:sz w:val="26"/>
                <w:szCs w:val="26"/>
                <w:lang w:val="pt-PT"/>
              </w:rPr>
              <w:t xml:space="preserve"> </w:t>
            </w:r>
          </w:p>
          <w:p w:rsidR="0037282F" w:rsidRPr="002E5D63" w:rsidRDefault="0037282F" w:rsidP="006A6561">
            <w:pPr>
              <w:tabs>
                <w:tab w:val="left" w:pos="567"/>
                <w:tab w:val="left" w:leader="dot" w:pos="9072"/>
              </w:tabs>
              <w:jc w:val="center"/>
              <w:rPr>
                <w:rFonts w:ascii="Times New Roman" w:hAnsi="Times New Roman"/>
                <w:color w:val="000000"/>
                <w:sz w:val="26"/>
                <w:szCs w:val="26"/>
              </w:rPr>
            </w:pPr>
          </w:p>
        </w:tc>
        <w:tc>
          <w:tcPr>
            <w:tcW w:w="1306" w:type="pct"/>
          </w:tcPr>
          <w:p w:rsidR="0037282F" w:rsidRPr="002E5D63" w:rsidRDefault="0037282F" w:rsidP="006A6561">
            <w:pPr>
              <w:pStyle w:val="Heading2"/>
              <w:tabs>
                <w:tab w:val="left" w:pos="567"/>
                <w:tab w:val="left" w:leader="dot" w:pos="9072"/>
              </w:tabs>
              <w:spacing w:before="0" w:line="240" w:lineRule="auto"/>
              <w:jc w:val="center"/>
              <w:rPr>
                <w:i/>
                <w:color w:val="000000"/>
                <w:sz w:val="26"/>
                <w:szCs w:val="26"/>
              </w:rPr>
            </w:pPr>
            <w:bookmarkStart w:id="413" w:name="_Toc527124413"/>
            <w:r w:rsidRPr="002E5D63">
              <w:rPr>
                <w:i/>
                <w:color w:val="000000"/>
                <w:sz w:val="26"/>
                <w:szCs w:val="26"/>
              </w:rPr>
              <w:t>KIỂM ĐỊNH VIÊN</w:t>
            </w:r>
            <w:bookmarkEnd w:id="413"/>
          </w:p>
          <w:p w:rsidR="0037282F" w:rsidRPr="00372AA3" w:rsidRDefault="0037282F" w:rsidP="006A6561">
            <w:pPr>
              <w:tabs>
                <w:tab w:val="left" w:pos="567"/>
              </w:tabs>
              <w:jc w:val="center"/>
              <w:rPr>
                <w:i/>
                <w:color w:val="000000"/>
                <w:sz w:val="26"/>
                <w:szCs w:val="26"/>
              </w:rPr>
            </w:pPr>
            <w:r w:rsidRPr="002E5D63">
              <w:rPr>
                <w:rFonts w:cs="Arial"/>
                <w:i/>
                <w:color w:val="000000"/>
                <w:sz w:val="26"/>
                <w:szCs w:val="26"/>
                <w:lang w:val="pt-PT"/>
              </w:rPr>
              <w:t>(Ký, ghi rõ họ, tên)</w:t>
            </w:r>
          </w:p>
          <w:p w:rsidR="0037282F" w:rsidRPr="00372AA3" w:rsidRDefault="0037282F" w:rsidP="006A6561">
            <w:pPr>
              <w:tabs>
                <w:tab w:val="left" w:pos="567"/>
                <w:tab w:val="left" w:leader="dot" w:pos="9072"/>
              </w:tabs>
              <w:jc w:val="center"/>
              <w:rPr>
                <w:rFonts w:ascii="Times New Roman" w:hAnsi="Times New Roman"/>
                <w:color w:val="000000"/>
                <w:sz w:val="26"/>
                <w:szCs w:val="26"/>
              </w:rPr>
            </w:pPr>
          </w:p>
        </w:tc>
      </w:tr>
    </w:tbl>
    <w:p w:rsidR="00207212" w:rsidRDefault="00207212" w:rsidP="002C5B3D">
      <w:pPr>
        <w:jc w:val="both"/>
        <w:sectPr w:rsidR="00207212" w:rsidSect="0024154D">
          <w:headerReference w:type="even" r:id="rId114"/>
          <w:headerReference w:type="default" r:id="rId115"/>
          <w:footerReference w:type="even" r:id="rId116"/>
          <w:footerReference w:type="default" r:id="rId117"/>
          <w:type w:val="continuous"/>
          <w:pgSz w:w="11907" w:h="16840" w:code="9"/>
          <w:pgMar w:top="1134" w:right="851" w:bottom="1134" w:left="1134" w:header="567" w:footer="567" w:gutter="0"/>
          <w:cols w:space="720"/>
          <w:titlePg/>
          <w:docGrid w:linePitch="286"/>
        </w:sectPr>
      </w:pPr>
    </w:p>
    <w:p w:rsidR="00207212" w:rsidRDefault="00207212" w:rsidP="00D37300">
      <w:pPr>
        <w:spacing w:before="120"/>
        <w:jc w:val="center"/>
        <w:rPr>
          <w:b/>
          <w:bCs/>
        </w:rPr>
      </w:pPr>
      <w:bookmarkStart w:id="414" w:name="bookmark6"/>
      <w:r>
        <w:rPr>
          <w:b/>
          <w:bCs/>
        </w:rPr>
        <w:lastRenderedPageBreak/>
        <w:t xml:space="preserve">Phụ lục </w:t>
      </w:r>
      <w:bookmarkEnd w:id="414"/>
      <w:r w:rsidR="00C06571">
        <w:rPr>
          <w:b/>
          <w:bCs/>
        </w:rPr>
        <w:t>B</w:t>
      </w:r>
    </w:p>
    <w:p w:rsidR="00207212" w:rsidRDefault="00207212" w:rsidP="00D37300">
      <w:pPr>
        <w:spacing w:before="120"/>
        <w:jc w:val="center"/>
      </w:pPr>
      <w:bookmarkStart w:id="415" w:name="bookmark7"/>
      <w:r>
        <w:t>(</w:t>
      </w:r>
      <w:proofErr w:type="gramStart"/>
      <w:r>
        <w:t>tham</w:t>
      </w:r>
      <w:proofErr w:type="gramEnd"/>
      <w:r>
        <w:t xml:space="preserve"> khảo)</w:t>
      </w:r>
      <w:bookmarkEnd w:id="415"/>
    </w:p>
    <w:p w:rsidR="00207212" w:rsidRDefault="00207212" w:rsidP="00D37300">
      <w:pPr>
        <w:spacing w:before="120"/>
        <w:jc w:val="center"/>
        <w:rPr>
          <w:b/>
          <w:bCs/>
        </w:rPr>
      </w:pPr>
      <w:bookmarkStart w:id="416" w:name="bookmark8"/>
      <w:r>
        <w:rPr>
          <w:b/>
          <w:bCs/>
        </w:rPr>
        <w:t xml:space="preserve">Thành phần hóa học và cơ tính của một số mác thép tấm và ống thép </w:t>
      </w:r>
      <w:proofErr w:type="gramStart"/>
      <w:r>
        <w:rPr>
          <w:b/>
          <w:bCs/>
        </w:rPr>
        <w:t>theo</w:t>
      </w:r>
      <w:proofErr w:type="gramEnd"/>
      <w:r>
        <w:rPr>
          <w:b/>
          <w:bCs/>
        </w:rPr>
        <w:t xml:space="preserve"> các tiêu chuẩn ISO</w:t>
      </w:r>
      <w:bookmarkEnd w:id="416"/>
    </w:p>
    <w:p w:rsidR="00207212" w:rsidRPr="00C06571" w:rsidRDefault="00207212" w:rsidP="00D37300">
      <w:pPr>
        <w:spacing w:before="120"/>
        <w:jc w:val="center"/>
        <w:rPr>
          <w:b/>
          <w:sz w:val="20"/>
          <w:szCs w:val="20"/>
        </w:rPr>
      </w:pPr>
      <w:bookmarkStart w:id="417" w:name="bookmark9"/>
      <w:r w:rsidRPr="00C06571">
        <w:rPr>
          <w:b/>
          <w:sz w:val="20"/>
          <w:szCs w:val="20"/>
        </w:rPr>
        <w:t xml:space="preserve">Bảng </w:t>
      </w:r>
      <w:r w:rsidR="00C06571" w:rsidRPr="00C06571">
        <w:rPr>
          <w:b/>
          <w:sz w:val="20"/>
          <w:szCs w:val="20"/>
        </w:rPr>
        <w:t>B</w:t>
      </w:r>
      <w:r w:rsidRPr="00C06571">
        <w:rPr>
          <w:b/>
          <w:sz w:val="20"/>
          <w:szCs w:val="20"/>
        </w:rPr>
        <w:t>.1- Thành phần hóa học của thép tấm cácbon và hợp kim thấp dùng cho nồi hơi (ISO 9328-</w:t>
      </w:r>
      <w:proofErr w:type="gramStart"/>
      <w:r w:rsidRPr="00C06571">
        <w:rPr>
          <w:b/>
          <w:sz w:val="20"/>
          <w:szCs w:val="20"/>
        </w:rPr>
        <w:t>2 :1991</w:t>
      </w:r>
      <w:proofErr w:type="gramEnd"/>
      <w:r w:rsidRPr="00C06571">
        <w:rPr>
          <w:b/>
          <w:sz w:val="20"/>
          <w:szCs w:val="20"/>
        </w:rPr>
        <w:t>)</w:t>
      </w:r>
      <w:bookmarkEnd w:id="417"/>
    </w:p>
    <w:tbl>
      <w:tblPr>
        <w:tblW w:w="0" w:type="auto"/>
        <w:jc w:val="center"/>
        <w:tblCellMar>
          <w:left w:w="29" w:type="dxa"/>
          <w:right w:w="29" w:type="dxa"/>
        </w:tblCellMar>
        <w:tblLook w:val="01E0" w:firstRow="1" w:lastRow="1" w:firstColumn="1" w:lastColumn="1" w:noHBand="0" w:noVBand="0"/>
      </w:tblPr>
      <w:tblGrid>
        <w:gridCol w:w="390"/>
        <w:gridCol w:w="1465"/>
        <w:gridCol w:w="2091"/>
        <w:gridCol w:w="1442"/>
        <w:gridCol w:w="1360"/>
        <w:gridCol w:w="742"/>
        <w:gridCol w:w="723"/>
        <w:gridCol w:w="904"/>
        <w:gridCol w:w="1442"/>
        <w:gridCol w:w="1442"/>
        <w:gridCol w:w="1353"/>
      </w:tblGrid>
      <w:tr w:rsidR="00207212" w:rsidRPr="00C166C2" w:rsidTr="00F15B6A">
        <w:trPr>
          <w:jc w:val="center"/>
        </w:trPr>
        <w:tc>
          <w:tcPr>
            <w:tcW w:w="39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TT</w:t>
            </w:r>
          </w:p>
        </w:tc>
        <w:tc>
          <w:tcPr>
            <w:tcW w:w="146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Mác thép</w:t>
            </w:r>
          </w:p>
        </w:tc>
        <w:tc>
          <w:tcPr>
            <w:tcW w:w="11499" w:type="dxa"/>
            <w:gridSpan w:val="9"/>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Thành phần hóa học, %</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C</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Si</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Mn</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P max</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S max</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AI (nhôm) tổng cộng</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Cr</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Mo</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rFonts w:cs="Arial"/>
                <w:b/>
                <w:bCs/>
                <w:sz w:val="20"/>
                <w:szCs w:val="20"/>
              </w:rPr>
              <w:t>Các thành phần khác</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1</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P 235 </w:t>
            </w:r>
            <w:r w:rsidRPr="00C166C2">
              <w:rPr>
                <w:rFonts w:cs="Arial"/>
                <w:sz w:val="20"/>
                <w:szCs w:val="20"/>
              </w:rPr>
              <w:br/>
              <w:t>PH 235</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&lt;0,17</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&lt;0,35</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0,40 đến 1,20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&gt; 0,020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&lt;0,08</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Cu &lt; 0,30 Ni &lt; 0,30 </w:t>
            </w:r>
            <w:r w:rsidRPr="00C166C2">
              <w:rPr>
                <w:rFonts w:cs="Arial"/>
                <w:sz w:val="20"/>
                <w:szCs w:val="20"/>
                <w:vertAlign w:val="subscript"/>
              </w:rPr>
              <w:t>5)</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2</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P 265 </w:t>
            </w:r>
            <w:r w:rsidRPr="00C166C2">
              <w:rPr>
                <w:rFonts w:cs="Arial"/>
                <w:sz w:val="20"/>
                <w:szCs w:val="20"/>
              </w:rPr>
              <w:br/>
              <w:t>PH 265</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&lt;0,35</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0,50 đến 1,40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&gt; 0,020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&lt;0,08</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Cu &lt; 0,30 Ni &lt;0,30 </w:t>
            </w:r>
            <w:r w:rsidRPr="00C166C2">
              <w:rPr>
                <w:rFonts w:cs="Arial"/>
                <w:sz w:val="20"/>
                <w:szCs w:val="20"/>
                <w:vertAlign w:val="subscript"/>
              </w:rPr>
              <w:t>5)</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3</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rFonts w:cs="Arial"/>
                <w:sz w:val="20"/>
                <w:szCs w:val="20"/>
                <w:u w:val="single"/>
              </w:rPr>
              <w:t>P 290</w:t>
            </w:r>
          </w:p>
          <w:p w:rsidR="00207212" w:rsidRPr="00C166C2" w:rsidRDefault="00207212" w:rsidP="00CB4110">
            <w:pPr>
              <w:spacing w:before="120"/>
              <w:jc w:val="center"/>
              <w:rPr>
                <w:rFonts w:cs="Arial"/>
                <w:sz w:val="20"/>
                <w:szCs w:val="20"/>
              </w:rPr>
            </w:pPr>
            <w:r w:rsidRPr="00C166C2">
              <w:rPr>
                <w:rFonts w:cs="Arial"/>
                <w:sz w:val="20"/>
                <w:szCs w:val="20"/>
              </w:rPr>
              <w:t>PH 290</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rFonts w:cs="Arial"/>
                <w:sz w:val="20"/>
                <w:szCs w:val="20"/>
                <w:u w:val="single"/>
              </w:rPr>
              <w:t>&lt;0,20</w:t>
            </w:r>
          </w:p>
          <w:p w:rsidR="00207212" w:rsidRPr="00C166C2" w:rsidRDefault="00207212" w:rsidP="00CB4110">
            <w:pPr>
              <w:spacing w:before="120"/>
              <w:jc w:val="center"/>
              <w:rPr>
                <w:rFonts w:cs="Arial"/>
                <w:sz w:val="20"/>
                <w:szCs w:val="20"/>
              </w:rPr>
            </w:pPr>
            <w:r w:rsidRPr="00C166C2">
              <w:rPr>
                <w:rFonts w:cs="Arial"/>
                <w:sz w:val="20"/>
                <w:szCs w:val="20"/>
              </w:rPr>
              <w:t>0,14 đến 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&lt;0,40</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0,09 đến 1,50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&gt; 0,020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&lt;0,08</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Cu &lt; 0,30 Ni &lt; 0,30 </w:t>
            </w:r>
            <w:r w:rsidRPr="00C166C2">
              <w:rPr>
                <w:rFonts w:cs="Arial"/>
                <w:sz w:val="20"/>
                <w:szCs w:val="20"/>
                <w:vertAlign w:val="subscript"/>
              </w:rPr>
              <w:t>5)</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4</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rFonts w:cs="Arial"/>
                <w:sz w:val="20"/>
                <w:szCs w:val="20"/>
                <w:u w:val="single"/>
              </w:rPr>
              <w:t>P 315</w:t>
            </w:r>
          </w:p>
          <w:p w:rsidR="00207212" w:rsidRPr="00C166C2" w:rsidRDefault="00207212" w:rsidP="00CB4110">
            <w:pPr>
              <w:spacing w:before="120"/>
              <w:jc w:val="center"/>
              <w:rPr>
                <w:rFonts w:cs="Arial"/>
                <w:sz w:val="20"/>
                <w:szCs w:val="20"/>
              </w:rPr>
            </w:pPr>
            <w:r w:rsidRPr="00C166C2">
              <w:rPr>
                <w:rFonts w:cs="Arial"/>
                <w:sz w:val="20"/>
                <w:szCs w:val="20"/>
              </w:rPr>
              <w:t>PH 315</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rFonts w:cs="Arial"/>
                <w:sz w:val="20"/>
                <w:szCs w:val="20"/>
                <w:u w:val="single"/>
              </w:rPr>
              <w:t>&lt;0,20</w:t>
            </w:r>
          </w:p>
          <w:p w:rsidR="00207212" w:rsidRPr="00C166C2" w:rsidRDefault="00207212" w:rsidP="00CB4110">
            <w:pPr>
              <w:spacing w:before="120"/>
              <w:jc w:val="center"/>
              <w:rPr>
                <w:rFonts w:cs="Arial"/>
                <w:sz w:val="20"/>
                <w:szCs w:val="20"/>
              </w:rPr>
            </w:pPr>
            <w:r w:rsidRPr="00C166C2">
              <w:rPr>
                <w:rFonts w:cs="Arial"/>
                <w:sz w:val="20"/>
                <w:szCs w:val="20"/>
              </w:rPr>
              <w:t>0,15 đến 0,22</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0,10 đến 0,50</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0,09 đến 1,60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&gt; 0,020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&lt;0,08</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Cu &lt; 0,30 Ni &lt; 0,30 </w:t>
            </w:r>
            <w:r w:rsidRPr="00C166C2">
              <w:rPr>
                <w:rFonts w:cs="Arial"/>
                <w:sz w:val="20"/>
                <w:szCs w:val="20"/>
                <w:vertAlign w:val="subscript"/>
              </w:rPr>
              <w:t>5)</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5</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rFonts w:cs="Arial"/>
                <w:sz w:val="20"/>
                <w:szCs w:val="20"/>
                <w:u w:val="single"/>
              </w:rPr>
              <w:t>P 355</w:t>
            </w:r>
          </w:p>
          <w:p w:rsidR="00207212" w:rsidRPr="00C166C2" w:rsidRDefault="00207212" w:rsidP="00CB4110">
            <w:pPr>
              <w:spacing w:before="120"/>
              <w:jc w:val="center"/>
              <w:rPr>
                <w:rFonts w:cs="Arial"/>
                <w:sz w:val="20"/>
                <w:szCs w:val="20"/>
              </w:rPr>
            </w:pPr>
            <w:r w:rsidRPr="00C166C2">
              <w:rPr>
                <w:rFonts w:cs="Arial"/>
                <w:sz w:val="20"/>
                <w:szCs w:val="20"/>
              </w:rPr>
              <w:t>PH 355</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rFonts w:cs="Arial"/>
                <w:sz w:val="20"/>
                <w:szCs w:val="20"/>
                <w:u w:val="single"/>
              </w:rPr>
              <w:t>&lt;0,22</w:t>
            </w:r>
          </w:p>
          <w:p w:rsidR="00207212" w:rsidRPr="00C166C2" w:rsidRDefault="00207212" w:rsidP="00CB4110">
            <w:pPr>
              <w:spacing w:before="120"/>
              <w:jc w:val="center"/>
              <w:rPr>
                <w:rFonts w:cs="Arial"/>
                <w:sz w:val="20"/>
                <w:szCs w:val="20"/>
              </w:rPr>
            </w:pPr>
            <w:r w:rsidRPr="00C166C2">
              <w:rPr>
                <w:rFonts w:cs="Arial"/>
                <w:sz w:val="20"/>
                <w:szCs w:val="20"/>
              </w:rPr>
              <w:t>0,15 đến 0,22</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0,10 đến 0,50</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0,09 đến 1,60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&gt; 0,020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&lt;0,08</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Cu &lt; 0,30 Ni &lt;0,30 </w:t>
            </w:r>
            <w:r w:rsidRPr="00C166C2">
              <w:rPr>
                <w:rFonts w:cs="Arial"/>
                <w:sz w:val="20"/>
                <w:szCs w:val="20"/>
                <w:vertAlign w:val="subscript"/>
              </w:rPr>
              <w:t>5)</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6</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16 Mo 3</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0,12 đến 0,20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&lt;0,35</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0,40 đến 0,90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rFonts w:cs="Arial"/>
                <w:sz w:val="20"/>
                <w:szCs w:val="20"/>
                <w:vertAlign w:val="superscript"/>
              </w:rPr>
              <w:t>7)</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0,25 đến 0,35</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Cu &lt; 0,30</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7</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14CrMo45</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0,08 đến 0,18</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&lt;0,35</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0,40 đến 1,00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vertAlign w:val="superscript"/>
              </w:rPr>
              <w:t>7)</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0,70 đến 1,15</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0,40 đến 0,60</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Cu &lt; 0,30</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8</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13CrMo910T1</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0,08 đến 0,15 </w:t>
            </w:r>
            <w:r w:rsidRPr="00C166C2">
              <w:rPr>
                <w:rFonts w:cs="Arial"/>
                <w:sz w:val="20"/>
                <w:szCs w:val="20"/>
                <w:vertAlign w:val="superscript"/>
              </w:rPr>
              <w:t>8)</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≤0,50</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0,40 đến 0,70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vertAlign w:val="superscript"/>
              </w:rPr>
              <w:t>7)</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2,00 đến 2,50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0,90 đến 1,10</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Cu &lt; 0,30</w:t>
            </w:r>
          </w:p>
        </w:tc>
      </w:tr>
      <w:tr w:rsidR="00207212" w:rsidRPr="00C166C2" w:rsidTr="00F15B6A">
        <w:trPr>
          <w:jc w:val="center"/>
        </w:trPr>
        <w:tc>
          <w:tcPr>
            <w:tcW w:w="3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9</w:t>
            </w:r>
          </w:p>
        </w:tc>
        <w:tc>
          <w:tcPr>
            <w:tcW w:w="1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13CrMo910T2</w:t>
            </w:r>
          </w:p>
        </w:tc>
        <w:tc>
          <w:tcPr>
            <w:tcW w:w="20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 xml:space="preserve">0,08 đến 0,15 </w:t>
            </w:r>
            <w:r w:rsidRPr="00C166C2">
              <w:rPr>
                <w:rFonts w:cs="Arial"/>
                <w:sz w:val="20"/>
                <w:szCs w:val="20"/>
                <w:vertAlign w:val="superscript"/>
              </w:rPr>
              <w:t>8)</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&lt;0,50</w:t>
            </w:r>
          </w:p>
        </w:tc>
        <w:tc>
          <w:tcPr>
            <w:tcW w:w="13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0,40 đến 0,70</w:t>
            </w:r>
          </w:p>
        </w:tc>
        <w:tc>
          <w:tcPr>
            <w:tcW w:w="7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0,030</w:t>
            </w:r>
          </w:p>
        </w:tc>
        <w:tc>
          <w:tcPr>
            <w:tcW w:w="9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vertAlign w:val="superscript"/>
              </w:rPr>
              <w:t>7)</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2,00 đến 2,50</w:t>
            </w:r>
          </w:p>
        </w:tc>
        <w:tc>
          <w:tcPr>
            <w:tcW w:w="14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0,90 đến 1,10</w:t>
            </w:r>
          </w:p>
        </w:tc>
        <w:tc>
          <w:tcPr>
            <w:tcW w:w="1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rFonts w:cs="Arial"/>
                <w:sz w:val="20"/>
                <w:szCs w:val="20"/>
              </w:rPr>
              <w:t>Cu &lt; 0,30</w:t>
            </w:r>
          </w:p>
        </w:tc>
      </w:tr>
    </w:tbl>
    <w:p w:rsidR="00207212" w:rsidRPr="00C166C2" w:rsidRDefault="00207212" w:rsidP="002C5B3D">
      <w:pPr>
        <w:spacing w:before="120"/>
        <w:jc w:val="both"/>
        <w:rPr>
          <w:b/>
          <w:bCs/>
          <w:sz w:val="20"/>
          <w:szCs w:val="20"/>
        </w:rPr>
      </w:pPr>
      <w:bookmarkStart w:id="418" w:name="bookmark10"/>
    </w:p>
    <w:p w:rsidR="00207212" w:rsidRPr="00C166C2" w:rsidRDefault="00207212" w:rsidP="00F15B6A">
      <w:pPr>
        <w:spacing w:before="120"/>
        <w:jc w:val="center"/>
        <w:rPr>
          <w:rFonts w:cs="Arial"/>
          <w:b/>
          <w:bCs/>
          <w:sz w:val="20"/>
          <w:szCs w:val="20"/>
        </w:rPr>
      </w:pPr>
      <w:r w:rsidRPr="00C166C2">
        <w:rPr>
          <w:b/>
          <w:bCs/>
          <w:sz w:val="20"/>
          <w:szCs w:val="20"/>
        </w:rPr>
        <w:br w:type="page"/>
      </w:r>
      <w:r w:rsidRPr="00C166C2">
        <w:rPr>
          <w:b/>
          <w:bCs/>
          <w:sz w:val="20"/>
          <w:szCs w:val="20"/>
        </w:rPr>
        <w:lastRenderedPageBreak/>
        <w:t xml:space="preserve">Bảng </w:t>
      </w:r>
      <w:r w:rsidR="00C06571">
        <w:rPr>
          <w:b/>
          <w:bCs/>
          <w:sz w:val="20"/>
          <w:szCs w:val="20"/>
        </w:rPr>
        <w:t>B</w:t>
      </w:r>
      <w:r w:rsidRPr="00C166C2">
        <w:rPr>
          <w:b/>
          <w:bCs/>
          <w:sz w:val="20"/>
          <w:szCs w:val="20"/>
        </w:rPr>
        <w:t>.2 - Cơ tính ở điều kiện nhiệt độ trong phòng và nhiệt độ cao của thép tấm cácbon và hợp kim thấp dùng cho nồi hơi (ISO 9328-</w:t>
      </w:r>
      <w:proofErr w:type="gramStart"/>
      <w:r w:rsidRPr="00C166C2">
        <w:rPr>
          <w:b/>
          <w:bCs/>
          <w:sz w:val="20"/>
          <w:szCs w:val="20"/>
        </w:rPr>
        <w:t>2 :</w:t>
      </w:r>
      <w:proofErr w:type="gramEnd"/>
      <w:r w:rsidRPr="00C166C2">
        <w:rPr>
          <w:b/>
          <w:bCs/>
          <w:sz w:val="20"/>
          <w:szCs w:val="20"/>
        </w:rPr>
        <w:t xml:space="preserve"> 1991)</w:t>
      </w:r>
      <w:bookmarkEnd w:id="418"/>
    </w:p>
    <w:tbl>
      <w:tblPr>
        <w:tblW w:w="13966" w:type="dxa"/>
        <w:jc w:val="center"/>
        <w:tblCellMar>
          <w:left w:w="29" w:type="dxa"/>
          <w:right w:w="29" w:type="dxa"/>
        </w:tblCellMar>
        <w:tblLook w:val="01E0" w:firstRow="1" w:lastRow="1" w:firstColumn="1" w:lastColumn="1" w:noHBand="0" w:noVBand="0"/>
      </w:tblPr>
      <w:tblGrid>
        <w:gridCol w:w="928"/>
        <w:gridCol w:w="1273"/>
        <w:gridCol w:w="928"/>
        <w:gridCol w:w="1244"/>
        <w:gridCol w:w="905"/>
        <w:gridCol w:w="724"/>
        <w:gridCol w:w="806"/>
        <w:gridCol w:w="642"/>
        <w:gridCol w:w="905"/>
        <w:gridCol w:w="905"/>
        <w:gridCol w:w="1267"/>
        <w:gridCol w:w="1086"/>
        <w:gridCol w:w="1267"/>
        <w:gridCol w:w="1086"/>
      </w:tblGrid>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5880" w:type="dxa"/>
            <w:gridSpan w:val="6"/>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Cơ tính ở nhiệt độ phòng</w:t>
            </w:r>
          </w:p>
        </w:tc>
        <w:tc>
          <w:tcPr>
            <w:tcW w:w="1547"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Ứng suất ở nhiệt độ cao</w:t>
            </w:r>
          </w:p>
        </w:tc>
        <w:tc>
          <w:tcPr>
            <w:tcW w:w="5611"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Nhiệt luyện</w:t>
            </w:r>
          </w:p>
        </w:tc>
      </w:tr>
      <w:tr w:rsidR="00207212" w:rsidRPr="00C166C2" w:rsidTr="00F15B6A">
        <w:trPr>
          <w:trHeight w:val="35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Chiều dày, mm</w:t>
            </w:r>
          </w:p>
        </w:tc>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Re</w:t>
            </w:r>
            <w:r w:rsidRPr="00C166C2">
              <w:rPr>
                <w:sz w:val="20"/>
                <w:szCs w:val="20"/>
                <w:vertAlign w:val="superscript"/>
              </w:rPr>
              <w:t>(1)</w:t>
            </w:r>
            <w:r w:rsidRPr="00C166C2">
              <w:rPr>
                <w:sz w:val="20"/>
                <w:szCs w:val="20"/>
              </w:rPr>
              <w:t>min, MPa</w:t>
            </w:r>
          </w:p>
        </w:tc>
        <w:tc>
          <w:tcPr>
            <w:tcW w:w="124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Rm, MPa</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w:t>
            </w:r>
            <w:r w:rsidRPr="00C166C2">
              <w:rPr>
                <w:sz w:val="20"/>
                <w:szCs w:val="20"/>
                <w:vertAlign w:val="superscript"/>
              </w:rPr>
              <w:t>(1)</w:t>
            </w:r>
            <w:r w:rsidRPr="00C166C2">
              <w:rPr>
                <w:sz w:val="20"/>
                <w:szCs w:val="20"/>
              </w:rPr>
              <w:t xml:space="preserve"> min %</w:t>
            </w: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KV</w:t>
            </w:r>
            <w:r w:rsidRPr="00C166C2">
              <w:rPr>
                <w:sz w:val="20"/>
                <w:szCs w:val="20"/>
                <w:vertAlign w:val="superscript"/>
              </w:rPr>
              <w:t>(1)</w:t>
            </w:r>
            <w:r w:rsidRPr="00C166C2">
              <w:rPr>
                <w:sz w:val="20"/>
                <w:szCs w:val="20"/>
              </w:rPr>
              <w:t>min</w:t>
            </w:r>
          </w:p>
        </w:tc>
        <w:tc>
          <w:tcPr>
            <w:tcW w:w="64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Rp (xem bảng)</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Ứng suất rão (xem bảng)</w:t>
            </w:r>
          </w:p>
        </w:tc>
        <w:tc>
          <w:tcPr>
            <w:tcW w:w="5611"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Điều kiện nhiệt luyện thường dùng</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J</w:t>
            </w:r>
          </w:p>
        </w:tc>
        <w:tc>
          <w:tcPr>
            <w:tcW w:w="8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Ký hiệu</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Tỏi hay anstenit hóa</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Làm nguội</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Ram, </w:t>
            </w:r>
            <w:r w:rsidRPr="00C166C2">
              <w:rPr>
                <w:sz w:val="20"/>
                <w:szCs w:val="20"/>
                <w:vertAlign w:val="superscript"/>
              </w:rPr>
              <w:t>0</w:t>
            </w:r>
            <w:r w:rsidRPr="00C166C2">
              <w:rPr>
                <w:sz w:val="20"/>
                <w:szCs w:val="20"/>
              </w:rPr>
              <w:t>C</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Làm nguội</w:t>
            </w: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sz w:val="20"/>
                <w:szCs w:val="20"/>
                <w:u w:val="single"/>
              </w:rPr>
              <w:t>P 235</w:t>
            </w:r>
          </w:p>
          <w:p w:rsidR="00207212" w:rsidRPr="00C166C2" w:rsidRDefault="00207212" w:rsidP="00CB4110">
            <w:pPr>
              <w:spacing w:before="120"/>
              <w:jc w:val="center"/>
              <w:rPr>
                <w:rFonts w:cs="Arial"/>
                <w:sz w:val="20"/>
                <w:szCs w:val="20"/>
              </w:rPr>
            </w:pPr>
            <w:r w:rsidRPr="00C166C2">
              <w:rPr>
                <w:sz w:val="20"/>
                <w:szCs w:val="20"/>
              </w:rPr>
              <w:t>PH 235</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&gt;16 &lt; 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360 đến 480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w:t>
            </w: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 + 5</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&lt;100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&gt;100&lt;150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350 đến 480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sz w:val="20"/>
                <w:szCs w:val="20"/>
                <w:u w:val="single"/>
              </w:rPr>
              <w:t>P 265</w:t>
            </w:r>
          </w:p>
          <w:p w:rsidR="00207212" w:rsidRPr="00C166C2" w:rsidRDefault="00207212" w:rsidP="00CB4110">
            <w:pPr>
              <w:spacing w:before="120"/>
              <w:jc w:val="center"/>
              <w:rPr>
                <w:rFonts w:cs="Arial"/>
                <w:sz w:val="20"/>
                <w:szCs w:val="20"/>
              </w:rPr>
            </w:pPr>
            <w:r w:rsidRPr="00C166C2">
              <w:rPr>
                <w:sz w:val="20"/>
                <w:szCs w:val="20"/>
              </w:rPr>
              <w:t>PH 265</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265</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&lt;40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 đến 530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w:t>
            </w: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 + 5</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&gt;60 &lt;100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&gt;100&lt; 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 đến 530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sz w:val="20"/>
                <w:szCs w:val="20"/>
                <w:u w:val="single"/>
              </w:rPr>
              <w:t>P 290</w:t>
            </w:r>
          </w:p>
          <w:p w:rsidR="00207212" w:rsidRPr="00C166C2" w:rsidRDefault="00207212" w:rsidP="00CB4110">
            <w:pPr>
              <w:spacing w:before="120"/>
              <w:jc w:val="center"/>
              <w:rPr>
                <w:rFonts w:cs="Arial"/>
                <w:sz w:val="20"/>
                <w:szCs w:val="20"/>
              </w:rPr>
            </w:pPr>
            <w:r w:rsidRPr="00C166C2">
              <w:rPr>
                <w:sz w:val="20"/>
                <w:szCs w:val="20"/>
              </w:rPr>
              <w:t>PH 290</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290</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&gt;16 &lt;40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 đến 580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w:t>
            </w: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 + 5</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&lt;100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&gt;100&lt;150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 đến 570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sz w:val="20"/>
                <w:szCs w:val="20"/>
                <w:u w:val="single"/>
              </w:rPr>
              <w:t>P 315</w:t>
            </w:r>
          </w:p>
          <w:p w:rsidR="00207212" w:rsidRPr="00C166C2" w:rsidRDefault="00207212" w:rsidP="00CB4110">
            <w:pPr>
              <w:spacing w:before="120"/>
              <w:jc w:val="center"/>
              <w:rPr>
                <w:rFonts w:cs="Arial"/>
                <w:sz w:val="20"/>
                <w:szCs w:val="20"/>
              </w:rPr>
            </w:pPr>
            <w:r w:rsidRPr="00C166C2">
              <w:rPr>
                <w:sz w:val="20"/>
                <w:szCs w:val="20"/>
              </w:rPr>
              <w:t>PH 315</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315</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&lt;40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310</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610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w:t>
            </w: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 + 5</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&gt;60&lt; 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&gt;100&lt;150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470 đến 600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u w:val="single"/>
              </w:rPr>
            </w:pPr>
            <w:r w:rsidRPr="00C166C2">
              <w:rPr>
                <w:sz w:val="20"/>
                <w:szCs w:val="20"/>
                <w:u w:val="single"/>
              </w:rPr>
              <w:t>P 355</w:t>
            </w:r>
          </w:p>
          <w:p w:rsidR="00207212" w:rsidRPr="00C166C2" w:rsidRDefault="00207212" w:rsidP="00CB4110">
            <w:pPr>
              <w:spacing w:before="120"/>
              <w:jc w:val="center"/>
              <w:rPr>
                <w:rFonts w:cs="Arial"/>
                <w:sz w:val="20"/>
                <w:szCs w:val="20"/>
              </w:rPr>
            </w:pPr>
            <w:r w:rsidRPr="00C166C2">
              <w:rPr>
                <w:sz w:val="20"/>
                <w:szCs w:val="20"/>
              </w:rPr>
              <w:t>PH 355</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355</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&lt; 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650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w:t>
            </w: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 + 5</w:t>
            </w:r>
            <w:r w:rsidRPr="00C166C2">
              <w:rPr>
                <w:sz w:val="20"/>
                <w:szCs w:val="20"/>
                <w:vertAlign w:val="superscript"/>
              </w:rPr>
              <w:t>6)</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&lt; 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 đến 650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&lt; 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295</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640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Mo3</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&lt; 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 đến 600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260</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 + 5</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600 đến 650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&lt; 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 đến 580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&lt; 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420 đến 570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 CrMo 45</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&lt; 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 đến 600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r w:rsidRPr="00C166C2">
              <w:rPr>
                <w:sz w:val="20"/>
                <w:szCs w:val="20"/>
                <w:vertAlign w:val="subscript"/>
              </w:rPr>
              <w:t>(1)</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890 đến 950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630 đến 730</w:t>
            </w:r>
          </w:p>
        </w:tc>
        <w:tc>
          <w:tcPr>
            <w:tcW w:w="108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&lt; 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 đến 590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642"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&lt; 150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 đến 580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2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08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CrMo9 10 T1</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275</w:t>
            </w:r>
          </w:p>
        </w:tc>
        <w:tc>
          <w:tcPr>
            <w:tcW w:w="124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724"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64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r w:rsidRPr="00C166C2">
              <w:rPr>
                <w:sz w:val="20"/>
                <w:szCs w:val="20"/>
                <w:vertAlign w:val="subscript"/>
              </w:rPr>
              <w:t>(1)</w:t>
            </w:r>
          </w:p>
        </w:tc>
        <w:tc>
          <w:tcPr>
            <w:tcW w:w="126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920 đến 980</w:t>
            </w:r>
          </w:p>
        </w:tc>
        <w:tc>
          <w:tcPr>
            <w:tcW w:w="108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680 đến 750</w:t>
            </w:r>
          </w:p>
        </w:tc>
        <w:tc>
          <w:tcPr>
            <w:tcW w:w="108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&lt; 40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265</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 đến 620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&lt; 60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265</w:t>
            </w:r>
          </w:p>
        </w:tc>
        <w:tc>
          <w:tcPr>
            <w:tcW w:w="124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&lt; 100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260</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470 đến 620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724"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&lt; 150</w:t>
            </w:r>
          </w:p>
        </w:tc>
        <w:tc>
          <w:tcPr>
            <w:tcW w:w="92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w:t>
            </w:r>
          </w:p>
        </w:tc>
        <w:tc>
          <w:tcPr>
            <w:tcW w:w="124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 đến 610</w:t>
            </w:r>
          </w:p>
        </w:tc>
        <w:tc>
          <w:tcPr>
            <w:tcW w:w="905"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w:t>
            </w:r>
          </w:p>
        </w:tc>
        <w:tc>
          <w:tcPr>
            <w:tcW w:w="724"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806"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150 &lt; 300</w:t>
            </w:r>
          </w:p>
        </w:tc>
        <w:tc>
          <w:tcPr>
            <w:tcW w:w="928"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244"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 đến 600</w:t>
            </w: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w:t>
            </w:r>
          </w:p>
        </w:tc>
        <w:tc>
          <w:tcPr>
            <w:tcW w:w="724"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06"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928" w:type="dxa"/>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 CrMo9 10 T2</w:t>
            </w:r>
          </w:p>
        </w:tc>
        <w:tc>
          <w:tcPr>
            <w:tcW w:w="1273"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&gt;3&lt; 16</w:t>
            </w:r>
          </w:p>
        </w:tc>
        <w:tc>
          <w:tcPr>
            <w:tcW w:w="92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310</w:t>
            </w:r>
          </w:p>
        </w:tc>
        <w:tc>
          <w:tcPr>
            <w:tcW w:w="124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520 đến 670</w:t>
            </w:r>
          </w:p>
        </w:tc>
        <w:tc>
          <w:tcPr>
            <w:tcW w:w="905" w:type="dxa"/>
            <w:vMerge w:val="restart"/>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724" w:type="dxa"/>
            <w:vMerge w:val="restart"/>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w:t>
            </w:r>
          </w:p>
        </w:tc>
        <w:tc>
          <w:tcPr>
            <w:tcW w:w="806" w:type="dxa"/>
            <w:vMerge w:val="restart"/>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64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bscript"/>
              </w:rPr>
            </w:pPr>
            <w:r w:rsidRPr="00C166C2">
              <w:rPr>
                <w:sz w:val="20"/>
                <w:szCs w:val="20"/>
              </w:rPr>
              <w:t>N+T</w:t>
            </w:r>
            <w:r w:rsidRPr="00C166C2">
              <w:rPr>
                <w:sz w:val="20"/>
                <w:szCs w:val="20"/>
                <w:vertAlign w:val="subscript"/>
              </w:rPr>
              <w:t>(1)</w:t>
            </w:r>
          </w:p>
        </w:tc>
        <w:tc>
          <w:tcPr>
            <w:tcW w:w="126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920 đến 980</w:t>
            </w:r>
          </w:p>
        </w:tc>
        <w:tc>
          <w:tcPr>
            <w:tcW w:w="108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c>
          <w:tcPr>
            <w:tcW w:w="126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700 đến 770</w:t>
            </w:r>
          </w:p>
        </w:tc>
        <w:tc>
          <w:tcPr>
            <w:tcW w:w="108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Không khí</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 xml:space="preserve">&gt; 16 &lt; 40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nil"/>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nil"/>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nil"/>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1273" w:type="dxa"/>
            <w:tcBorders>
              <w:top w:val="nil"/>
              <w:left w:val="single" w:sz="4" w:space="0" w:color="auto"/>
              <w:bottom w:val="nil"/>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&gt; 40 &lt; 60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nil"/>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nil"/>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nil"/>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1273" w:type="dxa"/>
            <w:tcBorders>
              <w:top w:val="nil"/>
              <w:left w:val="single" w:sz="4" w:space="0" w:color="auto"/>
              <w:bottom w:val="single" w:sz="4" w:space="0" w:color="auto"/>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&gt; 60 &lt; 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905" w:type="dxa"/>
            <w:tcBorders>
              <w:top w:val="nil"/>
              <w:left w:val="single" w:sz="4" w:space="0" w:color="auto"/>
              <w:bottom w:val="single" w:sz="4" w:space="0" w:color="auto"/>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17</w:t>
            </w:r>
          </w:p>
        </w:tc>
        <w:tc>
          <w:tcPr>
            <w:tcW w:w="724" w:type="dxa"/>
            <w:tcBorders>
              <w:top w:val="nil"/>
              <w:left w:val="single" w:sz="4" w:space="0" w:color="auto"/>
              <w:bottom w:val="single" w:sz="4" w:space="0" w:color="auto"/>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27</w:t>
            </w:r>
          </w:p>
        </w:tc>
        <w:tc>
          <w:tcPr>
            <w:tcW w:w="806" w:type="dxa"/>
            <w:tcBorders>
              <w:top w:val="nil"/>
              <w:left w:val="single" w:sz="4" w:space="0" w:color="auto"/>
              <w:bottom w:val="single" w:sz="4" w:space="0" w:color="auto"/>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20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r>
    </w:tbl>
    <w:p w:rsidR="00207212" w:rsidRPr="00C166C2" w:rsidRDefault="00207212" w:rsidP="002C5B3D">
      <w:pPr>
        <w:spacing w:before="120"/>
        <w:jc w:val="both"/>
        <w:rPr>
          <w:rFonts w:cs="Arial"/>
          <w:sz w:val="20"/>
          <w:szCs w:val="20"/>
        </w:rPr>
      </w:pPr>
      <w:r w:rsidRPr="00C166C2">
        <w:rPr>
          <w:sz w:val="20"/>
          <w:szCs w:val="20"/>
        </w:rPr>
        <w:t>Re - Giới hạn chảy; Rm - giới hạn bền kéo; A - độ giãn dài tương đối (mẫu ngắn); KV - độ nén bẹp; N - thường hoá; N (+T) - thường hóa và có yêu cầu riêng thì ram; N + T - thường hóa và ram</w:t>
      </w:r>
    </w:p>
    <w:p w:rsidR="00207212" w:rsidRPr="00C166C2" w:rsidRDefault="00207212" w:rsidP="00F15B6A">
      <w:pPr>
        <w:spacing w:before="120"/>
        <w:jc w:val="center"/>
        <w:rPr>
          <w:b/>
          <w:bCs/>
          <w:sz w:val="20"/>
          <w:szCs w:val="20"/>
        </w:rPr>
      </w:pPr>
      <w:r w:rsidRPr="00C166C2">
        <w:rPr>
          <w:b/>
          <w:bCs/>
          <w:sz w:val="20"/>
          <w:szCs w:val="20"/>
        </w:rPr>
        <w:br w:type="page"/>
      </w:r>
      <w:r w:rsidRPr="00C166C2">
        <w:rPr>
          <w:b/>
          <w:bCs/>
          <w:sz w:val="20"/>
          <w:szCs w:val="20"/>
        </w:rPr>
        <w:lastRenderedPageBreak/>
        <w:t xml:space="preserve">Bảng </w:t>
      </w:r>
      <w:r w:rsidR="00C06571">
        <w:rPr>
          <w:b/>
          <w:bCs/>
          <w:sz w:val="20"/>
          <w:szCs w:val="20"/>
        </w:rPr>
        <w:t>B</w:t>
      </w:r>
      <w:r w:rsidRPr="00C166C2">
        <w:rPr>
          <w:b/>
          <w:bCs/>
          <w:sz w:val="20"/>
          <w:szCs w:val="20"/>
        </w:rPr>
        <w:t xml:space="preserve">.3 - Giới hạn chảy 0,2 % ở nhiệt độ cao của các thép nêu trong Bảng </w:t>
      </w:r>
      <w:r w:rsidR="00C06571">
        <w:rPr>
          <w:b/>
          <w:bCs/>
          <w:sz w:val="20"/>
          <w:szCs w:val="20"/>
        </w:rPr>
        <w:t>B</w:t>
      </w:r>
      <w:r w:rsidRPr="00C166C2">
        <w:rPr>
          <w:b/>
          <w:bCs/>
          <w:sz w:val="20"/>
          <w:szCs w:val="20"/>
        </w:rPr>
        <w:t>.1</w:t>
      </w:r>
    </w:p>
    <w:tbl>
      <w:tblPr>
        <w:tblW w:w="13158" w:type="dxa"/>
        <w:jc w:val="center"/>
        <w:tblCellMar>
          <w:left w:w="29" w:type="dxa"/>
          <w:right w:w="29" w:type="dxa"/>
        </w:tblCellMar>
        <w:tblLook w:val="01E0" w:firstRow="1" w:lastRow="1" w:firstColumn="1" w:lastColumn="1" w:noHBand="0" w:noVBand="0"/>
      </w:tblPr>
      <w:tblGrid>
        <w:gridCol w:w="1839"/>
        <w:gridCol w:w="905"/>
        <w:gridCol w:w="1649"/>
        <w:gridCol w:w="1001"/>
        <w:gridCol w:w="1001"/>
        <w:gridCol w:w="1001"/>
        <w:gridCol w:w="1002"/>
        <w:gridCol w:w="862"/>
        <w:gridCol w:w="905"/>
        <w:gridCol w:w="849"/>
        <w:gridCol w:w="696"/>
        <w:gridCol w:w="724"/>
        <w:gridCol w:w="724"/>
      </w:tblGrid>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164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Chiều dầy, mm</w:t>
            </w:r>
          </w:p>
        </w:tc>
        <w:tc>
          <w:tcPr>
            <w:tcW w:w="8765"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Rp 0,2 min, MPa</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8765"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Nhiệt độ, °C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200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250</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300</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350</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400</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450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550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600</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235</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&gt;16 ≤ 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265</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 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188</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188</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290</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223</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 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223</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187</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148</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PH315</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168</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16 ≤ 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168</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40 ≤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168</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256</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168</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243</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203</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355</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lastRenderedPageBreak/>
              <w:t>16 Mo 3</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224</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212</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219</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189</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 CrMo 4 5</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176</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r>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CrMo9 10 T1</w:t>
            </w:r>
          </w:p>
        </w:tc>
        <w:tc>
          <w:tcPr>
            <w:tcW w:w="90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241</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233</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224</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219</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207</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60 ≤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229</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221</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212</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207</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201</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196</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100 ≤ 150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209</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150 ≤ 300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188</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174</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r>
      <w:tr w:rsidR="00207212" w:rsidRPr="00C166C2" w:rsidTr="00F15B6A">
        <w:trPr>
          <w:jc w:val="center"/>
        </w:trPr>
        <w:tc>
          <w:tcPr>
            <w:tcW w:w="183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CrMo9 10 T2</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6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100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289</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10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272</w:t>
            </w:r>
          </w:p>
        </w:tc>
        <w:tc>
          <w:tcPr>
            <w:tcW w:w="10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264</w:t>
            </w:r>
          </w:p>
        </w:tc>
        <w:tc>
          <w:tcPr>
            <w:tcW w:w="8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258</w:t>
            </w:r>
          </w:p>
        </w:tc>
        <w:tc>
          <w:tcPr>
            <w:tcW w:w="90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251</w:t>
            </w:r>
          </w:p>
        </w:tc>
        <w:tc>
          <w:tcPr>
            <w:tcW w:w="8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6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r>
    </w:tbl>
    <w:p w:rsidR="00207212" w:rsidRPr="00C166C2" w:rsidRDefault="00207212" w:rsidP="002C5B3D">
      <w:pPr>
        <w:spacing w:before="120"/>
        <w:jc w:val="both"/>
        <w:rPr>
          <w:b/>
          <w:bCs/>
          <w:sz w:val="20"/>
          <w:szCs w:val="20"/>
        </w:rPr>
      </w:pPr>
      <w:bookmarkStart w:id="419" w:name="bookmark11"/>
    </w:p>
    <w:p w:rsidR="00207212" w:rsidRPr="00C166C2" w:rsidRDefault="00207212" w:rsidP="00F15B6A">
      <w:pPr>
        <w:spacing w:before="120"/>
        <w:jc w:val="center"/>
        <w:rPr>
          <w:rFonts w:cs="Arial"/>
          <w:b/>
          <w:bCs/>
          <w:sz w:val="20"/>
          <w:szCs w:val="20"/>
        </w:rPr>
      </w:pPr>
      <w:r w:rsidRPr="00C166C2">
        <w:rPr>
          <w:b/>
          <w:bCs/>
          <w:sz w:val="20"/>
          <w:szCs w:val="20"/>
        </w:rPr>
        <w:br w:type="page"/>
      </w:r>
      <w:r w:rsidRPr="00C166C2">
        <w:rPr>
          <w:b/>
          <w:bCs/>
          <w:sz w:val="20"/>
          <w:szCs w:val="20"/>
        </w:rPr>
        <w:lastRenderedPageBreak/>
        <w:t xml:space="preserve">Bảng </w:t>
      </w:r>
      <w:r w:rsidR="00C06571">
        <w:rPr>
          <w:b/>
          <w:bCs/>
          <w:sz w:val="20"/>
          <w:szCs w:val="20"/>
        </w:rPr>
        <w:t>B</w:t>
      </w:r>
      <w:r w:rsidRPr="00C166C2">
        <w:rPr>
          <w:b/>
          <w:bCs/>
          <w:sz w:val="20"/>
          <w:szCs w:val="20"/>
        </w:rPr>
        <w:t xml:space="preserve">.4 - Giới hạn kéo bền kéo ở nhiệt độ cao đối với thép nêu trong Bảng </w:t>
      </w:r>
      <w:r w:rsidR="00C06571">
        <w:rPr>
          <w:b/>
          <w:bCs/>
          <w:sz w:val="20"/>
          <w:szCs w:val="20"/>
        </w:rPr>
        <w:t>B</w:t>
      </w:r>
      <w:r w:rsidRPr="00C166C2">
        <w:rPr>
          <w:b/>
          <w:bCs/>
          <w:sz w:val="20"/>
          <w:szCs w:val="20"/>
        </w:rPr>
        <w:t>.1</w:t>
      </w:r>
      <w:bookmarkEnd w:id="419"/>
    </w:p>
    <w:tbl>
      <w:tblPr>
        <w:tblW w:w="13077" w:type="dxa"/>
        <w:jc w:val="center"/>
        <w:tblCellMar>
          <w:left w:w="29" w:type="dxa"/>
          <w:right w:w="29" w:type="dxa"/>
        </w:tblCellMar>
        <w:tblLook w:val="01E0" w:firstRow="1" w:lastRow="1" w:firstColumn="1" w:lastColumn="1" w:noHBand="0" w:noVBand="0"/>
      </w:tblPr>
      <w:tblGrid>
        <w:gridCol w:w="1839"/>
        <w:gridCol w:w="868"/>
        <w:gridCol w:w="1123"/>
        <w:gridCol w:w="868"/>
        <w:gridCol w:w="868"/>
        <w:gridCol w:w="757"/>
        <w:gridCol w:w="794"/>
        <w:gridCol w:w="867"/>
        <w:gridCol w:w="708"/>
        <w:gridCol w:w="726"/>
        <w:gridCol w:w="763"/>
        <w:gridCol w:w="724"/>
        <w:gridCol w:w="724"/>
        <w:gridCol w:w="724"/>
        <w:gridCol w:w="724"/>
      </w:tblGrid>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86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112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Thời gian đứt, h</w:t>
            </w:r>
          </w:p>
        </w:tc>
        <w:tc>
          <w:tcPr>
            <w:tcW w:w="9247" w:type="dxa"/>
            <w:gridSpan w:val="1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Giới hạn bền kéo trung bình, MPa</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9247" w:type="dxa"/>
            <w:gridSpan w:val="1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Nhiệt độ, </w:t>
            </w:r>
            <w:r w:rsidRPr="00C166C2">
              <w:rPr>
                <w:sz w:val="20"/>
                <w:szCs w:val="20"/>
                <w:vertAlign w:val="superscript"/>
              </w:rPr>
              <w:t>0</w:t>
            </w:r>
            <w:r w:rsidRPr="00C166C2">
              <w:rPr>
                <w:sz w:val="20"/>
                <w:szCs w:val="20"/>
              </w:rPr>
              <w:t>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420</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w:t>
            </w: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67</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176</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104*</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77*</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290</w:t>
            </w: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291</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266</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243</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221</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262</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214</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248</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223</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PH315</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227</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203</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117</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206*</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82*</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w:t>
            </w: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199*</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174*</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128*</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77*</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w:t>
            </w: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196</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123</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273</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233</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207</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 CrMo 4 5</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148*</w:t>
            </w: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219</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 9 10 T1</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150 000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r>
    </w:tbl>
    <w:p w:rsidR="00207212" w:rsidRPr="00C166C2" w:rsidRDefault="00207212" w:rsidP="002C5B3D">
      <w:pPr>
        <w:spacing w:before="120"/>
        <w:jc w:val="both"/>
        <w:rPr>
          <w:b/>
          <w:bCs/>
          <w:sz w:val="20"/>
          <w:szCs w:val="20"/>
        </w:rPr>
      </w:pPr>
    </w:p>
    <w:p w:rsidR="00207212" w:rsidRPr="00C166C2" w:rsidRDefault="00207212" w:rsidP="00F15B6A">
      <w:pPr>
        <w:spacing w:before="120"/>
        <w:jc w:val="center"/>
        <w:rPr>
          <w:rFonts w:cs="Arial"/>
          <w:sz w:val="20"/>
          <w:szCs w:val="20"/>
        </w:rPr>
      </w:pPr>
      <w:r w:rsidRPr="00C166C2">
        <w:rPr>
          <w:b/>
          <w:bCs/>
          <w:sz w:val="20"/>
          <w:szCs w:val="20"/>
        </w:rPr>
        <w:br w:type="page"/>
      </w:r>
      <w:r w:rsidRPr="00C166C2">
        <w:rPr>
          <w:b/>
          <w:bCs/>
          <w:sz w:val="20"/>
          <w:szCs w:val="20"/>
        </w:rPr>
        <w:lastRenderedPageBreak/>
        <w:t xml:space="preserve">Bảng </w:t>
      </w:r>
      <w:r w:rsidR="00C06571">
        <w:rPr>
          <w:b/>
          <w:bCs/>
          <w:sz w:val="20"/>
          <w:szCs w:val="20"/>
        </w:rPr>
        <w:t>B</w:t>
      </w:r>
      <w:r w:rsidRPr="00C166C2">
        <w:rPr>
          <w:b/>
          <w:bCs/>
          <w:sz w:val="20"/>
          <w:szCs w:val="20"/>
        </w:rPr>
        <w:t xml:space="preserve">.4 - Giới hạn bền kéo ở nhiệt độ cao đối với thép nêu trong Bảng </w:t>
      </w:r>
      <w:r w:rsidR="00C06571">
        <w:rPr>
          <w:b/>
          <w:bCs/>
          <w:sz w:val="20"/>
          <w:szCs w:val="20"/>
        </w:rPr>
        <w:t>B</w:t>
      </w:r>
      <w:r w:rsidRPr="00C166C2">
        <w:rPr>
          <w:b/>
          <w:bCs/>
          <w:sz w:val="20"/>
          <w:szCs w:val="20"/>
        </w:rPr>
        <w:t xml:space="preserve">.1 </w:t>
      </w:r>
      <w:r w:rsidRPr="00C166C2">
        <w:rPr>
          <w:sz w:val="20"/>
          <w:szCs w:val="20"/>
        </w:rPr>
        <w:t>(kết thúc)</w:t>
      </w:r>
    </w:p>
    <w:tbl>
      <w:tblPr>
        <w:tblW w:w="13052" w:type="dxa"/>
        <w:jc w:val="center"/>
        <w:tblCellMar>
          <w:left w:w="29" w:type="dxa"/>
          <w:right w:w="29" w:type="dxa"/>
        </w:tblCellMar>
        <w:tblLook w:val="01E0" w:firstRow="1" w:lastRow="1" w:firstColumn="1" w:lastColumn="1" w:noHBand="0" w:noVBand="0"/>
      </w:tblPr>
      <w:tblGrid>
        <w:gridCol w:w="1839"/>
        <w:gridCol w:w="868"/>
        <w:gridCol w:w="1304"/>
        <w:gridCol w:w="1086"/>
        <w:gridCol w:w="868"/>
        <w:gridCol w:w="942"/>
        <w:gridCol w:w="909"/>
        <w:gridCol w:w="867"/>
        <w:gridCol w:w="708"/>
        <w:gridCol w:w="726"/>
        <w:gridCol w:w="763"/>
        <w:gridCol w:w="724"/>
        <w:gridCol w:w="724"/>
        <w:gridCol w:w="724"/>
      </w:tblGrid>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86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130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Thời gian đứt, h</w:t>
            </w:r>
          </w:p>
        </w:tc>
        <w:tc>
          <w:tcPr>
            <w:tcW w:w="9041" w:type="dxa"/>
            <w:gridSpan w:val="11"/>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Giới hạn bền kéo trung bình, MPa</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9041" w:type="dxa"/>
            <w:gridSpan w:val="11"/>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Nhiệt độ, </w:t>
            </w:r>
            <w:r w:rsidRPr="00C166C2">
              <w:rPr>
                <w:sz w:val="20"/>
                <w:szCs w:val="20"/>
                <w:vertAlign w:val="superscript"/>
              </w:rPr>
              <w:t>0</w:t>
            </w:r>
            <w:r w:rsidRPr="00C166C2">
              <w:rPr>
                <w:sz w:val="20"/>
                <w:szCs w:val="20"/>
              </w:rPr>
              <w:t>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520</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540</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600</w:t>
            </w: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108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108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200 000</w:t>
            </w:r>
          </w:p>
        </w:tc>
        <w:tc>
          <w:tcPr>
            <w:tcW w:w="108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108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290</w:t>
            </w: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315</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108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108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42"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90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239</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154</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82</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 CrMo 4 5</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67</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196</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176</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103</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123*</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CrMo9 10 T1</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82*</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103*</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w:t>
            </w: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94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90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w:t>
            </w:r>
          </w:p>
        </w:tc>
      </w:tr>
    </w:tbl>
    <w:p w:rsidR="00207212" w:rsidRPr="00C166C2" w:rsidRDefault="00207212" w:rsidP="00F15B6A">
      <w:pPr>
        <w:spacing w:before="120"/>
        <w:ind w:firstLine="567"/>
        <w:jc w:val="both"/>
        <w:rPr>
          <w:rFonts w:cs="Arial"/>
          <w:sz w:val="20"/>
          <w:szCs w:val="20"/>
        </w:rPr>
      </w:pPr>
      <w:r w:rsidRPr="00C166C2">
        <w:rPr>
          <w:sz w:val="20"/>
          <w:szCs w:val="20"/>
        </w:rPr>
        <w:t xml:space="preserve">* Nhiệt độ nhiệt luyện và làm nguội </w:t>
      </w:r>
      <w:proofErr w:type="gramStart"/>
      <w:r w:rsidRPr="00C166C2">
        <w:rPr>
          <w:sz w:val="20"/>
          <w:szCs w:val="20"/>
        </w:rPr>
        <w:t>theo</w:t>
      </w:r>
      <w:proofErr w:type="gramEnd"/>
      <w:r w:rsidRPr="00C166C2">
        <w:rPr>
          <w:sz w:val="20"/>
          <w:szCs w:val="20"/>
        </w:rPr>
        <w:t xml:space="preserve"> Bảng </w:t>
      </w:r>
      <w:r w:rsidR="00C06571">
        <w:rPr>
          <w:sz w:val="20"/>
          <w:szCs w:val="20"/>
        </w:rPr>
        <w:t>B</w:t>
      </w:r>
      <w:r w:rsidRPr="00C166C2">
        <w:rPr>
          <w:sz w:val="20"/>
          <w:szCs w:val="20"/>
        </w:rPr>
        <w:t>.2</w:t>
      </w:r>
    </w:p>
    <w:p w:rsidR="00207212" w:rsidRPr="00C166C2" w:rsidRDefault="00207212" w:rsidP="00F15B6A">
      <w:pPr>
        <w:spacing w:before="120"/>
        <w:jc w:val="center"/>
        <w:rPr>
          <w:b/>
          <w:bCs/>
          <w:sz w:val="20"/>
          <w:szCs w:val="20"/>
        </w:rPr>
      </w:pPr>
      <w:r w:rsidRPr="00C166C2">
        <w:rPr>
          <w:b/>
          <w:bCs/>
          <w:sz w:val="20"/>
          <w:szCs w:val="20"/>
        </w:rPr>
        <w:br w:type="page"/>
      </w:r>
      <w:r w:rsidRPr="00C166C2">
        <w:rPr>
          <w:b/>
          <w:bCs/>
          <w:sz w:val="20"/>
          <w:szCs w:val="20"/>
        </w:rPr>
        <w:lastRenderedPageBreak/>
        <w:t xml:space="preserve">Bảng </w:t>
      </w:r>
      <w:r w:rsidR="00CB4110">
        <w:rPr>
          <w:b/>
          <w:bCs/>
          <w:sz w:val="20"/>
          <w:szCs w:val="20"/>
        </w:rPr>
        <w:t>B</w:t>
      </w:r>
      <w:r w:rsidRPr="00C166C2">
        <w:rPr>
          <w:b/>
          <w:bCs/>
          <w:sz w:val="20"/>
          <w:szCs w:val="20"/>
        </w:rPr>
        <w:t xml:space="preserve">.5 - Ứng suất rão 1% ở nhiệt độ cao đối với thép nêu trong Bảng </w:t>
      </w:r>
      <w:r w:rsidR="00CB4110">
        <w:rPr>
          <w:b/>
          <w:bCs/>
          <w:sz w:val="20"/>
          <w:szCs w:val="20"/>
        </w:rPr>
        <w:t>B</w:t>
      </w:r>
      <w:r w:rsidRPr="00C166C2">
        <w:rPr>
          <w:b/>
          <w:bCs/>
          <w:sz w:val="20"/>
          <w:szCs w:val="20"/>
        </w:rPr>
        <w:t>.1</w:t>
      </w:r>
    </w:p>
    <w:tbl>
      <w:tblPr>
        <w:tblW w:w="13077" w:type="dxa"/>
        <w:jc w:val="center"/>
        <w:tblCellMar>
          <w:left w:w="29" w:type="dxa"/>
          <w:right w:w="29" w:type="dxa"/>
        </w:tblCellMar>
        <w:tblLook w:val="01E0" w:firstRow="1" w:lastRow="1" w:firstColumn="1" w:lastColumn="1" w:noHBand="0" w:noVBand="0"/>
      </w:tblPr>
      <w:tblGrid>
        <w:gridCol w:w="1839"/>
        <w:gridCol w:w="868"/>
        <w:gridCol w:w="1123"/>
        <w:gridCol w:w="868"/>
        <w:gridCol w:w="868"/>
        <w:gridCol w:w="757"/>
        <w:gridCol w:w="794"/>
        <w:gridCol w:w="867"/>
        <w:gridCol w:w="708"/>
        <w:gridCol w:w="726"/>
        <w:gridCol w:w="763"/>
        <w:gridCol w:w="724"/>
        <w:gridCol w:w="724"/>
        <w:gridCol w:w="724"/>
        <w:gridCol w:w="724"/>
      </w:tblGrid>
      <w:tr w:rsidR="00207212" w:rsidRPr="00C166C2" w:rsidTr="00F15B6A">
        <w:trPr>
          <w:jc w:val="center"/>
        </w:trPr>
        <w:tc>
          <w:tcPr>
            <w:tcW w:w="183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86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112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Thời gian đứt, h</w:t>
            </w:r>
          </w:p>
        </w:tc>
        <w:tc>
          <w:tcPr>
            <w:tcW w:w="9247" w:type="dxa"/>
            <w:gridSpan w:val="1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Ứng suất rão 1% trung bình, N/mm</w:t>
            </w: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9247" w:type="dxa"/>
            <w:gridSpan w:val="1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Nhiệt độ, </w:t>
            </w:r>
            <w:r w:rsidRPr="00C166C2">
              <w:rPr>
                <w:sz w:val="20"/>
                <w:szCs w:val="20"/>
                <w:vertAlign w:val="superscript"/>
              </w:rPr>
              <w:t>0</w:t>
            </w:r>
            <w:r w:rsidRPr="00C166C2">
              <w:rPr>
                <w:sz w:val="20"/>
                <w:szCs w:val="20"/>
              </w:rPr>
              <w:t>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420</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w:t>
            </w: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265</w:t>
            </w: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nil"/>
            </w:tcBorders>
            <w:vAlign w:val="center"/>
            <w:hideMark/>
          </w:tcPr>
          <w:p w:rsidR="00207212" w:rsidRPr="00C166C2" w:rsidRDefault="00207212" w:rsidP="00CB4110">
            <w:pPr>
              <w:spacing w:before="120"/>
              <w:jc w:val="center"/>
              <w:rPr>
                <w:rFonts w:cs="Arial"/>
                <w:sz w:val="20"/>
                <w:szCs w:val="20"/>
              </w:rPr>
            </w:pPr>
            <w:r w:rsidRPr="00C166C2">
              <w:rPr>
                <w:sz w:val="20"/>
                <w:szCs w:val="20"/>
              </w:rPr>
              <w:t>PH 290</w:t>
            </w:r>
          </w:p>
        </w:tc>
        <w:tc>
          <w:tcPr>
            <w:tcW w:w="868" w:type="dxa"/>
            <w:tcBorders>
              <w:top w:val="single" w:sz="4" w:space="0" w:color="auto"/>
              <w:left w:val="nil"/>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r>
      <w:tr w:rsidR="00207212" w:rsidRPr="00C166C2" w:rsidTr="00F15B6A">
        <w:trPr>
          <w:jc w:val="center"/>
        </w:trPr>
        <w:tc>
          <w:tcPr>
            <w:tcW w:w="1839" w:type="dxa"/>
            <w:tcBorders>
              <w:top w:val="nil"/>
              <w:left w:val="single" w:sz="4" w:space="0" w:color="auto"/>
              <w:bottom w:val="nil"/>
              <w:right w:val="nil"/>
            </w:tcBorders>
            <w:vAlign w:val="center"/>
          </w:tcPr>
          <w:p w:rsidR="00207212" w:rsidRPr="00C166C2" w:rsidRDefault="00207212" w:rsidP="00CB4110">
            <w:pPr>
              <w:spacing w:before="120"/>
              <w:jc w:val="center"/>
              <w:rPr>
                <w:rFonts w:cs="Arial"/>
                <w:sz w:val="20"/>
                <w:szCs w:val="20"/>
              </w:rPr>
            </w:pPr>
          </w:p>
        </w:tc>
        <w:tc>
          <w:tcPr>
            <w:tcW w:w="868" w:type="dxa"/>
            <w:tcBorders>
              <w:top w:val="nil"/>
              <w:left w:val="nil"/>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nil"/>
            </w:tcBorders>
            <w:vAlign w:val="center"/>
          </w:tcPr>
          <w:p w:rsidR="00207212" w:rsidRPr="00C166C2" w:rsidRDefault="00207212" w:rsidP="00CB4110">
            <w:pPr>
              <w:spacing w:before="120"/>
              <w:jc w:val="center"/>
              <w:rPr>
                <w:rFonts w:cs="Arial"/>
                <w:sz w:val="20"/>
                <w:szCs w:val="20"/>
              </w:rPr>
            </w:pPr>
          </w:p>
        </w:tc>
        <w:tc>
          <w:tcPr>
            <w:tcW w:w="868" w:type="dxa"/>
            <w:tcBorders>
              <w:top w:val="nil"/>
              <w:left w:val="nil"/>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nil"/>
            </w:tcBorders>
            <w:vAlign w:val="center"/>
            <w:hideMark/>
          </w:tcPr>
          <w:p w:rsidR="00207212" w:rsidRPr="00C166C2" w:rsidRDefault="00207212" w:rsidP="00CB4110">
            <w:pPr>
              <w:spacing w:before="120"/>
              <w:jc w:val="center"/>
              <w:rPr>
                <w:rFonts w:cs="Arial"/>
                <w:sz w:val="20"/>
                <w:szCs w:val="20"/>
              </w:rPr>
            </w:pPr>
            <w:r w:rsidRPr="00C166C2">
              <w:rPr>
                <w:sz w:val="20"/>
                <w:szCs w:val="20"/>
              </w:rPr>
              <w:t>PH 315</w:t>
            </w:r>
          </w:p>
        </w:tc>
        <w:tc>
          <w:tcPr>
            <w:tcW w:w="868" w:type="dxa"/>
            <w:tcBorders>
              <w:top w:val="nil"/>
              <w:left w:val="nil"/>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w:t>
            </w:r>
          </w:p>
        </w:tc>
      </w:tr>
      <w:tr w:rsidR="00207212" w:rsidRPr="00C166C2" w:rsidTr="00F15B6A">
        <w:trPr>
          <w:jc w:val="center"/>
        </w:trPr>
        <w:tc>
          <w:tcPr>
            <w:tcW w:w="1839" w:type="dxa"/>
            <w:tcBorders>
              <w:top w:val="nil"/>
              <w:left w:val="single" w:sz="4" w:space="0" w:color="auto"/>
              <w:bottom w:val="nil"/>
              <w:right w:val="nil"/>
            </w:tcBorders>
            <w:vAlign w:val="center"/>
          </w:tcPr>
          <w:p w:rsidR="00207212" w:rsidRPr="00C166C2" w:rsidRDefault="00207212" w:rsidP="00CB4110">
            <w:pPr>
              <w:spacing w:before="120"/>
              <w:jc w:val="center"/>
              <w:rPr>
                <w:rFonts w:cs="Arial"/>
                <w:sz w:val="20"/>
                <w:szCs w:val="20"/>
              </w:rPr>
            </w:pPr>
          </w:p>
        </w:tc>
        <w:tc>
          <w:tcPr>
            <w:tcW w:w="868" w:type="dxa"/>
            <w:tcBorders>
              <w:top w:val="nil"/>
              <w:left w:val="nil"/>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nil"/>
            </w:tcBorders>
            <w:vAlign w:val="center"/>
            <w:hideMark/>
          </w:tcPr>
          <w:p w:rsidR="00207212" w:rsidRPr="00C166C2" w:rsidRDefault="00207212" w:rsidP="00CB4110">
            <w:pPr>
              <w:spacing w:before="120"/>
              <w:jc w:val="center"/>
              <w:rPr>
                <w:rFonts w:cs="Arial"/>
                <w:sz w:val="20"/>
                <w:szCs w:val="20"/>
              </w:rPr>
            </w:pPr>
            <w:r w:rsidRPr="00C166C2">
              <w:rPr>
                <w:sz w:val="20"/>
                <w:szCs w:val="20"/>
              </w:rPr>
              <w:t>PH 355</w:t>
            </w:r>
          </w:p>
        </w:tc>
        <w:tc>
          <w:tcPr>
            <w:tcW w:w="868" w:type="dxa"/>
            <w:tcBorders>
              <w:top w:val="nil"/>
              <w:left w:val="nil"/>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nil"/>
            </w:tcBorders>
            <w:vAlign w:val="center"/>
          </w:tcPr>
          <w:p w:rsidR="00207212" w:rsidRPr="00C166C2" w:rsidRDefault="00207212" w:rsidP="00CB4110">
            <w:pPr>
              <w:spacing w:before="120"/>
              <w:jc w:val="center"/>
              <w:rPr>
                <w:rFonts w:cs="Arial"/>
                <w:sz w:val="20"/>
                <w:szCs w:val="20"/>
              </w:rPr>
            </w:pPr>
          </w:p>
        </w:tc>
        <w:tc>
          <w:tcPr>
            <w:tcW w:w="868" w:type="dxa"/>
            <w:tcBorders>
              <w:top w:val="nil"/>
              <w:left w:val="nil"/>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228</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 CrMo 4 5</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191</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219</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163</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CrMo9 10 T1</w:t>
            </w:r>
          </w:p>
        </w:tc>
        <w:tc>
          <w:tcPr>
            <w:tcW w:w="868"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9"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1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bl>
    <w:p w:rsidR="00207212" w:rsidRPr="00C166C2" w:rsidRDefault="00207212" w:rsidP="002C5B3D">
      <w:pPr>
        <w:spacing w:before="120"/>
        <w:jc w:val="both"/>
        <w:rPr>
          <w:b/>
          <w:bCs/>
          <w:sz w:val="20"/>
          <w:szCs w:val="20"/>
        </w:rPr>
      </w:pPr>
    </w:p>
    <w:p w:rsidR="00207212" w:rsidRPr="00C166C2" w:rsidRDefault="00207212" w:rsidP="00F15B6A">
      <w:pPr>
        <w:spacing w:before="120"/>
        <w:jc w:val="center"/>
        <w:rPr>
          <w:rFonts w:cs="Arial"/>
          <w:sz w:val="20"/>
          <w:szCs w:val="20"/>
        </w:rPr>
      </w:pPr>
      <w:r w:rsidRPr="00C166C2">
        <w:rPr>
          <w:b/>
          <w:bCs/>
          <w:sz w:val="20"/>
          <w:szCs w:val="20"/>
        </w:rPr>
        <w:br w:type="page"/>
      </w:r>
      <w:r w:rsidRPr="00C166C2">
        <w:rPr>
          <w:b/>
          <w:bCs/>
          <w:sz w:val="20"/>
          <w:szCs w:val="20"/>
        </w:rPr>
        <w:lastRenderedPageBreak/>
        <w:t xml:space="preserve">Bảng </w:t>
      </w:r>
      <w:r w:rsidR="00CB4110">
        <w:rPr>
          <w:b/>
          <w:bCs/>
          <w:sz w:val="20"/>
          <w:szCs w:val="20"/>
        </w:rPr>
        <w:t>B</w:t>
      </w:r>
      <w:r w:rsidRPr="00C166C2">
        <w:rPr>
          <w:b/>
          <w:bCs/>
          <w:sz w:val="20"/>
          <w:szCs w:val="20"/>
        </w:rPr>
        <w:t xml:space="preserve">.5 - Ứng suất rão 1% ở nhiệt độ cao đối với thép nêu trong Bảng </w:t>
      </w:r>
      <w:r w:rsidR="00CB4110">
        <w:rPr>
          <w:b/>
          <w:bCs/>
          <w:sz w:val="20"/>
          <w:szCs w:val="20"/>
        </w:rPr>
        <w:t>B</w:t>
      </w:r>
      <w:r w:rsidRPr="00C166C2">
        <w:rPr>
          <w:b/>
          <w:bCs/>
          <w:sz w:val="20"/>
          <w:szCs w:val="20"/>
        </w:rPr>
        <w:t xml:space="preserve">.1 </w:t>
      </w:r>
      <w:r w:rsidRPr="00C166C2">
        <w:rPr>
          <w:sz w:val="20"/>
          <w:szCs w:val="20"/>
        </w:rPr>
        <w:t>(kết thúc)</w:t>
      </w:r>
    </w:p>
    <w:tbl>
      <w:tblPr>
        <w:tblW w:w="13081" w:type="dxa"/>
        <w:jc w:val="center"/>
        <w:tblCellMar>
          <w:left w:w="29" w:type="dxa"/>
          <w:right w:w="29" w:type="dxa"/>
        </w:tblCellMar>
        <w:tblLook w:val="01E0" w:firstRow="1" w:lastRow="1" w:firstColumn="1" w:lastColumn="1" w:noHBand="0" w:noVBand="0"/>
      </w:tblPr>
      <w:tblGrid>
        <w:gridCol w:w="1837"/>
        <w:gridCol w:w="867"/>
        <w:gridCol w:w="1850"/>
        <w:gridCol w:w="867"/>
        <w:gridCol w:w="868"/>
        <w:gridCol w:w="757"/>
        <w:gridCol w:w="794"/>
        <w:gridCol w:w="867"/>
        <w:gridCol w:w="708"/>
        <w:gridCol w:w="726"/>
        <w:gridCol w:w="763"/>
        <w:gridCol w:w="724"/>
        <w:gridCol w:w="724"/>
        <w:gridCol w:w="729"/>
      </w:tblGrid>
      <w:tr w:rsidR="00207212" w:rsidRPr="00C166C2" w:rsidTr="00F15B6A">
        <w:trPr>
          <w:jc w:val="center"/>
        </w:trPr>
        <w:tc>
          <w:tcPr>
            <w:tcW w:w="183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86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185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Thời gian đứt, h</w:t>
            </w:r>
          </w:p>
        </w:tc>
        <w:tc>
          <w:tcPr>
            <w:tcW w:w="8527" w:type="dxa"/>
            <w:gridSpan w:val="11"/>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Ứng suất rão 1% trung bình, N/mm</w:t>
            </w: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8527" w:type="dxa"/>
            <w:gridSpan w:val="11"/>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Nhiệt độ, </w:t>
            </w:r>
            <w:r w:rsidRPr="00C166C2">
              <w:rPr>
                <w:sz w:val="20"/>
                <w:szCs w:val="20"/>
                <w:vertAlign w:val="superscript"/>
              </w:rPr>
              <w:t>0</w:t>
            </w:r>
            <w:r w:rsidRPr="00C166C2">
              <w:rPr>
                <w:sz w:val="20"/>
                <w:szCs w:val="20"/>
              </w:rPr>
              <w:t>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540</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550</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590</w:t>
            </w:r>
          </w:p>
        </w:tc>
        <w:tc>
          <w:tcPr>
            <w:tcW w:w="7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600</w:t>
            </w:r>
          </w:p>
        </w:tc>
      </w:tr>
      <w:tr w:rsidR="00207212" w:rsidRPr="00C166C2" w:rsidTr="00F15B6A">
        <w:trPr>
          <w:jc w:val="center"/>
        </w:trPr>
        <w:tc>
          <w:tcPr>
            <w:tcW w:w="183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235</w:t>
            </w:r>
          </w:p>
        </w:tc>
        <w:tc>
          <w:tcPr>
            <w:tcW w:w="8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265</w:t>
            </w: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single" w:sz="4" w:space="0" w:color="auto"/>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290</w:t>
            </w:r>
          </w:p>
        </w:tc>
        <w:tc>
          <w:tcPr>
            <w:tcW w:w="8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315</w:t>
            </w:r>
          </w:p>
        </w:tc>
        <w:tc>
          <w:tcPr>
            <w:tcW w:w="8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w:t>
            </w: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355</w:t>
            </w: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8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(+T)</w:t>
            </w: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 CrMo 4 5</w:t>
            </w:r>
          </w:p>
        </w:tc>
        <w:tc>
          <w:tcPr>
            <w:tcW w:w="86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83</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94</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83</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7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CrMo9 10 T1</w:t>
            </w: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103</w:t>
            </w:r>
          </w:p>
        </w:tc>
        <w:tc>
          <w:tcPr>
            <w:tcW w:w="8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75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79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w:t>
            </w:r>
          </w:p>
        </w:tc>
        <w:tc>
          <w:tcPr>
            <w:tcW w:w="8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w:t>
            </w:r>
          </w:p>
        </w:tc>
        <w:tc>
          <w:tcPr>
            <w:tcW w:w="7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w:t>
            </w:r>
          </w:p>
        </w:tc>
        <w:tc>
          <w:tcPr>
            <w:tcW w:w="7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nil"/>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83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nil"/>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1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5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6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729"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bl>
    <w:p w:rsidR="00207212" w:rsidRPr="00C166C2" w:rsidRDefault="00207212" w:rsidP="002C5B3D">
      <w:pPr>
        <w:spacing w:before="120"/>
        <w:jc w:val="both"/>
        <w:rPr>
          <w:b/>
          <w:bCs/>
          <w:sz w:val="20"/>
          <w:szCs w:val="20"/>
        </w:rPr>
      </w:pPr>
    </w:p>
    <w:p w:rsidR="00207212" w:rsidRPr="00C166C2" w:rsidRDefault="00207212" w:rsidP="00F15B6A">
      <w:pPr>
        <w:spacing w:before="120"/>
        <w:jc w:val="center"/>
        <w:rPr>
          <w:rFonts w:cs="Arial"/>
          <w:b/>
          <w:bCs/>
          <w:sz w:val="20"/>
          <w:szCs w:val="20"/>
        </w:rPr>
      </w:pPr>
      <w:r w:rsidRPr="00C166C2">
        <w:rPr>
          <w:b/>
          <w:bCs/>
          <w:sz w:val="20"/>
          <w:szCs w:val="20"/>
        </w:rPr>
        <w:br w:type="page"/>
      </w:r>
      <w:r w:rsidRPr="00C166C2">
        <w:rPr>
          <w:b/>
          <w:bCs/>
          <w:sz w:val="20"/>
          <w:szCs w:val="20"/>
        </w:rPr>
        <w:lastRenderedPageBreak/>
        <w:t xml:space="preserve">Bảng </w:t>
      </w:r>
      <w:r w:rsidR="00CB4110">
        <w:rPr>
          <w:b/>
          <w:bCs/>
          <w:sz w:val="20"/>
          <w:szCs w:val="20"/>
        </w:rPr>
        <w:t>B</w:t>
      </w:r>
      <w:r w:rsidRPr="00C166C2">
        <w:rPr>
          <w:b/>
          <w:bCs/>
          <w:sz w:val="20"/>
          <w:szCs w:val="20"/>
        </w:rPr>
        <w:t>.6. - Thành phần hóa học của thép tấm austenit (ISO 9328-</w:t>
      </w:r>
      <w:proofErr w:type="gramStart"/>
      <w:r w:rsidRPr="00C166C2">
        <w:rPr>
          <w:b/>
          <w:bCs/>
          <w:sz w:val="20"/>
          <w:szCs w:val="20"/>
        </w:rPr>
        <w:t>5 :</w:t>
      </w:r>
      <w:proofErr w:type="gramEnd"/>
      <w:r w:rsidRPr="00C166C2">
        <w:rPr>
          <w:b/>
          <w:bCs/>
          <w:sz w:val="20"/>
          <w:szCs w:val="20"/>
        </w:rPr>
        <w:t xml:space="preserve"> 1991)</w:t>
      </w:r>
    </w:p>
    <w:tbl>
      <w:tblPr>
        <w:tblW w:w="13966" w:type="dxa"/>
        <w:jc w:val="center"/>
        <w:tblCellMar>
          <w:left w:w="29" w:type="dxa"/>
          <w:right w:w="29" w:type="dxa"/>
        </w:tblCellMar>
        <w:tblLook w:val="01E0" w:firstRow="1" w:lastRow="1" w:firstColumn="1" w:lastColumn="1" w:noHBand="0" w:noVBand="0"/>
      </w:tblPr>
      <w:tblGrid>
        <w:gridCol w:w="391"/>
        <w:gridCol w:w="2353"/>
        <w:gridCol w:w="1448"/>
        <w:gridCol w:w="808"/>
        <w:gridCol w:w="724"/>
        <w:gridCol w:w="724"/>
        <w:gridCol w:w="724"/>
        <w:gridCol w:w="1629"/>
        <w:gridCol w:w="1531"/>
        <w:gridCol w:w="1546"/>
        <w:gridCol w:w="2088"/>
      </w:tblGrid>
      <w:tr w:rsidR="00207212" w:rsidRPr="00C166C2" w:rsidTr="00F15B6A">
        <w:trPr>
          <w:jc w:val="center"/>
        </w:trPr>
        <w:tc>
          <w:tcPr>
            <w:tcW w:w="391"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TT</w:t>
            </w:r>
          </w:p>
        </w:tc>
        <w:tc>
          <w:tcPr>
            <w:tcW w:w="235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Mác thép</w:t>
            </w:r>
          </w:p>
        </w:tc>
        <w:tc>
          <w:tcPr>
            <w:tcW w:w="11222" w:type="dxa"/>
            <w:gridSpan w:val="9"/>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b/>
                <w:bCs/>
                <w:sz w:val="20"/>
                <w:szCs w:val="20"/>
              </w:rPr>
            </w:pPr>
            <w:r w:rsidRPr="00C166C2">
              <w:rPr>
                <w:b/>
                <w:bCs/>
                <w:sz w:val="20"/>
                <w:szCs w:val="20"/>
              </w:rPr>
              <w:t>Thành phần hoá học, %</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Si max</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Mn max</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P max</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S max</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Cr</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Mo</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Ni</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Các thành phần khác</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 18 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9,00 đến 12,00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2CrNiN 18 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8,50 đến 11,50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0,12 đến 0,22</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 18 9</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0,070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8,00 đến 11,00</w:t>
            </w:r>
          </w:p>
        </w:tc>
        <w:tc>
          <w:tcPr>
            <w:tcW w:w="208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 18 9</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 đến 0,10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8,00 đến 11,00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6CrNiNb 18 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0,08</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9,00 đến 12,00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Nb &gt; 10 x % C &lt; 1,00 </w:t>
            </w:r>
            <w:r w:rsidRPr="00C166C2">
              <w:rPr>
                <w:sz w:val="20"/>
                <w:szCs w:val="20"/>
                <w:vertAlign w:val="superscript"/>
              </w:rPr>
              <w:t>13)</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6CrNiTi 18 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0,08</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9,00 đến 12,00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Ti &gt; 5 x % C &lt; 0,80</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7CrNiTi 18 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 đến 0,10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9,00 đến 12,00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Ti &gt; 5 x % C &lt; 0,80</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7CrNiTi 18 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 đến 0,10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17,00 đến 19,00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9,00 đến 12,00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Nb &gt; 10 x % C &lt; 1,20</w:t>
            </w:r>
            <w:r w:rsidRPr="00C166C2">
              <w:rPr>
                <w:sz w:val="20"/>
                <w:szCs w:val="20"/>
                <w:vertAlign w:val="superscript"/>
              </w:rPr>
              <w:t>13)</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11,00 đến 14,00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13,50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0,12 đến 0,22</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 17 13</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 đến 3,00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11,50 đến 14,50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13</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 đến 3,00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11,50 đến 14,50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0,12 đến 0,22</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X 2CrNiMoN 17 13 5</w:t>
            </w:r>
            <w:r w:rsidRPr="00C166C2">
              <w:rPr>
                <w:sz w:val="20"/>
                <w:szCs w:val="20"/>
                <w:vertAlign w:val="superscript"/>
              </w:rPr>
              <w:t>17)</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 đến 5,00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12,50 đến 14,50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0,12 đến 0,22</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5CrNiMo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0,07</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13,50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5CrNiMo 17 13</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0,07</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 đến 3,00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11,00 đến 14,00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7CrNiMo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 đến 0,10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13,50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7CrNiMoB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 đến 0,10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13,50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B 0,001 đến 0,005</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6CrNiMoTi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0,080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11,00 đến 14,00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Ti &gt; 5 x % C &lt; 0,80</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6CrNiMoNb 17 12</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0,080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16,50 đến 18,50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11,00 đến 14,00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Nb &gt; 10 x % C &lt; 1,00</w:t>
            </w:r>
            <w:r w:rsidRPr="00C166C2">
              <w:rPr>
                <w:sz w:val="20"/>
                <w:szCs w:val="20"/>
                <w:vertAlign w:val="superscript"/>
              </w:rPr>
              <w:t>13)</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3CrNiMo 18 16 4</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0,030</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0,045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17,50 đến 19,50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 đến 4,00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14,00 đến 17,00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2NiCrMoCu 25 20 5</w:t>
            </w:r>
            <w:r w:rsidRPr="00C166C2">
              <w:rPr>
                <w:sz w:val="20"/>
                <w:szCs w:val="20"/>
                <w:vertAlign w:val="superscript"/>
              </w:rPr>
              <w:t>17)</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0,025</w:t>
            </w:r>
          </w:p>
        </w:tc>
        <w:tc>
          <w:tcPr>
            <w:tcW w:w="8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7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19,00 đến 22,00</w:t>
            </w:r>
          </w:p>
        </w:tc>
        <w:tc>
          <w:tcPr>
            <w:tcW w:w="153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 đến 5,00</w:t>
            </w:r>
          </w:p>
        </w:tc>
        <w:tc>
          <w:tcPr>
            <w:tcW w:w="15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24,00 đến 27,00</w:t>
            </w:r>
          </w:p>
        </w:tc>
        <w:tc>
          <w:tcPr>
            <w:tcW w:w="20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Cu 1,00 đến 2,00 N</w:t>
            </w:r>
            <w:r w:rsidRPr="00C166C2">
              <w:rPr>
                <w:sz w:val="20"/>
                <w:szCs w:val="20"/>
                <w:vertAlign w:val="superscript"/>
              </w:rPr>
              <w:t>14)</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8NiCrAlTi 32 21 TQ1</w:t>
            </w:r>
          </w:p>
        </w:tc>
        <w:tc>
          <w:tcPr>
            <w:tcW w:w="144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0,05 đến 0,10</w:t>
            </w:r>
          </w:p>
        </w:tc>
        <w:tc>
          <w:tcPr>
            <w:tcW w:w="80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72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c>
          <w:tcPr>
            <w:tcW w:w="162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19,00 đến 23,00</w:t>
            </w:r>
          </w:p>
        </w:tc>
        <w:tc>
          <w:tcPr>
            <w:tcW w:w="1531"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 đến 35,00</w:t>
            </w:r>
          </w:p>
        </w:tc>
        <w:tc>
          <w:tcPr>
            <w:tcW w:w="208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Al</w:t>
            </w:r>
            <w:r w:rsidRPr="00C166C2">
              <w:rPr>
                <w:sz w:val="20"/>
                <w:szCs w:val="20"/>
                <w:vertAlign w:val="subscript"/>
              </w:rPr>
              <w:t>mol</w:t>
            </w:r>
            <w:r w:rsidRPr="00C166C2">
              <w:rPr>
                <w:sz w:val="20"/>
                <w:szCs w:val="20"/>
              </w:rPr>
              <w:t xml:space="preserve"> 0,15 đến 0,60 Ti </w:t>
            </w:r>
            <w:r w:rsidRPr="00C166C2">
              <w:rPr>
                <w:sz w:val="20"/>
                <w:szCs w:val="20"/>
              </w:rPr>
              <w:lastRenderedPageBreak/>
              <w:t>0,15 đến 0,60 Cu &lt; 0,75</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lastRenderedPageBreak/>
              <w:t>23.</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8NiCrAITi 32 21 TQ2</w:t>
            </w:r>
            <w:r w:rsidRPr="00C166C2">
              <w:rPr>
                <w:sz w:val="20"/>
                <w:szCs w:val="20"/>
                <w:vertAlign w:val="superscript"/>
              </w:rPr>
              <w:t>18)</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lastRenderedPageBreak/>
              <w:t>24.</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X7 NiCrAITi 32 21 TQ1</w:t>
            </w:r>
          </w:p>
        </w:tc>
        <w:tc>
          <w:tcPr>
            <w:tcW w:w="144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&lt; 0,10</w:t>
            </w:r>
          </w:p>
        </w:tc>
        <w:tc>
          <w:tcPr>
            <w:tcW w:w="80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72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72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72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c>
          <w:tcPr>
            <w:tcW w:w="162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19,00 đến 23,00</w:t>
            </w:r>
          </w:p>
        </w:tc>
        <w:tc>
          <w:tcPr>
            <w:tcW w:w="1531"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54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 đến 35,00</w:t>
            </w:r>
          </w:p>
        </w:tc>
        <w:tc>
          <w:tcPr>
            <w:tcW w:w="208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Al</w:t>
            </w:r>
            <w:r w:rsidRPr="00C166C2">
              <w:rPr>
                <w:sz w:val="20"/>
                <w:szCs w:val="20"/>
                <w:vertAlign w:val="subscript"/>
              </w:rPr>
              <w:t>mol</w:t>
            </w:r>
            <w:r w:rsidRPr="00C166C2">
              <w:rPr>
                <w:sz w:val="20"/>
                <w:szCs w:val="20"/>
              </w:rPr>
              <w:t xml:space="preserve"> 0,15 đến 0,60 Ti 0,15 đến 0,60 Cu &lt; 0,75</w:t>
            </w:r>
          </w:p>
        </w:tc>
      </w:tr>
      <w:tr w:rsidR="00207212" w:rsidRPr="00C166C2" w:rsidTr="00F15B6A">
        <w:trPr>
          <w:jc w:val="center"/>
        </w:trPr>
        <w:tc>
          <w:tcPr>
            <w:tcW w:w="39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25.</w:t>
            </w:r>
          </w:p>
        </w:tc>
        <w:tc>
          <w:tcPr>
            <w:tcW w:w="23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spacing w:before="120"/>
              <w:jc w:val="both"/>
              <w:rPr>
                <w:rFonts w:cs="Arial"/>
                <w:sz w:val="20"/>
                <w:szCs w:val="20"/>
              </w:rPr>
            </w:pPr>
            <w:r w:rsidRPr="00C166C2">
              <w:rPr>
                <w:sz w:val="20"/>
                <w:szCs w:val="20"/>
              </w:rPr>
              <w:t>X7 NiCrAITi 32 21 TQ2</w:t>
            </w:r>
            <w:r w:rsidRPr="00C166C2">
              <w:rPr>
                <w:sz w:val="20"/>
                <w:szCs w:val="20"/>
                <w:vertAlign w:val="superscript"/>
              </w:rPr>
              <w:t>18)</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2C5B3D">
            <w:pPr>
              <w:jc w:val="both"/>
              <w:rPr>
                <w:rFonts w:cs="Arial"/>
                <w:sz w:val="20"/>
                <w:szCs w:val="20"/>
              </w:rPr>
            </w:pPr>
          </w:p>
        </w:tc>
      </w:tr>
    </w:tbl>
    <w:p w:rsidR="00207212" w:rsidRPr="00C166C2" w:rsidRDefault="00207212" w:rsidP="002C5B3D">
      <w:pPr>
        <w:spacing w:before="120"/>
        <w:jc w:val="both"/>
        <w:rPr>
          <w:b/>
          <w:bCs/>
          <w:sz w:val="20"/>
          <w:szCs w:val="20"/>
        </w:rPr>
      </w:pPr>
      <w:bookmarkStart w:id="420" w:name="bookmark13"/>
    </w:p>
    <w:p w:rsidR="00207212" w:rsidRPr="00C166C2" w:rsidRDefault="00207212" w:rsidP="00F15B6A">
      <w:pPr>
        <w:spacing w:before="120"/>
        <w:jc w:val="center"/>
        <w:rPr>
          <w:rFonts w:cs="Arial"/>
          <w:b/>
          <w:bCs/>
          <w:sz w:val="20"/>
          <w:szCs w:val="20"/>
        </w:rPr>
      </w:pPr>
      <w:r w:rsidRPr="00C166C2">
        <w:rPr>
          <w:b/>
          <w:bCs/>
          <w:sz w:val="20"/>
          <w:szCs w:val="20"/>
        </w:rPr>
        <w:br w:type="page"/>
      </w:r>
      <w:r w:rsidRPr="00C166C2">
        <w:rPr>
          <w:b/>
          <w:bCs/>
          <w:sz w:val="20"/>
          <w:szCs w:val="20"/>
        </w:rPr>
        <w:lastRenderedPageBreak/>
        <w:t xml:space="preserve">Bảng </w:t>
      </w:r>
      <w:r w:rsidR="00CB4110">
        <w:rPr>
          <w:b/>
          <w:bCs/>
          <w:sz w:val="20"/>
          <w:szCs w:val="20"/>
        </w:rPr>
        <w:t>B</w:t>
      </w:r>
      <w:r w:rsidRPr="00C166C2">
        <w:rPr>
          <w:b/>
          <w:bCs/>
          <w:sz w:val="20"/>
          <w:szCs w:val="20"/>
        </w:rPr>
        <w:t>.7 - Cơ tính ở nhiệt độ trong phòng và nhiệt độ cao của thép tấm austenit (ISO 9328-</w:t>
      </w:r>
      <w:proofErr w:type="gramStart"/>
      <w:r w:rsidRPr="00C166C2">
        <w:rPr>
          <w:b/>
          <w:bCs/>
          <w:sz w:val="20"/>
          <w:szCs w:val="20"/>
        </w:rPr>
        <w:t>5 :</w:t>
      </w:r>
      <w:proofErr w:type="gramEnd"/>
      <w:r w:rsidRPr="00C166C2">
        <w:rPr>
          <w:b/>
          <w:bCs/>
          <w:sz w:val="20"/>
          <w:szCs w:val="20"/>
        </w:rPr>
        <w:t xml:space="preserve"> 1991)</w:t>
      </w:r>
      <w:bookmarkEnd w:id="420"/>
    </w:p>
    <w:tbl>
      <w:tblPr>
        <w:tblW w:w="13068" w:type="dxa"/>
        <w:jc w:val="center"/>
        <w:tblCellMar>
          <w:left w:w="29" w:type="dxa"/>
          <w:right w:w="29" w:type="dxa"/>
        </w:tblCellMar>
        <w:tblLook w:val="01E0" w:firstRow="1" w:lastRow="1" w:firstColumn="1" w:lastColumn="1" w:noHBand="0" w:noVBand="0"/>
      </w:tblPr>
      <w:tblGrid>
        <w:gridCol w:w="392"/>
        <w:gridCol w:w="2895"/>
        <w:gridCol w:w="706"/>
        <w:gridCol w:w="890"/>
        <w:gridCol w:w="1436"/>
        <w:gridCol w:w="715"/>
        <w:gridCol w:w="718"/>
        <w:gridCol w:w="901"/>
        <w:gridCol w:w="1150"/>
        <w:gridCol w:w="726"/>
        <w:gridCol w:w="1817"/>
        <w:gridCol w:w="722"/>
      </w:tblGrid>
      <w:tr w:rsidR="00207212" w:rsidRPr="00C166C2" w:rsidTr="00F15B6A">
        <w:trPr>
          <w:jc w:val="center"/>
        </w:trPr>
        <w:tc>
          <w:tcPr>
            <w:tcW w:w="39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TT</w:t>
            </w:r>
          </w:p>
        </w:tc>
        <w:tc>
          <w:tcPr>
            <w:tcW w:w="289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Mác thép</w:t>
            </w:r>
          </w:p>
        </w:tc>
        <w:tc>
          <w:tcPr>
            <w:tcW w:w="4465"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Cơ tính ở nhiệt độ trong phòng</w:t>
            </w:r>
          </w:p>
        </w:tc>
        <w:tc>
          <w:tcPr>
            <w:tcW w:w="2051"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Ứng suất ở nhiệt độ cao</w:t>
            </w:r>
          </w:p>
        </w:tc>
        <w:tc>
          <w:tcPr>
            <w:tcW w:w="3265" w:type="dxa"/>
            <w:gridSpan w:val="3"/>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Nhiệt luyện</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70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R</w:t>
            </w:r>
            <w:r w:rsidRPr="00C166C2">
              <w:rPr>
                <w:b/>
                <w:bCs/>
                <w:sz w:val="20"/>
                <w:szCs w:val="20"/>
                <w:vertAlign w:val="subscript"/>
              </w:rPr>
              <w:t>p</w:t>
            </w:r>
            <w:r w:rsidRPr="00C166C2">
              <w:rPr>
                <w:b/>
                <w:bCs/>
                <w:sz w:val="20"/>
                <w:szCs w:val="20"/>
              </w:rPr>
              <w:t xml:space="preserve"> </w:t>
            </w:r>
            <w:r w:rsidRPr="00C166C2">
              <w:rPr>
                <w:b/>
                <w:bCs/>
                <w:sz w:val="20"/>
                <w:szCs w:val="20"/>
                <w:vertAlign w:val="subscript"/>
              </w:rPr>
              <w:t>0,2</w:t>
            </w:r>
            <w:r w:rsidRPr="00C166C2">
              <w:rPr>
                <w:b/>
                <w:bCs/>
                <w:sz w:val="20"/>
                <w:szCs w:val="20"/>
              </w:rPr>
              <w:t xml:space="preserve"> min </w:t>
            </w:r>
            <w:r w:rsidRPr="00C166C2">
              <w:rPr>
                <w:b/>
                <w:bCs/>
                <w:sz w:val="20"/>
                <w:szCs w:val="20"/>
              </w:rPr>
              <w:br/>
              <w:t>MPa</w:t>
            </w:r>
          </w:p>
        </w:tc>
        <w:tc>
          <w:tcPr>
            <w:tcW w:w="89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R</w:t>
            </w:r>
            <w:r w:rsidRPr="00C166C2">
              <w:rPr>
                <w:b/>
                <w:bCs/>
                <w:sz w:val="20"/>
                <w:szCs w:val="20"/>
                <w:vertAlign w:val="subscript"/>
              </w:rPr>
              <w:t>p</w:t>
            </w:r>
            <w:r w:rsidRPr="00C166C2">
              <w:rPr>
                <w:b/>
                <w:bCs/>
                <w:sz w:val="20"/>
                <w:szCs w:val="20"/>
              </w:rPr>
              <w:t xml:space="preserve"> </w:t>
            </w:r>
            <w:r w:rsidRPr="00C166C2">
              <w:rPr>
                <w:b/>
                <w:bCs/>
                <w:sz w:val="20"/>
                <w:szCs w:val="20"/>
                <w:vertAlign w:val="subscript"/>
              </w:rPr>
              <w:t>1,0</w:t>
            </w:r>
            <w:r w:rsidRPr="00C166C2">
              <w:rPr>
                <w:b/>
                <w:bCs/>
                <w:sz w:val="20"/>
                <w:szCs w:val="20"/>
              </w:rPr>
              <w:t xml:space="preserve"> min </w:t>
            </w:r>
            <w:r w:rsidRPr="00C166C2">
              <w:rPr>
                <w:b/>
                <w:bCs/>
                <w:sz w:val="20"/>
                <w:szCs w:val="20"/>
              </w:rPr>
              <w:br/>
              <w:t>MPa</w:t>
            </w:r>
          </w:p>
        </w:tc>
        <w:tc>
          <w:tcPr>
            <w:tcW w:w="143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R</w:t>
            </w:r>
            <w:r w:rsidRPr="00C166C2">
              <w:rPr>
                <w:b/>
                <w:bCs/>
                <w:sz w:val="20"/>
                <w:szCs w:val="20"/>
                <w:vertAlign w:val="subscript"/>
              </w:rPr>
              <w:t>m</w:t>
            </w:r>
            <w:r w:rsidRPr="00C166C2">
              <w:rPr>
                <w:b/>
                <w:bCs/>
                <w:sz w:val="20"/>
                <w:szCs w:val="20"/>
              </w:rPr>
              <w:br/>
              <w:t>MPa</w:t>
            </w:r>
          </w:p>
        </w:tc>
        <w:tc>
          <w:tcPr>
            <w:tcW w:w="71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A</w:t>
            </w:r>
            <w:r w:rsidRPr="00C166C2">
              <w:rPr>
                <w:b/>
                <w:bCs/>
                <w:sz w:val="20"/>
                <w:szCs w:val="20"/>
                <w:vertAlign w:val="subscript"/>
              </w:rPr>
              <w:t>min</w:t>
            </w:r>
            <w:r w:rsidRPr="00C166C2">
              <w:rPr>
                <w:b/>
                <w:bCs/>
                <w:sz w:val="20"/>
                <w:szCs w:val="20"/>
                <w:vertAlign w:val="subscript"/>
              </w:rPr>
              <w:br/>
            </w:r>
            <w:r w:rsidRPr="00C166C2">
              <w:rPr>
                <w:b/>
                <w:bCs/>
                <w:sz w:val="20"/>
                <w:szCs w:val="20"/>
              </w:rPr>
              <w:t>%</w:t>
            </w:r>
          </w:p>
        </w:tc>
        <w:tc>
          <w:tcPr>
            <w:tcW w:w="71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vertAlign w:val="superscript"/>
              </w:rPr>
            </w:pPr>
            <w:r w:rsidRPr="00C166C2">
              <w:rPr>
                <w:b/>
                <w:bCs/>
                <w:sz w:val="20"/>
                <w:szCs w:val="20"/>
              </w:rPr>
              <w:t>KV</w:t>
            </w:r>
            <w:r w:rsidRPr="00C166C2">
              <w:rPr>
                <w:b/>
                <w:bCs/>
                <w:sz w:val="20"/>
                <w:szCs w:val="20"/>
                <w:vertAlign w:val="superscript"/>
              </w:rPr>
              <w:t>4)</w:t>
            </w:r>
            <w:r w:rsidRPr="00C166C2">
              <w:rPr>
                <w:b/>
                <w:bCs/>
                <w:sz w:val="20"/>
                <w:szCs w:val="20"/>
                <w:vertAlign w:val="subscript"/>
              </w:rPr>
              <w:t>min</w:t>
            </w:r>
            <w:r w:rsidRPr="00C166C2">
              <w:rPr>
                <w:b/>
                <w:bCs/>
                <w:sz w:val="20"/>
                <w:szCs w:val="20"/>
                <w:vertAlign w:val="superscript"/>
              </w:rPr>
              <w:t xml:space="preserve">  </w:t>
            </w:r>
            <w:r w:rsidRPr="00C166C2">
              <w:rPr>
                <w:b/>
                <w:bCs/>
                <w:sz w:val="20"/>
                <w:szCs w:val="20"/>
              </w:rPr>
              <w:t xml:space="preserve">J </w:t>
            </w:r>
            <w:r w:rsidRPr="00C166C2">
              <w:rPr>
                <w:b/>
                <w:bCs/>
                <w:sz w:val="20"/>
                <w:szCs w:val="20"/>
                <w:vertAlign w:val="superscript"/>
              </w:rPr>
              <w:t>5)6)</w:t>
            </w:r>
          </w:p>
        </w:tc>
        <w:tc>
          <w:tcPr>
            <w:tcW w:w="901"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R</w:t>
            </w:r>
            <w:r w:rsidRPr="00C166C2">
              <w:rPr>
                <w:b/>
                <w:bCs/>
                <w:sz w:val="20"/>
                <w:szCs w:val="20"/>
                <w:vertAlign w:val="subscript"/>
              </w:rPr>
              <w:t>p</w:t>
            </w:r>
            <w:r w:rsidRPr="00C166C2">
              <w:rPr>
                <w:b/>
                <w:bCs/>
                <w:sz w:val="20"/>
                <w:szCs w:val="20"/>
              </w:rPr>
              <w:t xml:space="preserve"> (xem bảng)</w:t>
            </w:r>
          </w:p>
        </w:tc>
        <w:tc>
          <w:tcPr>
            <w:tcW w:w="115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Ứng suất kéo đứt (xem bảng)</w:t>
            </w:r>
          </w:p>
        </w:tc>
        <w:tc>
          <w:tcPr>
            <w:tcW w:w="3265" w:type="dxa"/>
            <w:gridSpan w:val="3"/>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b/>
                <w:bCs/>
                <w:sz w:val="20"/>
                <w:szCs w:val="20"/>
              </w:rPr>
            </w:pPr>
            <w:r w:rsidRPr="00C166C2">
              <w:rPr>
                <w:b/>
                <w:bCs/>
                <w:sz w:val="20"/>
                <w:szCs w:val="20"/>
              </w:rPr>
              <w:t>Điều kiện nhiệt luyện thường dùng</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Ký hiệu</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Tôi</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Làm nguội</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 18 10</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 đến 680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 đến 1.000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2CrNiN 18 10</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550 đến 750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 đến 1.000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 18 9</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 đến 700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 đến 1.000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 18 9</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690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1.120</w:t>
            </w:r>
            <w:r w:rsidRPr="00C166C2">
              <w:rPr>
                <w:sz w:val="20"/>
                <w:szCs w:val="20"/>
                <w:vertAlign w:val="superscript"/>
              </w:rPr>
              <w:t>(12)</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6CrNiNb 18 10</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6CrNiTi 18 10</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7CrNiTi 18 10</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690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1.120</w:t>
            </w:r>
            <w:r w:rsidRPr="00C166C2">
              <w:rPr>
                <w:sz w:val="20"/>
                <w:szCs w:val="20"/>
                <w:vertAlign w:val="superscript"/>
              </w:rPr>
              <w:t>(12)</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7CrNiTi 18 10</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690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580 đến 780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 17 13</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690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13</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580 đến 780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X 2CrNiMoN 17 13 5</w:t>
            </w:r>
            <w:r w:rsidRPr="00C166C2">
              <w:rPr>
                <w:sz w:val="20"/>
                <w:szCs w:val="20"/>
                <w:vertAlign w:val="superscript"/>
              </w:rPr>
              <w:t>17)</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1.040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5CrNiMo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5CrNiMo 17 13</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7CrNiMo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1.120</w:t>
            </w:r>
            <w:r w:rsidRPr="00C166C2">
              <w:rPr>
                <w:sz w:val="20"/>
                <w:szCs w:val="20"/>
                <w:vertAlign w:val="superscript"/>
              </w:rPr>
              <w:t>(12)</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7CrNiMoB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1.120</w:t>
            </w:r>
            <w:r w:rsidRPr="00C166C2">
              <w:rPr>
                <w:sz w:val="20"/>
                <w:szCs w:val="20"/>
                <w:vertAlign w:val="superscript"/>
              </w:rPr>
              <w:t>(12)</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6CrNiMoTi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6CrNiMoNb 17 12</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710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3CrNiMo 18 16 4</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 đến 690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1.120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2NiCrMoCu 25 20 5</w:t>
            </w:r>
            <w:r w:rsidRPr="00C166C2">
              <w:rPr>
                <w:sz w:val="20"/>
                <w:szCs w:val="20"/>
                <w:vertAlign w:val="superscript"/>
              </w:rPr>
              <w:t>17)</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r w:rsidRPr="00C166C2">
              <w:rPr>
                <w:sz w:val="20"/>
                <w:szCs w:val="20"/>
                <w:vertAlign w:val="superscript"/>
              </w:rPr>
              <w:t>(14)</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r w:rsidRPr="00C166C2">
              <w:rPr>
                <w:sz w:val="20"/>
                <w:szCs w:val="20"/>
                <w:vertAlign w:val="superscript"/>
              </w:rPr>
              <w:t>(14)</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520 đến 720</w:t>
            </w:r>
            <w:r w:rsidRPr="00C166C2">
              <w:rPr>
                <w:sz w:val="20"/>
                <w:szCs w:val="20"/>
                <w:vertAlign w:val="superscript"/>
              </w:rPr>
              <w:t>(14)</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1.150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lastRenderedPageBreak/>
              <w:t>22</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8NiCrAlTi 32 21 TQ1</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 đến 680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r w:rsidRPr="00C166C2">
              <w:rPr>
                <w:sz w:val="20"/>
                <w:szCs w:val="20"/>
                <w:vertAlign w:val="superscript"/>
              </w:rPr>
              <w:t>(15)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bscript"/>
              </w:rPr>
            </w:pPr>
            <w:r w:rsidRPr="00C166C2">
              <w:rPr>
                <w:sz w:val="20"/>
                <w:szCs w:val="20"/>
              </w:rPr>
              <w:t>Q</w:t>
            </w:r>
            <w:r w:rsidRPr="00C166C2">
              <w:rPr>
                <w:sz w:val="20"/>
                <w:szCs w:val="20"/>
                <w:vertAlign w:val="subscript"/>
              </w:rPr>
              <w:t>1</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1.150</w:t>
            </w:r>
            <w:r w:rsidRPr="00C166C2">
              <w:rPr>
                <w:sz w:val="20"/>
                <w:szCs w:val="20"/>
                <w:vertAlign w:val="superscript"/>
              </w:rPr>
              <w:t>(12)</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8NiCrAITi 32 21 TQ2</w:t>
            </w:r>
            <w:r w:rsidRPr="00C166C2">
              <w:rPr>
                <w:sz w:val="20"/>
                <w:szCs w:val="20"/>
                <w:vertAlign w:val="superscript"/>
              </w:rPr>
              <w:t>18)</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 đến 750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r w:rsidRPr="00C166C2">
              <w:rPr>
                <w:sz w:val="20"/>
                <w:szCs w:val="20"/>
                <w:vertAlign w:val="subscript"/>
              </w:rPr>
              <w:t>2</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950 đến 1.050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X7 NiCrAITi 32 21 TQ1</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 đến 680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r w:rsidRPr="00C166C2">
              <w:rPr>
                <w:sz w:val="20"/>
                <w:szCs w:val="20"/>
                <w:vertAlign w:val="superscript"/>
              </w:rPr>
              <w:t>(15)</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r w:rsidRPr="00C166C2">
              <w:rPr>
                <w:sz w:val="20"/>
                <w:szCs w:val="20"/>
                <w:vertAlign w:val="subscript"/>
              </w:rPr>
              <w:t>1</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1.050 đến 1.150</w:t>
            </w:r>
            <w:r w:rsidRPr="00C166C2">
              <w:rPr>
                <w:sz w:val="20"/>
                <w:szCs w:val="20"/>
                <w:vertAlign w:val="superscript"/>
              </w:rPr>
              <w:t>(12)</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r w:rsidR="00207212" w:rsidRPr="00C166C2" w:rsidTr="00F15B6A">
        <w:trPr>
          <w:jc w:val="center"/>
        </w:trPr>
        <w:tc>
          <w:tcPr>
            <w:tcW w:w="39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28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X7 NiCrAITi 32 21 TQ2</w:t>
            </w:r>
            <w:r w:rsidRPr="00C166C2">
              <w:rPr>
                <w:sz w:val="20"/>
                <w:szCs w:val="20"/>
                <w:vertAlign w:val="superscript"/>
              </w:rPr>
              <w:t>18)</w:t>
            </w:r>
          </w:p>
        </w:tc>
        <w:tc>
          <w:tcPr>
            <w:tcW w:w="7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89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245</w:t>
            </w:r>
          </w:p>
        </w:tc>
        <w:tc>
          <w:tcPr>
            <w:tcW w:w="14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 đến 750</w:t>
            </w:r>
          </w:p>
        </w:tc>
        <w:tc>
          <w:tcPr>
            <w:tcW w:w="71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71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9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r w:rsidRPr="00C166C2">
              <w:rPr>
                <w:sz w:val="20"/>
                <w:szCs w:val="20"/>
                <w:vertAlign w:val="subscript"/>
              </w:rPr>
              <w:t>2</w:t>
            </w:r>
          </w:p>
        </w:tc>
        <w:tc>
          <w:tcPr>
            <w:tcW w:w="181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950 đến 1.050</w:t>
            </w:r>
            <w:r w:rsidRPr="00C166C2">
              <w:rPr>
                <w:sz w:val="20"/>
                <w:szCs w:val="20"/>
                <w:vertAlign w:val="superscript"/>
              </w:rPr>
              <w:t>(11)</w:t>
            </w:r>
          </w:p>
        </w:tc>
        <w:tc>
          <w:tcPr>
            <w:tcW w:w="7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 a</w:t>
            </w:r>
          </w:p>
        </w:tc>
      </w:tr>
    </w:tbl>
    <w:p w:rsidR="00207212" w:rsidRPr="00C166C2" w:rsidRDefault="00207212" w:rsidP="002C5B3D">
      <w:pPr>
        <w:spacing w:before="120"/>
        <w:jc w:val="both"/>
        <w:rPr>
          <w:rFonts w:cs="Arial"/>
          <w:sz w:val="20"/>
          <w:szCs w:val="20"/>
        </w:rPr>
      </w:pPr>
      <w:r w:rsidRPr="00C166C2">
        <w:rPr>
          <w:sz w:val="20"/>
          <w:szCs w:val="20"/>
        </w:rPr>
        <w:t>CHÚ THÍCH: R</w:t>
      </w:r>
      <w:r w:rsidRPr="00C166C2">
        <w:rPr>
          <w:sz w:val="20"/>
          <w:szCs w:val="20"/>
          <w:vertAlign w:val="subscript"/>
        </w:rPr>
        <w:t>p0,2</w:t>
      </w:r>
      <w:r w:rsidRPr="00C166C2">
        <w:rPr>
          <w:sz w:val="20"/>
          <w:szCs w:val="20"/>
        </w:rPr>
        <w:t xml:space="preserve"> - Giới hạn chảy 0,2 %; R</w:t>
      </w:r>
      <w:r w:rsidRPr="00C166C2">
        <w:rPr>
          <w:sz w:val="20"/>
          <w:szCs w:val="20"/>
          <w:vertAlign w:val="subscript"/>
        </w:rPr>
        <w:t>p1,0</w:t>
      </w:r>
      <w:r w:rsidRPr="00C166C2">
        <w:rPr>
          <w:sz w:val="20"/>
          <w:szCs w:val="20"/>
        </w:rPr>
        <w:t xml:space="preserve"> - giới hạn chảy 1 %; R</w:t>
      </w:r>
      <w:r w:rsidRPr="00C166C2">
        <w:rPr>
          <w:sz w:val="20"/>
          <w:szCs w:val="20"/>
          <w:vertAlign w:val="subscript"/>
        </w:rPr>
        <w:t>m</w:t>
      </w:r>
      <w:r w:rsidRPr="00C166C2">
        <w:rPr>
          <w:sz w:val="20"/>
          <w:szCs w:val="20"/>
        </w:rPr>
        <w:t xml:space="preserve"> - giới hạn bền; A - độ giãn dài tương đối; KV - độ nén bẹp;</w:t>
      </w:r>
    </w:p>
    <w:p w:rsidR="00207212" w:rsidRPr="00C166C2" w:rsidRDefault="00207212" w:rsidP="002C5B3D">
      <w:pPr>
        <w:spacing w:before="120"/>
        <w:jc w:val="both"/>
        <w:rPr>
          <w:sz w:val="20"/>
          <w:szCs w:val="20"/>
        </w:rPr>
      </w:pPr>
      <w:r w:rsidRPr="00C166C2">
        <w:rPr>
          <w:sz w:val="20"/>
          <w:szCs w:val="20"/>
        </w:rPr>
        <w:t xml:space="preserve">                     R</w:t>
      </w:r>
      <w:r w:rsidRPr="00C166C2">
        <w:rPr>
          <w:sz w:val="20"/>
          <w:szCs w:val="20"/>
          <w:vertAlign w:val="subscript"/>
        </w:rPr>
        <w:t>P</w:t>
      </w:r>
      <w:r w:rsidRPr="00C166C2">
        <w:rPr>
          <w:sz w:val="20"/>
          <w:szCs w:val="20"/>
        </w:rPr>
        <w:t xml:space="preserve"> - Giới hạn bền kéo ở nhiệt đô cao; W - làm nguội bằng nước; a - làm nguội bằng không khí; Q - nhúng làm nguội.</w:t>
      </w:r>
    </w:p>
    <w:p w:rsidR="00207212" w:rsidRPr="00C166C2" w:rsidRDefault="00207212" w:rsidP="00F15B6A">
      <w:pPr>
        <w:spacing w:before="120"/>
        <w:jc w:val="center"/>
        <w:rPr>
          <w:b/>
          <w:bCs/>
          <w:sz w:val="20"/>
          <w:szCs w:val="20"/>
        </w:rPr>
      </w:pPr>
      <w:r w:rsidRPr="00C166C2">
        <w:rPr>
          <w:b/>
          <w:bCs/>
          <w:sz w:val="20"/>
          <w:szCs w:val="20"/>
        </w:rPr>
        <w:br w:type="page"/>
      </w:r>
      <w:r w:rsidRPr="00C166C2">
        <w:rPr>
          <w:b/>
          <w:bCs/>
          <w:sz w:val="20"/>
          <w:szCs w:val="20"/>
        </w:rPr>
        <w:lastRenderedPageBreak/>
        <w:t xml:space="preserve">Bảng </w:t>
      </w:r>
      <w:r w:rsidR="00CB4110">
        <w:rPr>
          <w:b/>
          <w:bCs/>
          <w:sz w:val="20"/>
          <w:szCs w:val="20"/>
        </w:rPr>
        <w:t>B</w:t>
      </w:r>
      <w:r w:rsidRPr="00C166C2">
        <w:rPr>
          <w:b/>
          <w:bCs/>
          <w:sz w:val="20"/>
          <w:szCs w:val="20"/>
        </w:rPr>
        <w:t>.8 - Giới hạn chảy 0,2% và 1% ở nhiệt độ cao đối với điều kiện tôi thép tấm austenit dầy từ 3 mm - 75 mm</w:t>
      </w:r>
    </w:p>
    <w:tbl>
      <w:tblPr>
        <w:tblW w:w="14055" w:type="dxa"/>
        <w:jc w:val="center"/>
        <w:tblLayout w:type="fixed"/>
        <w:tblCellMar>
          <w:left w:w="29" w:type="dxa"/>
          <w:right w:w="29" w:type="dxa"/>
        </w:tblCellMar>
        <w:tblLook w:val="01E0" w:firstRow="1" w:lastRow="1" w:firstColumn="1" w:lastColumn="1" w:noHBand="0" w:noVBand="0"/>
      </w:tblPr>
      <w:tblGrid>
        <w:gridCol w:w="2384"/>
        <w:gridCol w:w="596"/>
        <w:gridCol w:w="596"/>
        <w:gridCol w:w="595"/>
        <w:gridCol w:w="596"/>
        <w:gridCol w:w="596"/>
        <w:gridCol w:w="596"/>
        <w:gridCol w:w="596"/>
        <w:gridCol w:w="596"/>
        <w:gridCol w:w="596"/>
        <w:gridCol w:w="595"/>
        <w:gridCol w:w="595"/>
        <w:gridCol w:w="596"/>
        <w:gridCol w:w="596"/>
        <w:gridCol w:w="595"/>
        <w:gridCol w:w="596"/>
        <w:gridCol w:w="525"/>
        <w:gridCol w:w="525"/>
        <w:gridCol w:w="596"/>
        <w:gridCol w:w="525"/>
        <w:gridCol w:w="564"/>
      </w:tblGrid>
      <w:tr w:rsidR="00207212" w:rsidRPr="00C166C2" w:rsidTr="00F15B6A">
        <w:trPr>
          <w:jc w:val="center"/>
        </w:trPr>
        <w:tc>
          <w:tcPr>
            <w:tcW w:w="2382" w:type="dxa"/>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5956"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R</w:t>
            </w:r>
            <w:r w:rsidRPr="00C166C2">
              <w:rPr>
                <w:sz w:val="20"/>
                <w:szCs w:val="20"/>
                <w:vertAlign w:val="subscript"/>
              </w:rPr>
              <w:t>p0,2min</w:t>
            </w:r>
            <w:r w:rsidRPr="00C166C2">
              <w:rPr>
                <w:sz w:val="20"/>
                <w:szCs w:val="20"/>
                <w:vertAlign w:val="superscript"/>
              </w:rPr>
              <w:t>(1)</w:t>
            </w:r>
            <w:r w:rsidRPr="00C166C2">
              <w:rPr>
                <w:sz w:val="20"/>
                <w:szCs w:val="20"/>
              </w:rPr>
              <w:t xml:space="preserve"> MPa</w:t>
            </w:r>
          </w:p>
        </w:tc>
        <w:tc>
          <w:tcPr>
            <w:tcW w:w="5713"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R</w:t>
            </w:r>
            <w:r w:rsidRPr="00C166C2">
              <w:rPr>
                <w:sz w:val="20"/>
                <w:szCs w:val="20"/>
                <w:vertAlign w:val="subscript"/>
              </w:rPr>
              <w:t>p1,0min</w:t>
            </w:r>
            <w:r w:rsidRPr="00C166C2">
              <w:rPr>
                <w:sz w:val="20"/>
                <w:szCs w:val="20"/>
                <w:vertAlign w:val="superscript"/>
              </w:rPr>
              <w:t>(1)</w:t>
            </w:r>
            <w:r w:rsidRPr="00C166C2">
              <w:rPr>
                <w:sz w:val="20"/>
                <w:szCs w:val="20"/>
              </w:rPr>
              <w:t xml:space="preserve"> MPa</w:t>
            </w:r>
          </w:p>
        </w:tc>
      </w:tr>
      <w:tr w:rsidR="00207212" w:rsidRPr="00C166C2" w:rsidTr="00F15B6A">
        <w:trPr>
          <w:jc w:val="center"/>
        </w:trPr>
        <w:tc>
          <w:tcPr>
            <w:tcW w:w="2382" w:type="dxa"/>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5956"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w:t>
            </w:r>
          </w:p>
        </w:tc>
        <w:tc>
          <w:tcPr>
            <w:tcW w:w="5713"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 18 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550</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600</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2CrNiN 18 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 18 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131</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 18 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6CrNiNb 18 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6CrNiTi 18 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162</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7CrNiTi 18 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148</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7CrNiNb 18 10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117</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162</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 17 13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2CrNiMoN 17 13 5</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5CrNiMo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5CrNiMo 17 13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7CrNiMo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7CrNiMoB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6CrNiMoTi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6CrNiMoNb 17 12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(148)</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(142)</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3CrNiMo 18 16 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2NiCrMoCu 25 20 5</w:t>
            </w:r>
            <w:r w:rsidRPr="00C166C2">
              <w:rPr>
                <w:sz w:val="20"/>
                <w:szCs w:val="20"/>
                <w:vertAlign w:val="superscript"/>
              </w:rPr>
              <w:t>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(94)</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(82)</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(131)</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8NiCrAITi 32 21 TQ1</w:t>
            </w:r>
            <w:r w:rsidRPr="00C166C2">
              <w:rPr>
                <w:sz w:val="20"/>
                <w:szCs w:val="20"/>
                <w:vertAlign w:val="superscript"/>
              </w:rPr>
              <w:t>3)</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59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9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238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X7 NiCrAITi 32 21 TQ1</w:t>
            </w:r>
            <w:r w:rsidRPr="00C166C2">
              <w:rPr>
                <w:sz w:val="20"/>
                <w:szCs w:val="20"/>
                <w:vertAlign w:val="superscript"/>
              </w:rPr>
              <w:t>3)</w:t>
            </w:r>
          </w:p>
        </w:tc>
        <w:tc>
          <w:tcPr>
            <w:tcW w:w="59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2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2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9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25"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64"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r>
    </w:tbl>
    <w:p w:rsidR="00F15B6A" w:rsidRDefault="00F15B6A" w:rsidP="002C5B3D">
      <w:pPr>
        <w:spacing w:before="120"/>
        <w:jc w:val="both"/>
        <w:rPr>
          <w:b/>
          <w:bCs/>
          <w:sz w:val="20"/>
          <w:szCs w:val="20"/>
        </w:rPr>
      </w:pPr>
    </w:p>
    <w:p w:rsidR="00207212" w:rsidRPr="00C166C2" w:rsidRDefault="00207212" w:rsidP="00F15B6A">
      <w:pPr>
        <w:spacing w:before="120"/>
        <w:jc w:val="center"/>
        <w:rPr>
          <w:rFonts w:cs="Arial"/>
          <w:b/>
          <w:bCs/>
          <w:sz w:val="20"/>
          <w:szCs w:val="20"/>
        </w:rPr>
      </w:pPr>
      <w:r w:rsidRPr="00C166C2">
        <w:rPr>
          <w:b/>
          <w:bCs/>
          <w:sz w:val="20"/>
          <w:szCs w:val="20"/>
        </w:rPr>
        <w:lastRenderedPageBreak/>
        <w:t xml:space="preserve">Bảng </w:t>
      </w:r>
      <w:r w:rsidR="00CB4110">
        <w:rPr>
          <w:b/>
          <w:bCs/>
          <w:sz w:val="20"/>
          <w:szCs w:val="20"/>
        </w:rPr>
        <w:t>B</w:t>
      </w:r>
      <w:r w:rsidRPr="00C166C2">
        <w:rPr>
          <w:b/>
          <w:bCs/>
          <w:sz w:val="20"/>
          <w:szCs w:val="20"/>
        </w:rPr>
        <w:t xml:space="preserve">.9 - Giới hạn bền kéo ở nhiệt độ cao của thép tấm austenit </w:t>
      </w:r>
      <w:proofErr w:type="gramStart"/>
      <w:r w:rsidRPr="00C166C2">
        <w:rPr>
          <w:b/>
          <w:bCs/>
          <w:sz w:val="20"/>
          <w:szCs w:val="20"/>
        </w:rPr>
        <w:t>theo</w:t>
      </w:r>
      <w:proofErr w:type="gramEnd"/>
      <w:r w:rsidRPr="00C166C2">
        <w:rPr>
          <w:b/>
          <w:bCs/>
          <w:sz w:val="20"/>
          <w:szCs w:val="20"/>
        </w:rPr>
        <w:t xml:space="preserve"> Bảng </w:t>
      </w:r>
      <w:r w:rsidR="00CB4110">
        <w:rPr>
          <w:b/>
          <w:bCs/>
          <w:sz w:val="20"/>
          <w:szCs w:val="20"/>
        </w:rPr>
        <w:t>B</w:t>
      </w:r>
      <w:r w:rsidRPr="00C166C2">
        <w:rPr>
          <w:b/>
          <w:bCs/>
          <w:sz w:val="20"/>
          <w:szCs w:val="20"/>
        </w:rPr>
        <w:t>.6</w:t>
      </w:r>
    </w:p>
    <w:tbl>
      <w:tblPr>
        <w:tblW w:w="14065" w:type="dxa"/>
        <w:jc w:val="center"/>
        <w:tblCellMar>
          <w:left w:w="14" w:type="dxa"/>
          <w:right w:w="14" w:type="dxa"/>
        </w:tblCellMar>
        <w:tblLook w:val="01E0" w:firstRow="1" w:lastRow="1" w:firstColumn="1" w:lastColumn="1" w:noHBand="0" w:noVBand="0"/>
      </w:tblPr>
      <w:tblGrid>
        <w:gridCol w:w="2202"/>
        <w:gridCol w:w="559"/>
        <w:gridCol w:w="752"/>
        <w:gridCol w:w="521"/>
        <w:gridCol w:w="552"/>
        <w:gridCol w:w="538"/>
        <w:gridCol w:w="538"/>
        <w:gridCol w:w="607"/>
        <w:gridCol w:w="524"/>
        <w:gridCol w:w="522"/>
        <w:gridCol w:w="551"/>
        <w:gridCol w:w="503"/>
        <w:gridCol w:w="519"/>
        <w:gridCol w:w="499"/>
        <w:gridCol w:w="533"/>
        <w:gridCol w:w="462"/>
        <w:gridCol w:w="538"/>
        <w:gridCol w:w="536"/>
        <w:gridCol w:w="646"/>
        <w:gridCol w:w="552"/>
        <w:gridCol w:w="384"/>
        <w:gridCol w:w="519"/>
        <w:gridCol w:w="508"/>
      </w:tblGrid>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Mác thép</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Chỉ dẫn về nhiệt luyện</w:t>
            </w:r>
          </w:p>
        </w:tc>
        <w:tc>
          <w:tcPr>
            <w:tcW w:w="75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Thời gian, h</w:t>
            </w:r>
          </w:p>
        </w:tc>
        <w:tc>
          <w:tcPr>
            <w:tcW w:w="10552" w:type="dxa"/>
            <w:gridSpan w:val="2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Giá trị trung bình ứng suất giáo 1 %, MPa</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10552" w:type="dxa"/>
            <w:gridSpan w:val="2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 xml:space="preserve">Nhiệt độ, </w:t>
            </w:r>
            <w:r w:rsidRPr="00C166C2">
              <w:rPr>
                <w:b/>
                <w:bCs/>
                <w:sz w:val="20"/>
                <w:szCs w:val="20"/>
                <w:vertAlign w:val="superscript"/>
              </w:rPr>
              <w:t>0</w:t>
            </w:r>
            <w:r w:rsidRPr="00C166C2">
              <w:rPr>
                <w:b/>
                <w:bCs/>
                <w:sz w:val="20"/>
                <w:szCs w:val="20"/>
              </w:rPr>
              <w:t>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540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550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560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570</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580</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590</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600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610</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620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630</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640</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650</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660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670</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680</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690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700</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710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720</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730</w:t>
            </w: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 18 9</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176</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142</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131</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104</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95</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67</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147*</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135*</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126</w:t>
            </w:r>
          </w:p>
        </w:tc>
        <w:tc>
          <w:tcPr>
            <w:tcW w:w="60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115*</w:t>
            </w:r>
          </w:p>
        </w:tc>
        <w:tc>
          <w:tcPr>
            <w:tcW w:w="52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105*</w:t>
            </w:r>
          </w:p>
        </w:tc>
        <w:tc>
          <w:tcPr>
            <w:tcW w:w="52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96*</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88*</w:t>
            </w:r>
          </w:p>
        </w:tc>
        <w:tc>
          <w:tcPr>
            <w:tcW w:w="5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80*</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74</w:t>
            </w:r>
          </w:p>
        </w:tc>
        <w:tc>
          <w:tcPr>
            <w:tcW w:w="49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67</w:t>
            </w:r>
          </w:p>
        </w:tc>
        <w:tc>
          <w:tcPr>
            <w:tcW w:w="53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61</w:t>
            </w:r>
          </w:p>
        </w:tc>
        <w:tc>
          <w:tcPr>
            <w:tcW w:w="46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55</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50</w:t>
            </w:r>
          </w:p>
        </w:tc>
        <w:tc>
          <w:tcPr>
            <w:tcW w:w="53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44*</w:t>
            </w:r>
          </w:p>
        </w:tc>
        <w:tc>
          <w:tcPr>
            <w:tcW w:w="64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(40)*</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134*</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123*</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113*</w:t>
            </w:r>
          </w:p>
        </w:tc>
        <w:tc>
          <w:tcPr>
            <w:tcW w:w="60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103*</w:t>
            </w:r>
          </w:p>
        </w:tc>
        <w:tc>
          <w:tcPr>
            <w:tcW w:w="52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94*</w:t>
            </w:r>
          </w:p>
        </w:tc>
        <w:tc>
          <w:tcPr>
            <w:tcW w:w="52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78*</w:t>
            </w:r>
          </w:p>
        </w:tc>
        <w:tc>
          <w:tcPr>
            <w:tcW w:w="5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72*</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65*</w:t>
            </w:r>
          </w:p>
        </w:tc>
        <w:tc>
          <w:tcPr>
            <w:tcW w:w="49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58*</w:t>
            </w:r>
          </w:p>
        </w:tc>
        <w:tc>
          <w:tcPr>
            <w:tcW w:w="53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52*</w:t>
            </w:r>
          </w:p>
        </w:tc>
        <w:tc>
          <w:tcPr>
            <w:tcW w:w="46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47*</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41*</w:t>
            </w:r>
          </w:p>
        </w:tc>
        <w:tc>
          <w:tcPr>
            <w:tcW w:w="53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(36)*</w:t>
            </w:r>
          </w:p>
        </w:tc>
        <w:tc>
          <w:tcPr>
            <w:tcW w:w="64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(32)*</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(27)*</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115*</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105*</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89*</w:t>
            </w:r>
          </w:p>
        </w:tc>
        <w:tc>
          <w:tcPr>
            <w:tcW w:w="60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89*</w:t>
            </w:r>
          </w:p>
        </w:tc>
        <w:tc>
          <w:tcPr>
            <w:tcW w:w="52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81*</w:t>
            </w:r>
          </w:p>
        </w:tc>
        <w:tc>
          <w:tcPr>
            <w:tcW w:w="52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74*</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68*</w:t>
            </w:r>
          </w:p>
        </w:tc>
        <w:tc>
          <w:tcPr>
            <w:tcW w:w="5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61*</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55*</w:t>
            </w:r>
          </w:p>
        </w:tc>
        <w:tc>
          <w:tcPr>
            <w:tcW w:w="49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50*</w:t>
            </w:r>
          </w:p>
        </w:tc>
        <w:tc>
          <w:tcPr>
            <w:tcW w:w="53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45*</w:t>
            </w:r>
          </w:p>
        </w:tc>
        <w:tc>
          <w:tcPr>
            <w:tcW w:w="46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(40)*</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w:t>
            </w:r>
          </w:p>
        </w:tc>
        <w:tc>
          <w:tcPr>
            <w:tcW w:w="53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w:t>
            </w:r>
          </w:p>
        </w:tc>
        <w:tc>
          <w:tcPr>
            <w:tcW w:w="64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(23)*</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108*</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99*</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98*</w:t>
            </w:r>
          </w:p>
        </w:tc>
        <w:tc>
          <w:tcPr>
            <w:tcW w:w="60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81*</w:t>
            </w:r>
          </w:p>
        </w:tc>
        <w:tc>
          <w:tcPr>
            <w:tcW w:w="52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74*</w:t>
            </w:r>
          </w:p>
        </w:tc>
        <w:tc>
          <w:tcPr>
            <w:tcW w:w="52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67*</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60*</w:t>
            </w:r>
          </w:p>
        </w:tc>
        <w:tc>
          <w:tcPr>
            <w:tcW w:w="5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54*</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49*</w:t>
            </w:r>
          </w:p>
        </w:tc>
        <w:tc>
          <w:tcPr>
            <w:tcW w:w="49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43*</w:t>
            </w:r>
          </w:p>
        </w:tc>
        <w:tc>
          <w:tcPr>
            <w:tcW w:w="53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(39)*</w:t>
            </w:r>
          </w:p>
        </w:tc>
        <w:tc>
          <w:tcPr>
            <w:tcW w:w="46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(34)*</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w:t>
            </w:r>
          </w:p>
        </w:tc>
        <w:tc>
          <w:tcPr>
            <w:tcW w:w="53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64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(23)*</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(20)*</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102*</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93*</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84*</w:t>
            </w:r>
          </w:p>
        </w:tc>
        <w:tc>
          <w:tcPr>
            <w:tcW w:w="60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76*</w:t>
            </w:r>
          </w:p>
        </w:tc>
        <w:tc>
          <w:tcPr>
            <w:tcW w:w="52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69*</w:t>
            </w:r>
          </w:p>
        </w:tc>
        <w:tc>
          <w:tcPr>
            <w:tcW w:w="52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62*</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56*</w:t>
            </w:r>
          </w:p>
        </w:tc>
        <w:tc>
          <w:tcPr>
            <w:tcW w:w="5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50*</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45*</w:t>
            </w:r>
          </w:p>
        </w:tc>
        <w:tc>
          <w:tcPr>
            <w:tcW w:w="49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(40)*</w:t>
            </w:r>
          </w:p>
        </w:tc>
        <w:tc>
          <w:tcPr>
            <w:tcW w:w="53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w:t>
            </w:r>
          </w:p>
        </w:tc>
        <w:tc>
          <w:tcPr>
            <w:tcW w:w="46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(31)*</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(27)*</w:t>
            </w:r>
          </w:p>
        </w:tc>
        <w:tc>
          <w:tcPr>
            <w:tcW w:w="53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(24)*</w:t>
            </w:r>
          </w:p>
        </w:tc>
        <w:tc>
          <w:tcPr>
            <w:tcW w:w="64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(21)*</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97*</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88*</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79*</w:t>
            </w:r>
          </w:p>
        </w:tc>
        <w:tc>
          <w:tcPr>
            <w:tcW w:w="60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73*</w:t>
            </w:r>
          </w:p>
        </w:tc>
        <w:tc>
          <w:tcPr>
            <w:tcW w:w="52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66*</w:t>
            </w:r>
          </w:p>
        </w:tc>
        <w:tc>
          <w:tcPr>
            <w:tcW w:w="52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59*</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53*</w:t>
            </w:r>
          </w:p>
        </w:tc>
        <w:tc>
          <w:tcPr>
            <w:tcW w:w="5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47*</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42*</w:t>
            </w:r>
          </w:p>
        </w:tc>
        <w:tc>
          <w:tcPr>
            <w:tcW w:w="49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(37)*</w:t>
            </w:r>
          </w:p>
        </w:tc>
        <w:tc>
          <w:tcPr>
            <w:tcW w:w="53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(33)*</w:t>
            </w:r>
          </w:p>
        </w:tc>
        <w:tc>
          <w:tcPr>
            <w:tcW w:w="46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(29)*</w:t>
            </w:r>
          </w:p>
        </w:tc>
        <w:tc>
          <w:tcPr>
            <w:tcW w:w="53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(25)*</w:t>
            </w:r>
          </w:p>
        </w:tc>
        <w:tc>
          <w:tcPr>
            <w:tcW w:w="53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(22)*</w:t>
            </w:r>
          </w:p>
        </w:tc>
        <w:tc>
          <w:tcPr>
            <w:tcW w:w="64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 18 10</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CrNiNb 18 10</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0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2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9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3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64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2"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3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19"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0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CrNiMo 17 12</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206</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193</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142</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222</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208</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168</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131</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62</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62</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154*</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128</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94</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75</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67</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77</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178*</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81</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72</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133*</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87*</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77*</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CrNiMoB 17 12</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268</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236</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227</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208</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147</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135</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239</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184</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148</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136</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124</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227</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(52)</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211*</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197*</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122</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201*</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188*</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162*</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138</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125</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89</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195*</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131</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94</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83</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66</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57</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176*</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139*</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126*</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101*</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79*</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71*</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bscript"/>
              </w:rPr>
            </w:pPr>
            <w:r w:rsidRPr="00C166C2">
              <w:rPr>
                <w:sz w:val="20"/>
                <w:szCs w:val="20"/>
              </w:rPr>
              <w:t>X 8 NiCrAlTi 32 21 TQ1*</w:t>
            </w:r>
            <w:r w:rsidRPr="00C166C2">
              <w:rPr>
                <w:sz w:val="20"/>
                <w:szCs w:val="20"/>
                <w:vertAlign w:val="superscript"/>
              </w:rPr>
              <w:t>)</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190</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172</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111</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103</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84</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178</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144</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109</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93</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146</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132</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119</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108</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98</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91</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85</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78</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72</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67</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62</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105</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86</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(120)</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(107)</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(97)</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(88)</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(74)</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(68)</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(63)</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(58)</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(92)</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(83)</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(76)</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(64)</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(55)</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b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220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X 7 NiCrAlTi 32 21 TQ1*</w:t>
            </w:r>
            <w:r w:rsidRPr="00C166C2">
              <w:rPr>
                <w:sz w:val="20"/>
                <w:szCs w:val="20"/>
                <w:vertAlign w:val="superscript"/>
              </w:rPr>
              <w:t>)</w:t>
            </w:r>
          </w:p>
        </w:tc>
        <w:tc>
          <w:tcPr>
            <w:tcW w:w="55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73</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65</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60</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56</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53</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50 000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54</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47</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(42)</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5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0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4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3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3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1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bl>
    <w:p w:rsidR="00F15B6A" w:rsidRDefault="00F15B6A" w:rsidP="002C5B3D">
      <w:pPr>
        <w:spacing w:before="120"/>
        <w:jc w:val="both"/>
        <w:rPr>
          <w:b/>
          <w:bCs/>
          <w:sz w:val="20"/>
          <w:szCs w:val="20"/>
        </w:rPr>
      </w:pPr>
    </w:p>
    <w:p w:rsidR="00207212" w:rsidRPr="00C166C2" w:rsidRDefault="00207212" w:rsidP="00F15B6A">
      <w:pPr>
        <w:spacing w:before="120"/>
        <w:jc w:val="center"/>
        <w:rPr>
          <w:rFonts w:cs="Arial"/>
          <w:sz w:val="20"/>
          <w:szCs w:val="20"/>
        </w:rPr>
      </w:pPr>
      <w:r w:rsidRPr="00C166C2">
        <w:rPr>
          <w:b/>
          <w:bCs/>
          <w:sz w:val="20"/>
          <w:szCs w:val="20"/>
        </w:rPr>
        <w:lastRenderedPageBreak/>
        <w:t xml:space="preserve">Bảng </w:t>
      </w:r>
      <w:r w:rsidR="00CB4110">
        <w:rPr>
          <w:b/>
          <w:bCs/>
          <w:sz w:val="20"/>
          <w:szCs w:val="20"/>
        </w:rPr>
        <w:t>B</w:t>
      </w:r>
      <w:r w:rsidRPr="00C166C2">
        <w:rPr>
          <w:b/>
          <w:bCs/>
          <w:sz w:val="20"/>
          <w:szCs w:val="20"/>
        </w:rPr>
        <w:t xml:space="preserve">.9 - Giới hạn bền kéo ở nhiệt độ cao của thép tấm austenit </w:t>
      </w:r>
      <w:proofErr w:type="gramStart"/>
      <w:r w:rsidRPr="00C166C2">
        <w:rPr>
          <w:b/>
          <w:bCs/>
          <w:sz w:val="20"/>
          <w:szCs w:val="20"/>
        </w:rPr>
        <w:t>theo</w:t>
      </w:r>
      <w:proofErr w:type="gramEnd"/>
      <w:r w:rsidRPr="00C166C2">
        <w:rPr>
          <w:b/>
          <w:bCs/>
          <w:sz w:val="20"/>
          <w:szCs w:val="20"/>
        </w:rPr>
        <w:t xml:space="preserve"> Bảng </w:t>
      </w:r>
      <w:r w:rsidR="00CB4110">
        <w:rPr>
          <w:b/>
          <w:bCs/>
          <w:sz w:val="20"/>
          <w:szCs w:val="20"/>
        </w:rPr>
        <w:t>B</w:t>
      </w:r>
      <w:r w:rsidRPr="00C166C2">
        <w:rPr>
          <w:b/>
          <w:bCs/>
          <w:sz w:val="20"/>
          <w:szCs w:val="20"/>
        </w:rPr>
        <w:t xml:space="preserve">.6 </w:t>
      </w:r>
      <w:r w:rsidRPr="00C166C2">
        <w:rPr>
          <w:sz w:val="20"/>
          <w:szCs w:val="20"/>
        </w:rPr>
        <w:t>(kết thúc)</w:t>
      </w:r>
    </w:p>
    <w:tbl>
      <w:tblPr>
        <w:tblW w:w="13536" w:type="dxa"/>
        <w:jc w:val="center"/>
        <w:tblCellMar>
          <w:left w:w="14" w:type="dxa"/>
          <w:right w:w="14" w:type="dxa"/>
        </w:tblCellMar>
        <w:tblLook w:val="01E0" w:firstRow="1" w:lastRow="1" w:firstColumn="1" w:lastColumn="1" w:noHBand="0" w:noVBand="0"/>
      </w:tblPr>
      <w:tblGrid>
        <w:gridCol w:w="1470"/>
        <w:gridCol w:w="555"/>
        <w:gridCol w:w="752"/>
        <w:gridCol w:w="458"/>
        <w:gridCol w:w="476"/>
        <w:gridCol w:w="420"/>
        <w:gridCol w:w="420"/>
        <w:gridCol w:w="468"/>
        <w:gridCol w:w="468"/>
        <w:gridCol w:w="554"/>
        <w:gridCol w:w="551"/>
        <w:gridCol w:w="551"/>
        <w:gridCol w:w="551"/>
        <w:gridCol w:w="448"/>
        <w:gridCol w:w="551"/>
        <w:gridCol w:w="551"/>
        <w:gridCol w:w="465"/>
        <w:gridCol w:w="551"/>
        <w:gridCol w:w="484"/>
        <w:gridCol w:w="461"/>
        <w:gridCol w:w="544"/>
        <w:gridCol w:w="440"/>
        <w:gridCol w:w="440"/>
        <w:gridCol w:w="440"/>
        <w:gridCol w:w="467"/>
      </w:tblGrid>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Mác thép</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Chỉ dẫn về nhiệt luyện</w:t>
            </w:r>
          </w:p>
        </w:tc>
        <w:tc>
          <w:tcPr>
            <w:tcW w:w="75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Thời gian, h</w:t>
            </w:r>
          </w:p>
        </w:tc>
        <w:tc>
          <w:tcPr>
            <w:tcW w:w="10759" w:type="dxa"/>
            <w:gridSpan w:val="2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Giá trị trung bình ứng suất rão 1 %, MPa</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10759" w:type="dxa"/>
            <w:gridSpan w:val="2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 xml:space="preserve">Nhiệt độ, </w:t>
            </w:r>
            <w:r w:rsidRPr="00C166C2">
              <w:rPr>
                <w:b/>
                <w:bCs/>
                <w:sz w:val="20"/>
                <w:szCs w:val="20"/>
                <w:vertAlign w:val="superscript"/>
              </w:rPr>
              <w:t>0</w:t>
            </w:r>
            <w:r w:rsidRPr="00C166C2">
              <w:rPr>
                <w:b/>
                <w:bCs/>
                <w:sz w:val="20"/>
                <w:szCs w:val="20"/>
              </w:rPr>
              <w:t>C</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45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740</w:t>
            </w:r>
          </w:p>
        </w:tc>
        <w:tc>
          <w:tcPr>
            <w:tcW w:w="4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750</w:t>
            </w:r>
          </w:p>
        </w:tc>
        <w:tc>
          <w:tcPr>
            <w:tcW w:w="4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760</w:t>
            </w:r>
          </w:p>
        </w:tc>
        <w:tc>
          <w:tcPr>
            <w:tcW w:w="4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770</w:t>
            </w:r>
          </w:p>
        </w:tc>
        <w:tc>
          <w:tcPr>
            <w:tcW w:w="4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780</w:t>
            </w:r>
          </w:p>
        </w:tc>
        <w:tc>
          <w:tcPr>
            <w:tcW w:w="46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790</w:t>
            </w:r>
          </w:p>
        </w:tc>
        <w:tc>
          <w:tcPr>
            <w:tcW w:w="5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800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810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820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830</w:t>
            </w:r>
          </w:p>
        </w:tc>
        <w:tc>
          <w:tcPr>
            <w:tcW w:w="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840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850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860</w:t>
            </w:r>
          </w:p>
        </w:tc>
        <w:tc>
          <w:tcPr>
            <w:tcW w:w="46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870</w:t>
            </w:r>
          </w:p>
        </w:tc>
        <w:tc>
          <w:tcPr>
            <w:tcW w:w="55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880</w:t>
            </w:r>
          </w:p>
        </w:tc>
        <w:tc>
          <w:tcPr>
            <w:tcW w:w="4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890</w:t>
            </w:r>
          </w:p>
        </w:tc>
        <w:tc>
          <w:tcPr>
            <w:tcW w:w="4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900</w:t>
            </w:r>
          </w:p>
        </w:tc>
        <w:tc>
          <w:tcPr>
            <w:tcW w:w="54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910</w:t>
            </w:r>
          </w:p>
        </w:tc>
        <w:tc>
          <w:tcPr>
            <w:tcW w:w="44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920</w:t>
            </w:r>
          </w:p>
        </w:tc>
        <w:tc>
          <w:tcPr>
            <w:tcW w:w="44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930</w:t>
            </w:r>
          </w:p>
        </w:tc>
        <w:tc>
          <w:tcPr>
            <w:tcW w:w="44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940</w:t>
            </w:r>
          </w:p>
        </w:tc>
        <w:tc>
          <w:tcPr>
            <w:tcW w:w="4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950</w:t>
            </w: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 18 9</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CrNiTi 18 10</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CrNiTNb18 10</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76"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2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8"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5"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5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8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1"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544"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40"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467"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CrNiMo 17 12</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50 000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 7 CrNiMoB 17 12</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X 8 NiCrAlTi 32 21 TQ1*</w:t>
            </w:r>
            <w:r w:rsidRPr="00C166C2">
              <w:rPr>
                <w:sz w:val="20"/>
                <w:szCs w:val="20"/>
                <w:vertAlign w:val="superscript"/>
              </w:rPr>
              <w:t>)</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X 7 NiCrAlTi 32 21 TQ1*</w:t>
            </w:r>
            <w:r w:rsidRPr="00C166C2">
              <w:rPr>
                <w:sz w:val="20"/>
                <w:szCs w:val="20"/>
                <w:vertAlign w:val="superscript"/>
              </w:rPr>
              <w:t>)</w:t>
            </w:r>
          </w:p>
        </w:tc>
        <w:tc>
          <w:tcPr>
            <w:tcW w:w="55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Q</w:t>
            </w: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58</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55</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52</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49</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46</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44</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41</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38</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36</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33</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28</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23</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21</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19</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18</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15</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14</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47</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45</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42</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39</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37</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33</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31</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29</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24</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22</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20</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18</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16,5</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15</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14</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42</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40</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38</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33</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31</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29</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27</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23</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21</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19</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17,5</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14,5</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9,3</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8,6</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37</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32</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28</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23</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21</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19</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17</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15</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9,9</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9,0</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8,3</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7,6</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7,0</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6,4</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(34)</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(32)</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(24)</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(22,5)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(20,5)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(18,5)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(17,5)</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(14,5)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(13,5)</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(10,5)</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(9,5)</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(8,7)</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(7,9)</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(7,2)</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(6,6)</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(32)</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(28)</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(26)</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(24)</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(22)</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(21)</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(19)</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(17)</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(15)</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(12)</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(9,6)</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(8,7)</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(7,9)</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(7,1)</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(6,5)</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(5,9)</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(5,4)</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(4,9)</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vertAlign w:val="superscrip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5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250.000</w:t>
            </w:r>
          </w:p>
        </w:tc>
        <w:tc>
          <w:tcPr>
            <w:tcW w:w="45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76"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2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8"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5"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5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8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1"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544"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40"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c>
          <w:tcPr>
            <w:tcW w:w="467"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w:t>
            </w:r>
          </w:p>
        </w:tc>
      </w:tr>
    </w:tbl>
    <w:p w:rsidR="00F15B6A" w:rsidRDefault="00F15B6A" w:rsidP="002C5B3D">
      <w:pPr>
        <w:spacing w:before="120"/>
        <w:jc w:val="both"/>
        <w:rPr>
          <w:b/>
          <w:bCs/>
          <w:sz w:val="20"/>
          <w:szCs w:val="20"/>
        </w:rPr>
      </w:pPr>
    </w:p>
    <w:p w:rsidR="00207212" w:rsidRPr="00C166C2" w:rsidRDefault="00207212" w:rsidP="00F15B6A">
      <w:pPr>
        <w:spacing w:before="120"/>
        <w:jc w:val="center"/>
        <w:rPr>
          <w:rFonts w:cs="Arial"/>
          <w:b/>
          <w:bCs/>
          <w:sz w:val="20"/>
          <w:szCs w:val="20"/>
        </w:rPr>
      </w:pPr>
      <w:r w:rsidRPr="00C166C2">
        <w:rPr>
          <w:b/>
          <w:bCs/>
          <w:sz w:val="20"/>
          <w:szCs w:val="20"/>
        </w:rPr>
        <w:lastRenderedPageBreak/>
        <w:t xml:space="preserve">Bảng </w:t>
      </w:r>
      <w:r w:rsidR="00CB4110">
        <w:rPr>
          <w:b/>
          <w:bCs/>
          <w:sz w:val="20"/>
          <w:szCs w:val="20"/>
        </w:rPr>
        <w:t>B</w:t>
      </w:r>
      <w:r w:rsidRPr="00C166C2">
        <w:rPr>
          <w:b/>
          <w:bCs/>
          <w:sz w:val="20"/>
          <w:szCs w:val="20"/>
        </w:rPr>
        <w:t xml:space="preserve">.10 - Thành phần hóa học của thép tấm cácbon và hợp </w:t>
      </w:r>
      <w:proofErr w:type="gramStart"/>
      <w:r w:rsidRPr="00C166C2">
        <w:rPr>
          <w:b/>
          <w:bCs/>
          <w:sz w:val="20"/>
          <w:szCs w:val="20"/>
        </w:rPr>
        <w:t>kim</w:t>
      </w:r>
      <w:proofErr w:type="gramEnd"/>
      <w:r w:rsidRPr="00C166C2">
        <w:rPr>
          <w:b/>
          <w:bCs/>
          <w:sz w:val="20"/>
          <w:szCs w:val="20"/>
        </w:rPr>
        <w:t xml:space="preserve"> thấp (ISO 9329-2:1997)</w:t>
      </w:r>
    </w:p>
    <w:tbl>
      <w:tblPr>
        <w:tblW w:w="14166" w:type="dxa"/>
        <w:jc w:val="center"/>
        <w:tblCellMar>
          <w:left w:w="29" w:type="dxa"/>
          <w:right w:w="29" w:type="dxa"/>
        </w:tblCellMar>
        <w:tblLook w:val="01E0" w:firstRow="1" w:lastRow="1" w:firstColumn="1" w:lastColumn="1" w:noHBand="0" w:noVBand="0"/>
      </w:tblPr>
      <w:tblGrid>
        <w:gridCol w:w="704"/>
        <w:gridCol w:w="1286"/>
        <w:gridCol w:w="1199"/>
        <w:gridCol w:w="1284"/>
        <w:gridCol w:w="1249"/>
        <w:gridCol w:w="720"/>
        <w:gridCol w:w="846"/>
        <w:gridCol w:w="1300"/>
        <w:gridCol w:w="1426"/>
        <w:gridCol w:w="821"/>
        <w:gridCol w:w="973"/>
        <w:gridCol w:w="900"/>
        <w:gridCol w:w="680"/>
        <w:gridCol w:w="778"/>
      </w:tblGrid>
      <w:tr w:rsidR="00207212" w:rsidRPr="00C166C2" w:rsidTr="00F15B6A">
        <w:trPr>
          <w:jc w:val="center"/>
        </w:trPr>
        <w:tc>
          <w:tcPr>
            <w:tcW w:w="1990" w:type="dxa"/>
            <w:gridSpan w:val="2"/>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Si</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Mn</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w:t>
            </w:r>
          </w:p>
          <w:p w:rsidR="00207212" w:rsidRPr="00C166C2" w:rsidRDefault="00207212" w:rsidP="00CB4110">
            <w:pPr>
              <w:spacing w:before="120"/>
              <w:jc w:val="center"/>
              <w:rPr>
                <w:rFonts w:cs="Arial"/>
                <w:sz w:val="20"/>
                <w:szCs w:val="20"/>
              </w:rPr>
            </w:pPr>
            <w:r w:rsidRPr="00C166C2">
              <w:rPr>
                <w:sz w:val="20"/>
                <w:szCs w:val="20"/>
              </w:rPr>
              <w:t>max</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S</w:t>
            </w:r>
          </w:p>
          <w:p w:rsidR="00207212" w:rsidRPr="00C166C2" w:rsidRDefault="00207212" w:rsidP="00CB4110">
            <w:pPr>
              <w:spacing w:before="120"/>
              <w:jc w:val="center"/>
              <w:rPr>
                <w:rFonts w:cs="Arial"/>
                <w:sz w:val="20"/>
                <w:szCs w:val="20"/>
              </w:rPr>
            </w:pPr>
            <w:r w:rsidRPr="00C166C2">
              <w:rPr>
                <w:sz w:val="20"/>
                <w:szCs w:val="20"/>
              </w:rPr>
              <w:t>max</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Cr</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Mo</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Ni</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V</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Nb</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AI</w:t>
            </w:r>
          </w:p>
          <w:p w:rsidR="00207212" w:rsidRPr="00C166C2" w:rsidRDefault="00207212" w:rsidP="00CB4110">
            <w:pPr>
              <w:spacing w:before="120"/>
              <w:jc w:val="center"/>
              <w:rPr>
                <w:rFonts w:cs="Arial"/>
                <w:sz w:val="20"/>
                <w:szCs w:val="20"/>
              </w:rPr>
            </w:pPr>
            <w:r w:rsidRPr="00C166C2">
              <w:rPr>
                <w:sz w:val="20"/>
                <w:szCs w:val="20"/>
              </w:rPr>
              <w:t>max</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Thành phần khác</w:t>
            </w:r>
          </w:p>
        </w:tc>
      </w:tr>
      <w:tr w:rsidR="00207212" w:rsidRPr="00C166C2" w:rsidTr="00F15B6A">
        <w:trPr>
          <w:trHeight w:val="251"/>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cácbon</w:t>
            </w: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0,17</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0,10 đến 0,35</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0,80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0,21</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0,10 đến 0,35</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1,20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022</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0,10 đến 0,40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0,65 đến 1,40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 0,22</w:t>
            </w:r>
            <w:r w:rsidRPr="00C166C2">
              <w:rPr>
                <w:sz w:val="20"/>
                <w:szCs w:val="20"/>
                <w:vertAlign w:val="superscript"/>
              </w:rPr>
              <w:t>3)</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0,55</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1,00 đến 1,50</w:t>
            </w:r>
            <w:r w:rsidRPr="00C166C2">
              <w:rPr>
                <w:sz w:val="20"/>
                <w:szCs w:val="20"/>
                <w:vertAlign w:val="superscript"/>
              </w:rPr>
              <w:t>3)</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4)</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4)</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2)4)</w:t>
            </w:r>
          </w:p>
        </w:tc>
      </w:tr>
      <w:tr w:rsidR="00207212" w:rsidRPr="00C166C2" w:rsidTr="00F15B6A">
        <w:trPr>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hợp kim thấp</w:t>
            </w: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 CrMo 4-5</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0,50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0,80 đến 1,25</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0,45 đến 0,65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8CrMo 5-5</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0,50 đến 1,00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 đến 1,50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0,45 đến 0,65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5 TA</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0,50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 đến 6,00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0,45 đến 0,65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5 TN+TT</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0,50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4,00 đến 6,00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0,45 đến 0,65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 4-5</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0,10 đến 0,17</w:t>
            </w:r>
            <w:r w:rsidRPr="00C166C2">
              <w:rPr>
                <w:sz w:val="20"/>
                <w:szCs w:val="20"/>
                <w:vertAlign w:val="superscript"/>
              </w:rPr>
              <w:t>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0,35</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0,70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0,70 đến 1,10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0,45 đến 0,65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0,12 đến 0,20</w:t>
            </w:r>
            <w:r w:rsidRPr="00C166C2">
              <w:rPr>
                <w:sz w:val="20"/>
                <w:szCs w:val="20"/>
                <w:vertAlign w:val="superscript"/>
              </w:rPr>
              <w:t>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0,35</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0,80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0,35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CrMo9-10TA</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0,40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0,70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1,20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CrMo9-10 TN+TT</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0,40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0,70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1,20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 MoCrV 6-2</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0,10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0,35</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0,70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0,50 đến 0,70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0,22 đến 0,28</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9-1TA</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1,00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8,00 đến 10,00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1,10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CrMo9-1 TN+TT</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1,00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8,00 đến 10,00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1,10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X10 CrMoVNb 9-1</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0,12</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 đến 0,50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0,60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8,00 đến 9,50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0,85 đến 1,05</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0,40</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0,18 đến 0,25</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0,06 đến 0,10</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 NiMnMoNb 5-4-4</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0,17</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0,50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0,80 đến 1,20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0,30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0,40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 đến 1,30</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0,015 đến 0,045</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Cu 0,05 đến 0,80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X20 CrMoNiV 11-1-1</w:t>
            </w:r>
          </w:p>
        </w:tc>
        <w:tc>
          <w:tcPr>
            <w:tcW w:w="11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0,17 đến 0,23</w:t>
            </w:r>
          </w:p>
        </w:tc>
        <w:tc>
          <w:tcPr>
            <w:tcW w:w="128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0,50</w:t>
            </w:r>
          </w:p>
        </w:tc>
        <w:tc>
          <w:tcPr>
            <w:tcW w:w="124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1,00</w:t>
            </w:r>
          </w:p>
        </w:tc>
        <w:tc>
          <w:tcPr>
            <w:tcW w:w="72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84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3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10,00 đến 12,50</w:t>
            </w:r>
          </w:p>
        </w:tc>
        <w:tc>
          <w:tcPr>
            <w:tcW w:w="14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0,80 đến 1,20</w:t>
            </w:r>
          </w:p>
        </w:tc>
        <w:tc>
          <w:tcPr>
            <w:tcW w:w="82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0,80</w:t>
            </w:r>
          </w:p>
        </w:tc>
        <w:tc>
          <w:tcPr>
            <w:tcW w:w="9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0,35</w:t>
            </w:r>
          </w:p>
        </w:tc>
        <w:tc>
          <w:tcPr>
            <w:tcW w:w="90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8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0,200</w:t>
            </w:r>
          </w:p>
        </w:tc>
        <w:tc>
          <w:tcPr>
            <w:tcW w:w="77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vertAlign w:val="superscript"/>
              </w:rPr>
              <w:t>2)</w:t>
            </w:r>
          </w:p>
        </w:tc>
      </w:tr>
    </w:tbl>
    <w:p w:rsidR="00207212" w:rsidRPr="00C166C2" w:rsidRDefault="00207212" w:rsidP="00F15B6A">
      <w:pPr>
        <w:spacing w:before="120"/>
        <w:jc w:val="center"/>
        <w:rPr>
          <w:rFonts w:cs="Arial"/>
          <w:b/>
          <w:bCs/>
          <w:sz w:val="20"/>
          <w:szCs w:val="20"/>
        </w:rPr>
      </w:pPr>
      <w:r w:rsidRPr="00C166C2">
        <w:rPr>
          <w:b/>
          <w:bCs/>
          <w:sz w:val="20"/>
          <w:szCs w:val="20"/>
        </w:rPr>
        <w:t xml:space="preserve">Bảng </w:t>
      </w:r>
      <w:r w:rsidR="00CB4110">
        <w:rPr>
          <w:b/>
          <w:bCs/>
          <w:sz w:val="20"/>
          <w:szCs w:val="20"/>
        </w:rPr>
        <w:t>B</w:t>
      </w:r>
      <w:r w:rsidRPr="00C166C2">
        <w:rPr>
          <w:b/>
          <w:bCs/>
          <w:sz w:val="20"/>
          <w:szCs w:val="20"/>
        </w:rPr>
        <w:t xml:space="preserve">.11 - Cơ tính ở nhiệt độ trong phòng của ống thép cácbon và hợp </w:t>
      </w:r>
      <w:proofErr w:type="gramStart"/>
      <w:r w:rsidRPr="00C166C2">
        <w:rPr>
          <w:b/>
          <w:bCs/>
          <w:sz w:val="20"/>
          <w:szCs w:val="20"/>
        </w:rPr>
        <w:t>kim</w:t>
      </w:r>
      <w:proofErr w:type="gramEnd"/>
      <w:r w:rsidRPr="00C166C2">
        <w:rPr>
          <w:b/>
          <w:bCs/>
          <w:sz w:val="20"/>
          <w:szCs w:val="20"/>
        </w:rPr>
        <w:t xml:space="preserve"> thấp (ISO 9329-2:1997)</w:t>
      </w:r>
    </w:p>
    <w:tbl>
      <w:tblPr>
        <w:tblW w:w="13485" w:type="dxa"/>
        <w:jc w:val="center"/>
        <w:tblCellMar>
          <w:left w:w="14" w:type="dxa"/>
          <w:right w:w="14" w:type="dxa"/>
        </w:tblCellMar>
        <w:tblLook w:val="01E0" w:firstRow="1" w:lastRow="1" w:firstColumn="1" w:lastColumn="1" w:noHBand="0" w:noVBand="0"/>
      </w:tblPr>
      <w:tblGrid>
        <w:gridCol w:w="673"/>
        <w:gridCol w:w="1256"/>
        <w:gridCol w:w="632"/>
        <w:gridCol w:w="1160"/>
        <w:gridCol w:w="598"/>
        <w:gridCol w:w="588"/>
        <w:gridCol w:w="573"/>
        <w:gridCol w:w="553"/>
        <w:gridCol w:w="553"/>
        <w:gridCol w:w="599"/>
        <w:gridCol w:w="660"/>
        <w:gridCol w:w="562"/>
        <w:gridCol w:w="581"/>
        <w:gridCol w:w="563"/>
        <w:gridCol w:w="486"/>
        <w:gridCol w:w="562"/>
        <w:gridCol w:w="501"/>
        <w:gridCol w:w="562"/>
        <w:gridCol w:w="562"/>
        <w:gridCol w:w="673"/>
        <w:gridCol w:w="588"/>
      </w:tblGrid>
      <w:tr w:rsidR="00207212" w:rsidRPr="00C166C2" w:rsidTr="00F15B6A">
        <w:trPr>
          <w:jc w:val="center"/>
        </w:trPr>
        <w:tc>
          <w:tcPr>
            <w:tcW w:w="1929"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632"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4025" w:type="dxa"/>
            <w:gridSpan w:val="6"/>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kéo</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dát bẹp</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uốn</w:t>
            </w:r>
          </w:p>
        </w:tc>
        <w:tc>
          <w:tcPr>
            <w:tcW w:w="1706" w:type="dxa"/>
            <w:gridSpan w:val="3"/>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nong</w:t>
            </w:r>
          </w:p>
        </w:tc>
        <w:tc>
          <w:tcPr>
            <w:tcW w:w="2673"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uốn mép</w:t>
            </w:r>
          </w:p>
        </w:tc>
        <w:tc>
          <w:tcPr>
            <w:tcW w:w="1261"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nén</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16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Giới hạn bền kéo R</w:t>
            </w:r>
            <w:r w:rsidRPr="00C166C2">
              <w:rPr>
                <w:sz w:val="20"/>
                <w:szCs w:val="20"/>
                <w:vertAlign w:val="subscript"/>
              </w:rPr>
              <w:t>m</w:t>
            </w:r>
            <w:r w:rsidRPr="00C166C2">
              <w:rPr>
                <w:sz w:val="20"/>
                <w:szCs w:val="20"/>
              </w:rPr>
              <w:t xml:space="preserve"> MPa</w:t>
            </w:r>
          </w:p>
        </w:tc>
        <w:tc>
          <w:tcPr>
            <w:tcW w:w="1759" w:type="dxa"/>
            <w:gridSpan w:val="3"/>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Giới hạn chảy R</w:t>
            </w:r>
            <w:r w:rsidRPr="00C166C2">
              <w:rPr>
                <w:sz w:val="20"/>
                <w:szCs w:val="20"/>
                <w:vertAlign w:val="subscript"/>
              </w:rPr>
              <w:t>ch</w:t>
            </w:r>
            <w:r w:rsidRPr="00C166C2">
              <w:rPr>
                <w:sz w:val="20"/>
                <w:szCs w:val="20"/>
              </w:rPr>
              <w:t>, hay R</w:t>
            </w:r>
            <w:r w:rsidRPr="00C166C2">
              <w:rPr>
                <w:sz w:val="20"/>
                <w:szCs w:val="20"/>
                <w:vertAlign w:val="subscript"/>
              </w:rPr>
              <w:t>p0,2</w:t>
            </w:r>
            <w:r w:rsidRPr="00C166C2">
              <w:rPr>
                <w:sz w:val="20"/>
                <w:szCs w:val="20"/>
              </w:rPr>
              <w:t xml:space="preserve"> hay R</w:t>
            </w:r>
            <w:r w:rsidRPr="00C166C2">
              <w:rPr>
                <w:sz w:val="20"/>
                <w:szCs w:val="20"/>
                <w:vertAlign w:val="subscript"/>
              </w:rPr>
              <w:t>p0,5</w:t>
            </w:r>
            <w:r w:rsidRPr="00C166C2">
              <w:rPr>
                <w:sz w:val="20"/>
                <w:szCs w:val="20"/>
              </w:rPr>
              <w:t xml:space="preserve"> đối với chiều dày thành, mm</w:t>
            </w:r>
          </w:p>
        </w:tc>
        <w:tc>
          <w:tcPr>
            <w:tcW w:w="1106"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Độ giãn dài, %</w:t>
            </w:r>
          </w:p>
        </w:tc>
        <w:tc>
          <w:tcPr>
            <w:tcW w:w="59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Hằng số K</w:t>
            </w:r>
          </w:p>
        </w:tc>
        <w:tc>
          <w:tcPr>
            <w:tcW w:w="66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Đường kính của trục uốn, mm</w:t>
            </w:r>
          </w:p>
        </w:tc>
        <w:tc>
          <w:tcPr>
            <w:tcW w:w="1706" w:type="dxa"/>
            <w:gridSpan w:val="3"/>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tăng lên của D</w:t>
            </w:r>
            <w:r w:rsidRPr="00C166C2">
              <w:rPr>
                <w:sz w:val="20"/>
                <w:szCs w:val="20"/>
                <w:vertAlign w:val="subscript"/>
              </w:rPr>
              <w:t>l</w:t>
            </w:r>
            <w:r w:rsidRPr="00C166C2">
              <w:rPr>
                <w:sz w:val="20"/>
                <w:szCs w:val="20"/>
              </w:rPr>
              <w:t>/D</w:t>
            </w:r>
          </w:p>
        </w:tc>
        <w:tc>
          <w:tcPr>
            <w:tcW w:w="2673"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tăng lên của D, D</w:t>
            </w:r>
            <w:r w:rsidRPr="00C166C2">
              <w:rPr>
                <w:sz w:val="20"/>
                <w:szCs w:val="20"/>
                <w:vertAlign w:val="subscript"/>
              </w:rPr>
              <w:t>l</w:t>
            </w:r>
            <w:r w:rsidRPr="00C166C2">
              <w:rPr>
                <w:sz w:val="20"/>
                <w:szCs w:val="20"/>
              </w:rPr>
              <w:t>/D</w:t>
            </w:r>
          </w:p>
        </w:tc>
        <w:tc>
          <w:tcPr>
            <w:tcW w:w="67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Ngang,</w:t>
            </w:r>
          </w:p>
          <w:p w:rsidR="00207212" w:rsidRPr="00C166C2" w:rsidRDefault="00207212" w:rsidP="00CB4110">
            <w:pPr>
              <w:spacing w:before="120"/>
              <w:jc w:val="center"/>
              <w:rPr>
                <w:rFonts w:cs="Arial"/>
                <w:sz w:val="20"/>
                <w:szCs w:val="20"/>
              </w:rPr>
            </w:pPr>
            <w:r w:rsidRPr="00C166C2">
              <w:rPr>
                <w:sz w:val="20"/>
                <w:szCs w:val="20"/>
              </w:rPr>
              <w:t>J</w:t>
            </w:r>
          </w:p>
        </w:tc>
        <w:tc>
          <w:tcPr>
            <w:tcW w:w="588"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Dọc,</w:t>
            </w:r>
          </w:p>
          <w:p w:rsidR="00207212" w:rsidRPr="00C166C2" w:rsidRDefault="00207212" w:rsidP="00CB4110">
            <w:pPr>
              <w:spacing w:before="120"/>
              <w:jc w:val="center"/>
              <w:rPr>
                <w:rFonts w:cs="Arial"/>
                <w:sz w:val="20"/>
                <w:szCs w:val="20"/>
              </w:rPr>
            </w:pPr>
            <w:r w:rsidRPr="00C166C2">
              <w:rPr>
                <w:sz w:val="20"/>
                <w:szCs w:val="20"/>
              </w:rPr>
              <w:t>U</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 ≤ 16 MPa</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 T ≤ 40 MPa</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 ≤ T ≤ 60 MPa</w:t>
            </w:r>
          </w:p>
        </w:tc>
        <w:tc>
          <w:tcPr>
            <w:tcW w:w="553"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sz w:val="20"/>
                <w:szCs w:val="20"/>
              </w:rPr>
            </w:pPr>
          </w:p>
        </w:tc>
        <w:tc>
          <w:tcPr>
            <w:tcW w:w="553" w:type="dxa"/>
            <w:tcBorders>
              <w:top w:val="single" w:sz="4" w:space="0" w:color="auto"/>
              <w:left w:val="single" w:sz="4" w:space="0" w:color="auto"/>
              <w:bottom w:val="single" w:sz="4" w:space="0" w:color="auto"/>
              <w:right w:val="single" w:sz="4" w:space="0" w:color="auto"/>
            </w:tcBorders>
          </w:tcPr>
          <w:p w:rsidR="00207212" w:rsidRPr="00C166C2" w:rsidRDefault="00207212" w:rsidP="00CB4110">
            <w:pPr>
              <w:spacing w:before="120"/>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0,6</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&gt;0,6 ≤ 0,8</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0,8</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0,5</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0,5 ≤ 0,6</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0,6 ≤ 0,8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0,8 ≤ 0,9</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&gt; 0,9</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r>
      <w:tr w:rsidR="00207212" w:rsidRPr="00C166C2" w:rsidTr="00F15B6A">
        <w:trPr>
          <w:jc w:val="center"/>
        </w:trPr>
        <w:tc>
          <w:tcPr>
            <w:tcW w:w="67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cácbon</w:t>
            </w: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360 đến 480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0,09</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 đến 530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 đến 580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640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67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hợp kim thấp</w:t>
            </w: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 CrMo 4-5</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 đến 560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206</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8CrMo 5-5</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 đến 560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5 TA</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430 đến 580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5 TN+TT</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 đến 640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 4-5</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 đến 590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290</w:t>
            </w:r>
            <w:r w:rsidRPr="00C166C2">
              <w:rPr>
                <w:sz w:val="20"/>
                <w:szCs w:val="20"/>
                <w:vertAlign w:val="superscript"/>
              </w:rPr>
              <w:t>6)</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 đến 600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270</w:t>
            </w:r>
            <w:r w:rsidRPr="00C166C2">
              <w:rPr>
                <w:sz w:val="20"/>
                <w:szCs w:val="20"/>
                <w:vertAlign w:val="superscript"/>
              </w:rPr>
              <w:t>6)</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27</w:t>
            </w:r>
            <w:r w:rsidRPr="00C166C2">
              <w:rPr>
                <w:sz w:val="20"/>
                <w:szCs w:val="20"/>
                <w:vertAlign w:val="superscript"/>
              </w:rPr>
              <w:t>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35</w:t>
            </w:r>
            <w:r w:rsidRPr="00C166C2">
              <w:rPr>
                <w:sz w:val="20"/>
                <w:szCs w:val="20"/>
                <w:vertAlign w:val="superscript"/>
              </w:rPr>
              <w:t>7)</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CrMo9-</w:t>
            </w:r>
            <w:r w:rsidRPr="00C166C2">
              <w:rPr>
                <w:sz w:val="20"/>
                <w:szCs w:val="20"/>
              </w:rPr>
              <w:lastRenderedPageBreak/>
              <w:t>10TA</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lastRenderedPageBreak/>
              <w:t>A</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 đến 560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CrMo9-10 TN+TT</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 đến 630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 MoCr 6-2</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 đến 610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0,05</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27</w:t>
            </w:r>
            <w:r w:rsidRPr="00C166C2">
              <w:rPr>
                <w:sz w:val="20"/>
                <w:szCs w:val="20"/>
                <w:vertAlign w:val="superscript"/>
              </w:rPr>
              <w:t>6)</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35</w:t>
            </w:r>
            <w:r w:rsidRPr="00C166C2">
              <w:rPr>
                <w:sz w:val="20"/>
                <w:szCs w:val="20"/>
                <w:vertAlign w:val="superscript"/>
              </w:rPr>
              <w:t>8)</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9-1 TA</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 đến 620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9-1 TN+TT</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590 đến 740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X10 CrMoVNb 9-1</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590 đến 770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415</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415</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415</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0,07</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 NiMnMoNb 5-4-4</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610 đến 780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0,05</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25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X20 CrMoNiV 11-1-1</w:t>
            </w:r>
          </w:p>
        </w:tc>
        <w:tc>
          <w:tcPr>
            <w:tcW w:w="63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1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690 đến 840</w:t>
            </w:r>
          </w:p>
        </w:tc>
        <w:tc>
          <w:tcPr>
            <w:tcW w:w="59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w:t>
            </w:r>
          </w:p>
        </w:tc>
        <w:tc>
          <w:tcPr>
            <w:tcW w:w="5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490</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55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w:t>
            </w:r>
          </w:p>
        </w:tc>
        <w:tc>
          <w:tcPr>
            <w:tcW w:w="59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0,05</w:t>
            </w:r>
          </w:p>
        </w:tc>
        <w:tc>
          <w:tcPr>
            <w:tcW w:w="66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58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4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56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c>
          <w:tcPr>
            <w:tcW w:w="67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27</w:t>
            </w:r>
            <w:r w:rsidRPr="00C166C2">
              <w:rPr>
                <w:sz w:val="20"/>
                <w:szCs w:val="20"/>
                <w:vertAlign w:val="superscript"/>
              </w:rPr>
              <w:t>6)</w:t>
            </w:r>
          </w:p>
        </w:tc>
        <w:tc>
          <w:tcPr>
            <w:tcW w:w="5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vertAlign w:val="superscript"/>
              </w:rPr>
            </w:pPr>
            <w:r w:rsidRPr="00C166C2">
              <w:rPr>
                <w:sz w:val="20"/>
                <w:szCs w:val="20"/>
              </w:rPr>
              <w:t>35</w:t>
            </w:r>
            <w:r w:rsidRPr="00C166C2">
              <w:rPr>
                <w:sz w:val="20"/>
                <w:szCs w:val="20"/>
                <w:vertAlign w:val="superscript"/>
              </w:rPr>
              <w:t>8)</w:t>
            </w:r>
          </w:p>
        </w:tc>
      </w:tr>
    </w:tbl>
    <w:p w:rsidR="00207212" w:rsidRPr="00C166C2" w:rsidRDefault="00F83108" w:rsidP="00F15B6A">
      <w:pPr>
        <w:spacing w:before="240"/>
        <w:jc w:val="center"/>
        <w:rPr>
          <w:rFonts w:cs="Arial"/>
          <w:b/>
          <w:bCs/>
          <w:sz w:val="20"/>
          <w:szCs w:val="20"/>
        </w:rPr>
      </w:pPr>
      <w:r>
        <w:rPr>
          <w:rFonts w:cs="Arial"/>
          <w:noProof/>
          <w:sz w:val="20"/>
          <w:szCs w:val="20"/>
        </w:rPr>
        <mc:AlternateContent>
          <mc:Choice Requires="wps">
            <w:drawing>
              <wp:anchor distT="0" distB="0" distL="63500" distR="63500" simplePos="0" relativeHeight="251672576" behindDoc="0" locked="0" layoutInCell="1" allowOverlap="1" wp14:anchorId="38A52186" wp14:editId="3203D87D">
                <wp:simplePos x="0" y="0"/>
                <wp:positionH relativeFrom="margin">
                  <wp:posOffset>14241780</wp:posOffset>
                </wp:positionH>
                <wp:positionV relativeFrom="paragraph">
                  <wp:posOffset>148590</wp:posOffset>
                </wp:positionV>
                <wp:extent cx="351155" cy="1754505"/>
                <wp:effectExtent l="1905" t="0" r="0" b="1905"/>
                <wp:wrapNone/>
                <wp:docPr id="4" name="Text Box 1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175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Default="004E000A" w:rsidP="00207212">
                            <w:pPr>
                              <w:pStyle w:val="Bodytext8"/>
                              <w:shd w:val="clear" w:color="auto" w:fill="auto"/>
                              <w:spacing w:line="300" w:lineRule="exact"/>
                            </w:pPr>
                            <w:r>
                              <w:rPr>
                                <w:rStyle w:val="Bodytext8Exact"/>
                                <w:rFonts w:cs="Times New Roman"/>
                                <w:b/>
                                <w:bCs/>
                                <w:color w:val="000000"/>
                                <w:spacing w:val="0"/>
                                <w:lang w:eastAsia="vi-VN"/>
                              </w:rPr>
                              <w:t>TCVN 7704: 2007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8" o:spid="_x0000_s2229" type="#_x0000_t202" style="position:absolute;left:0;text-align:left;margin-left:1121.4pt;margin-top:11.7pt;width:27.65pt;height:138.15pt;z-index:25167257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" filled="f" stroked="f">
                <v:textbox style="layout-flow:vertical" inset="0,0,0,0">
                  <w:txbxContent>
                    <w:p w:rsidR="004E000A" w:rsidRDefault="004E000A" w:rsidP="00207212">
                      <w:pPr>
                        <w:pStyle w:val="Bodytext8"/>
                        <w:shd w:val="clear" w:color="auto" w:fill="auto"/>
                        <w:spacing w:line="300" w:lineRule="exact"/>
                      </w:pPr>
                      <w:r>
                        <w:rPr>
                          <w:rStyle w:val="Bodytext8Exact"/>
                          <w:rFonts w:cs="Times New Roman"/>
                          <w:b/>
                          <w:bCs/>
                          <w:color w:val="000000"/>
                          <w:spacing w:val="0"/>
                          <w:lang w:eastAsia="vi-VN"/>
                        </w:rPr>
                        <w:t>TCVN 7704: 2007</w:t>
                      </w:r>
                    </w:p>
                  </w:txbxContent>
                </v:textbox>
                <w10:wrap anchorx="margin"/>
              </v:shape>
            </w:pict>
          </mc:Fallback>
        </mc:AlternateContent>
      </w:r>
      <w:r>
        <w:rPr>
          <w:rFonts w:cs="Arial"/>
          <w:noProof/>
          <w:sz w:val="20"/>
          <w:szCs w:val="20"/>
        </w:rPr>
        <mc:AlternateContent>
          <mc:Choice Requires="wps">
            <w:drawing>
              <wp:anchor distT="0" distB="0" distL="63500" distR="63500" simplePos="0" relativeHeight="251673600" behindDoc="0" locked="0" layoutInCell="1" allowOverlap="1" wp14:anchorId="5894FFD6" wp14:editId="67279912">
                <wp:simplePos x="0" y="0"/>
                <wp:positionH relativeFrom="margin">
                  <wp:posOffset>13251180</wp:posOffset>
                </wp:positionH>
                <wp:positionV relativeFrom="paragraph">
                  <wp:posOffset>628650</wp:posOffset>
                </wp:positionV>
                <wp:extent cx="358775" cy="120650"/>
                <wp:effectExtent l="1905" t="0" r="1270" b="3175"/>
                <wp:wrapNone/>
                <wp:docPr id="3" name="Text Box 1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Default="004E000A" w:rsidP="00207212">
                            <w:pPr>
                              <w:pStyle w:val="Bodytext90"/>
                              <w:shd w:val="clear" w:color="auto" w:fill="auto"/>
                              <w:spacing w:line="190" w:lineRule="exact"/>
                              <w:ind w:left="100" w:firstLine="0"/>
                            </w:pPr>
                            <w:r>
                              <w:rPr>
                                <w:rStyle w:val="Bodytext9Exact"/>
                                <w:b/>
                                <w:bCs/>
                                <w:color w:val="000000"/>
                                <w:lang w:eastAsia="vi-VN"/>
                              </w:rPr>
                              <w:t>940</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209" o:spid="_x0000_s2230" type="#_x0000_t202" style="position:absolute;left:0;text-align:left;margin-left:1043.4pt;margin-top:49.5pt;width:28.25pt;height:9.5pt;z-index:25167360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" filled="f" stroked="f">
                <v:textbox style="mso-fit-shape-to-text:t" inset="0,0,0,0">
                  <w:txbxContent>
                    <w:p w:rsidR="004E000A" w:rsidRDefault="004E000A" w:rsidP="00207212">
                      <w:pPr>
                        <w:pStyle w:val="Bodytext90"/>
                        <w:shd w:val="clear" w:color="auto" w:fill="auto"/>
                        <w:spacing w:line="190" w:lineRule="exact"/>
                        <w:ind w:left="100" w:firstLine="0"/>
                      </w:pPr>
                      <w:r>
                        <w:rPr>
                          <w:rStyle w:val="Bodytext9Exact"/>
                          <w:b/>
                          <w:bCs/>
                          <w:color w:val="000000"/>
                          <w:lang w:eastAsia="vi-VN"/>
                        </w:rPr>
                        <w:t>940</w:t>
                      </w:r>
                    </w:p>
                  </w:txbxContent>
                </v:textbox>
                <w10:wrap anchorx="margin"/>
              </v:shape>
            </w:pict>
          </mc:Fallback>
        </mc:AlternateContent>
      </w:r>
      <w:r>
        <w:rPr>
          <w:rFonts w:cs="Arial"/>
          <w:noProof/>
          <w:sz w:val="20"/>
          <w:szCs w:val="20"/>
        </w:rPr>
        <mc:AlternateContent>
          <mc:Choice Requires="wps">
            <w:drawing>
              <wp:anchor distT="0" distB="0" distL="63500" distR="63500" simplePos="0" relativeHeight="251674624" behindDoc="0" locked="0" layoutInCell="1" allowOverlap="1" wp14:anchorId="752829B1" wp14:editId="20D4698F">
                <wp:simplePos x="0" y="0"/>
                <wp:positionH relativeFrom="margin">
                  <wp:posOffset>13708380</wp:posOffset>
                </wp:positionH>
                <wp:positionV relativeFrom="paragraph">
                  <wp:posOffset>628650</wp:posOffset>
                </wp:positionV>
                <wp:extent cx="358775" cy="101600"/>
                <wp:effectExtent l="1905" t="0" r="1270" b="3175"/>
                <wp:wrapNone/>
                <wp:docPr id="2" name="Text Box 1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00A" w:rsidRDefault="004E000A" w:rsidP="00207212">
                            <w:pPr>
                              <w:pStyle w:val="Bodytext33"/>
                              <w:shd w:val="clear" w:color="auto" w:fill="auto"/>
                              <w:spacing w:line="160" w:lineRule="exact"/>
                              <w:ind w:left="100"/>
                            </w:pPr>
                            <w:r>
                              <w:rPr>
                                <w:rStyle w:val="Bodytext33Exact"/>
                                <w:rFonts w:cs="Times New Roman"/>
                                <w:b/>
                                <w:bCs/>
                                <w:color w:val="000000"/>
                                <w:spacing w:val="0"/>
                                <w:lang w:eastAsia="vi-VN"/>
                              </w:rPr>
                              <w:t>950</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210" o:spid="_x0000_s2231" type="#_x0000_t202" style="position:absolute;left:0;text-align:left;margin-left:1079.4pt;margin-top:49.5pt;width:28.25pt;height:8pt;z-index:25167462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" filled="f" stroked="f">
                <v:textbox style="mso-fit-shape-to-text:t" inset="0,0,0,0">
                  <w:txbxContent>
                    <w:p w:rsidR="004E000A" w:rsidRDefault="004E000A" w:rsidP="00207212">
                      <w:pPr>
                        <w:pStyle w:val="Bodytext33"/>
                        <w:shd w:val="clear" w:color="auto" w:fill="auto"/>
                        <w:spacing w:line="160" w:lineRule="exact"/>
                        <w:ind w:left="100"/>
                      </w:pPr>
                      <w:r>
                        <w:rPr>
                          <w:rStyle w:val="Bodytext33Exact"/>
                          <w:rFonts w:cs="Times New Roman"/>
                          <w:b/>
                          <w:bCs/>
                          <w:color w:val="000000"/>
                          <w:spacing w:val="0"/>
                          <w:lang w:eastAsia="vi-VN"/>
                        </w:rPr>
                        <w:t>950</w:t>
                      </w:r>
                    </w:p>
                  </w:txbxContent>
                </v:textbox>
                <w10:wrap anchorx="margin"/>
              </v:shape>
            </w:pict>
          </mc:Fallback>
        </mc:AlternateContent>
      </w:r>
      <w:r w:rsidR="00207212" w:rsidRPr="00C166C2">
        <w:rPr>
          <w:b/>
          <w:bCs/>
          <w:sz w:val="20"/>
          <w:szCs w:val="20"/>
        </w:rPr>
        <w:t xml:space="preserve">Bảng </w:t>
      </w:r>
      <w:r w:rsidR="00CB4110">
        <w:rPr>
          <w:b/>
          <w:bCs/>
          <w:sz w:val="20"/>
          <w:szCs w:val="20"/>
        </w:rPr>
        <w:t>B</w:t>
      </w:r>
      <w:r w:rsidR="00207212" w:rsidRPr="00C166C2">
        <w:rPr>
          <w:b/>
          <w:bCs/>
          <w:sz w:val="20"/>
          <w:szCs w:val="20"/>
        </w:rPr>
        <w:t>.12 - Cơ tính ở nhiệt độ phòng của ống thép cácbon và hợp kim thấp (ISO 9329-</w:t>
      </w:r>
      <w:proofErr w:type="gramStart"/>
      <w:r w:rsidR="00207212" w:rsidRPr="00C166C2">
        <w:rPr>
          <w:b/>
          <w:bCs/>
          <w:sz w:val="20"/>
          <w:szCs w:val="20"/>
        </w:rPr>
        <w:t>2 :</w:t>
      </w:r>
      <w:proofErr w:type="gramEnd"/>
      <w:r w:rsidR="00207212" w:rsidRPr="00C166C2">
        <w:rPr>
          <w:b/>
          <w:bCs/>
          <w:sz w:val="20"/>
          <w:szCs w:val="20"/>
        </w:rPr>
        <w:t xml:space="preserve"> 1997)</w:t>
      </w:r>
    </w:p>
    <w:tbl>
      <w:tblPr>
        <w:tblW w:w="0" w:type="auto"/>
        <w:jc w:val="center"/>
        <w:tblCellMar>
          <w:left w:w="115" w:type="dxa"/>
          <w:right w:w="115" w:type="dxa"/>
        </w:tblCellMar>
        <w:tblLook w:val="01E0" w:firstRow="1" w:lastRow="1" w:firstColumn="1" w:lastColumn="1" w:noHBand="0" w:noVBand="0"/>
      </w:tblPr>
      <w:tblGrid>
        <w:gridCol w:w="875"/>
        <w:gridCol w:w="1629"/>
        <w:gridCol w:w="728"/>
        <w:gridCol w:w="1267"/>
        <w:gridCol w:w="902"/>
        <w:gridCol w:w="902"/>
        <w:gridCol w:w="902"/>
        <w:gridCol w:w="902"/>
        <w:gridCol w:w="902"/>
        <w:gridCol w:w="902"/>
        <w:gridCol w:w="902"/>
        <w:gridCol w:w="902"/>
        <w:gridCol w:w="903"/>
        <w:gridCol w:w="903"/>
      </w:tblGrid>
      <w:tr w:rsidR="00207212" w:rsidRPr="00C166C2" w:rsidTr="00F15B6A">
        <w:trPr>
          <w:jc w:val="center"/>
        </w:trPr>
        <w:tc>
          <w:tcPr>
            <w:tcW w:w="2099" w:type="dxa"/>
            <w:gridSpan w:val="2"/>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728" w:type="dxa"/>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1267" w:type="dxa"/>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Chiều dày thép, mm</w:t>
            </w:r>
          </w:p>
        </w:tc>
        <w:tc>
          <w:tcPr>
            <w:tcW w:w="9022" w:type="dxa"/>
            <w:gridSpan w:val="10"/>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Giới hạn chảy R</w:t>
            </w:r>
            <w:r w:rsidRPr="00C166C2">
              <w:rPr>
                <w:sz w:val="20"/>
                <w:szCs w:val="20"/>
                <w:vertAlign w:val="subscript"/>
              </w:rPr>
              <w:t>p0,2</w:t>
            </w:r>
            <w:r w:rsidRPr="00C166C2">
              <w:rPr>
                <w:sz w:val="20"/>
                <w:szCs w:val="20"/>
              </w:rPr>
              <w:t>, MPa</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9022" w:type="dxa"/>
            <w:gridSpan w:val="10"/>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 xml:space="preserve">Nhiệt độ </w:t>
            </w:r>
            <w:r w:rsidRPr="00C166C2">
              <w:rPr>
                <w:sz w:val="20"/>
                <w:szCs w:val="20"/>
                <w:vertAlign w:val="superscript"/>
              </w:rPr>
              <w:t>0</w:t>
            </w:r>
            <w:r w:rsidRPr="00C166C2">
              <w:rPr>
                <w:sz w:val="20"/>
                <w:szCs w:val="20"/>
              </w:rPr>
              <w:t>C</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150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200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250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300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350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400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450</w:t>
            </w:r>
          </w:p>
        </w:tc>
        <w:tc>
          <w:tcPr>
            <w:tcW w:w="902"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500</w:t>
            </w:r>
          </w:p>
        </w:tc>
        <w:tc>
          <w:tcPr>
            <w:tcW w:w="9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550</w:t>
            </w:r>
          </w:p>
        </w:tc>
        <w:tc>
          <w:tcPr>
            <w:tcW w:w="90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600</w:t>
            </w:r>
          </w:p>
        </w:tc>
      </w:tr>
      <w:tr w:rsidR="00207212" w:rsidRPr="00C166C2" w:rsidTr="00F15B6A">
        <w:trPr>
          <w:jc w:val="center"/>
        </w:trPr>
        <w:tc>
          <w:tcPr>
            <w:tcW w:w="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cácbon</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p w:rsidR="00207212" w:rsidRPr="00C166C2" w:rsidRDefault="00207212" w:rsidP="00CB4110">
            <w:pPr>
              <w:spacing w:before="120"/>
              <w:jc w:val="center"/>
              <w:rPr>
                <w:sz w:val="20"/>
                <w:szCs w:val="20"/>
              </w:rPr>
            </w:pPr>
            <w:r w:rsidRPr="00C166C2">
              <w:rPr>
                <w:sz w:val="20"/>
                <w:szCs w:val="20"/>
              </w:rPr>
              <w:t>&gt;16 ≤ 40</w:t>
            </w:r>
          </w:p>
          <w:p w:rsidR="00207212" w:rsidRPr="00C166C2" w:rsidRDefault="00207212" w:rsidP="00CB4110">
            <w:pPr>
              <w:spacing w:before="120"/>
              <w:jc w:val="center"/>
              <w:rPr>
                <w:rFonts w:cs="Arial"/>
                <w:sz w:val="20"/>
                <w:szCs w:val="20"/>
              </w:rPr>
            </w:pPr>
            <w:r w:rsidRPr="00C166C2">
              <w:rPr>
                <w:sz w:val="20"/>
                <w:szCs w:val="20"/>
              </w:rPr>
              <w:t>&gt; 40  ≤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p w:rsidR="00207212" w:rsidRPr="00C166C2" w:rsidRDefault="00207212" w:rsidP="00CB4110">
            <w:pPr>
              <w:spacing w:before="120"/>
              <w:jc w:val="center"/>
              <w:rPr>
                <w:sz w:val="20"/>
                <w:szCs w:val="20"/>
              </w:rPr>
            </w:pPr>
            <w:r w:rsidRPr="00C166C2">
              <w:rPr>
                <w:sz w:val="20"/>
                <w:szCs w:val="20"/>
              </w:rPr>
              <w:t>183</w:t>
            </w:r>
          </w:p>
          <w:p w:rsidR="00207212" w:rsidRPr="00C166C2" w:rsidRDefault="00207212" w:rsidP="00CB4110">
            <w:pPr>
              <w:spacing w:before="120"/>
              <w:jc w:val="center"/>
              <w:rPr>
                <w:rFonts w:cs="Arial"/>
                <w:sz w:val="20"/>
                <w:szCs w:val="20"/>
              </w:rPr>
            </w:pPr>
            <w:r w:rsidRPr="00C166C2">
              <w:rPr>
                <w:sz w:val="20"/>
                <w:szCs w:val="20"/>
              </w:rPr>
              <w:t>172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p w:rsidR="00207212" w:rsidRPr="00C166C2" w:rsidRDefault="00207212" w:rsidP="00CB4110">
            <w:pPr>
              <w:spacing w:before="120"/>
              <w:jc w:val="center"/>
              <w:rPr>
                <w:sz w:val="20"/>
                <w:szCs w:val="20"/>
              </w:rPr>
            </w:pPr>
            <w:r w:rsidRPr="00C166C2">
              <w:rPr>
                <w:sz w:val="20"/>
                <w:szCs w:val="20"/>
              </w:rPr>
              <w:t>164</w:t>
            </w:r>
          </w:p>
          <w:p w:rsidR="00207212" w:rsidRPr="00C166C2" w:rsidRDefault="00207212" w:rsidP="00CB4110">
            <w:pPr>
              <w:spacing w:before="120"/>
              <w:jc w:val="center"/>
              <w:rPr>
                <w:rFonts w:cs="Arial"/>
                <w:sz w:val="20"/>
                <w:szCs w:val="20"/>
              </w:rPr>
            </w:pPr>
            <w:r w:rsidRPr="00C166C2">
              <w:rPr>
                <w:sz w:val="20"/>
                <w:szCs w:val="20"/>
              </w:rPr>
              <w:t>159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p w:rsidR="00207212" w:rsidRPr="00C166C2" w:rsidRDefault="00207212" w:rsidP="00CB4110">
            <w:pPr>
              <w:spacing w:before="120"/>
              <w:jc w:val="center"/>
              <w:rPr>
                <w:sz w:val="20"/>
                <w:szCs w:val="20"/>
              </w:rPr>
            </w:pPr>
            <w:r w:rsidRPr="00C166C2">
              <w:rPr>
                <w:sz w:val="20"/>
                <w:szCs w:val="20"/>
              </w:rPr>
              <w:t>145</w:t>
            </w:r>
          </w:p>
          <w:p w:rsidR="00207212" w:rsidRPr="00C166C2" w:rsidRDefault="00207212" w:rsidP="00CB4110">
            <w:pPr>
              <w:spacing w:before="120"/>
              <w:jc w:val="center"/>
              <w:rPr>
                <w:rFonts w:cs="Arial"/>
                <w:sz w:val="20"/>
                <w:szCs w:val="20"/>
              </w:rPr>
            </w:pPr>
            <w:r w:rsidRPr="00C166C2">
              <w:rPr>
                <w:sz w:val="20"/>
                <w:szCs w:val="20"/>
              </w:rPr>
              <w:t>145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p w:rsidR="00207212" w:rsidRPr="00C166C2" w:rsidRDefault="00207212" w:rsidP="00CB4110">
            <w:pPr>
              <w:spacing w:before="120"/>
              <w:jc w:val="center"/>
              <w:rPr>
                <w:sz w:val="20"/>
                <w:szCs w:val="20"/>
              </w:rPr>
            </w:pPr>
            <w:r w:rsidRPr="00C166C2">
              <w:rPr>
                <w:sz w:val="20"/>
                <w:szCs w:val="20"/>
              </w:rPr>
              <w:t>127</w:t>
            </w:r>
          </w:p>
          <w:p w:rsidR="00207212" w:rsidRPr="00C166C2" w:rsidRDefault="00207212" w:rsidP="00CB4110">
            <w:pPr>
              <w:spacing w:before="120"/>
              <w:jc w:val="center"/>
              <w:rPr>
                <w:rFonts w:cs="Arial"/>
                <w:sz w:val="20"/>
                <w:szCs w:val="20"/>
              </w:rPr>
            </w:pPr>
            <w:r w:rsidRPr="00C166C2">
              <w:rPr>
                <w:sz w:val="20"/>
                <w:szCs w:val="20"/>
              </w:rPr>
              <w:t>127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p w:rsidR="00207212" w:rsidRPr="00C166C2" w:rsidRDefault="00207212" w:rsidP="00CB4110">
            <w:pPr>
              <w:spacing w:before="120"/>
              <w:jc w:val="center"/>
              <w:rPr>
                <w:sz w:val="20"/>
                <w:szCs w:val="20"/>
              </w:rPr>
            </w:pPr>
            <w:r w:rsidRPr="00C166C2">
              <w:rPr>
                <w:sz w:val="20"/>
                <w:szCs w:val="20"/>
              </w:rPr>
              <w:t>116</w:t>
            </w:r>
          </w:p>
          <w:p w:rsidR="00207212" w:rsidRPr="00C166C2" w:rsidRDefault="00207212" w:rsidP="00CB4110">
            <w:pPr>
              <w:spacing w:before="120"/>
              <w:jc w:val="center"/>
              <w:rPr>
                <w:rFonts w:cs="Arial"/>
                <w:sz w:val="20"/>
                <w:szCs w:val="20"/>
              </w:rPr>
            </w:pPr>
            <w:r w:rsidRPr="00C166C2">
              <w:rPr>
                <w:sz w:val="20"/>
                <w:szCs w:val="20"/>
              </w:rPr>
              <w:t>116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p w:rsidR="00207212" w:rsidRPr="00C166C2" w:rsidRDefault="00207212" w:rsidP="00CB4110">
            <w:pPr>
              <w:spacing w:before="120"/>
              <w:jc w:val="center"/>
              <w:rPr>
                <w:sz w:val="20"/>
                <w:szCs w:val="20"/>
              </w:rPr>
            </w:pPr>
            <w:r w:rsidRPr="00C166C2">
              <w:rPr>
                <w:sz w:val="20"/>
                <w:szCs w:val="20"/>
              </w:rPr>
              <w:t>110</w:t>
            </w:r>
          </w:p>
          <w:p w:rsidR="00207212" w:rsidRPr="00C166C2" w:rsidRDefault="00207212" w:rsidP="00CB4110">
            <w:pPr>
              <w:spacing w:before="120"/>
              <w:jc w:val="center"/>
              <w:rPr>
                <w:rFonts w:cs="Arial"/>
                <w:sz w:val="20"/>
                <w:szCs w:val="20"/>
              </w:rPr>
            </w:pPr>
            <w:r w:rsidRPr="00C166C2">
              <w:rPr>
                <w:sz w:val="20"/>
                <w:szCs w:val="20"/>
              </w:rPr>
              <w:t>110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p w:rsidR="00207212" w:rsidRPr="00C166C2" w:rsidRDefault="00207212" w:rsidP="00CB4110">
            <w:pPr>
              <w:spacing w:before="120"/>
              <w:jc w:val="center"/>
              <w:rPr>
                <w:sz w:val="20"/>
                <w:szCs w:val="20"/>
              </w:rPr>
            </w:pPr>
            <w:r w:rsidRPr="00C166C2">
              <w:rPr>
                <w:sz w:val="20"/>
                <w:szCs w:val="20"/>
              </w:rPr>
              <w:t>106</w:t>
            </w:r>
          </w:p>
          <w:p w:rsidR="00207212" w:rsidRPr="00C166C2" w:rsidRDefault="00207212" w:rsidP="00CB4110">
            <w:pPr>
              <w:spacing w:before="120"/>
              <w:jc w:val="center"/>
              <w:rPr>
                <w:rFonts w:cs="Arial"/>
                <w:sz w:val="20"/>
                <w:szCs w:val="20"/>
              </w:rPr>
            </w:pPr>
            <w:r w:rsidRPr="00C166C2">
              <w:rPr>
                <w:sz w:val="20"/>
                <w:szCs w:val="20"/>
              </w:rPr>
              <w:t>106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p w:rsidR="00207212" w:rsidRPr="00C166C2" w:rsidRDefault="00207212" w:rsidP="00CB4110">
            <w:pPr>
              <w:spacing w:before="120"/>
              <w:jc w:val="center"/>
              <w:rPr>
                <w:sz w:val="20"/>
                <w:szCs w:val="20"/>
              </w:rPr>
            </w:pPr>
            <w:r w:rsidRPr="00C166C2">
              <w:rPr>
                <w:sz w:val="20"/>
                <w:szCs w:val="20"/>
              </w:rPr>
              <w:t>&gt;16 ≤ 40</w:t>
            </w:r>
          </w:p>
          <w:p w:rsidR="00207212" w:rsidRPr="00C166C2" w:rsidRDefault="00207212" w:rsidP="00CB4110">
            <w:pPr>
              <w:spacing w:before="120"/>
              <w:jc w:val="center"/>
              <w:rPr>
                <w:rFonts w:cs="Arial"/>
                <w:sz w:val="20"/>
                <w:szCs w:val="20"/>
              </w:rPr>
            </w:pPr>
            <w:r w:rsidRPr="00C166C2">
              <w:rPr>
                <w:sz w:val="20"/>
                <w:szCs w:val="20"/>
              </w:rPr>
              <w:t>&gt; 40  ≤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216</w:t>
            </w:r>
          </w:p>
          <w:p w:rsidR="00207212" w:rsidRPr="00C166C2" w:rsidRDefault="00207212" w:rsidP="00CB4110">
            <w:pPr>
              <w:spacing w:before="120"/>
              <w:jc w:val="center"/>
              <w:rPr>
                <w:sz w:val="20"/>
                <w:szCs w:val="20"/>
              </w:rPr>
            </w:pPr>
            <w:r w:rsidRPr="00C166C2">
              <w:rPr>
                <w:sz w:val="20"/>
                <w:szCs w:val="20"/>
              </w:rPr>
              <w:t>213</w:t>
            </w:r>
          </w:p>
          <w:p w:rsidR="00207212" w:rsidRPr="00C166C2" w:rsidRDefault="00207212" w:rsidP="00CB4110">
            <w:pPr>
              <w:spacing w:before="120"/>
              <w:jc w:val="center"/>
              <w:rPr>
                <w:rFonts w:cs="Arial"/>
                <w:sz w:val="20"/>
                <w:szCs w:val="20"/>
              </w:rPr>
            </w:pPr>
            <w:r w:rsidRPr="00C166C2">
              <w:rPr>
                <w:sz w:val="20"/>
                <w:szCs w:val="20"/>
              </w:rPr>
              <w:t>204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p w:rsidR="00207212" w:rsidRPr="00C166C2" w:rsidRDefault="00207212" w:rsidP="00CB4110">
            <w:pPr>
              <w:spacing w:before="120"/>
              <w:jc w:val="center"/>
              <w:rPr>
                <w:sz w:val="20"/>
                <w:szCs w:val="20"/>
              </w:rPr>
            </w:pPr>
            <w:r w:rsidRPr="00C166C2">
              <w:rPr>
                <w:sz w:val="20"/>
                <w:szCs w:val="20"/>
              </w:rPr>
              <w:t>192</w:t>
            </w:r>
          </w:p>
          <w:p w:rsidR="00207212" w:rsidRPr="00C166C2" w:rsidRDefault="00207212" w:rsidP="00CB4110">
            <w:pPr>
              <w:spacing w:before="120"/>
              <w:jc w:val="center"/>
              <w:rPr>
                <w:rFonts w:cs="Arial"/>
                <w:sz w:val="20"/>
                <w:szCs w:val="20"/>
              </w:rPr>
            </w:pPr>
            <w:r w:rsidRPr="00C166C2">
              <w:rPr>
                <w:sz w:val="20"/>
                <w:szCs w:val="20"/>
              </w:rPr>
              <w:t>188</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p w:rsidR="00207212" w:rsidRPr="00C166C2" w:rsidRDefault="00207212" w:rsidP="00CB4110">
            <w:pPr>
              <w:spacing w:before="120"/>
              <w:jc w:val="center"/>
              <w:rPr>
                <w:sz w:val="20"/>
                <w:szCs w:val="20"/>
              </w:rPr>
            </w:pPr>
            <w:r w:rsidRPr="00C166C2">
              <w:rPr>
                <w:sz w:val="20"/>
                <w:szCs w:val="20"/>
              </w:rPr>
              <w:t>171</w:t>
            </w:r>
          </w:p>
          <w:p w:rsidR="00207212" w:rsidRPr="00C166C2" w:rsidRDefault="00207212" w:rsidP="00CB4110">
            <w:pPr>
              <w:spacing w:before="120"/>
              <w:jc w:val="center"/>
              <w:rPr>
                <w:rFonts w:cs="Arial"/>
                <w:sz w:val="20"/>
                <w:szCs w:val="20"/>
              </w:rPr>
            </w:pPr>
            <w:r w:rsidRPr="00C166C2">
              <w:rPr>
                <w:sz w:val="20"/>
                <w:szCs w:val="20"/>
              </w:rPr>
              <w:t>171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p w:rsidR="00207212" w:rsidRPr="00C166C2" w:rsidRDefault="00207212" w:rsidP="00CB4110">
            <w:pPr>
              <w:spacing w:before="120"/>
              <w:jc w:val="center"/>
              <w:rPr>
                <w:sz w:val="20"/>
                <w:szCs w:val="20"/>
              </w:rPr>
            </w:pPr>
            <w:r w:rsidRPr="00C166C2">
              <w:rPr>
                <w:sz w:val="20"/>
                <w:szCs w:val="20"/>
              </w:rPr>
              <w:t>152</w:t>
            </w:r>
          </w:p>
          <w:p w:rsidR="00207212" w:rsidRPr="00C166C2" w:rsidRDefault="00207212" w:rsidP="00CB4110">
            <w:pPr>
              <w:spacing w:before="120"/>
              <w:jc w:val="center"/>
              <w:rPr>
                <w:rFonts w:cs="Arial"/>
                <w:sz w:val="20"/>
                <w:szCs w:val="20"/>
              </w:rPr>
            </w:pPr>
            <w:r w:rsidRPr="00C166C2">
              <w:rPr>
                <w:sz w:val="20"/>
                <w:szCs w:val="20"/>
              </w:rPr>
              <w:t>152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p w:rsidR="00207212" w:rsidRPr="00C166C2" w:rsidRDefault="00207212" w:rsidP="00CB4110">
            <w:pPr>
              <w:spacing w:before="120"/>
              <w:jc w:val="center"/>
              <w:rPr>
                <w:sz w:val="20"/>
                <w:szCs w:val="20"/>
              </w:rPr>
            </w:pPr>
            <w:r w:rsidRPr="00C166C2">
              <w:rPr>
                <w:sz w:val="20"/>
                <w:szCs w:val="20"/>
              </w:rPr>
              <w:t>141</w:t>
            </w:r>
          </w:p>
          <w:p w:rsidR="00207212" w:rsidRPr="00C166C2" w:rsidRDefault="00207212" w:rsidP="00CB4110">
            <w:pPr>
              <w:spacing w:before="120"/>
              <w:jc w:val="center"/>
              <w:rPr>
                <w:rFonts w:cs="Arial"/>
                <w:sz w:val="20"/>
                <w:szCs w:val="20"/>
              </w:rPr>
            </w:pPr>
            <w:r w:rsidRPr="00C166C2">
              <w:rPr>
                <w:sz w:val="20"/>
                <w:szCs w:val="20"/>
              </w:rPr>
              <w:t>141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p w:rsidR="00207212" w:rsidRPr="00C166C2" w:rsidRDefault="00207212" w:rsidP="00CB4110">
            <w:pPr>
              <w:spacing w:before="120"/>
              <w:jc w:val="center"/>
              <w:rPr>
                <w:sz w:val="20"/>
                <w:szCs w:val="20"/>
              </w:rPr>
            </w:pPr>
            <w:r w:rsidRPr="00C166C2">
              <w:rPr>
                <w:sz w:val="20"/>
                <w:szCs w:val="20"/>
              </w:rPr>
              <w:t>134</w:t>
            </w:r>
          </w:p>
          <w:p w:rsidR="00207212" w:rsidRPr="00C166C2" w:rsidRDefault="00207212" w:rsidP="00CB4110">
            <w:pPr>
              <w:spacing w:before="120"/>
              <w:jc w:val="center"/>
              <w:rPr>
                <w:rFonts w:cs="Arial"/>
                <w:sz w:val="20"/>
                <w:szCs w:val="20"/>
              </w:rPr>
            </w:pPr>
            <w:r w:rsidRPr="00C166C2">
              <w:rPr>
                <w:sz w:val="20"/>
                <w:szCs w:val="20"/>
              </w:rPr>
              <w:t>134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p w:rsidR="00207212" w:rsidRPr="00C166C2" w:rsidRDefault="00207212" w:rsidP="00CB4110">
            <w:pPr>
              <w:spacing w:before="120"/>
              <w:jc w:val="center"/>
              <w:rPr>
                <w:sz w:val="20"/>
                <w:szCs w:val="20"/>
              </w:rPr>
            </w:pPr>
            <w:r w:rsidRPr="00C166C2">
              <w:rPr>
                <w:sz w:val="20"/>
                <w:szCs w:val="20"/>
              </w:rPr>
              <w:t>130</w:t>
            </w:r>
          </w:p>
          <w:p w:rsidR="00207212" w:rsidRPr="00C166C2" w:rsidRDefault="00207212" w:rsidP="00CB4110">
            <w:pPr>
              <w:spacing w:before="120"/>
              <w:jc w:val="center"/>
              <w:rPr>
                <w:rFonts w:cs="Arial"/>
                <w:sz w:val="20"/>
                <w:szCs w:val="20"/>
              </w:rPr>
            </w:pPr>
            <w:r w:rsidRPr="00C166C2">
              <w:rPr>
                <w:sz w:val="20"/>
                <w:szCs w:val="20"/>
              </w:rPr>
              <w:t>130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16</w:t>
            </w:r>
          </w:p>
          <w:p w:rsidR="00207212" w:rsidRPr="00C166C2" w:rsidRDefault="00207212" w:rsidP="00CB4110">
            <w:pPr>
              <w:spacing w:before="120"/>
              <w:jc w:val="center"/>
              <w:rPr>
                <w:sz w:val="20"/>
                <w:szCs w:val="20"/>
              </w:rPr>
            </w:pPr>
            <w:r w:rsidRPr="00C166C2">
              <w:rPr>
                <w:sz w:val="20"/>
                <w:szCs w:val="20"/>
              </w:rPr>
              <w:t>&gt;16 ≤ 40</w:t>
            </w:r>
          </w:p>
          <w:p w:rsidR="00207212" w:rsidRPr="00C166C2" w:rsidRDefault="00207212" w:rsidP="00CB4110">
            <w:pPr>
              <w:spacing w:before="120"/>
              <w:jc w:val="center"/>
              <w:rPr>
                <w:rFonts w:cs="Arial"/>
                <w:sz w:val="20"/>
                <w:szCs w:val="20"/>
              </w:rPr>
            </w:pPr>
            <w:r w:rsidRPr="00C166C2">
              <w:rPr>
                <w:sz w:val="20"/>
                <w:szCs w:val="20"/>
              </w:rPr>
              <w:t>&gt; 40  ≤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p w:rsidR="00207212" w:rsidRPr="00C166C2" w:rsidRDefault="00207212" w:rsidP="00CB4110">
            <w:pPr>
              <w:spacing w:before="120"/>
              <w:jc w:val="center"/>
              <w:rPr>
                <w:sz w:val="20"/>
                <w:szCs w:val="20"/>
              </w:rPr>
            </w:pPr>
            <w:r w:rsidRPr="00C166C2">
              <w:rPr>
                <w:sz w:val="20"/>
                <w:szCs w:val="20"/>
              </w:rPr>
              <w:t>242</w:t>
            </w:r>
          </w:p>
          <w:p w:rsidR="00207212" w:rsidRPr="00C166C2" w:rsidRDefault="00207212" w:rsidP="00CB4110">
            <w:pPr>
              <w:spacing w:before="120"/>
              <w:jc w:val="center"/>
              <w:rPr>
                <w:rFonts w:cs="Arial"/>
                <w:sz w:val="20"/>
                <w:szCs w:val="20"/>
              </w:rPr>
            </w:pPr>
            <w:r w:rsidRPr="00C166C2">
              <w:rPr>
                <w:sz w:val="20"/>
                <w:szCs w:val="20"/>
              </w:rPr>
              <w:t>236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223</w:t>
            </w:r>
          </w:p>
          <w:p w:rsidR="00207212" w:rsidRPr="00C166C2" w:rsidRDefault="00207212" w:rsidP="00CB4110">
            <w:pPr>
              <w:spacing w:before="120"/>
              <w:jc w:val="center"/>
              <w:rPr>
                <w:sz w:val="20"/>
                <w:szCs w:val="20"/>
              </w:rPr>
            </w:pPr>
            <w:r w:rsidRPr="00C166C2">
              <w:rPr>
                <w:sz w:val="20"/>
                <w:szCs w:val="20"/>
              </w:rPr>
              <w:t>220</w:t>
            </w:r>
          </w:p>
          <w:p w:rsidR="00207212" w:rsidRPr="00C166C2" w:rsidRDefault="00207212" w:rsidP="00CB4110">
            <w:pPr>
              <w:spacing w:before="120"/>
              <w:jc w:val="center"/>
              <w:rPr>
                <w:rFonts w:cs="Arial"/>
                <w:sz w:val="20"/>
                <w:szCs w:val="20"/>
              </w:rPr>
            </w:pPr>
            <w:r w:rsidRPr="00C166C2">
              <w:rPr>
                <w:sz w:val="20"/>
                <w:szCs w:val="20"/>
              </w:rPr>
              <w:t>217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p w:rsidR="00207212" w:rsidRPr="00C166C2" w:rsidRDefault="00207212" w:rsidP="00CB4110">
            <w:pPr>
              <w:spacing w:before="120"/>
              <w:jc w:val="center"/>
              <w:rPr>
                <w:sz w:val="20"/>
                <w:szCs w:val="20"/>
              </w:rPr>
            </w:pPr>
            <w:r w:rsidRPr="00C166C2">
              <w:rPr>
                <w:sz w:val="20"/>
                <w:szCs w:val="20"/>
              </w:rPr>
              <w:t>198</w:t>
            </w:r>
          </w:p>
          <w:p w:rsidR="00207212" w:rsidRPr="00C166C2" w:rsidRDefault="00207212" w:rsidP="00CB4110">
            <w:pPr>
              <w:spacing w:before="120"/>
              <w:jc w:val="center"/>
              <w:rPr>
                <w:rFonts w:cs="Arial"/>
                <w:sz w:val="20"/>
                <w:szCs w:val="20"/>
              </w:rPr>
            </w:pPr>
            <w:r w:rsidRPr="00C166C2">
              <w:rPr>
                <w:sz w:val="20"/>
                <w:szCs w:val="20"/>
              </w:rPr>
              <w:t>198</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p w:rsidR="00207212" w:rsidRPr="00C166C2" w:rsidRDefault="00207212" w:rsidP="00CB4110">
            <w:pPr>
              <w:spacing w:before="120"/>
              <w:jc w:val="center"/>
              <w:rPr>
                <w:sz w:val="20"/>
                <w:szCs w:val="20"/>
              </w:rPr>
            </w:pPr>
            <w:r w:rsidRPr="00C166C2">
              <w:rPr>
                <w:sz w:val="20"/>
                <w:szCs w:val="20"/>
              </w:rPr>
              <w:t>177</w:t>
            </w:r>
          </w:p>
          <w:p w:rsidR="00207212" w:rsidRPr="00C166C2" w:rsidRDefault="00207212" w:rsidP="00CB4110">
            <w:pPr>
              <w:spacing w:before="120"/>
              <w:jc w:val="center"/>
              <w:rPr>
                <w:rFonts w:cs="Arial"/>
                <w:sz w:val="20"/>
                <w:szCs w:val="20"/>
              </w:rPr>
            </w:pPr>
            <w:r w:rsidRPr="00C166C2">
              <w:rPr>
                <w:sz w:val="20"/>
                <w:szCs w:val="20"/>
              </w:rPr>
              <w:t>177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p w:rsidR="00207212" w:rsidRPr="00C166C2" w:rsidRDefault="00207212" w:rsidP="00CB4110">
            <w:pPr>
              <w:spacing w:before="120"/>
              <w:jc w:val="center"/>
              <w:rPr>
                <w:sz w:val="20"/>
                <w:szCs w:val="20"/>
              </w:rPr>
            </w:pPr>
            <w:r w:rsidRPr="00C166C2">
              <w:rPr>
                <w:sz w:val="20"/>
                <w:szCs w:val="20"/>
              </w:rPr>
              <w:t>167</w:t>
            </w:r>
          </w:p>
          <w:p w:rsidR="00207212" w:rsidRPr="00C166C2" w:rsidRDefault="00207212" w:rsidP="00CB4110">
            <w:pPr>
              <w:spacing w:before="120"/>
              <w:jc w:val="center"/>
              <w:rPr>
                <w:rFonts w:cs="Arial"/>
                <w:sz w:val="20"/>
                <w:szCs w:val="20"/>
              </w:rPr>
            </w:pPr>
            <w:r w:rsidRPr="00C166C2">
              <w:rPr>
                <w:sz w:val="20"/>
                <w:szCs w:val="20"/>
              </w:rPr>
              <w:t>167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p w:rsidR="00207212" w:rsidRPr="00C166C2" w:rsidRDefault="00207212" w:rsidP="00CB4110">
            <w:pPr>
              <w:spacing w:before="120"/>
              <w:jc w:val="center"/>
              <w:rPr>
                <w:sz w:val="20"/>
                <w:szCs w:val="20"/>
              </w:rPr>
            </w:pPr>
            <w:r w:rsidRPr="00C166C2">
              <w:rPr>
                <w:sz w:val="20"/>
                <w:szCs w:val="20"/>
              </w:rPr>
              <w:t>158</w:t>
            </w:r>
          </w:p>
          <w:p w:rsidR="00207212" w:rsidRPr="00C166C2" w:rsidRDefault="00207212" w:rsidP="00CB4110">
            <w:pPr>
              <w:spacing w:before="120"/>
              <w:jc w:val="center"/>
              <w:rPr>
                <w:rFonts w:cs="Arial"/>
                <w:sz w:val="20"/>
                <w:szCs w:val="20"/>
              </w:rPr>
            </w:pPr>
            <w:r w:rsidRPr="00C166C2">
              <w:rPr>
                <w:sz w:val="20"/>
                <w:szCs w:val="20"/>
              </w:rPr>
              <w:t>158</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p w:rsidR="00207212" w:rsidRPr="00C166C2" w:rsidRDefault="00207212" w:rsidP="00CB4110">
            <w:pPr>
              <w:spacing w:before="120"/>
              <w:jc w:val="center"/>
              <w:rPr>
                <w:sz w:val="20"/>
                <w:szCs w:val="20"/>
              </w:rPr>
            </w:pPr>
            <w:r w:rsidRPr="00C166C2">
              <w:rPr>
                <w:sz w:val="20"/>
                <w:szCs w:val="20"/>
              </w:rPr>
              <w:t>153</w:t>
            </w:r>
          </w:p>
          <w:p w:rsidR="00207212" w:rsidRPr="00C166C2" w:rsidRDefault="00207212" w:rsidP="00CB4110">
            <w:pPr>
              <w:spacing w:before="120"/>
              <w:jc w:val="center"/>
              <w:rPr>
                <w:rFonts w:cs="Arial"/>
                <w:sz w:val="20"/>
                <w:szCs w:val="20"/>
              </w:rPr>
            </w:pPr>
            <w:r w:rsidRPr="00C166C2">
              <w:rPr>
                <w:sz w:val="20"/>
                <w:szCs w:val="20"/>
              </w:rPr>
              <w:t>153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p w:rsidR="00207212" w:rsidRPr="00C166C2" w:rsidRDefault="00207212" w:rsidP="00CB4110">
            <w:pPr>
              <w:spacing w:before="120"/>
              <w:jc w:val="center"/>
              <w:rPr>
                <w:sz w:val="20"/>
                <w:szCs w:val="20"/>
              </w:rPr>
            </w:pPr>
            <w:r w:rsidRPr="00C166C2">
              <w:rPr>
                <w:sz w:val="20"/>
                <w:szCs w:val="20"/>
              </w:rPr>
              <w:t>-</w:t>
            </w:r>
          </w:p>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47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xml:space="preserve">Thép </w:t>
            </w:r>
            <w:r w:rsidRPr="00C166C2">
              <w:rPr>
                <w:sz w:val="20"/>
                <w:szCs w:val="20"/>
              </w:rPr>
              <w:lastRenderedPageBreak/>
              <w:t>hợp kim thấp</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lastRenderedPageBreak/>
              <w:t>8 CrMo 4-5</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8CrMo 5-5</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143</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5 TA</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5 TN+TT</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 4-5</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CrMo9-10TA</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CrMo9-10 TN+TT</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241</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 MoCr 6-2</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218</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9-1 TA</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A</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118</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1o6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94</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X11 CrMo 9-1 TN+TT</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330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290</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X10 CrMoVNb 9-1</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300</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260</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9 NiMnMoNb 5-4-4</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402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392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382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373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343</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304</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X20 CrMoNiV 11-1-1</w:t>
            </w:r>
          </w:p>
        </w:tc>
        <w:tc>
          <w:tcPr>
            <w:tcW w:w="72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1267"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60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349</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326</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317</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310</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305</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292</w:t>
            </w:r>
          </w:p>
        </w:tc>
        <w:tc>
          <w:tcPr>
            <w:tcW w:w="90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272</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90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bl>
    <w:p w:rsidR="00207212" w:rsidRPr="00C166C2" w:rsidRDefault="00207212" w:rsidP="00F15B6A">
      <w:pPr>
        <w:spacing w:before="120"/>
        <w:jc w:val="center"/>
        <w:rPr>
          <w:rFonts w:cs="Arial"/>
          <w:b/>
          <w:bCs/>
          <w:sz w:val="20"/>
          <w:szCs w:val="20"/>
        </w:rPr>
      </w:pPr>
      <w:r w:rsidRPr="00C166C2">
        <w:rPr>
          <w:b/>
          <w:bCs/>
          <w:sz w:val="20"/>
          <w:szCs w:val="20"/>
        </w:rPr>
        <w:t xml:space="preserve">Bảng </w:t>
      </w:r>
      <w:r w:rsidR="00CB4110">
        <w:rPr>
          <w:b/>
          <w:bCs/>
          <w:sz w:val="20"/>
          <w:szCs w:val="20"/>
        </w:rPr>
        <w:t>B</w:t>
      </w:r>
      <w:r w:rsidRPr="00C166C2">
        <w:rPr>
          <w:b/>
          <w:bCs/>
          <w:sz w:val="20"/>
          <w:szCs w:val="20"/>
        </w:rPr>
        <w:t xml:space="preserve">.13 - Thành phần hóa học của ống thép hàn điện cácbon và hợp </w:t>
      </w:r>
      <w:proofErr w:type="gramStart"/>
      <w:r w:rsidRPr="00C166C2">
        <w:rPr>
          <w:b/>
          <w:bCs/>
          <w:sz w:val="20"/>
          <w:szCs w:val="20"/>
        </w:rPr>
        <w:t>kim</w:t>
      </w:r>
      <w:proofErr w:type="gramEnd"/>
      <w:r w:rsidRPr="00C166C2">
        <w:rPr>
          <w:b/>
          <w:bCs/>
          <w:sz w:val="20"/>
          <w:szCs w:val="20"/>
        </w:rPr>
        <w:t xml:space="preserve"> thấp (ISO 9330-2:1997)</w:t>
      </w:r>
    </w:p>
    <w:tbl>
      <w:tblPr>
        <w:tblW w:w="13455" w:type="dxa"/>
        <w:jc w:val="center"/>
        <w:tblLook w:val="01E0" w:firstRow="1" w:lastRow="1" w:firstColumn="1" w:lastColumn="1" w:noHBand="0" w:noVBand="0"/>
      </w:tblPr>
      <w:tblGrid>
        <w:gridCol w:w="1317"/>
        <w:gridCol w:w="1506"/>
        <w:gridCol w:w="1448"/>
        <w:gridCol w:w="1629"/>
        <w:gridCol w:w="1629"/>
        <w:gridCol w:w="850"/>
        <w:gridCol w:w="854"/>
        <w:gridCol w:w="1688"/>
        <w:gridCol w:w="1448"/>
        <w:gridCol w:w="1086"/>
      </w:tblGrid>
      <w:tr w:rsidR="00207212" w:rsidRPr="00C166C2" w:rsidTr="00F15B6A">
        <w:trPr>
          <w:jc w:val="center"/>
        </w:trPr>
        <w:tc>
          <w:tcPr>
            <w:tcW w:w="2823"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Mác thép</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C</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Si</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Mn</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Pmax</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Smax</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Cr</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Mo</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F15B6A">
            <w:pPr>
              <w:jc w:val="center"/>
              <w:rPr>
                <w:rFonts w:cs="Arial"/>
                <w:sz w:val="20"/>
                <w:szCs w:val="20"/>
              </w:rPr>
            </w:pPr>
            <w:r w:rsidRPr="00C166C2">
              <w:rPr>
                <w:sz w:val="20"/>
                <w:szCs w:val="20"/>
              </w:rPr>
              <w:t>AI tổng cộng max</w:t>
            </w:r>
          </w:p>
        </w:tc>
      </w:tr>
      <w:tr w:rsidR="00207212" w:rsidRPr="00C166C2" w:rsidTr="00F15B6A">
        <w:trPr>
          <w:jc w:val="center"/>
        </w:trPr>
        <w:tc>
          <w:tcPr>
            <w:tcW w:w="131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cácbon</w:t>
            </w: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0,17</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0,35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1,20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0,20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0,35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0,50 đến 1,40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29</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0,20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0,35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1,50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0,22</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0,35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1,60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1317"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hợp kim thấp</w:t>
            </w: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0,12 đến 0,20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0,35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0,90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0,30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0,25 đến 0,35</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 CrMo 4-5</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0,18</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0,35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1,00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0,70 đến 1,15</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0,40 đến 0,60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5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 9-10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0,08 đến 0,15</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0,15 đến 0,50</w:t>
            </w:r>
          </w:p>
        </w:tc>
        <w:tc>
          <w:tcPr>
            <w:tcW w:w="162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0,30 đến 0,70</w:t>
            </w:r>
          </w:p>
        </w:tc>
        <w:tc>
          <w:tcPr>
            <w:tcW w:w="8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0,035</w:t>
            </w:r>
          </w:p>
        </w:tc>
        <w:tc>
          <w:tcPr>
            <w:tcW w:w="85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0,030</w:t>
            </w:r>
          </w:p>
        </w:tc>
        <w:tc>
          <w:tcPr>
            <w:tcW w:w="168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 đến 2,50</w:t>
            </w:r>
          </w:p>
        </w:tc>
        <w:tc>
          <w:tcPr>
            <w:tcW w:w="144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0,90 đến 1,10</w:t>
            </w:r>
          </w:p>
        </w:tc>
        <w:tc>
          <w:tcPr>
            <w:tcW w:w="108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0,020</w:t>
            </w:r>
          </w:p>
        </w:tc>
      </w:tr>
    </w:tbl>
    <w:p w:rsidR="00207212" w:rsidRPr="00C166C2" w:rsidRDefault="00207212" w:rsidP="00F15B6A">
      <w:pPr>
        <w:spacing w:before="120"/>
        <w:jc w:val="center"/>
        <w:rPr>
          <w:rFonts w:cs="Arial"/>
          <w:b/>
          <w:bCs/>
          <w:sz w:val="20"/>
          <w:szCs w:val="20"/>
        </w:rPr>
      </w:pPr>
      <w:r w:rsidRPr="00C166C2">
        <w:rPr>
          <w:b/>
          <w:bCs/>
          <w:sz w:val="20"/>
          <w:szCs w:val="20"/>
        </w:rPr>
        <w:lastRenderedPageBreak/>
        <w:t xml:space="preserve">Bảng </w:t>
      </w:r>
      <w:r w:rsidR="00CB4110">
        <w:rPr>
          <w:b/>
          <w:bCs/>
          <w:sz w:val="20"/>
          <w:szCs w:val="20"/>
        </w:rPr>
        <w:t>B</w:t>
      </w:r>
      <w:r w:rsidRPr="00C166C2">
        <w:rPr>
          <w:b/>
          <w:bCs/>
          <w:sz w:val="20"/>
          <w:szCs w:val="20"/>
        </w:rPr>
        <w:t xml:space="preserve">.14 - Có tính ở nhiệt độ phòng của ống thép hàn điện cácbon và hợp </w:t>
      </w:r>
      <w:proofErr w:type="gramStart"/>
      <w:r w:rsidRPr="00C166C2">
        <w:rPr>
          <w:b/>
          <w:bCs/>
          <w:sz w:val="20"/>
          <w:szCs w:val="20"/>
        </w:rPr>
        <w:t>kim</w:t>
      </w:r>
      <w:proofErr w:type="gramEnd"/>
      <w:r w:rsidRPr="00C166C2">
        <w:rPr>
          <w:b/>
          <w:bCs/>
          <w:sz w:val="20"/>
          <w:szCs w:val="20"/>
        </w:rPr>
        <w:t xml:space="preserve"> thấp (ISO 9330-2:1997)</w:t>
      </w:r>
    </w:p>
    <w:tbl>
      <w:tblPr>
        <w:tblW w:w="13864" w:type="dxa"/>
        <w:jc w:val="center"/>
        <w:tblCellMar>
          <w:left w:w="115" w:type="dxa"/>
          <w:right w:w="115" w:type="dxa"/>
        </w:tblCellMar>
        <w:tblLook w:val="01E0" w:firstRow="1" w:lastRow="1" w:firstColumn="1" w:lastColumn="1" w:noHBand="0" w:noVBand="0"/>
      </w:tblPr>
      <w:tblGrid>
        <w:gridCol w:w="875"/>
        <w:gridCol w:w="1422"/>
        <w:gridCol w:w="723"/>
        <w:gridCol w:w="1406"/>
        <w:gridCol w:w="1150"/>
        <w:gridCol w:w="626"/>
        <w:gridCol w:w="538"/>
        <w:gridCol w:w="1069"/>
        <w:gridCol w:w="716"/>
        <w:gridCol w:w="801"/>
        <w:gridCol w:w="801"/>
        <w:gridCol w:w="708"/>
        <w:gridCol w:w="801"/>
        <w:gridCol w:w="804"/>
        <w:gridCol w:w="711"/>
        <w:gridCol w:w="713"/>
      </w:tblGrid>
      <w:tr w:rsidR="00207212" w:rsidRPr="00C166C2" w:rsidTr="00F15B6A">
        <w:trPr>
          <w:jc w:val="center"/>
        </w:trPr>
        <w:tc>
          <w:tcPr>
            <w:tcW w:w="2297" w:type="dxa"/>
            <w:gridSpan w:val="2"/>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Mác thép</w:t>
            </w:r>
          </w:p>
        </w:tc>
        <w:tc>
          <w:tcPr>
            <w:tcW w:w="723"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Chỉ dẫn về nhiệt luyện</w:t>
            </w:r>
          </w:p>
        </w:tc>
        <w:tc>
          <w:tcPr>
            <w:tcW w:w="3720" w:type="dxa"/>
            <w:gridSpan w:val="4"/>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kéo</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uốn</w:t>
            </w:r>
          </w:p>
        </w:tc>
        <w:tc>
          <w:tcPr>
            <w:tcW w:w="2318" w:type="dxa"/>
            <w:gridSpan w:val="3"/>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Thử nong</w:t>
            </w:r>
          </w:p>
        </w:tc>
        <w:tc>
          <w:tcPr>
            <w:tcW w:w="3737"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Thử uốn mép</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40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Độ bền kéo R</w:t>
            </w:r>
            <w:r w:rsidRPr="00C166C2">
              <w:rPr>
                <w:sz w:val="20"/>
                <w:szCs w:val="20"/>
                <w:vertAlign w:val="subscript"/>
              </w:rPr>
              <w:t>m</w:t>
            </w:r>
            <w:r w:rsidRPr="00C166C2">
              <w:rPr>
                <w:sz w:val="20"/>
                <w:szCs w:val="20"/>
              </w:rPr>
              <w:t>, MPa</w:t>
            </w:r>
          </w:p>
        </w:tc>
        <w:tc>
          <w:tcPr>
            <w:tcW w:w="1150"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Giới hạn chảy R</w:t>
            </w:r>
            <w:r w:rsidRPr="00C166C2">
              <w:rPr>
                <w:sz w:val="20"/>
                <w:szCs w:val="20"/>
                <w:vertAlign w:val="subscript"/>
              </w:rPr>
              <w:t>eH</w:t>
            </w:r>
            <w:r w:rsidRPr="00C166C2">
              <w:rPr>
                <w:sz w:val="20"/>
                <w:szCs w:val="20"/>
              </w:rPr>
              <w:t xml:space="preserve"> hay R</w:t>
            </w:r>
            <w:r w:rsidRPr="00C166C2">
              <w:rPr>
                <w:sz w:val="20"/>
                <w:szCs w:val="20"/>
                <w:vertAlign w:val="subscript"/>
              </w:rPr>
              <w:t>p0,1</w:t>
            </w:r>
            <w:r w:rsidRPr="00C166C2">
              <w:rPr>
                <w:sz w:val="20"/>
                <w:szCs w:val="20"/>
              </w:rPr>
              <w:t>, hay R</w:t>
            </w:r>
            <w:r w:rsidRPr="00C166C2">
              <w:rPr>
                <w:sz w:val="20"/>
                <w:szCs w:val="20"/>
                <w:vertAlign w:val="subscript"/>
              </w:rPr>
              <w:t>l0,1</w:t>
            </w:r>
            <w:r w:rsidRPr="00C166C2">
              <w:rPr>
                <w:sz w:val="20"/>
                <w:szCs w:val="20"/>
              </w:rPr>
              <w:t>, min MPa</w:t>
            </w:r>
          </w:p>
        </w:tc>
        <w:tc>
          <w:tcPr>
            <w:tcW w:w="1164" w:type="dxa"/>
            <w:gridSpan w:val="2"/>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Độ giãn dài A</w:t>
            </w:r>
            <w:r w:rsidRPr="00C166C2">
              <w:rPr>
                <w:sz w:val="20"/>
                <w:szCs w:val="20"/>
                <w:vertAlign w:val="subscript"/>
              </w:rPr>
              <w:t>min</w:t>
            </w:r>
            <w:r w:rsidRPr="00C166C2">
              <w:rPr>
                <w:sz w:val="20"/>
                <w:szCs w:val="20"/>
              </w:rPr>
              <w:t xml:space="preserve"> MPa %</w:t>
            </w:r>
          </w:p>
        </w:tc>
        <w:tc>
          <w:tcPr>
            <w:tcW w:w="1069"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Đường kính của trục, mm</w:t>
            </w:r>
          </w:p>
        </w:tc>
        <w:tc>
          <w:tcPr>
            <w:tcW w:w="2318" w:type="dxa"/>
            <w:gridSpan w:val="3"/>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 tăng Iên của D, D</w:t>
            </w:r>
            <w:r w:rsidRPr="00C166C2">
              <w:rPr>
                <w:sz w:val="20"/>
                <w:szCs w:val="20"/>
                <w:vertAlign w:val="subscript"/>
              </w:rPr>
              <w:t>I</w:t>
            </w:r>
            <w:r w:rsidRPr="00C166C2">
              <w:rPr>
                <w:sz w:val="20"/>
                <w:szCs w:val="20"/>
              </w:rPr>
              <w:t>/D</w:t>
            </w:r>
          </w:p>
        </w:tc>
        <w:tc>
          <w:tcPr>
            <w:tcW w:w="3737" w:type="dxa"/>
            <w:gridSpan w:val="5"/>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 tăng lên của D, D</w:t>
            </w:r>
            <w:r w:rsidRPr="00C166C2">
              <w:rPr>
                <w:sz w:val="20"/>
                <w:szCs w:val="20"/>
                <w:vertAlign w:val="subscript"/>
              </w:rPr>
              <w:t>I</w:t>
            </w:r>
            <w:r w:rsidRPr="00C166C2">
              <w:rPr>
                <w:sz w:val="20"/>
                <w:szCs w:val="20"/>
              </w:rPr>
              <w:t>/D</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626"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b/>
                <w:bCs/>
                <w:sz w:val="20"/>
                <w:szCs w:val="20"/>
              </w:rPr>
            </w:pPr>
          </w:p>
        </w:tc>
        <w:tc>
          <w:tcPr>
            <w:tcW w:w="538" w:type="dxa"/>
            <w:tcBorders>
              <w:top w:val="single" w:sz="4" w:space="0" w:color="auto"/>
              <w:left w:val="single" w:sz="4" w:space="0" w:color="auto"/>
              <w:bottom w:val="single" w:sz="4" w:space="0" w:color="auto"/>
              <w:right w:val="single" w:sz="4" w:space="0" w:color="auto"/>
            </w:tcBorders>
            <w:vAlign w:val="center"/>
          </w:tcPr>
          <w:p w:rsidR="00207212" w:rsidRPr="00C166C2" w:rsidRDefault="00207212" w:rsidP="00CB4110">
            <w:pPr>
              <w:spacing w:before="120"/>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 0,6</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&gt; 0,6 ≤ 0,8</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&gt; 0,8</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 0,5</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&gt; 0,5 ≤ 0,6</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&gt; 0,6, ≤ 0,8</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&gt; 0,8 ≤ 0,9</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sz w:val="20"/>
                <w:szCs w:val="20"/>
              </w:rPr>
              <w:t>&gt; 0,9</w:t>
            </w:r>
          </w:p>
        </w:tc>
      </w:tr>
      <w:tr w:rsidR="00207212" w:rsidRPr="00C166C2" w:rsidTr="00F15B6A">
        <w:trPr>
          <w:jc w:val="center"/>
        </w:trPr>
        <w:tc>
          <w:tcPr>
            <w:tcW w:w="87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cácbon</w:t>
            </w: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360 đến 480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410 đến 510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265</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27</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460 đến 580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510 đến 640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355</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r>
      <w:tr w:rsidR="00207212" w:rsidRPr="00C166C2" w:rsidTr="00F15B6A">
        <w:trPr>
          <w:jc w:val="center"/>
        </w:trPr>
        <w:tc>
          <w:tcPr>
            <w:tcW w:w="875"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hợp kim thấp</w:t>
            </w: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 Mo 3</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450 đến 600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r w:rsidRPr="00C166C2">
              <w:rPr>
                <w:sz w:val="20"/>
                <w:szCs w:val="20"/>
                <w:vertAlign w:val="superscript"/>
              </w:rPr>
              <w:t>3)</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13CrMo 4-5</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440 đến 590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290</w:t>
            </w:r>
            <w:r w:rsidRPr="00C166C2">
              <w:rPr>
                <w:sz w:val="20"/>
                <w:szCs w:val="20"/>
                <w:vertAlign w:val="superscript"/>
              </w:rPr>
              <w:t>3)</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422"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 CrMo 9-10</w:t>
            </w:r>
          </w:p>
        </w:tc>
        <w:tc>
          <w:tcPr>
            <w:tcW w:w="7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N+T</w:t>
            </w:r>
          </w:p>
        </w:tc>
        <w:tc>
          <w:tcPr>
            <w:tcW w:w="140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480 đến 630</w:t>
            </w:r>
          </w:p>
        </w:tc>
        <w:tc>
          <w:tcPr>
            <w:tcW w:w="1150"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280</w:t>
            </w:r>
          </w:p>
        </w:tc>
        <w:tc>
          <w:tcPr>
            <w:tcW w:w="62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53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w:t>
            </w:r>
          </w:p>
        </w:tc>
        <w:tc>
          <w:tcPr>
            <w:tcW w:w="1069"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4T</w:t>
            </w:r>
          </w:p>
        </w:tc>
        <w:tc>
          <w:tcPr>
            <w:tcW w:w="71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w:t>
            </w:r>
          </w:p>
        </w:tc>
        <w:tc>
          <w:tcPr>
            <w:tcW w:w="708"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30</w:t>
            </w:r>
          </w:p>
        </w:tc>
        <w:tc>
          <w:tcPr>
            <w:tcW w:w="80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w:t>
            </w:r>
          </w:p>
        </w:tc>
        <w:tc>
          <w:tcPr>
            <w:tcW w:w="804"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w:t>
            </w:r>
          </w:p>
        </w:tc>
        <w:tc>
          <w:tcPr>
            <w:tcW w:w="71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8</w:t>
            </w:r>
          </w:p>
        </w:tc>
        <w:tc>
          <w:tcPr>
            <w:tcW w:w="71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6</w:t>
            </w:r>
          </w:p>
        </w:tc>
      </w:tr>
    </w:tbl>
    <w:p w:rsidR="00207212" w:rsidRPr="00C166C2" w:rsidRDefault="00207212" w:rsidP="00F15B6A">
      <w:pPr>
        <w:spacing w:before="120"/>
        <w:jc w:val="center"/>
        <w:rPr>
          <w:rFonts w:cs="Arial"/>
          <w:b/>
          <w:bCs/>
          <w:sz w:val="20"/>
          <w:szCs w:val="20"/>
        </w:rPr>
      </w:pPr>
      <w:r w:rsidRPr="00C166C2">
        <w:rPr>
          <w:b/>
          <w:bCs/>
          <w:sz w:val="20"/>
          <w:szCs w:val="20"/>
        </w:rPr>
        <w:t xml:space="preserve">Bảng </w:t>
      </w:r>
      <w:r w:rsidR="00CB4110">
        <w:rPr>
          <w:b/>
          <w:bCs/>
          <w:sz w:val="20"/>
          <w:szCs w:val="20"/>
        </w:rPr>
        <w:t>B</w:t>
      </w:r>
      <w:r w:rsidRPr="00C166C2">
        <w:rPr>
          <w:b/>
          <w:bCs/>
          <w:sz w:val="20"/>
          <w:szCs w:val="20"/>
        </w:rPr>
        <w:t>.15 - Giới hạn chảy 0,2% nhỏ nhất ở nhiệt độ cao của ống thép hàn điện cácbon và hợp kim thấp (ISO 9330-</w:t>
      </w:r>
      <w:proofErr w:type="gramStart"/>
      <w:r w:rsidRPr="00C166C2">
        <w:rPr>
          <w:b/>
          <w:bCs/>
          <w:sz w:val="20"/>
          <w:szCs w:val="20"/>
        </w:rPr>
        <w:t>2 :</w:t>
      </w:r>
      <w:proofErr w:type="gramEnd"/>
      <w:r w:rsidRPr="00C166C2">
        <w:rPr>
          <w:b/>
          <w:bCs/>
          <w:sz w:val="20"/>
          <w:szCs w:val="20"/>
        </w:rPr>
        <w:t xml:space="preserve"> 1997)</w:t>
      </w:r>
    </w:p>
    <w:tbl>
      <w:tblPr>
        <w:tblW w:w="13112" w:type="dxa"/>
        <w:jc w:val="center"/>
        <w:tblCellMar>
          <w:left w:w="115" w:type="dxa"/>
          <w:right w:w="115" w:type="dxa"/>
        </w:tblCellMar>
        <w:tblLook w:val="01E0" w:firstRow="1" w:lastRow="1" w:firstColumn="1" w:lastColumn="1" w:noHBand="0" w:noVBand="0"/>
      </w:tblPr>
      <w:tblGrid>
        <w:gridCol w:w="876"/>
        <w:gridCol w:w="1923"/>
        <w:gridCol w:w="1561"/>
        <w:gridCol w:w="875"/>
        <w:gridCol w:w="875"/>
        <w:gridCol w:w="875"/>
        <w:gridCol w:w="875"/>
        <w:gridCol w:w="875"/>
        <w:gridCol w:w="875"/>
        <w:gridCol w:w="875"/>
        <w:gridCol w:w="875"/>
        <w:gridCol w:w="876"/>
        <w:gridCol w:w="876"/>
      </w:tblGrid>
      <w:tr w:rsidR="00207212" w:rsidRPr="00C166C2" w:rsidTr="00F15B6A">
        <w:trPr>
          <w:jc w:val="center"/>
        </w:trPr>
        <w:tc>
          <w:tcPr>
            <w:tcW w:w="2799"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Mác thép</w:t>
            </w:r>
          </w:p>
        </w:tc>
        <w:tc>
          <w:tcPr>
            <w:tcW w:w="1561"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Chỉ dẫn về nhiệt luyện</w:t>
            </w:r>
          </w:p>
        </w:tc>
        <w:tc>
          <w:tcPr>
            <w:tcW w:w="8752"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Giới hạn chảy R</w:t>
            </w:r>
            <w:r w:rsidRPr="00C166C2">
              <w:rPr>
                <w:b/>
                <w:bCs/>
                <w:sz w:val="20"/>
                <w:szCs w:val="20"/>
                <w:vertAlign w:val="subscript"/>
              </w:rPr>
              <w:t>p0,2</w:t>
            </w:r>
            <w:r w:rsidRPr="00C166C2">
              <w:rPr>
                <w:b/>
                <w:bCs/>
                <w:sz w:val="20"/>
                <w:szCs w:val="20"/>
              </w:rPr>
              <w:t>, Mpa</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8752" w:type="dxa"/>
            <w:gridSpan w:val="10"/>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 xml:space="preserve">Nhiệt độ </w:t>
            </w:r>
            <w:r w:rsidRPr="00C166C2">
              <w:rPr>
                <w:b/>
                <w:bCs/>
                <w:sz w:val="20"/>
                <w:szCs w:val="20"/>
                <w:vertAlign w:val="superscript"/>
              </w:rPr>
              <w:t>0</w:t>
            </w:r>
            <w:r w:rsidRPr="00C166C2">
              <w:rPr>
                <w:b/>
                <w:bCs/>
                <w:sz w:val="20"/>
                <w:szCs w:val="20"/>
              </w:rPr>
              <w:t>C</w:t>
            </w:r>
          </w:p>
        </w:tc>
      </w:tr>
      <w:tr w:rsidR="00207212" w:rsidRPr="00C166C2" w:rsidTr="00F15B6A">
        <w:trPr>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b/>
                <w:bCs/>
                <w:sz w:val="20"/>
                <w:szCs w:val="20"/>
              </w:rPr>
            </w:pP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150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200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250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300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350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400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450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500</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550</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b/>
                <w:bCs/>
                <w:sz w:val="20"/>
                <w:szCs w:val="20"/>
              </w:rPr>
            </w:pPr>
            <w:r w:rsidRPr="00C166C2">
              <w:rPr>
                <w:b/>
                <w:bCs/>
                <w:sz w:val="20"/>
                <w:szCs w:val="20"/>
              </w:rPr>
              <w:t>600</w:t>
            </w:r>
          </w:p>
        </w:tc>
      </w:tr>
      <w:tr w:rsidR="00207212" w:rsidRPr="00C166C2" w:rsidTr="00F15B6A">
        <w:trPr>
          <w:jc w:val="center"/>
        </w:trPr>
        <w:tc>
          <w:tcPr>
            <w:tcW w:w="876" w:type="dxa"/>
            <w:vMerge w:val="restart"/>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Thép cácbon</w:t>
            </w:r>
          </w:p>
        </w:tc>
        <w:tc>
          <w:tcPr>
            <w:tcW w:w="19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23</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127</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116</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110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106</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9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26</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216</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171</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152</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141</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134</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9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27</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247</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223</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198</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177</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167</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158</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153</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923"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PH 35</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270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876" w:type="dxa"/>
            <w:vMerge w:val="restart"/>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Thép hợp kim thấp</w:t>
            </w:r>
          </w:p>
        </w:tc>
        <w:tc>
          <w:tcPr>
            <w:tcW w:w="192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16 Mo 3</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237</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224</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173</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159</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155</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92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13 CrMo 4-5</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210</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183</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169</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164</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161</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156</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150</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145</w:t>
            </w:r>
          </w:p>
        </w:tc>
      </w:tr>
      <w:tr w:rsidR="00207212" w:rsidRPr="00C166C2" w:rsidTr="00F15B6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jc w:val="center"/>
              <w:rPr>
                <w:rFonts w:cs="Arial"/>
                <w:sz w:val="20"/>
                <w:szCs w:val="20"/>
              </w:rPr>
            </w:pPr>
          </w:p>
        </w:tc>
        <w:tc>
          <w:tcPr>
            <w:tcW w:w="1923" w:type="dxa"/>
            <w:tcBorders>
              <w:top w:val="single" w:sz="4" w:space="0" w:color="auto"/>
              <w:left w:val="single" w:sz="4" w:space="0" w:color="auto"/>
              <w:bottom w:val="single" w:sz="4" w:space="0" w:color="auto"/>
              <w:right w:val="single" w:sz="4" w:space="0" w:color="auto"/>
            </w:tcBorders>
            <w:hideMark/>
          </w:tcPr>
          <w:p w:rsidR="00207212" w:rsidRPr="00C166C2" w:rsidRDefault="00207212" w:rsidP="00CB4110">
            <w:pPr>
              <w:spacing w:before="120"/>
              <w:jc w:val="center"/>
              <w:rPr>
                <w:rFonts w:cs="Arial"/>
                <w:sz w:val="20"/>
                <w:szCs w:val="20"/>
              </w:rPr>
            </w:pPr>
            <w:r w:rsidRPr="00C166C2">
              <w:rPr>
                <w:sz w:val="20"/>
                <w:szCs w:val="20"/>
              </w:rPr>
              <w:t>11 CrMo 9-10</w:t>
            </w:r>
          </w:p>
        </w:tc>
        <w:tc>
          <w:tcPr>
            <w:tcW w:w="1561"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N + T</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241</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233</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224</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219</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212</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207</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194</w:t>
            </w:r>
          </w:p>
        </w:tc>
        <w:tc>
          <w:tcPr>
            <w:tcW w:w="875"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180</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-160</w:t>
            </w:r>
          </w:p>
        </w:tc>
        <w:tc>
          <w:tcPr>
            <w:tcW w:w="876" w:type="dxa"/>
            <w:tcBorders>
              <w:top w:val="single" w:sz="4" w:space="0" w:color="auto"/>
              <w:left w:val="single" w:sz="4" w:space="0" w:color="auto"/>
              <w:bottom w:val="single" w:sz="4" w:space="0" w:color="auto"/>
              <w:right w:val="single" w:sz="4" w:space="0" w:color="auto"/>
            </w:tcBorders>
            <w:vAlign w:val="center"/>
            <w:hideMark/>
          </w:tcPr>
          <w:p w:rsidR="00207212" w:rsidRPr="00C166C2" w:rsidRDefault="00207212" w:rsidP="00CB4110">
            <w:pPr>
              <w:spacing w:before="120"/>
              <w:jc w:val="center"/>
              <w:rPr>
                <w:rFonts w:cs="Arial"/>
                <w:sz w:val="20"/>
                <w:szCs w:val="20"/>
              </w:rPr>
            </w:pPr>
            <w:r w:rsidRPr="00C166C2">
              <w:rPr>
                <w:sz w:val="20"/>
                <w:szCs w:val="20"/>
              </w:rPr>
              <w:t>137</w:t>
            </w:r>
          </w:p>
        </w:tc>
      </w:tr>
    </w:tbl>
    <w:p w:rsidR="00816260" w:rsidRPr="00816260" w:rsidRDefault="00816260" w:rsidP="002C5B3D">
      <w:pPr>
        <w:jc w:val="both"/>
      </w:pPr>
    </w:p>
    <w:sectPr w:rsidR="00816260" w:rsidRPr="00816260" w:rsidSect="0024154D">
      <w:pgSz w:w="16840" w:h="11907" w:orient="landscape" w:code="9"/>
      <w:pgMar w:top="709" w:right="1247" w:bottom="794" w:left="1134" w:header="567" w:footer="567" w:gutter="0"/>
      <w:cols w:space="720"/>
      <w:titlePg/>
      <w:docGrid w:linePitch="28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9F9" w:rsidRDefault="006569F9">
      <w:r>
        <w:separator/>
      </w:r>
    </w:p>
  </w:endnote>
  <w:endnote w:type="continuationSeparator" w:id="0">
    <w:p w:rsidR="006569F9" w:rsidRDefault="00656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VnArial">
    <w:altName w:val="Courier New Italic"/>
    <w:charset w:val="00"/>
    <w:family w:val="swiss"/>
    <w:pitch w:val="variable"/>
    <w:sig w:usb0="00000007" w:usb1="00000000" w:usb2="00000000" w:usb3="00000000" w:csb0="0000001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helvetica">
    <w:altName w:val="Courier New"/>
    <w:charset w:val="00"/>
    <w:family w:val="swiss"/>
    <w:pitch w:val="variable"/>
    <w:sig w:usb0="00000003" w:usb1="00000000" w:usb2="00000000" w:usb3="00000000" w:csb0="00000001" w:csb1="00000000"/>
  </w:font>
  <w:font w:name="VnHelveticaU">
    <w:altName w:val="Arial"/>
    <w:charset w:val="00"/>
    <w:family w:val="swiss"/>
    <w:pitch w:val="variable"/>
    <w:sig w:usb0="00000003" w:usb1="00000000" w:usb2="00000000" w:usb3="00000000" w:csb0="00000001" w:csb1="00000000"/>
  </w:font>
  <w:font w:name="VNHelvet">
    <w:altName w:val="Arial"/>
    <w:charset w:val="00"/>
    <w:family w:val="swiss"/>
    <w:pitch w:val="variable"/>
    <w:sig w:usb0="00000003" w:usb1="00000000" w:usb2="00000000" w:usb3="00000000" w:csb0="00000001" w:csb1="00000000"/>
  </w:font>
  <w:font w:name="VNTime">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VnArialH">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altName w:val="Courier New Italic"/>
    <w:charset w:val="00"/>
    <w:family w:val="swiss"/>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MS Mincho">
    <w:altName w:val="ＭＳ 明朝"/>
    <w:charset w:val="80"/>
    <w:family w:val="modern"/>
    <w:pitch w:val="fixed"/>
    <w:sig w:usb0="E00002FF" w:usb1="6AC7FDFB" w:usb2="00000012" w:usb3="00000000" w:csb0="0002009F" w:csb1="00000000"/>
  </w:font>
  <w:font w:name="Batang">
    <w:altName w:val="바탕"/>
    <w:panose1 w:val="00000000000000000000"/>
    <w:charset w:val="81"/>
    <w:family w:val="auto"/>
    <w:notTrueType/>
    <w:pitch w:val="fixed"/>
    <w:sig w:usb0="00000001" w:usb1="09060000" w:usb2="00000010" w:usb3="00000000" w:csb0="00080000" w:csb1="00000000"/>
  </w:font>
  <w:font w:name="Calibri">
    <w:panose1 w:val="020F0502020204030204"/>
    <w:charset w:val="00"/>
    <w:family w:val="auto"/>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Segoe UI">
    <w:altName w:val="Courier New"/>
    <w:charset w:val="A3"/>
    <w:family w:val="swiss"/>
    <w:pitch w:val="variable"/>
    <w:sig w:usb0="E10022FF" w:usb1="C000E47F" w:usb2="00000029" w:usb3="00000000" w:csb0="000001DF" w:csb1="00000000"/>
  </w:font>
  <w:font w:name="FrankRuehl">
    <w:charset w:val="B1"/>
    <w:family w:val="swiss"/>
    <w:pitch w:val="variable"/>
    <w:sig w:usb0="00000801" w:usb1="00000000" w:usb2="00000000" w:usb3="00000000" w:csb0="00000020" w:csb1="00000000"/>
  </w:font>
  <w:font w:name="Consolas">
    <w:panose1 w:val="020B0609020204030204"/>
    <w:charset w:val="00"/>
    <w:family w:val="auto"/>
    <w:pitch w:val="variable"/>
    <w:sig w:usb0="E10002FF" w:usb1="4000FCFF" w:usb2="00000009" w:usb3="00000000" w:csb0="0000019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Candara">
    <w:panose1 w:val="020E0502030303020204"/>
    <w:charset w:val="00"/>
    <w:family w:val="auto"/>
    <w:pitch w:val="variable"/>
    <w:sig w:usb0="A00002EF" w:usb1="4000A44B" w:usb2="00000000" w:usb3="00000000" w:csb0="0000019F" w:csb1="00000000"/>
  </w:font>
  <w:font w:name="MS Gothic">
    <w:altName w:val="ＭＳ ゴシック"/>
    <w:charset w:val="80"/>
    <w:family w:val="modern"/>
    <w:pitch w:val="fixed"/>
    <w:sig w:usb0="E00002FF" w:usb1="6AC7FDFB" w:usb2="08000012" w:usb3="00000000" w:csb0="0002009F" w:csb1="00000000"/>
  </w:font>
  <w:font w:name="MingLiU">
    <w:altName w:val="細明體"/>
    <w:panose1 w:val="00000000000000000000"/>
    <w:charset w:val="88"/>
    <w:family w:val="modern"/>
    <w:notTrueType/>
    <w:pitch w:val="fixed"/>
    <w:sig w:usb0="00000001" w:usb1="08080000" w:usb2="00000010" w:usb3="00000000" w:csb0="00100000" w:csb1="00000000"/>
  </w:font>
  <w:font w:name="Cambria Math">
    <w:panose1 w:val="02040503050406030204"/>
    <w:charset w:val="00"/>
    <w:family w:val="auto"/>
    <w:pitch w:val="variable"/>
    <w:sig w:usb0="E00002FF" w:usb1="420024FF" w:usb2="00000000" w:usb3="00000000" w:csb0="0000019F" w:csb1="00000000"/>
  </w:font>
  <w:font w:name="Wingdings 2">
    <w:panose1 w:val="05020102010507070707"/>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000A" w:rsidRDefault="004E000A" w:rsidP="007056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2D86">
      <w:rPr>
        <w:rStyle w:val="PageNumber"/>
        <w:noProof/>
      </w:rPr>
      <w:t>114</w:t>
    </w:r>
    <w:r>
      <w:rPr>
        <w:rStyle w:val="PageNumber"/>
      </w:rPr>
      <w:fldChar w:fldCharType="end"/>
    </w:r>
  </w:p>
  <w:p w:rsidR="004E000A" w:rsidRDefault="004E000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000A" w:rsidRDefault="004E000A" w:rsidP="007056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2D86">
      <w:rPr>
        <w:rStyle w:val="PageNumber"/>
        <w:noProof/>
      </w:rPr>
      <w:t>113</w:t>
    </w:r>
    <w:r>
      <w:rPr>
        <w:rStyle w:val="PageNumber"/>
      </w:rPr>
      <w:fldChar w:fldCharType="end"/>
    </w:r>
  </w:p>
  <w:p w:rsidR="004E000A" w:rsidRDefault="004E000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9F9" w:rsidRDefault="006569F9">
      <w:r>
        <w:separator/>
      </w:r>
    </w:p>
  </w:footnote>
  <w:footnote w:type="continuationSeparator" w:id="0">
    <w:p w:rsidR="006569F9" w:rsidRDefault="006569F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000A" w:rsidRPr="0070562F" w:rsidRDefault="004E000A" w:rsidP="0070562F">
    <w:pPr>
      <w:pStyle w:val="Header"/>
      <w:ind w:firstLine="0"/>
      <w:rPr>
        <w:sz w:val="24"/>
        <w:szCs w:val="24"/>
      </w:rPr>
    </w:pPr>
    <w:r>
      <w:rPr>
        <w:b/>
        <w:bCs/>
        <w:sz w:val="24"/>
      </w:rPr>
      <w:t xml:space="preserve"> QCVN </w:t>
    </w:r>
    <w:r>
      <w:rPr>
        <w:b/>
        <w:bCs/>
        <w:sz w:val="24"/>
        <w:lang w:val="en-US"/>
      </w:rPr>
      <w:t>102</w:t>
    </w:r>
    <w:r w:rsidRPr="00F554C8">
      <w:rPr>
        <w:b/>
        <w:bCs/>
        <w:sz w:val="24"/>
      </w:rPr>
      <w:t>:</w:t>
    </w:r>
    <w:r>
      <w:rPr>
        <w:b/>
        <w:bCs/>
        <w:sz w:val="24"/>
        <w:lang w:val="en-US"/>
      </w:rPr>
      <w:t xml:space="preserve"> </w:t>
    </w:r>
    <w:r w:rsidRPr="00F554C8">
      <w:rPr>
        <w:b/>
        <w:bCs/>
        <w:sz w:val="24"/>
      </w:rPr>
      <w:t>20</w:t>
    </w:r>
    <w:r>
      <w:rPr>
        <w:b/>
        <w:bCs/>
        <w:sz w:val="24"/>
      </w:rPr>
      <w:t>1</w:t>
    </w:r>
    <w:r w:rsidRPr="00F554C8">
      <w:rPr>
        <w:b/>
        <w:bCs/>
        <w:sz w:val="24"/>
      </w:rPr>
      <w:t>8/BGTVT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000A" w:rsidRPr="0070562F" w:rsidRDefault="004E000A">
    <w:pPr>
      <w:pStyle w:val="Header"/>
      <w:rPr>
        <w:sz w:val="24"/>
        <w:szCs w:val="24"/>
      </w:rPr>
    </w:pPr>
    <w:r>
      <w:t xml:space="preserve">                                                                                                                      </w:t>
    </w:r>
    <w:r>
      <w:rPr>
        <w:b/>
        <w:bCs/>
        <w:sz w:val="24"/>
      </w:rPr>
      <w:t xml:space="preserve">QCVN </w:t>
    </w:r>
    <w:r>
      <w:rPr>
        <w:b/>
        <w:bCs/>
        <w:sz w:val="24"/>
        <w:lang w:val="en-US"/>
      </w:rPr>
      <w:t>102</w:t>
    </w:r>
    <w:r w:rsidRPr="00F554C8">
      <w:rPr>
        <w:b/>
        <w:bCs/>
        <w:sz w:val="24"/>
      </w:rPr>
      <w:t>: 20</w:t>
    </w:r>
    <w:r>
      <w:rPr>
        <w:b/>
        <w:bCs/>
        <w:sz w:val="24"/>
      </w:rPr>
      <w:t>1</w:t>
    </w:r>
    <w:r w:rsidRPr="00F554C8">
      <w:rPr>
        <w:b/>
        <w:bCs/>
        <w:sz w:val="24"/>
      </w:rPr>
      <w:t>8/BGTVT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5672A3A2"/>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9"/>
    <w:multiLevelType w:val="singleLevel"/>
    <w:tmpl w:val="0984468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2121841"/>
    <w:multiLevelType w:val="singleLevel"/>
    <w:tmpl w:val="7878FDFA"/>
    <w:lvl w:ilvl="0">
      <w:start w:val="1"/>
      <w:numFmt w:val="decimal"/>
      <w:lvlText w:val="(%1)"/>
      <w:legacy w:legacy="1" w:legacySpace="0" w:legacyIndent="340"/>
      <w:lvlJc w:val="left"/>
      <w:pPr>
        <w:ind w:left="340" w:hanging="340"/>
      </w:pPr>
    </w:lvl>
  </w:abstractNum>
  <w:abstractNum w:abstractNumId="3">
    <w:nsid w:val="033E2222"/>
    <w:multiLevelType w:val="singleLevel"/>
    <w:tmpl w:val="3A007572"/>
    <w:lvl w:ilvl="0">
      <w:start w:val="1"/>
      <w:numFmt w:val="decimal"/>
      <w:pStyle w:val="1"/>
      <w:lvlText w:val="(%1)"/>
      <w:lvlJc w:val="left"/>
      <w:pPr>
        <w:tabs>
          <w:tab w:val="num" w:pos="435"/>
        </w:tabs>
        <w:ind w:left="435" w:hanging="435"/>
      </w:pPr>
      <w:rPr>
        <w:rFonts w:hint="default"/>
      </w:rPr>
    </w:lvl>
  </w:abstractNum>
  <w:abstractNum w:abstractNumId="4">
    <w:nsid w:val="059F60BC"/>
    <w:multiLevelType w:val="multilevel"/>
    <w:tmpl w:val="9F88D3D8"/>
    <w:lvl w:ilvl="0">
      <w:start w:val="1"/>
      <w:numFmt w:val="decimal"/>
      <w:lvlText w:val="%1."/>
      <w:lvlJc w:val="left"/>
      <w:pPr>
        <w:ind w:left="360" w:hanging="360"/>
      </w:pPr>
      <w:rPr>
        <w:rFonts w:hint="default"/>
      </w:rPr>
    </w:lvl>
    <w:lvl w:ilvl="1">
      <w:start w:val="4"/>
      <w:numFmt w:val="decimal"/>
      <w:lvlText w:val="3.%2."/>
      <w:lvlJc w:val="left"/>
      <w:pPr>
        <w:ind w:left="792" w:hanging="432"/>
      </w:pPr>
      <w:rPr>
        <w:rFonts w:cs="Arial" w:hint="default"/>
        <w:b/>
      </w:rPr>
    </w:lvl>
    <w:lvl w:ilvl="2">
      <w:start w:val="1"/>
      <w:numFmt w:val="decimal"/>
      <w:lvlText w:val="3.2.%3."/>
      <w:lvlJc w:val="left"/>
      <w:pPr>
        <w:ind w:left="1224" w:hanging="504"/>
      </w:pPr>
      <w:rPr>
        <w:rFonts w:cs="Arial" w:hint="default"/>
        <w:b w:val="0"/>
      </w:rPr>
    </w:lvl>
    <w:lvl w:ilvl="3">
      <w:start w:val="1"/>
      <w:numFmt w:val="decimal"/>
      <w:lvlText w:val="4.1.1.%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6BB6A03"/>
    <w:multiLevelType w:val="multilevel"/>
    <w:tmpl w:val="E8021816"/>
    <w:lvl w:ilvl="0">
      <w:start w:val="1"/>
      <w:numFmt w:val="decimal"/>
      <w:lvlText w:val="2.1.%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7435807"/>
    <w:multiLevelType w:val="hybridMultilevel"/>
    <w:tmpl w:val="837E0F8C"/>
    <w:lvl w:ilvl="0" w:tplc="2BCC94C2">
      <w:start w:val="1"/>
      <w:numFmt w:val="decimal"/>
      <w:lvlText w:val="1.5.%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8F1310"/>
    <w:multiLevelType w:val="hybridMultilevel"/>
    <w:tmpl w:val="DF9CEEF4"/>
    <w:lvl w:ilvl="0" w:tplc="44422410">
      <w:start w:val="1"/>
      <w:numFmt w:val="decimal"/>
      <w:lvlText w:val="1.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023CE8"/>
    <w:multiLevelType w:val="multilevel"/>
    <w:tmpl w:val="6A8E37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4"/>
        <w:szCs w:val="24"/>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09042145"/>
    <w:multiLevelType w:val="hybridMultilevel"/>
    <w:tmpl w:val="33FE1E08"/>
    <w:lvl w:ilvl="0" w:tplc="73E0F1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5345B1"/>
    <w:multiLevelType w:val="multilevel"/>
    <w:tmpl w:val="F3000486"/>
    <w:lvl w:ilvl="0">
      <w:start w:val="1"/>
      <w:numFmt w:val="decimal"/>
      <w:pStyle w:val="11"/>
      <w:lvlText w:val="%1"/>
      <w:lvlJc w:val="left"/>
      <w:pPr>
        <w:tabs>
          <w:tab w:val="num" w:pos="432"/>
        </w:tabs>
        <w:ind w:left="432" w:hanging="432"/>
      </w:pPr>
    </w:lvl>
    <w:lvl w:ilvl="1">
      <w:start w:val="1"/>
      <w:numFmt w:val="decimal"/>
      <w:lvlRestart w:val="0"/>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nsid w:val="0A5B6B54"/>
    <w:multiLevelType w:val="singleLevel"/>
    <w:tmpl w:val="7878FDFA"/>
    <w:lvl w:ilvl="0">
      <w:start w:val="1"/>
      <w:numFmt w:val="decimal"/>
      <w:lvlText w:val="(%1)"/>
      <w:legacy w:legacy="1" w:legacySpace="0" w:legacyIndent="340"/>
      <w:lvlJc w:val="left"/>
      <w:pPr>
        <w:ind w:left="340" w:hanging="340"/>
      </w:pPr>
    </w:lvl>
  </w:abstractNum>
  <w:abstractNum w:abstractNumId="12">
    <w:nsid w:val="0D291D2A"/>
    <w:multiLevelType w:val="multilevel"/>
    <w:tmpl w:val="FF1A0C06"/>
    <w:lvl w:ilvl="0">
      <w:start w:val="1"/>
      <w:numFmt w:val="decimal"/>
      <w:lvlText w:val="%1."/>
      <w:lvlJc w:val="left"/>
      <w:pPr>
        <w:ind w:left="360" w:hanging="360"/>
      </w:pPr>
      <w:rPr>
        <w:rFonts w:hint="default"/>
      </w:rPr>
    </w:lvl>
    <w:lvl w:ilvl="1">
      <w:start w:val="1"/>
      <w:numFmt w:val="decimal"/>
      <w:lvlText w:val="4.%2."/>
      <w:lvlJc w:val="left"/>
      <w:pPr>
        <w:ind w:left="792" w:hanging="432"/>
      </w:pPr>
      <w:rPr>
        <w:rFonts w:cs="Arial" w:hint="default"/>
        <w:b/>
      </w:rPr>
    </w:lvl>
    <w:lvl w:ilvl="2">
      <w:start w:val="1"/>
      <w:numFmt w:val="decimal"/>
      <w:lvlText w:val="4.1.%3."/>
      <w:lvlJc w:val="left"/>
      <w:pPr>
        <w:ind w:left="1224" w:hanging="504"/>
      </w:pPr>
      <w:rPr>
        <w:rFonts w:cs="Arial" w:hint="default"/>
        <w:b w:val="0"/>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0DDF6399"/>
    <w:multiLevelType w:val="singleLevel"/>
    <w:tmpl w:val="43F8F71A"/>
    <w:lvl w:ilvl="0">
      <w:start w:val="1"/>
      <w:numFmt w:val="decimal"/>
      <w:lvlText w:val="(%1)"/>
      <w:legacy w:legacy="1" w:legacySpace="0" w:legacyIndent="340"/>
      <w:lvlJc w:val="left"/>
      <w:pPr>
        <w:ind w:left="340" w:hanging="340"/>
      </w:pPr>
      <w:rPr>
        <w:b w:val="0"/>
        <w:i w:val="0"/>
      </w:rPr>
    </w:lvl>
  </w:abstractNum>
  <w:abstractNum w:abstractNumId="14">
    <w:nsid w:val="0F7A7648"/>
    <w:multiLevelType w:val="hybridMultilevel"/>
    <w:tmpl w:val="0416399A"/>
    <w:lvl w:ilvl="0" w:tplc="BE984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04D0B4A"/>
    <w:multiLevelType w:val="hybridMultilevel"/>
    <w:tmpl w:val="7E983020"/>
    <w:lvl w:ilvl="0" w:tplc="22E40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0A96331"/>
    <w:multiLevelType w:val="multilevel"/>
    <w:tmpl w:val="4888EB9C"/>
    <w:lvl w:ilvl="0">
      <w:start w:val="3"/>
      <w:numFmt w:val="decimal"/>
      <w:lvlText w:val="1.6.%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1.5.%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131670EE"/>
    <w:multiLevelType w:val="multilevel"/>
    <w:tmpl w:val="F30A6A98"/>
    <w:lvl w:ilvl="0">
      <w:start w:val="1"/>
      <w:numFmt w:val="decimal"/>
      <w:lvlText w:val="%1."/>
      <w:lvlJc w:val="left"/>
      <w:pPr>
        <w:ind w:left="360" w:hanging="360"/>
      </w:pPr>
      <w:rPr>
        <w:rFonts w:hint="default"/>
      </w:rPr>
    </w:lvl>
    <w:lvl w:ilvl="1">
      <w:start w:val="2"/>
      <w:numFmt w:val="decimal"/>
      <w:lvlText w:val="6.%2."/>
      <w:lvlJc w:val="left"/>
      <w:pPr>
        <w:ind w:left="792" w:hanging="432"/>
      </w:pPr>
      <w:rPr>
        <w:rFonts w:cs="Arial" w:hint="default"/>
        <w:b w:val="0"/>
      </w:rPr>
    </w:lvl>
    <w:lvl w:ilvl="2">
      <w:start w:val="1"/>
      <w:numFmt w:val="decimal"/>
      <w:lvlText w:val="6.2.%3."/>
      <w:lvlJc w:val="left"/>
      <w:pPr>
        <w:ind w:left="1224" w:hanging="504"/>
      </w:pPr>
      <w:rPr>
        <w:rFonts w:cs="Arial" w:hint="default"/>
        <w:b w:val="0"/>
      </w:rPr>
    </w:lvl>
    <w:lvl w:ilvl="3">
      <w:start w:val="1"/>
      <w:numFmt w:val="decimal"/>
      <w:lvlText w:val="6.1.6.%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13F96F5F"/>
    <w:multiLevelType w:val="multilevel"/>
    <w:tmpl w:val="015A536E"/>
    <w:lvl w:ilvl="0">
      <w:start w:val="1"/>
      <w:numFmt w:val="decimal"/>
      <w:lvlText w:val="2.2.%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14291782"/>
    <w:multiLevelType w:val="multilevel"/>
    <w:tmpl w:val="943EB794"/>
    <w:lvl w:ilvl="0">
      <w:start w:val="1"/>
      <w:numFmt w:val="decimal"/>
      <w:lvlText w:val="%1."/>
      <w:lvlJc w:val="left"/>
      <w:pPr>
        <w:ind w:left="360" w:hanging="360"/>
      </w:pPr>
      <w:rPr>
        <w:rFonts w:hint="default"/>
      </w:rPr>
    </w:lvl>
    <w:lvl w:ilvl="1">
      <w:start w:val="1"/>
      <w:numFmt w:val="decimal"/>
      <w:lvlText w:val="6.%2."/>
      <w:lvlJc w:val="left"/>
      <w:pPr>
        <w:ind w:left="792" w:hanging="432"/>
      </w:pPr>
      <w:rPr>
        <w:rFonts w:cs="Arial" w:hint="default"/>
        <w:b w:val="0"/>
      </w:rPr>
    </w:lvl>
    <w:lvl w:ilvl="2">
      <w:start w:val="1"/>
      <w:numFmt w:val="decimal"/>
      <w:lvlText w:val="6.1.%3."/>
      <w:lvlJc w:val="left"/>
      <w:pPr>
        <w:ind w:left="1224" w:hanging="504"/>
      </w:pPr>
      <w:rPr>
        <w:rFonts w:cs="Arial" w:hint="default"/>
        <w:b w:val="0"/>
      </w:rPr>
    </w:lvl>
    <w:lvl w:ilvl="3">
      <w:start w:val="1"/>
      <w:numFmt w:val="decimal"/>
      <w:lvlText w:val="6.1.5.%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16D6352E"/>
    <w:multiLevelType w:val="multilevel"/>
    <w:tmpl w:val="F490EC88"/>
    <w:lvl w:ilvl="0">
      <w:start w:val="1"/>
      <w:numFmt w:val="decimal"/>
      <w:lvlText w:val="%1."/>
      <w:lvlJc w:val="left"/>
      <w:pPr>
        <w:ind w:left="360" w:hanging="360"/>
      </w:pPr>
      <w:rPr>
        <w:rFonts w:hint="default"/>
      </w:rPr>
    </w:lvl>
    <w:lvl w:ilvl="1">
      <w:start w:val="4"/>
      <w:numFmt w:val="decimal"/>
      <w:lvlText w:val="4.%2."/>
      <w:lvlJc w:val="left"/>
      <w:pPr>
        <w:ind w:left="792" w:hanging="432"/>
      </w:pPr>
      <w:rPr>
        <w:rFonts w:cs="Arial" w:hint="default"/>
        <w:b/>
      </w:rPr>
    </w:lvl>
    <w:lvl w:ilvl="2">
      <w:start w:val="1"/>
      <w:numFmt w:val="decimal"/>
      <w:lvlText w:val="4.3.%3."/>
      <w:lvlJc w:val="left"/>
      <w:pPr>
        <w:ind w:left="1224" w:hanging="504"/>
      </w:pPr>
      <w:rPr>
        <w:rFonts w:cs="Arial" w:hint="default"/>
        <w:b w:val="0"/>
      </w:rPr>
    </w:lvl>
    <w:lvl w:ilvl="3">
      <w:start w:val="1"/>
      <w:numFmt w:val="decimal"/>
      <w:lvlText w:val="5.1.1.%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17111923"/>
    <w:multiLevelType w:val="multilevel"/>
    <w:tmpl w:val="7DFCC97C"/>
    <w:lvl w:ilvl="0">
      <w:start w:val="1"/>
      <w:numFmt w:val="decimal"/>
      <w:lvlText w:val="PHẦN %1."/>
      <w:lvlJc w:val="left"/>
      <w:pPr>
        <w:tabs>
          <w:tab w:val="num" w:pos="360"/>
        </w:tabs>
        <w:ind w:left="284" w:hanging="284"/>
      </w:pPr>
      <w:rPr>
        <w:rFonts w:hint="default"/>
      </w:rPr>
    </w:lvl>
    <w:lvl w:ilvl="1">
      <w:start w:val="3"/>
      <w:numFmt w:val="decimal"/>
      <w:lvlText w:val="1.%2."/>
      <w:lvlJc w:val="left"/>
      <w:pPr>
        <w:tabs>
          <w:tab w:val="num" w:pos="851"/>
        </w:tabs>
        <w:ind w:left="851" w:hanging="851"/>
      </w:pPr>
      <w:rPr>
        <w:rFonts w:hint="default"/>
      </w:rPr>
    </w:lvl>
    <w:lvl w:ilvl="2">
      <w:start w:val="2"/>
      <w:numFmt w:val="decimal"/>
      <w:lvlText w:val="1.3.%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172F23AA"/>
    <w:multiLevelType w:val="hybridMultilevel"/>
    <w:tmpl w:val="BFBAC250"/>
    <w:lvl w:ilvl="0" w:tplc="D8188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7851182"/>
    <w:multiLevelType w:val="hybridMultilevel"/>
    <w:tmpl w:val="CB224E24"/>
    <w:lvl w:ilvl="0" w:tplc="FB4E737E">
      <w:start w:val="1"/>
      <w:numFmt w:val="decimal"/>
      <w:lvlText w:val="1.2.%1."/>
      <w:lvlJc w:val="left"/>
      <w:pPr>
        <w:ind w:left="78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7C76068"/>
    <w:multiLevelType w:val="hybridMultilevel"/>
    <w:tmpl w:val="84924532"/>
    <w:lvl w:ilvl="0" w:tplc="03DAFE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7E56ABE"/>
    <w:multiLevelType w:val="singleLevel"/>
    <w:tmpl w:val="7878FDFA"/>
    <w:lvl w:ilvl="0">
      <w:start w:val="1"/>
      <w:numFmt w:val="decimal"/>
      <w:lvlText w:val="(%1)"/>
      <w:legacy w:legacy="1" w:legacySpace="0" w:legacyIndent="340"/>
      <w:lvlJc w:val="left"/>
      <w:pPr>
        <w:ind w:left="340" w:hanging="340"/>
      </w:pPr>
    </w:lvl>
  </w:abstractNum>
  <w:abstractNum w:abstractNumId="26">
    <w:nsid w:val="18DA29FF"/>
    <w:multiLevelType w:val="multilevel"/>
    <w:tmpl w:val="10028DEE"/>
    <w:lvl w:ilvl="0">
      <w:start w:val="1"/>
      <w:numFmt w:val="decimal"/>
      <w:lvlText w:val="%1."/>
      <w:lvlJc w:val="left"/>
      <w:pPr>
        <w:ind w:left="360" w:hanging="360"/>
      </w:pPr>
      <w:rPr>
        <w:rFonts w:hint="default"/>
      </w:rPr>
    </w:lvl>
    <w:lvl w:ilvl="1">
      <w:start w:val="3"/>
      <w:numFmt w:val="decimal"/>
      <w:lvlText w:val="5.%2."/>
      <w:lvlJc w:val="left"/>
      <w:pPr>
        <w:ind w:left="792" w:hanging="432"/>
      </w:pPr>
      <w:rPr>
        <w:rFonts w:cs="Arial" w:hint="default"/>
        <w:b/>
      </w:rPr>
    </w:lvl>
    <w:lvl w:ilvl="2">
      <w:start w:val="1"/>
      <w:numFmt w:val="decimal"/>
      <w:lvlText w:val="5.3.%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193944AF"/>
    <w:multiLevelType w:val="hybridMultilevel"/>
    <w:tmpl w:val="77F6BBA4"/>
    <w:lvl w:ilvl="0" w:tplc="FB5CBA0E">
      <w:start w:val="1"/>
      <w:numFmt w:val="decimal"/>
      <w:lvlText w:val="(%1)"/>
      <w:lvlJc w:val="left"/>
      <w:pPr>
        <w:ind w:left="2775" w:hanging="16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A2A6FAB"/>
    <w:multiLevelType w:val="hybridMultilevel"/>
    <w:tmpl w:val="877E66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B664F65"/>
    <w:multiLevelType w:val="multilevel"/>
    <w:tmpl w:val="DEFC045A"/>
    <w:lvl w:ilvl="0">
      <w:start w:val="1"/>
      <w:numFmt w:val="decimal"/>
      <w:lvlText w:val="2.3.%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1BC342C8"/>
    <w:multiLevelType w:val="multilevel"/>
    <w:tmpl w:val="226CE0E4"/>
    <w:lvl w:ilvl="0">
      <w:start w:val="1"/>
      <w:numFmt w:val="decimal"/>
      <w:lvlText w:val="7.%1."/>
      <w:lvlJc w:val="left"/>
      <w:pPr>
        <w:ind w:left="644"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1C1928C0"/>
    <w:multiLevelType w:val="multilevel"/>
    <w:tmpl w:val="039CEBF8"/>
    <w:lvl w:ilvl="0">
      <w:start w:val="1"/>
      <w:numFmt w:val="decimal"/>
      <w:lvlText w:val="%1."/>
      <w:lvlJc w:val="left"/>
      <w:pPr>
        <w:ind w:left="360" w:hanging="360"/>
      </w:pPr>
      <w:rPr>
        <w:rFonts w:hint="default"/>
      </w:rPr>
    </w:lvl>
    <w:lvl w:ilvl="1">
      <w:start w:val="5"/>
      <w:numFmt w:val="decimal"/>
      <w:lvlText w:val="3.%2."/>
      <w:lvlJc w:val="left"/>
      <w:pPr>
        <w:ind w:left="792" w:hanging="432"/>
      </w:pPr>
      <w:rPr>
        <w:rFonts w:cs="Arial" w:hint="default"/>
        <w:b w:val="0"/>
      </w:rPr>
    </w:lvl>
    <w:lvl w:ilvl="2">
      <w:start w:val="1"/>
      <w:numFmt w:val="decimal"/>
      <w:lvlText w:val="3.5.%3."/>
      <w:lvlJc w:val="left"/>
      <w:pPr>
        <w:ind w:left="1224" w:hanging="504"/>
      </w:pPr>
      <w:rPr>
        <w:rFonts w:cs="Arial" w:hint="default"/>
        <w:b w:val="0"/>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1CCD2003"/>
    <w:multiLevelType w:val="multilevel"/>
    <w:tmpl w:val="1EC26912"/>
    <w:lvl w:ilvl="0">
      <w:start w:val="1"/>
      <w:numFmt w:val="decimal"/>
      <w:lvlText w:val="PHẦN %1."/>
      <w:lvlJc w:val="left"/>
      <w:pPr>
        <w:tabs>
          <w:tab w:val="num" w:pos="360"/>
        </w:tabs>
        <w:ind w:left="284" w:hanging="284"/>
      </w:pPr>
      <w:rPr>
        <w:rFonts w:hint="default"/>
      </w:rPr>
    </w:lvl>
    <w:lvl w:ilvl="1">
      <w:start w:val="3"/>
      <w:numFmt w:val="decimal"/>
      <w:lvlText w:val="1.%2."/>
      <w:lvlJc w:val="left"/>
      <w:pPr>
        <w:tabs>
          <w:tab w:val="num" w:pos="851"/>
        </w:tabs>
        <w:ind w:left="851" w:hanging="851"/>
      </w:pPr>
      <w:rPr>
        <w:rFonts w:hint="default"/>
      </w:rPr>
    </w:lvl>
    <w:lvl w:ilvl="2">
      <w:start w:val="2"/>
      <w:numFmt w:val="decimal"/>
      <w:lvlText w:val="1.3.%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nsid w:val="1D1E3E19"/>
    <w:multiLevelType w:val="multilevel"/>
    <w:tmpl w:val="26502574"/>
    <w:lvl w:ilvl="0">
      <w:start w:val="1"/>
      <w:numFmt w:val="decimal"/>
      <w:lvlText w:val="4.1.%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1DB85BDC"/>
    <w:multiLevelType w:val="hybridMultilevel"/>
    <w:tmpl w:val="C24084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E1F4CE1"/>
    <w:multiLevelType w:val="multilevel"/>
    <w:tmpl w:val="095A115A"/>
    <w:lvl w:ilvl="0">
      <w:start w:val="1"/>
      <w:numFmt w:val="decimal"/>
      <w:lvlText w:val="Phần %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2"/>
      <w:numFmt w:val="decimal"/>
      <w:lvlText w:val="3.%4."/>
      <w:lvlJc w:val="left"/>
      <w:pPr>
        <w:ind w:left="1728" w:hanging="648"/>
      </w:pPr>
      <w:rPr>
        <w:rFonts w:hint="default"/>
        <w:b w:val="0"/>
        <w:i w:val="0"/>
        <w:sz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201F7B74"/>
    <w:multiLevelType w:val="hybridMultilevel"/>
    <w:tmpl w:val="48E2960C"/>
    <w:lvl w:ilvl="0" w:tplc="228817C6">
      <w:start w:val="1"/>
      <w:numFmt w:val="decimal"/>
      <w:lvlText w:val="1.3.1.%1."/>
      <w:lvlJc w:val="left"/>
      <w:pPr>
        <w:ind w:left="360" w:hanging="360"/>
      </w:pPr>
      <w:rPr>
        <w:rFonts w:hint="default"/>
      </w:rPr>
    </w:lvl>
    <w:lvl w:ilvl="1" w:tplc="03DAFE7E">
      <w:start w:val="1"/>
      <w:numFmt w:val="lowerLetter"/>
      <w:lvlText w:val="%2)"/>
      <w:lvlJc w:val="left"/>
      <w:pPr>
        <w:ind w:left="1211"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0A75197"/>
    <w:multiLevelType w:val="multilevel"/>
    <w:tmpl w:val="3064CFF2"/>
    <w:lvl w:ilvl="0">
      <w:start w:val="3"/>
      <w:numFmt w:val="decimal"/>
      <w:lvlText w:val="1.6.%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1.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20E0584C"/>
    <w:multiLevelType w:val="singleLevel"/>
    <w:tmpl w:val="7878FDFA"/>
    <w:lvl w:ilvl="0">
      <w:start w:val="1"/>
      <w:numFmt w:val="decimal"/>
      <w:lvlText w:val="(%1)"/>
      <w:legacy w:legacy="1" w:legacySpace="0" w:legacyIndent="340"/>
      <w:lvlJc w:val="left"/>
      <w:pPr>
        <w:ind w:left="340" w:hanging="340"/>
      </w:pPr>
    </w:lvl>
  </w:abstractNum>
  <w:abstractNum w:abstractNumId="39">
    <w:nsid w:val="2210074D"/>
    <w:multiLevelType w:val="hybridMultilevel"/>
    <w:tmpl w:val="74D6C0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2803DA4"/>
    <w:multiLevelType w:val="hybridMultilevel"/>
    <w:tmpl w:val="B52CE874"/>
    <w:lvl w:ilvl="0" w:tplc="401E51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31C2F14"/>
    <w:multiLevelType w:val="hybridMultilevel"/>
    <w:tmpl w:val="C38C7026"/>
    <w:lvl w:ilvl="0" w:tplc="0D8C2A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4E77120"/>
    <w:multiLevelType w:val="hybridMultilevel"/>
    <w:tmpl w:val="93468D30"/>
    <w:lvl w:ilvl="0" w:tplc="04090011">
      <w:start w:val="1"/>
      <w:numFmt w:val="decimal"/>
      <w:lvlText w:val="%1)"/>
      <w:lvlJc w:val="left"/>
      <w:pPr>
        <w:ind w:left="720" w:hanging="360"/>
      </w:pPr>
      <w:rPr>
        <w:rFonts w:hint="default"/>
      </w:rPr>
    </w:lvl>
    <w:lvl w:ilvl="1" w:tplc="DF5085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6467300"/>
    <w:multiLevelType w:val="hybridMultilevel"/>
    <w:tmpl w:val="ED428E08"/>
    <w:lvl w:ilvl="0" w:tplc="BBBEEF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9055073"/>
    <w:multiLevelType w:val="multilevel"/>
    <w:tmpl w:val="05E444EE"/>
    <w:lvl w:ilvl="0">
      <w:start w:val="3"/>
      <w:numFmt w:val="decimal"/>
      <w:pStyle w:val="ListNumber5"/>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29B0769A"/>
    <w:multiLevelType w:val="multilevel"/>
    <w:tmpl w:val="A6CA1B0E"/>
    <w:lvl w:ilvl="0">
      <w:start w:val="1"/>
      <w:numFmt w:val="decimal"/>
      <w:lvlText w:val="%1."/>
      <w:lvlJc w:val="left"/>
      <w:pPr>
        <w:ind w:left="360" w:hanging="360"/>
      </w:pPr>
      <w:rPr>
        <w:rFonts w:hint="default"/>
      </w:rPr>
    </w:lvl>
    <w:lvl w:ilvl="1">
      <w:start w:val="4"/>
      <w:numFmt w:val="decimal"/>
      <w:lvlText w:val="4.%2."/>
      <w:lvlJc w:val="left"/>
      <w:pPr>
        <w:ind w:left="792" w:hanging="432"/>
      </w:pPr>
      <w:rPr>
        <w:rFonts w:cs="Arial" w:hint="default"/>
        <w:b/>
      </w:rPr>
    </w:lvl>
    <w:lvl w:ilvl="2">
      <w:start w:val="1"/>
      <w:numFmt w:val="decimal"/>
      <w:lvlText w:val="4.3.%3."/>
      <w:lvlJc w:val="left"/>
      <w:pPr>
        <w:ind w:left="1224" w:hanging="504"/>
      </w:pPr>
      <w:rPr>
        <w:rFonts w:cs="Arial" w:hint="default"/>
        <w:b w:val="0"/>
      </w:rPr>
    </w:lvl>
    <w:lvl w:ilvl="3">
      <w:start w:val="1"/>
      <w:numFmt w:val="decimal"/>
      <w:lvlText w:val="5.4.1.%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2B801700"/>
    <w:multiLevelType w:val="singleLevel"/>
    <w:tmpl w:val="7878FDFA"/>
    <w:lvl w:ilvl="0">
      <w:start w:val="1"/>
      <w:numFmt w:val="decimal"/>
      <w:lvlText w:val="(%1)"/>
      <w:legacy w:legacy="1" w:legacySpace="0" w:legacyIndent="340"/>
      <w:lvlJc w:val="left"/>
      <w:pPr>
        <w:ind w:left="340" w:hanging="340"/>
      </w:pPr>
    </w:lvl>
  </w:abstractNum>
  <w:abstractNum w:abstractNumId="47">
    <w:nsid w:val="2BDC4D25"/>
    <w:multiLevelType w:val="singleLevel"/>
    <w:tmpl w:val="F9DC31B4"/>
    <w:lvl w:ilvl="0">
      <w:start w:val="1"/>
      <w:numFmt w:val="decimal"/>
      <w:pStyle w:val="ListNumber"/>
      <w:lvlText w:val="%1   "/>
      <w:lvlJc w:val="left"/>
      <w:pPr>
        <w:tabs>
          <w:tab w:val="num" w:pos="360"/>
        </w:tabs>
        <w:ind w:left="0" w:firstLine="0"/>
      </w:pPr>
      <w:rPr>
        <w:rFonts w:ascii="VNhelvetica" w:hAnsi="VNhelvetica" w:hint="default"/>
        <w:b/>
        <w:i w:val="0"/>
        <w:sz w:val="21"/>
      </w:rPr>
    </w:lvl>
  </w:abstractNum>
  <w:abstractNum w:abstractNumId="48">
    <w:nsid w:val="2BEE01E3"/>
    <w:multiLevelType w:val="multilevel"/>
    <w:tmpl w:val="D180A084"/>
    <w:lvl w:ilvl="0">
      <w:start w:val="1"/>
      <w:numFmt w:val="decimal"/>
      <w:lvlText w:val="2.%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nsid w:val="2C12764C"/>
    <w:multiLevelType w:val="hybridMultilevel"/>
    <w:tmpl w:val="20CE0182"/>
    <w:lvl w:ilvl="0" w:tplc="04090001">
      <w:start w:val="19"/>
      <w:numFmt w:val="decimal"/>
      <w:pStyle w:val="ListNumber4"/>
      <w:lvlText w:val="%1)"/>
      <w:lvlJc w:val="left"/>
      <w:pPr>
        <w:tabs>
          <w:tab w:val="num" w:pos="720"/>
        </w:tabs>
        <w:ind w:left="720" w:hanging="360"/>
      </w:pPr>
      <w:rPr>
        <w:rFonts w:hint="default"/>
        <w:i w:val="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0">
    <w:nsid w:val="2D194313"/>
    <w:multiLevelType w:val="singleLevel"/>
    <w:tmpl w:val="01740FA4"/>
    <w:lvl w:ilvl="0">
      <w:start w:val="2"/>
      <w:numFmt w:val="decimal"/>
      <w:lvlText w:val="(%1)"/>
      <w:legacy w:legacy="1" w:legacySpace="0" w:legacyIndent="340"/>
      <w:lvlJc w:val="left"/>
      <w:pPr>
        <w:ind w:left="340" w:hanging="340"/>
      </w:pPr>
      <w:rPr>
        <w:b w:val="0"/>
        <w:i w:val="0"/>
        <w:sz w:val="22"/>
      </w:rPr>
    </w:lvl>
  </w:abstractNum>
  <w:abstractNum w:abstractNumId="51">
    <w:nsid w:val="2D640CFA"/>
    <w:multiLevelType w:val="multilevel"/>
    <w:tmpl w:val="35A6A41E"/>
    <w:lvl w:ilvl="0">
      <w:start w:val="1"/>
      <w:numFmt w:val="decimal"/>
      <w:lvlText w:val="%1."/>
      <w:lvlJc w:val="left"/>
      <w:pPr>
        <w:ind w:left="360" w:hanging="360"/>
      </w:pPr>
      <w:rPr>
        <w:rFonts w:hint="default"/>
      </w:rPr>
    </w:lvl>
    <w:lvl w:ilvl="1">
      <w:start w:val="1"/>
      <w:numFmt w:val="decimal"/>
      <w:lvlText w:val="3.%2."/>
      <w:lvlJc w:val="left"/>
      <w:pPr>
        <w:ind w:left="792" w:hanging="432"/>
      </w:pPr>
      <w:rPr>
        <w:rFonts w:cs="Arial" w:hint="default"/>
        <w:b/>
      </w:rPr>
    </w:lvl>
    <w:lvl w:ilvl="2">
      <w:start w:val="1"/>
      <w:numFmt w:val="decimal"/>
      <w:lvlText w:val="3.2.%3."/>
      <w:lvlJc w:val="left"/>
      <w:pPr>
        <w:ind w:left="1224" w:hanging="504"/>
      </w:pPr>
      <w:rPr>
        <w:rFonts w:cs="Arial" w:hint="default"/>
        <w:b w:val="0"/>
      </w:rPr>
    </w:lvl>
    <w:lvl w:ilvl="3">
      <w:start w:val="1"/>
      <w:numFmt w:val="decimal"/>
      <w:lvlText w:val="3.2.2.%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nsid w:val="2D7A574C"/>
    <w:multiLevelType w:val="multilevel"/>
    <w:tmpl w:val="8C46EB8A"/>
    <w:lvl w:ilvl="0">
      <w:start w:val="1"/>
      <w:numFmt w:val="decimal"/>
      <w:pStyle w:val="headingb1"/>
      <w:lvlText w:val="B%1."/>
      <w:lvlJc w:val="left"/>
      <w:pPr>
        <w:tabs>
          <w:tab w:val="num" w:pos="360"/>
        </w:tabs>
        <w:ind w:left="284" w:hanging="284"/>
      </w:pPr>
      <w:rPr>
        <w:rFonts w:hint="default"/>
      </w:rPr>
    </w:lvl>
    <w:lvl w:ilvl="1">
      <w:start w:val="1"/>
      <w:numFmt w:val="decimal"/>
      <w:pStyle w:val="headingp2"/>
      <w:lvlText w:val="A%1.%2."/>
      <w:lvlJc w:val="left"/>
      <w:pPr>
        <w:tabs>
          <w:tab w:val="num" w:pos="851"/>
        </w:tabs>
        <w:ind w:left="851" w:hanging="567"/>
      </w:pPr>
      <w:rPr>
        <w:rFonts w:hint="default"/>
      </w:rPr>
    </w:lvl>
    <w:lvl w:ilvl="2">
      <w:start w:val="1"/>
      <w:numFmt w:val="decimal"/>
      <w:pStyle w:val="headingp3"/>
      <w:lvlText w:val="A%1.%2.%3."/>
      <w:lvlJc w:val="left"/>
      <w:pPr>
        <w:tabs>
          <w:tab w:val="num" w:pos="1287"/>
        </w:tabs>
        <w:ind w:left="1134" w:hanging="567"/>
      </w:pPr>
      <w:rPr>
        <w:rFonts w:hint="default"/>
      </w:rPr>
    </w:lvl>
    <w:lvl w:ilvl="3">
      <w:start w:val="1"/>
      <w:numFmt w:val="decimal"/>
      <w:pStyle w:val="headingp4"/>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4"/>
        </w:tabs>
        <w:ind w:left="1134" w:hanging="567"/>
      </w:pPr>
      <w:rPr>
        <w:rFonts w:hint="default"/>
      </w:rPr>
    </w:lvl>
    <w:lvl w:ilvl="5">
      <w:start w:val="1"/>
      <w:numFmt w:val="lowerLetter"/>
      <w:pStyle w:val="headingp6"/>
      <w:lvlText w:val="(%6)"/>
      <w:lvlJc w:val="left"/>
      <w:pPr>
        <w:tabs>
          <w:tab w:val="num" w:pos="1701"/>
        </w:tabs>
        <w:ind w:left="1701"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3">
    <w:nsid w:val="2E38684B"/>
    <w:multiLevelType w:val="hybridMultilevel"/>
    <w:tmpl w:val="C980B29C"/>
    <w:lvl w:ilvl="0" w:tplc="CB1A5CD4">
      <w:start w:val="1"/>
      <w:numFmt w:val="decimal"/>
      <w:lvlText w:val="1.3.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30317154"/>
    <w:multiLevelType w:val="multilevel"/>
    <w:tmpl w:val="D724377A"/>
    <w:lvl w:ilvl="0">
      <w:start w:val="1"/>
      <w:numFmt w:val="decimal"/>
      <w:lvlText w:val="2.4.%1."/>
      <w:lvlJc w:val="left"/>
      <w:pPr>
        <w:ind w:left="644" w:hanging="360"/>
      </w:pPr>
      <w:rPr>
        <w:rFonts w:hint="default"/>
      </w:rPr>
    </w:lvl>
    <w:lvl w:ilvl="1">
      <w:start w:val="1"/>
      <w:numFmt w:val="decimal"/>
      <w:lvlText w:val="3.1.2.%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nsid w:val="321B6742"/>
    <w:multiLevelType w:val="multilevel"/>
    <w:tmpl w:val="29FAC144"/>
    <w:lvl w:ilvl="0">
      <w:start w:val="1"/>
      <w:numFmt w:val="decimal"/>
      <w:lvlText w:val="3.4.%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nsid w:val="32250004"/>
    <w:multiLevelType w:val="multilevel"/>
    <w:tmpl w:val="8C3AF612"/>
    <w:lvl w:ilvl="0">
      <w:start w:val="1"/>
      <w:numFmt w:val="decimal"/>
      <w:lvlText w:val="1.5.%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nsid w:val="32291DFD"/>
    <w:multiLevelType w:val="multilevel"/>
    <w:tmpl w:val="75D60BB2"/>
    <w:lvl w:ilvl="0">
      <w:start w:val="1"/>
      <w:numFmt w:val="decimal"/>
      <w:lvlText w:val="%1."/>
      <w:lvlJc w:val="left"/>
      <w:pPr>
        <w:ind w:left="360" w:hanging="360"/>
      </w:pPr>
      <w:rPr>
        <w:rFonts w:hint="default"/>
      </w:rPr>
    </w:lvl>
    <w:lvl w:ilvl="1">
      <w:start w:val="1"/>
      <w:numFmt w:val="decimal"/>
      <w:lvlText w:val="6.%2."/>
      <w:lvlJc w:val="left"/>
      <w:pPr>
        <w:ind w:left="792" w:hanging="432"/>
      </w:pPr>
      <w:rPr>
        <w:rFonts w:cs="Arial" w:hint="default"/>
        <w:b/>
      </w:rPr>
    </w:lvl>
    <w:lvl w:ilvl="2">
      <w:start w:val="1"/>
      <w:numFmt w:val="decimal"/>
      <w:lvlText w:val="5.4.%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nsid w:val="327A2302"/>
    <w:multiLevelType w:val="hybridMultilevel"/>
    <w:tmpl w:val="78A49A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32B74DEB"/>
    <w:multiLevelType w:val="hybridMultilevel"/>
    <w:tmpl w:val="FDC63D4A"/>
    <w:lvl w:ilvl="0" w:tplc="A34E959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48D52E8"/>
    <w:multiLevelType w:val="multilevel"/>
    <w:tmpl w:val="540E2AD4"/>
    <w:lvl w:ilvl="0">
      <w:start w:val="1"/>
      <w:numFmt w:val="decimal"/>
      <w:lvlText w:val="%1."/>
      <w:lvlJc w:val="left"/>
      <w:pPr>
        <w:ind w:left="360" w:hanging="360"/>
      </w:pPr>
      <w:rPr>
        <w:rFonts w:hint="default"/>
      </w:rPr>
    </w:lvl>
    <w:lvl w:ilvl="1">
      <w:start w:val="2"/>
      <w:numFmt w:val="decimal"/>
      <w:lvlText w:val="5.%2."/>
      <w:lvlJc w:val="left"/>
      <w:pPr>
        <w:ind w:left="792" w:hanging="432"/>
      </w:pPr>
      <w:rPr>
        <w:rFonts w:cs="Arial" w:hint="default"/>
        <w:b/>
      </w:rPr>
    </w:lvl>
    <w:lvl w:ilvl="2">
      <w:start w:val="1"/>
      <w:numFmt w:val="decimal"/>
      <w:lvlText w:val="5.2.%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nsid w:val="35177064"/>
    <w:multiLevelType w:val="multilevel"/>
    <w:tmpl w:val="A00C9D80"/>
    <w:lvl w:ilvl="0">
      <w:start w:val="1"/>
      <w:numFmt w:val="decimal"/>
      <w:lvlText w:val="%1."/>
      <w:lvlJc w:val="left"/>
      <w:pPr>
        <w:ind w:left="360" w:hanging="360"/>
      </w:pPr>
      <w:rPr>
        <w:rFonts w:hint="default"/>
      </w:rPr>
    </w:lvl>
    <w:lvl w:ilvl="1">
      <w:start w:val="1"/>
      <w:numFmt w:val="decimal"/>
      <w:lvlText w:val="6.%2."/>
      <w:lvlJc w:val="left"/>
      <w:pPr>
        <w:ind w:left="792" w:hanging="432"/>
      </w:pPr>
      <w:rPr>
        <w:rFonts w:cs="Arial" w:hint="default"/>
        <w:b/>
      </w:rPr>
    </w:lvl>
    <w:lvl w:ilvl="2">
      <w:start w:val="6"/>
      <w:numFmt w:val="decimal"/>
      <w:lvlText w:val="6.1.%3."/>
      <w:lvlJc w:val="left"/>
      <w:pPr>
        <w:ind w:left="1224" w:hanging="504"/>
      </w:pPr>
      <w:rPr>
        <w:rFonts w:cs="Arial" w:hint="default"/>
        <w:b w:val="0"/>
      </w:rPr>
    </w:lvl>
    <w:lvl w:ilvl="3">
      <w:start w:val="1"/>
      <w:numFmt w:val="decimal"/>
      <w:lvlText w:val="6.1.6.%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nsid w:val="35A11ECD"/>
    <w:multiLevelType w:val="multilevel"/>
    <w:tmpl w:val="027A5D86"/>
    <w:lvl w:ilvl="0">
      <w:start w:val="1"/>
      <w:numFmt w:val="decimal"/>
      <w:lvlText w:val="PHẦN %1."/>
      <w:lvlJc w:val="left"/>
      <w:pPr>
        <w:tabs>
          <w:tab w:val="num" w:pos="360"/>
        </w:tabs>
        <w:ind w:left="284" w:hanging="284"/>
      </w:pPr>
      <w:rPr>
        <w:rFonts w:hint="default"/>
      </w:rPr>
    </w:lvl>
    <w:lvl w:ilvl="1">
      <w:start w:val="3"/>
      <w:numFmt w:val="decimal"/>
      <w:lvlText w:val="1.%2."/>
      <w:lvlJc w:val="left"/>
      <w:pPr>
        <w:tabs>
          <w:tab w:val="num" w:pos="851"/>
        </w:tabs>
        <w:ind w:left="851" w:hanging="851"/>
      </w:pPr>
      <w:rPr>
        <w:rFonts w:hint="default"/>
      </w:rPr>
    </w:lvl>
    <w:lvl w:ilvl="2">
      <w:start w:val="2"/>
      <w:numFmt w:val="decimal"/>
      <w:lvlText w:val="1.3.%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nsid w:val="361214A2"/>
    <w:multiLevelType w:val="hybridMultilevel"/>
    <w:tmpl w:val="72EAF06A"/>
    <w:lvl w:ilvl="0" w:tplc="9CE6C8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7557836"/>
    <w:multiLevelType w:val="hybridMultilevel"/>
    <w:tmpl w:val="EB220FEA"/>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5">
    <w:nsid w:val="3A5466A6"/>
    <w:multiLevelType w:val="multilevel"/>
    <w:tmpl w:val="69C410A6"/>
    <w:lvl w:ilvl="0">
      <w:start w:val="1"/>
      <w:numFmt w:val="decimal"/>
      <w:lvlText w:val="6.%1."/>
      <w:lvlJc w:val="left"/>
      <w:pPr>
        <w:ind w:left="644"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nsid w:val="3A7603A4"/>
    <w:multiLevelType w:val="multilevel"/>
    <w:tmpl w:val="1518872C"/>
    <w:lvl w:ilvl="0">
      <w:start w:val="1"/>
      <w:numFmt w:val="decimal"/>
      <w:lvlText w:val="%1."/>
      <w:lvlJc w:val="left"/>
      <w:pPr>
        <w:ind w:left="360" w:hanging="360"/>
      </w:pPr>
      <w:rPr>
        <w:rFonts w:hint="default"/>
      </w:rPr>
    </w:lvl>
    <w:lvl w:ilvl="1">
      <w:start w:val="1"/>
      <w:numFmt w:val="decimal"/>
      <w:lvlText w:val="2.%2."/>
      <w:lvlJc w:val="left"/>
      <w:pPr>
        <w:ind w:left="792" w:hanging="432"/>
      </w:pPr>
      <w:rPr>
        <w:rFonts w:cs="Arial" w:hint="default"/>
        <w:b/>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nsid w:val="3BF31951"/>
    <w:multiLevelType w:val="hybridMultilevel"/>
    <w:tmpl w:val="A2F6537C"/>
    <w:lvl w:ilvl="0" w:tplc="A34E9592">
      <w:start w:val="1"/>
      <w:numFmt w:val="decimal"/>
      <w:lvlText w:val="(%1)"/>
      <w:lvlJc w:val="left"/>
      <w:pPr>
        <w:ind w:left="1116" w:hanging="360"/>
      </w:pPr>
      <w:rPr>
        <w:rFonts w:hint="default"/>
      </w:rPr>
    </w:lvl>
    <w:lvl w:ilvl="1" w:tplc="042A0019" w:tentative="1">
      <w:start w:val="1"/>
      <w:numFmt w:val="lowerLetter"/>
      <w:lvlText w:val="%2."/>
      <w:lvlJc w:val="left"/>
      <w:pPr>
        <w:ind w:left="1836" w:hanging="360"/>
      </w:pPr>
    </w:lvl>
    <w:lvl w:ilvl="2" w:tplc="042A001B" w:tentative="1">
      <w:start w:val="1"/>
      <w:numFmt w:val="lowerRoman"/>
      <w:lvlText w:val="%3."/>
      <w:lvlJc w:val="right"/>
      <w:pPr>
        <w:ind w:left="2556" w:hanging="180"/>
      </w:pPr>
    </w:lvl>
    <w:lvl w:ilvl="3" w:tplc="042A000F" w:tentative="1">
      <w:start w:val="1"/>
      <w:numFmt w:val="decimal"/>
      <w:lvlText w:val="%4."/>
      <w:lvlJc w:val="left"/>
      <w:pPr>
        <w:ind w:left="3276" w:hanging="360"/>
      </w:pPr>
    </w:lvl>
    <w:lvl w:ilvl="4" w:tplc="042A0019" w:tentative="1">
      <w:start w:val="1"/>
      <w:numFmt w:val="lowerLetter"/>
      <w:lvlText w:val="%5."/>
      <w:lvlJc w:val="left"/>
      <w:pPr>
        <w:ind w:left="3996" w:hanging="360"/>
      </w:pPr>
    </w:lvl>
    <w:lvl w:ilvl="5" w:tplc="042A001B" w:tentative="1">
      <w:start w:val="1"/>
      <w:numFmt w:val="lowerRoman"/>
      <w:lvlText w:val="%6."/>
      <w:lvlJc w:val="right"/>
      <w:pPr>
        <w:ind w:left="4716" w:hanging="180"/>
      </w:pPr>
    </w:lvl>
    <w:lvl w:ilvl="6" w:tplc="042A000F" w:tentative="1">
      <w:start w:val="1"/>
      <w:numFmt w:val="decimal"/>
      <w:lvlText w:val="%7."/>
      <w:lvlJc w:val="left"/>
      <w:pPr>
        <w:ind w:left="5436" w:hanging="360"/>
      </w:pPr>
    </w:lvl>
    <w:lvl w:ilvl="7" w:tplc="042A0019" w:tentative="1">
      <w:start w:val="1"/>
      <w:numFmt w:val="lowerLetter"/>
      <w:lvlText w:val="%8."/>
      <w:lvlJc w:val="left"/>
      <w:pPr>
        <w:ind w:left="6156" w:hanging="360"/>
      </w:pPr>
    </w:lvl>
    <w:lvl w:ilvl="8" w:tplc="042A001B" w:tentative="1">
      <w:start w:val="1"/>
      <w:numFmt w:val="lowerRoman"/>
      <w:lvlText w:val="%9."/>
      <w:lvlJc w:val="right"/>
      <w:pPr>
        <w:ind w:left="6876" w:hanging="180"/>
      </w:pPr>
    </w:lvl>
  </w:abstractNum>
  <w:abstractNum w:abstractNumId="68">
    <w:nsid w:val="3C361952"/>
    <w:multiLevelType w:val="singleLevel"/>
    <w:tmpl w:val="7878FDFA"/>
    <w:lvl w:ilvl="0">
      <w:start w:val="1"/>
      <w:numFmt w:val="decimal"/>
      <w:lvlText w:val="(%1)"/>
      <w:legacy w:legacy="1" w:legacySpace="0" w:legacyIndent="340"/>
      <w:lvlJc w:val="left"/>
      <w:pPr>
        <w:ind w:left="340" w:hanging="340"/>
      </w:pPr>
    </w:lvl>
  </w:abstractNum>
  <w:abstractNum w:abstractNumId="69">
    <w:nsid w:val="3C430E4A"/>
    <w:multiLevelType w:val="singleLevel"/>
    <w:tmpl w:val="149E5716"/>
    <w:lvl w:ilvl="0">
      <w:start w:val="1"/>
      <w:numFmt w:val="decimal"/>
      <w:lvlText w:val="(%1)"/>
      <w:legacy w:legacy="1" w:legacySpace="0" w:legacyIndent="340"/>
      <w:lvlJc w:val="left"/>
      <w:pPr>
        <w:ind w:left="340" w:hanging="340"/>
      </w:pPr>
      <w:rPr>
        <w:b w:val="0"/>
        <w:i w:val="0"/>
        <w:sz w:val="22"/>
      </w:rPr>
    </w:lvl>
  </w:abstractNum>
  <w:abstractNum w:abstractNumId="70">
    <w:nsid w:val="3C8A3769"/>
    <w:multiLevelType w:val="hybridMultilevel"/>
    <w:tmpl w:val="D6B8CEA6"/>
    <w:lvl w:ilvl="0" w:tplc="D8188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3DB10010"/>
    <w:multiLevelType w:val="hybridMultilevel"/>
    <w:tmpl w:val="CB4EEBFC"/>
    <w:lvl w:ilvl="0" w:tplc="94146630">
      <w:start w:val="1"/>
      <w:numFmt w:val="decimal"/>
      <w:lvlText w:val="1.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DCF7859"/>
    <w:multiLevelType w:val="singleLevel"/>
    <w:tmpl w:val="7878FDFA"/>
    <w:lvl w:ilvl="0">
      <w:start w:val="1"/>
      <w:numFmt w:val="decimal"/>
      <w:lvlText w:val="(%1)"/>
      <w:legacy w:legacy="1" w:legacySpace="0" w:legacyIndent="340"/>
      <w:lvlJc w:val="left"/>
      <w:pPr>
        <w:ind w:left="340" w:hanging="340"/>
      </w:pPr>
    </w:lvl>
  </w:abstractNum>
  <w:abstractNum w:abstractNumId="73">
    <w:nsid w:val="3E394569"/>
    <w:multiLevelType w:val="hybridMultilevel"/>
    <w:tmpl w:val="1284CD3E"/>
    <w:lvl w:ilvl="0" w:tplc="04090011">
      <w:start w:val="1"/>
      <w:numFmt w:val="decimal"/>
      <w:lvlText w:val="%1)"/>
      <w:lvlJc w:val="left"/>
      <w:pPr>
        <w:ind w:left="2775" w:hanging="16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EAD292B"/>
    <w:multiLevelType w:val="hybridMultilevel"/>
    <w:tmpl w:val="23B688DE"/>
    <w:lvl w:ilvl="0" w:tplc="03DAFE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3F1424E2"/>
    <w:multiLevelType w:val="hybridMultilevel"/>
    <w:tmpl w:val="488223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3F8B02B3"/>
    <w:multiLevelType w:val="hybridMultilevel"/>
    <w:tmpl w:val="D3E45A12"/>
    <w:lvl w:ilvl="0" w:tplc="A882246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F9362248">
      <w:start w:val="1"/>
      <w:numFmt w:val="lowerLetter"/>
      <w:lvlText w:val="%6)"/>
      <w:lvlJc w:val="left"/>
      <w:pPr>
        <w:ind w:left="4320" w:hanging="180"/>
      </w:pPr>
      <w:rPr>
        <w:sz w:val="24"/>
        <w:szCs w:val="24"/>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40AF2CA8"/>
    <w:multiLevelType w:val="singleLevel"/>
    <w:tmpl w:val="7878FDFA"/>
    <w:lvl w:ilvl="0">
      <w:start w:val="1"/>
      <w:numFmt w:val="decimal"/>
      <w:lvlText w:val="(%1)"/>
      <w:legacy w:legacy="1" w:legacySpace="0" w:legacyIndent="340"/>
      <w:lvlJc w:val="left"/>
      <w:pPr>
        <w:ind w:left="340" w:hanging="340"/>
      </w:pPr>
    </w:lvl>
  </w:abstractNum>
  <w:abstractNum w:abstractNumId="78">
    <w:nsid w:val="40B11252"/>
    <w:multiLevelType w:val="singleLevel"/>
    <w:tmpl w:val="7878FDFA"/>
    <w:lvl w:ilvl="0">
      <w:start w:val="1"/>
      <w:numFmt w:val="decimal"/>
      <w:lvlText w:val="(%1)"/>
      <w:legacy w:legacy="1" w:legacySpace="0" w:legacyIndent="340"/>
      <w:lvlJc w:val="left"/>
      <w:pPr>
        <w:ind w:left="340" w:hanging="340"/>
      </w:pPr>
    </w:lvl>
  </w:abstractNum>
  <w:abstractNum w:abstractNumId="79">
    <w:nsid w:val="40EB47A6"/>
    <w:multiLevelType w:val="hybridMultilevel"/>
    <w:tmpl w:val="DFF44C6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43A43FEB"/>
    <w:multiLevelType w:val="multilevel"/>
    <w:tmpl w:val="CB08A034"/>
    <w:lvl w:ilvl="0">
      <w:start w:val="1"/>
      <w:numFmt w:val="decimal"/>
      <w:lvlText w:val="3.5.3.%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nsid w:val="44B80B65"/>
    <w:multiLevelType w:val="singleLevel"/>
    <w:tmpl w:val="C0BC6044"/>
    <w:lvl w:ilvl="0">
      <w:start w:val="1"/>
      <w:numFmt w:val="decimal"/>
      <w:pStyle w:val="10"/>
      <w:lvlText w:val="%1)"/>
      <w:lvlJc w:val="left"/>
      <w:pPr>
        <w:tabs>
          <w:tab w:val="num" w:pos="454"/>
        </w:tabs>
        <w:ind w:left="454" w:hanging="454"/>
      </w:pPr>
    </w:lvl>
  </w:abstractNum>
  <w:abstractNum w:abstractNumId="82">
    <w:nsid w:val="44DC685D"/>
    <w:multiLevelType w:val="multilevel"/>
    <w:tmpl w:val="1ABCF8C4"/>
    <w:lvl w:ilvl="0">
      <w:start w:val="1"/>
      <w:numFmt w:val="decimal"/>
      <w:lvlText w:val="3.3.%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453418F8"/>
    <w:multiLevelType w:val="multilevel"/>
    <w:tmpl w:val="4F445780"/>
    <w:lvl w:ilvl="0">
      <w:start w:val="1"/>
      <w:numFmt w:val="decimal"/>
      <w:lvlText w:val="%1."/>
      <w:lvlJc w:val="left"/>
      <w:pPr>
        <w:ind w:left="360" w:hanging="360"/>
      </w:pPr>
      <w:rPr>
        <w:rFonts w:hint="default"/>
      </w:rPr>
    </w:lvl>
    <w:lvl w:ilvl="1">
      <w:start w:val="4"/>
      <w:numFmt w:val="decimal"/>
      <w:lvlText w:val="3.%2."/>
      <w:lvlJc w:val="left"/>
      <w:pPr>
        <w:ind w:left="792" w:hanging="432"/>
      </w:pPr>
      <w:rPr>
        <w:rFonts w:cs="Arial" w:hint="default"/>
        <w:b/>
      </w:rPr>
    </w:lvl>
    <w:lvl w:ilvl="2">
      <w:start w:val="1"/>
      <w:numFmt w:val="decimal"/>
      <w:lvlText w:val="3.4.%3"/>
      <w:lvlJc w:val="left"/>
      <w:pPr>
        <w:ind w:left="1224" w:hanging="504"/>
      </w:pPr>
      <w:rPr>
        <w:rFonts w:hint="default"/>
        <w:b w:val="0"/>
      </w:rPr>
    </w:lvl>
    <w:lvl w:ilvl="3">
      <w:start w:val="1"/>
      <w:numFmt w:val="decimal"/>
      <w:lvlText w:val="3.2.2.%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453C4C3D"/>
    <w:multiLevelType w:val="multilevel"/>
    <w:tmpl w:val="21E0D2FA"/>
    <w:lvl w:ilvl="0">
      <w:start w:val="1"/>
      <w:numFmt w:val="decimal"/>
      <w:lvlText w:val="3.%1."/>
      <w:lvlJc w:val="left"/>
      <w:pPr>
        <w:ind w:left="644"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nsid w:val="46F024EA"/>
    <w:multiLevelType w:val="multilevel"/>
    <w:tmpl w:val="D73CBE3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nsid w:val="47821A0E"/>
    <w:multiLevelType w:val="multilevel"/>
    <w:tmpl w:val="D9587F9C"/>
    <w:lvl w:ilvl="0">
      <w:start w:val="1"/>
      <w:numFmt w:val="decimal"/>
      <w:lvlText w:val="%1"/>
      <w:lvlJc w:val="left"/>
      <w:pPr>
        <w:tabs>
          <w:tab w:val="num" w:pos="360"/>
        </w:tabs>
        <w:ind w:left="340" w:hanging="340"/>
      </w:pPr>
      <w:rPr>
        <w:rFonts w:ascii="VNhelvetica" w:hAnsi="VNhelvetica" w:hint="default"/>
        <w:b/>
        <w:i w:val="0"/>
        <w:sz w:val="21"/>
      </w:rPr>
    </w:lvl>
    <w:lvl w:ilvl="1">
      <w:start w:val="1"/>
      <w:numFmt w:val="decimal"/>
      <w:lvlText w:val="%1.%2."/>
      <w:lvlJc w:val="left"/>
      <w:pPr>
        <w:tabs>
          <w:tab w:val="num" w:pos="792"/>
        </w:tabs>
        <w:ind w:left="792" w:hanging="432"/>
      </w:pPr>
    </w:lvl>
    <w:lvl w:ilvl="2">
      <w:start w:val="1"/>
      <w:numFmt w:val="decimal"/>
      <w:pStyle w:val="BodyText"/>
      <w:lvlText w:val="%1.%2.%3."/>
      <w:lvlJc w:val="left"/>
      <w:pPr>
        <w:tabs>
          <w:tab w:val="num" w:pos="1287"/>
        </w:tabs>
        <w:ind w:left="0" w:firstLine="567"/>
      </w:pPr>
    </w:lvl>
    <w:lvl w:ilvl="3">
      <w:start w:val="1"/>
      <w:numFmt w:val="decimal"/>
      <w:pStyle w:val="BodyText2"/>
      <w:lvlText w:val="%1.%2.%3.%4."/>
      <w:lvlJc w:val="left"/>
      <w:pPr>
        <w:tabs>
          <w:tab w:val="num" w:pos="1931"/>
        </w:tabs>
        <w:ind w:left="0" w:firstLine="851"/>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7">
    <w:nsid w:val="4ABE0F81"/>
    <w:multiLevelType w:val="multilevel"/>
    <w:tmpl w:val="AC6AD962"/>
    <w:lvl w:ilvl="0">
      <w:start w:val="3"/>
      <w:numFmt w:val="decimal"/>
      <w:lvlText w:val="1.6.%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1.4.%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nsid w:val="4B5378AC"/>
    <w:multiLevelType w:val="multilevel"/>
    <w:tmpl w:val="EB2228F4"/>
    <w:lvl w:ilvl="0">
      <w:start w:val="1"/>
      <w:numFmt w:val="decimal"/>
      <w:lvlText w:val="PHẦN %1."/>
      <w:lvlJc w:val="left"/>
      <w:pPr>
        <w:tabs>
          <w:tab w:val="num" w:pos="360"/>
        </w:tabs>
        <w:ind w:left="284" w:hanging="284"/>
      </w:pPr>
      <w:rPr>
        <w:rFonts w:hint="default"/>
      </w:rPr>
    </w:lvl>
    <w:lvl w:ilvl="1">
      <w:start w:val="3"/>
      <w:numFmt w:val="decimal"/>
      <w:lvlText w:val="1.%2."/>
      <w:lvlJc w:val="left"/>
      <w:pPr>
        <w:tabs>
          <w:tab w:val="num" w:pos="851"/>
        </w:tabs>
        <w:ind w:left="851" w:hanging="851"/>
      </w:pPr>
      <w:rPr>
        <w:rFonts w:hint="default"/>
      </w:rPr>
    </w:lvl>
    <w:lvl w:ilvl="2">
      <w:start w:val="2"/>
      <w:numFmt w:val="decimal"/>
      <w:lvlText w:val="1.3.%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val="0"/>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9">
    <w:nsid w:val="4BAD6552"/>
    <w:multiLevelType w:val="multilevel"/>
    <w:tmpl w:val="C4847B22"/>
    <w:lvl w:ilvl="0">
      <w:start w:val="1"/>
      <w:numFmt w:val="decimal"/>
      <w:lvlText w:val="%1."/>
      <w:lvlJc w:val="left"/>
      <w:pPr>
        <w:ind w:left="360" w:hanging="360"/>
      </w:pPr>
      <w:rPr>
        <w:rFonts w:hint="default"/>
      </w:rPr>
    </w:lvl>
    <w:lvl w:ilvl="1">
      <w:start w:val="2"/>
      <w:numFmt w:val="decimal"/>
      <w:lvlText w:val="4.%2."/>
      <w:lvlJc w:val="left"/>
      <w:pPr>
        <w:ind w:left="792" w:hanging="432"/>
      </w:pPr>
      <w:rPr>
        <w:rFonts w:cs="Arial" w:hint="default"/>
        <w:b/>
      </w:rPr>
    </w:lvl>
    <w:lvl w:ilvl="2">
      <w:start w:val="1"/>
      <w:numFmt w:val="decimal"/>
      <w:lvlText w:val="4.2.%3."/>
      <w:lvlJc w:val="left"/>
      <w:pPr>
        <w:ind w:left="1224" w:hanging="504"/>
      </w:pPr>
      <w:rPr>
        <w:rFonts w:cs="Arial" w:hint="default"/>
        <w:b w:val="0"/>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nsid w:val="4F3A19FA"/>
    <w:multiLevelType w:val="hybridMultilevel"/>
    <w:tmpl w:val="7E980744"/>
    <w:lvl w:ilvl="0" w:tplc="59FCAF96">
      <w:start w:val="1"/>
      <w:numFmt w:val="decimal"/>
      <w:lvlText w:val="1.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4FAA6C50"/>
    <w:multiLevelType w:val="hybridMultilevel"/>
    <w:tmpl w:val="2AAA05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506A28A3"/>
    <w:multiLevelType w:val="multilevel"/>
    <w:tmpl w:val="F328ED50"/>
    <w:lvl w:ilvl="0">
      <w:start w:val="1"/>
      <w:numFmt w:val="decimal"/>
      <w:lvlText w:val="7.2.%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nsid w:val="517C48B0"/>
    <w:multiLevelType w:val="hybridMultilevel"/>
    <w:tmpl w:val="660EC2E2"/>
    <w:lvl w:ilvl="0" w:tplc="0708233E">
      <w:start w:val="1"/>
      <w:numFmt w:val="decimal"/>
      <w:lvlText w:val="2.%1."/>
      <w:lvlJc w:val="left"/>
      <w:pPr>
        <w:ind w:left="108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53594B41"/>
    <w:multiLevelType w:val="multilevel"/>
    <w:tmpl w:val="FCA28470"/>
    <w:lvl w:ilvl="0">
      <w:start w:val="1"/>
      <w:numFmt w:val="decimal"/>
      <w:lvlText w:val="%1."/>
      <w:lvlJc w:val="left"/>
      <w:pPr>
        <w:ind w:left="360" w:hanging="360"/>
      </w:pPr>
      <w:rPr>
        <w:rFonts w:hint="default"/>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nsid w:val="53941E28"/>
    <w:multiLevelType w:val="multilevel"/>
    <w:tmpl w:val="B0FAE8DA"/>
    <w:lvl w:ilvl="0">
      <w:start w:val="1"/>
      <w:numFmt w:val="decimal"/>
      <w:pStyle w:val="11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96">
    <w:nsid w:val="53E52FE6"/>
    <w:multiLevelType w:val="hybridMultilevel"/>
    <w:tmpl w:val="6A467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54C30586"/>
    <w:multiLevelType w:val="hybridMultilevel"/>
    <w:tmpl w:val="E0A809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nsid w:val="55043974"/>
    <w:multiLevelType w:val="multilevel"/>
    <w:tmpl w:val="1C9C0EFA"/>
    <w:lvl w:ilvl="0">
      <w:start w:val="1"/>
      <w:numFmt w:val="decimal"/>
      <w:lvlText w:val="%1."/>
      <w:lvlJc w:val="left"/>
      <w:pPr>
        <w:ind w:left="360" w:hanging="360"/>
      </w:pPr>
      <w:rPr>
        <w:rFonts w:hint="default"/>
      </w:rPr>
    </w:lvl>
    <w:lvl w:ilvl="1">
      <w:start w:val="1"/>
      <w:numFmt w:val="decimal"/>
      <w:lvlText w:val="5.%2."/>
      <w:lvlJc w:val="left"/>
      <w:pPr>
        <w:ind w:left="792" w:hanging="432"/>
      </w:pPr>
      <w:rPr>
        <w:rFonts w:cs="Arial" w:hint="default"/>
        <w:b/>
      </w:rPr>
    </w:lvl>
    <w:lvl w:ilvl="2">
      <w:start w:val="1"/>
      <w:numFmt w:val="decimal"/>
      <w:lvlText w:val="5.1.%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nsid w:val="56E96424"/>
    <w:multiLevelType w:val="multilevel"/>
    <w:tmpl w:val="0D025866"/>
    <w:lvl w:ilvl="0">
      <w:start w:val="1"/>
      <w:numFmt w:val="decimal"/>
      <w:lvlText w:val="%1."/>
      <w:lvlJc w:val="left"/>
      <w:pPr>
        <w:ind w:left="360" w:hanging="360"/>
      </w:pPr>
      <w:rPr>
        <w:rFonts w:hint="default"/>
      </w:rPr>
    </w:lvl>
    <w:lvl w:ilvl="1">
      <w:start w:val="4"/>
      <w:numFmt w:val="decimal"/>
      <w:lvlText w:val="4.%2."/>
      <w:lvlJc w:val="left"/>
      <w:pPr>
        <w:ind w:left="792" w:hanging="432"/>
      </w:pPr>
      <w:rPr>
        <w:rFonts w:cs="Arial" w:hint="default"/>
        <w:b/>
      </w:rPr>
    </w:lvl>
    <w:lvl w:ilvl="2">
      <w:start w:val="1"/>
      <w:numFmt w:val="decimal"/>
      <w:lvlText w:val="4.3.%3."/>
      <w:lvlJc w:val="left"/>
      <w:pPr>
        <w:ind w:left="1224" w:hanging="504"/>
      </w:pPr>
      <w:rPr>
        <w:rFonts w:cs="Arial" w:hint="default"/>
        <w:b w:val="0"/>
      </w:rPr>
    </w:lvl>
    <w:lvl w:ilvl="3">
      <w:start w:val="1"/>
      <w:numFmt w:val="decimal"/>
      <w:lvlText w:val="5.1.2.%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nsid w:val="58533CF8"/>
    <w:multiLevelType w:val="singleLevel"/>
    <w:tmpl w:val="7878FDFA"/>
    <w:lvl w:ilvl="0">
      <w:start w:val="1"/>
      <w:numFmt w:val="decimal"/>
      <w:lvlText w:val="(%1)"/>
      <w:legacy w:legacy="1" w:legacySpace="0" w:legacyIndent="340"/>
      <w:lvlJc w:val="left"/>
      <w:pPr>
        <w:ind w:left="340" w:hanging="340"/>
      </w:pPr>
    </w:lvl>
  </w:abstractNum>
  <w:abstractNum w:abstractNumId="101">
    <w:nsid w:val="598D4145"/>
    <w:multiLevelType w:val="hybridMultilevel"/>
    <w:tmpl w:val="3894E244"/>
    <w:lvl w:ilvl="0" w:tplc="04090017">
      <w:start w:val="1"/>
      <w:numFmt w:val="lowerLetter"/>
      <w:lvlText w:val="%1)"/>
      <w:lvlJc w:val="left"/>
      <w:pPr>
        <w:ind w:left="720" w:hanging="360"/>
      </w:pPr>
    </w:lvl>
    <w:lvl w:ilvl="1" w:tplc="04090011">
      <w:start w:val="1"/>
      <w:numFmt w:val="decimal"/>
      <w:lvlText w:val="%2)"/>
      <w:lvlJc w:val="left"/>
      <w:pPr>
        <w:ind w:left="2775" w:hanging="16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5A63529B"/>
    <w:multiLevelType w:val="multilevel"/>
    <w:tmpl w:val="3B06A192"/>
    <w:lvl w:ilvl="0">
      <w:start w:val="1"/>
      <w:numFmt w:val="decimal"/>
      <w:lvlText w:val="%1."/>
      <w:lvlJc w:val="left"/>
      <w:pPr>
        <w:ind w:left="360" w:hanging="360"/>
      </w:pPr>
      <w:rPr>
        <w:rFonts w:hint="default"/>
      </w:rPr>
    </w:lvl>
    <w:lvl w:ilvl="1">
      <w:start w:val="4"/>
      <w:numFmt w:val="decimal"/>
      <w:lvlText w:val="5.%2."/>
      <w:lvlJc w:val="left"/>
      <w:pPr>
        <w:ind w:left="792" w:hanging="432"/>
      </w:pPr>
      <w:rPr>
        <w:rFonts w:cs="Arial" w:hint="default"/>
        <w:b w:val="0"/>
      </w:rPr>
    </w:lvl>
    <w:lvl w:ilvl="2">
      <w:start w:val="1"/>
      <w:numFmt w:val="decimal"/>
      <w:lvlText w:val="5.4.%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nsid w:val="5A7E5521"/>
    <w:multiLevelType w:val="multilevel"/>
    <w:tmpl w:val="7A8CAF6A"/>
    <w:lvl w:ilvl="0">
      <w:start w:val="1"/>
      <w:numFmt w:val="decimal"/>
      <w:lvlText w:val="2.%1."/>
      <w:lvlJc w:val="left"/>
      <w:pPr>
        <w:ind w:left="644"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nsid w:val="5AA5469F"/>
    <w:multiLevelType w:val="hybridMultilevel"/>
    <w:tmpl w:val="D784A45C"/>
    <w:lvl w:ilvl="0" w:tplc="651081D0">
      <w:start w:val="7"/>
      <w:numFmt w:val="decimal"/>
      <w:pStyle w:val="ListBullet4"/>
      <w:lvlText w:val="%1)"/>
      <w:lvlJc w:val="left"/>
      <w:pPr>
        <w:tabs>
          <w:tab w:val="num" w:pos="720"/>
        </w:tabs>
        <w:ind w:left="720" w:hanging="360"/>
      </w:pPr>
      <w:rPr>
        <w:rFonts w:hint="default"/>
      </w:rPr>
    </w:lvl>
    <w:lvl w:ilvl="1" w:tplc="A7C0E308" w:tentative="1">
      <w:start w:val="1"/>
      <w:numFmt w:val="lowerLetter"/>
      <w:lvlText w:val="%2."/>
      <w:lvlJc w:val="left"/>
      <w:pPr>
        <w:tabs>
          <w:tab w:val="num" w:pos="1440"/>
        </w:tabs>
        <w:ind w:left="1440" w:hanging="360"/>
      </w:pPr>
    </w:lvl>
    <w:lvl w:ilvl="2" w:tplc="67DE42EE" w:tentative="1">
      <w:start w:val="1"/>
      <w:numFmt w:val="lowerRoman"/>
      <w:lvlText w:val="%3."/>
      <w:lvlJc w:val="right"/>
      <w:pPr>
        <w:tabs>
          <w:tab w:val="num" w:pos="2160"/>
        </w:tabs>
        <w:ind w:left="2160" w:hanging="180"/>
      </w:pPr>
    </w:lvl>
    <w:lvl w:ilvl="3" w:tplc="2DB49F3A" w:tentative="1">
      <w:start w:val="1"/>
      <w:numFmt w:val="decimal"/>
      <w:lvlText w:val="%4."/>
      <w:lvlJc w:val="left"/>
      <w:pPr>
        <w:tabs>
          <w:tab w:val="num" w:pos="2880"/>
        </w:tabs>
        <w:ind w:left="2880" w:hanging="360"/>
      </w:pPr>
    </w:lvl>
    <w:lvl w:ilvl="4" w:tplc="0506FA86" w:tentative="1">
      <w:start w:val="1"/>
      <w:numFmt w:val="lowerLetter"/>
      <w:lvlText w:val="%5."/>
      <w:lvlJc w:val="left"/>
      <w:pPr>
        <w:tabs>
          <w:tab w:val="num" w:pos="3600"/>
        </w:tabs>
        <w:ind w:left="3600" w:hanging="360"/>
      </w:pPr>
    </w:lvl>
    <w:lvl w:ilvl="5" w:tplc="96C810F8" w:tentative="1">
      <w:start w:val="1"/>
      <w:numFmt w:val="lowerRoman"/>
      <w:lvlText w:val="%6."/>
      <w:lvlJc w:val="right"/>
      <w:pPr>
        <w:tabs>
          <w:tab w:val="num" w:pos="4320"/>
        </w:tabs>
        <w:ind w:left="4320" w:hanging="180"/>
      </w:pPr>
    </w:lvl>
    <w:lvl w:ilvl="6" w:tplc="779ACB34">
      <w:start w:val="1"/>
      <w:numFmt w:val="decimal"/>
      <w:lvlText w:val="%7."/>
      <w:lvlJc w:val="left"/>
      <w:pPr>
        <w:tabs>
          <w:tab w:val="num" w:pos="5040"/>
        </w:tabs>
        <w:ind w:left="5040" w:hanging="360"/>
      </w:pPr>
    </w:lvl>
    <w:lvl w:ilvl="7" w:tplc="24AC5666" w:tentative="1">
      <w:start w:val="1"/>
      <w:numFmt w:val="lowerLetter"/>
      <w:lvlText w:val="%8."/>
      <w:lvlJc w:val="left"/>
      <w:pPr>
        <w:tabs>
          <w:tab w:val="num" w:pos="5760"/>
        </w:tabs>
        <w:ind w:left="5760" w:hanging="360"/>
      </w:pPr>
    </w:lvl>
    <w:lvl w:ilvl="8" w:tplc="F7E492A2" w:tentative="1">
      <w:start w:val="1"/>
      <w:numFmt w:val="lowerRoman"/>
      <w:lvlText w:val="%9."/>
      <w:lvlJc w:val="right"/>
      <w:pPr>
        <w:tabs>
          <w:tab w:val="num" w:pos="6480"/>
        </w:tabs>
        <w:ind w:left="6480" w:hanging="180"/>
      </w:pPr>
    </w:lvl>
  </w:abstractNum>
  <w:abstractNum w:abstractNumId="105">
    <w:nsid w:val="5ABC2CAE"/>
    <w:multiLevelType w:val="singleLevel"/>
    <w:tmpl w:val="43F2080E"/>
    <w:lvl w:ilvl="0">
      <w:start w:val="1"/>
      <w:numFmt w:val="lowerLetter"/>
      <w:pStyle w:val="a"/>
      <w:lvlText w:val="(%1)"/>
      <w:lvlJc w:val="left"/>
      <w:pPr>
        <w:tabs>
          <w:tab w:val="num" w:pos="1211"/>
        </w:tabs>
        <w:ind w:left="851" w:firstLine="0"/>
      </w:pPr>
    </w:lvl>
  </w:abstractNum>
  <w:abstractNum w:abstractNumId="106">
    <w:nsid w:val="5AEB3630"/>
    <w:multiLevelType w:val="multilevel"/>
    <w:tmpl w:val="8C564930"/>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nsid w:val="5B7570DF"/>
    <w:multiLevelType w:val="multilevel"/>
    <w:tmpl w:val="220A1C0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4."/>
      <w:lvlJc w:val="left"/>
      <w:pPr>
        <w:ind w:left="1728" w:hanging="648"/>
      </w:pPr>
      <w:rPr>
        <w:rFonts w:hint="default"/>
        <w:b/>
        <w:i w:val="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nsid w:val="5BA20F7E"/>
    <w:multiLevelType w:val="multilevel"/>
    <w:tmpl w:val="061002A6"/>
    <w:lvl w:ilvl="0">
      <w:start w:val="1"/>
      <w:numFmt w:val="decimal"/>
      <w:lvlText w:val="3.5.%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nsid w:val="5FF165AE"/>
    <w:multiLevelType w:val="multilevel"/>
    <w:tmpl w:val="3E2EF60A"/>
    <w:lvl w:ilvl="0">
      <w:start w:val="1"/>
      <w:numFmt w:val="decimal"/>
      <w:lvlText w:val="%1."/>
      <w:lvlJc w:val="left"/>
      <w:pPr>
        <w:ind w:left="360" w:hanging="360"/>
      </w:pPr>
      <w:rPr>
        <w:rFonts w:hint="default"/>
      </w:rPr>
    </w:lvl>
    <w:lvl w:ilvl="1">
      <w:start w:val="4"/>
      <w:numFmt w:val="decimal"/>
      <w:lvlText w:val="4.%2."/>
      <w:lvlJc w:val="left"/>
      <w:pPr>
        <w:ind w:left="792" w:hanging="432"/>
      </w:pPr>
      <w:rPr>
        <w:rFonts w:cs="Arial" w:hint="default"/>
        <w:b w:val="0"/>
      </w:rPr>
    </w:lvl>
    <w:lvl w:ilvl="2">
      <w:start w:val="1"/>
      <w:numFmt w:val="decimal"/>
      <w:lvlText w:val="4.4.%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nsid w:val="60990EB4"/>
    <w:multiLevelType w:val="hybridMultilevel"/>
    <w:tmpl w:val="97A29FBE"/>
    <w:lvl w:ilvl="0" w:tplc="A34E959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60DA474B"/>
    <w:multiLevelType w:val="multilevel"/>
    <w:tmpl w:val="481847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nsid w:val="625B045B"/>
    <w:multiLevelType w:val="hybridMultilevel"/>
    <w:tmpl w:val="AD3079E0"/>
    <w:lvl w:ilvl="0" w:tplc="03DAFE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62B176C7"/>
    <w:multiLevelType w:val="multilevel"/>
    <w:tmpl w:val="D4C294AC"/>
    <w:lvl w:ilvl="0">
      <w:start w:val="1"/>
      <w:numFmt w:val="decimal"/>
      <w:lvlText w:val="3.3.%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nsid w:val="63883607"/>
    <w:multiLevelType w:val="singleLevel"/>
    <w:tmpl w:val="7878FDFA"/>
    <w:lvl w:ilvl="0">
      <w:start w:val="1"/>
      <w:numFmt w:val="decimal"/>
      <w:lvlText w:val="(%1)"/>
      <w:legacy w:legacy="1" w:legacySpace="0" w:legacyIndent="340"/>
      <w:lvlJc w:val="left"/>
      <w:pPr>
        <w:ind w:left="340" w:hanging="340"/>
      </w:pPr>
    </w:lvl>
  </w:abstractNum>
  <w:abstractNum w:abstractNumId="115">
    <w:nsid w:val="63C41F8D"/>
    <w:multiLevelType w:val="multilevel"/>
    <w:tmpl w:val="66D0B8E2"/>
    <w:lvl w:ilvl="0">
      <w:start w:val="3"/>
      <w:numFmt w:val="decimal"/>
      <w:lvlText w:val="1.6.%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1.7.%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nsid w:val="64420C18"/>
    <w:multiLevelType w:val="hybridMultilevel"/>
    <w:tmpl w:val="523654A4"/>
    <w:lvl w:ilvl="0" w:tplc="BF56D394">
      <w:start w:val="1"/>
      <w:numFmt w:val="decimal"/>
      <w:lvlText w:val="1.7.%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644B5F32"/>
    <w:multiLevelType w:val="hybridMultilevel"/>
    <w:tmpl w:val="A898780E"/>
    <w:lvl w:ilvl="0" w:tplc="A8822464">
      <w:start w:val="1"/>
      <w:numFmt w:val="lowerLetter"/>
      <w:lvlText w:val="%1)"/>
      <w:lvlJc w:val="left"/>
      <w:pPr>
        <w:ind w:left="1004" w:hanging="360"/>
      </w:pPr>
      <w:rPr>
        <w:rFonts w:hint="default"/>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8">
    <w:nsid w:val="65470F76"/>
    <w:multiLevelType w:val="multilevel"/>
    <w:tmpl w:val="92C044CC"/>
    <w:lvl w:ilvl="0">
      <w:start w:val="1"/>
      <w:numFmt w:val="decimal"/>
      <w:lvlText w:val="1.6.%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6.1.%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nsid w:val="656B055F"/>
    <w:multiLevelType w:val="hybridMultilevel"/>
    <w:tmpl w:val="8450894A"/>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65C80592"/>
    <w:multiLevelType w:val="hybridMultilevel"/>
    <w:tmpl w:val="B56C8AD2"/>
    <w:lvl w:ilvl="0" w:tplc="22E401E8">
      <w:start w:val="1"/>
      <w:numFmt w:val="decimal"/>
      <w:lvlText w:val="(%1)"/>
      <w:lvlJc w:val="left"/>
      <w:pPr>
        <w:ind w:left="720" w:hanging="360"/>
      </w:pPr>
      <w:rPr>
        <w:rFonts w:hint="default"/>
      </w:rPr>
    </w:lvl>
    <w:lvl w:ilvl="1" w:tplc="2F7295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66006B86"/>
    <w:multiLevelType w:val="hybridMultilevel"/>
    <w:tmpl w:val="7CAAE8A6"/>
    <w:lvl w:ilvl="0" w:tplc="A34E959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660E62AC"/>
    <w:multiLevelType w:val="multilevel"/>
    <w:tmpl w:val="FC784776"/>
    <w:lvl w:ilvl="0">
      <w:start w:val="1"/>
      <w:numFmt w:val="decimal"/>
      <w:lvlText w:val="2.4.%1."/>
      <w:lvlJc w:val="left"/>
      <w:pPr>
        <w:ind w:left="644" w:hanging="360"/>
      </w:pPr>
      <w:rPr>
        <w:rFonts w:hint="default"/>
      </w:rPr>
    </w:lvl>
    <w:lvl w:ilvl="1">
      <w:start w:val="1"/>
      <w:numFmt w:val="decimal"/>
      <w:lvlText w:val="3.2.3.%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nsid w:val="66CD10A2"/>
    <w:multiLevelType w:val="multilevel"/>
    <w:tmpl w:val="1A384E9E"/>
    <w:lvl w:ilvl="0">
      <w:start w:val="1"/>
      <w:numFmt w:val="decimal"/>
      <w:lvlText w:val="4.2.%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nsid w:val="66E41584"/>
    <w:multiLevelType w:val="hybridMultilevel"/>
    <w:tmpl w:val="E2F0CBB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75F70A3"/>
    <w:multiLevelType w:val="hybridMultilevel"/>
    <w:tmpl w:val="2A069AB6"/>
    <w:lvl w:ilvl="0" w:tplc="A8822464">
      <w:start w:val="1"/>
      <w:numFmt w:val="lowerLetter"/>
      <w:lvlText w:val="%1)"/>
      <w:lvlJc w:val="left"/>
      <w:pPr>
        <w:ind w:left="720" w:hanging="360"/>
      </w:pPr>
      <w:rPr>
        <w:rFonts w:hint="default"/>
        <w:b w:val="0"/>
      </w:rPr>
    </w:lvl>
    <w:lvl w:ilvl="1" w:tplc="C87600BC">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7">
      <w:start w:val="1"/>
      <w:numFmt w:val="lowerLetter"/>
      <w:lvlText w:val="%6)"/>
      <w:lvlJc w:val="lef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68572A37"/>
    <w:multiLevelType w:val="multilevel"/>
    <w:tmpl w:val="7B82CC28"/>
    <w:lvl w:ilvl="0">
      <w:start w:val="1"/>
      <w:numFmt w:val="decimal"/>
      <w:lvlText w:val="2.4.%1."/>
      <w:lvlJc w:val="left"/>
      <w:pPr>
        <w:ind w:left="644" w:hanging="360"/>
      </w:pPr>
      <w:rPr>
        <w:rFonts w:hint="default"/>
      </w:rPr>
    </w:lvl>
    <w:lvl w:ilvl="1">
      <w:start w:val="1"/>
      <w:numFmt w:val="decimal"/>
      <w:lvlText w:val="3.2.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nsid w:val="689F79CE"/>
    <w:multiLevelType w:val="multilevel"/>
    <w:tmpl w:val="9D5E8B0C"/>
    <w:lvl w:ilvl="0">
      <w:start w:val="1"/>
      <w:numFmt w:val="decimal"/>
      <w:lvlText w:val="2.4.%1."/>
      <w:lvlJc w:val="left"/>
      <w:pPr>
        <w:ind w:left="644" w:hanging="360"/>
      </w:pPr>
      <w:rPr>
        <w:rFonts w:hint="default"/>
      </w:rPr>
    </w:lvl>
    <w:lvl w:ilvl="1">
      <w:start w:val="1"/>
      <w:numFmt w:val="decimal"/>
      <w:lvlText w:val="2.4.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8">
    <w:nsid w:val="69122463"/>
    <w:multiLevelType w:val="multilevel"/>
    <w:tmpl w:val="A0DC852A"/>
    <w:lvl w:ilvl="0">
      <w:start w:val="1"/>
      <w:numFmt w:val="decimal"/>
      <w:lvlText w:val="%1."/>
      <w:lvlJc w:val="left"/>
      <w:pPr>
        <w:ind w:left="360" w:hanging="360"/>
      </w:pPr>
      <w:rPr>
        <w:rFonts w:hint="default"/>
      </w:rPr>
    </w:lvl>
    <w:lvl w:ilvl="1">
      <w:start w:val="4"/>
      <w:numFmt w:val="decimal"/>
      <w:lvlText w:val="3.%2."/>
      <w:lvlJc w:val="left"/>
      <w:pPr>
        <w:ind w:left="792" w:hanging="432"/>
      </w:pPr>
      <w:rPr>
        <w:rFonts w:cs="Arial" w:hint="default"/>
        <w:b/>
      </w:rPr>
    </w:lvl>
    <w:lvl w:ilvl="2">
      <w:start w:val="1"/>
      <w:numFmt w:val="decimal"/>
      <w:lvlText w:val="3.2.%3."/>
      <w:lvlJc w:val="left"/>
      <w:pPr>
        <w:ind w:left="1224" w:hanging="504"/>
      </w:pPr>
      <w:rPr>
        <w:rFonts w:cs="Arial" w:hint="default"/>
        <w:b w:val="0"/>
      </w:rPr>
    </w:lvl>
    <w:lvl w:ilvl="3">
      <w:start w:val="1"/>
      <w:numFmt w:val="decimal"/>
      <w:lvlText w:val="3.5.2.%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9">
    <w:nsid w:val="69400BCD"/>
    <w:multiLevelType w:val="singleLevel"/>
    <w:tmpl w:val="149E5716"/>
    <w:lvl w:ilvl="0">
      <w:start w:val="1"/>
      <w:numFmt w:val="decimal"/>
      <w:lvlText w:val="(%1)"/>
      <w:legacy w:legacy="1" w:legacySpace="0" w:legacyIndent="340"/>
      <w:lvlJc w:val="left"/>
      <w:pPr>
        <w:ind w:left="340" w:hanging="340"/>
      </w:pPr>
      <w:rPr>
        <w:b w:val="0"/>
        <w:i w:val="0"/>
        <w:sz w:val="22"/>
      </w:rPr>
    </w:lvl>
  </w:abstractNum>
  <w:abstractNum w:abstractNumId="130">
    <w:nsid w:val="69C025BB"/>
    <w:multiLevelType w:val="singleLevel"/>
    <w:tmpl w:val="7878FDFA"/>
    <w:lvl w:ilvl="0">
      <w:start w:val="1"/>
      <w:numFmt w:val="decimal"/>
      <w:lvlText w:val="(%1)"/>
      <w:legacy w:legacy="1" w:legacySpace="0" w:legacyIndent="340"/>
      <w:lvlJc w:val="left"/>
      <w:pPr>
        <w:ind w:left="340" w:hanging="340"/>
      </w:pPr>
    </w:lvl>
  </w:abstractNum>
  <w:abstractNum w:abstractNumId="131">
    <w:nsid w:val="6A033CE0"/>
    <w:multiLevelType w:val="hybridMultilevel"/>
    <w:tmpl w:val="564620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6B1422C4"/>
    <w:multiLevelType w:val="hybridMultilevel"/>
    <w:tmpl w:val="D8B2E0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6B365817"/>
    <w:multiLevelType w:val="multilevel"/>
    <w:tmpl w:val="F4A64A84"/>
    <w:lvl w:ilvl="0">
      <w:start w:val="1"/>
      <w:numFmt w:val="decimal"/>
      <w:pStyle w:val="CAP2"/>
      <w:lvlText w:val="%1"/>
      <w:lvlJc w:val="left"/>
      <w:pPr>
        <w:tabs>
          <w:tab w:val="num" w:pos="567"/>
        </w:tabs>
        <w:ind w:left="567" w:hanging="567"/>
      </w:pPr>
      <w:rPr>
        <w:rFonts w:hint="default"/>
      </w:rPr>
    </w:lvl>
    <w:lvl w:ilvl="1">
      <w:start w:val="1"/>
      <w:numFmt w:val="decimal"/>
      <w:lvlText w:val="%1.%2"/>
      <w:lvlJc w:val="left"/>
      <w:pPr>
        <w:tabs>
          <w:tab w:val="num" w:pos="1361"/>
        </w:tabs>
        <w:ind w:left="1361" w:hanging="794"/>
      </w:pPr>
      <w:rPr>
        <w:rFonts w:hint="default"/>
      </w:rPr>
    </w:lvl>
    <w:lvl w:ilvl="2">
      <w:start w:val="1"/>
      <w:numFmt w:val="decimal"/>
      <w:pStyle w:val="CAP2"/>
      <w:lvlText w:val="%1.%2.%3"/>
      <w:lvlJc w:val="left"/>
      <w:pPr>
        <w:tabs>
          <w:tab w:val="num" w:pos="2268"/>
        </w:tabs>
        <w:ind w:left="2268" w:hanging="907"/>
      </w:pPr>
      <w:rPr>
        <w:rFonts w:hint="default"/>
      </w:rPr>
    </w:lvl>
    <w:lvl w:ilvl="3">
      <w:start w:val="1"/>
      <w:numFmt w:val="decimal"/>
      <w:pStyle w:val="CAP3"/>
      <w:lvlText w:val="%1.%2.%3.%4"/>
      <w:lvlJc w:val="left"/>
      <w:pPr>
        <w:tabs>
          <w:tab w:val="num" w:pos="2835"/>
        </w:tabs>
        <w:ind w:left="2835" w:hanging="850"/>
      </w:pPr>
      <w:rPr>
        <w:rFonts w:hint="default"/>
      </w:rPr>
    </w:lvl>
    <w:lvl w:ilvl="4">
      <w:start w:val="1"/>
      <w:numFmt w:val="lowerLetter"/>
      <w:lvlText w:val="%5."/>
      <w:lvlJc w:val="left"/>
      <w:pPr>
        <w:tabs>
          <w:tab w:val="num" w:pos="1814"/>
        </w:tabs>
        <w:ind w:left="1814" w:hanging="680"/>
      </w:pPr>
      <w:rPr>
        <w:rFonts w:hint="default"/>
      </w:rPr>
    </w:lvl>
    <w:lvl w:ilvl="5">
      <w:start w:val="1"/>
      <w:numFmt w:val="decimal"/>
      <w:lvlText w:val="%5.%6"/>
      <w:lvlJc w:val="left"/>
      <w:pPr>
        <w:tabs>
          <w:tab w:val="num" w:pos="1814"/>
        </w:tabs>
        <w:ind w:left="1814" w:hanging="68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4">
    <w:nsid w:val="6C6D5F55"/>
    <w:multiLevelType w:val="multilevel"/>
    <w:tmpl w:val="4B348FB4"/>
    <w:lvl w:ilvl="0">
      <w:start w:val="1"/>
      <w:numFmt w:val="decimal"/>
      <w:lvlText w:val="PHẦN %1."/>
      <w:lvlJc w:val="left"/>
      <w:pPr>
        <w:tabs>
          <w:tab w:val="num" w:pos="360"/>
        </w:tabs>
        <w:ind w:left="284" w:hanging="284"/>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3.%3."/>
      <w:lvlJc w:val="left"/>
      <w:pPr>
        <w:tabs>
          <w:tab w:val="num" w:pos="1134"/>
        </w:tabs>
        <w:ind w:left="1134" w:hanging="1134"/>
      </w:pPr>
      <w:rPr>
        <w:rFonts w:hint="default"/>
        <w:b w:val="0"/>
        <w:sz w:val="24"/>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5">
    <w:nsid w:val="6CAF40C1"/>
    <w:multiLevelType w:val="multilevel"/>
    <w:tmpl w:val="31C49126"/>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nsid w:val="6DA074E8"/>
    <w:multiLevelType w:val="hybridMultilevel"/>
    <w:tmpl w:val="B258768A"/>
    <w:lvl w:ilvl="0" w:tplc="1C401A98">
      <w:start w:val="1"/>
      <w:numFmt w:val="decimal"/>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6DB46ECA"/>
    <w:multiLevelType w:val="multilevel"/>
    <w:tmpl w:val="D66EE53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nsid w:val="6E300602"/>
    <w:multiLevelType w:val="multilevel"/>
    <w:tmpl w:val="4CFCC966"/>
    <w:lvl w:ilvl="0">
      <w:start w:val="1"/>
      <w:numFmt w:val="decimal"/>
      <w:lvlText w:val="PHẦN %1."/>
      <w:lvlJc w:val="left"/>
      <w:pPr>
        <w:tabs>
          <w:tab w:val="num" w:pos="360"/>
        </w:tabs>
        <w:ind w:left="284" w:hanging="284"/>
      </w:pPr>
      <w:rPr>
        <w:rFonts w:hint="default"/>
      </w:rPr>
    </w:lvl>
    <w:lvl w:ilvl="1">
      <w:start w:val="3"/>
      <w:numFmt w:val="decimal"/>
      <w:lvlText w:val="1.%2."/>
      <w:lvlJc w:val="left"/>
      <w:pPr>
        <w:tabs>
          <w:tab w:val="num" w:pos="851"/>
        </w:tabs>
        <w:ind w:left="851" w:hanging="851"/>
      </w:pPr>
      <w:rPr>
        <w:rFonts w:hint="default"/>
      </w:rPr>
    </w:lvl>
    <w:lvl w:ilvl="2">
      <w:start w:val="2"/>
      <w:numFmt w:val="decimal"/>
      <w:lvlText w:val="1.3.%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9">
    <w:nsid w:val="6E592CF9"/>
    <w:multiLevelType w:val="multilevel"/>
    <w:tmpl w:val="B318579C"/>
    <w:lvl w:ilvl="0">
      <w:start w:val="1"/>
      <w:numFmt w:val="decimal"/>
      <w:lvlText w:val="4.3.%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0">
    <w:nsid w:val="6E601AEA"/>
    <w:multiLevelType w:val="multilevel"/>
    <w:tmpl w:val="4EF46A10"/>
    <w:lvl w:ilvl="0">
      <w:start w:val="3"/>
      <w:numFmt w:val="decimal"/>
      <w:lvlText w:val="1.6.%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1.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1">
    <w:nsid w:val="70082682"/>
    <w:multiLevelType w:val="singleLevel"/>
    <w:tmpl w:val="62969CA2"/>
    <w:lvl w:ilvl="0">
      <w:start w:val="1"/>
      <w:numFmt w:val="decimal"/>
      <w:lvlText w:val="(%1)"/>
      <w:legacy w:legacy="1" w:legacySpace="0" w:legacyIndent="340"/>
      <w:lvlJc w:val="left"/>
      <w:pPr>
        <w:ind w:left="340" w:hanging="340"/>
      </w:pPr>
      <w:rPr>
        <w:rFonts w:ascii="Arial" w:hAnsi="Arial" w:cs="Arial" w:hint="default"/>
        <w:b w:val="0"/>
        <w:i w:val="0"/>
        <w:sz w:val="22"/>
      </w:rPr>
    </w:lvl>
  </w:abstractNum>
  <w:abstractNum w:abstractNumId="142">
    <w:nsid w:val="7080397B"/>
    <w:multiLevelType w:val="multilevel"/>
    <w:tmpl w:val="CB6A5E9E"/>
    <w:lvl w:ilvl="0">
      <w:start w:val="1"/>
      <w:numFmt w:val="decimal"/>
      <w:lvlText w:val="PHẦN %1."/>
      <w:lvlJc w:val="left"/>
      <w:pPr>
        <w:tabs>
          <w:tab w:val="num" w:pos="360"/>
        </w:tabs>
        <w:ind w:left="284" w:hanging="284"/>
      </w:pPr>
      <w:rPr>
        <w:rFonts w:hint="default"/>
      </w:rPr>
    </w:lvl>
    <w:lvl w:ilvl="1">
      <w:start w:val="3"/>
      <w:numFmt w:val="decimal"/>
      <w:lvlText w:val="1.%2."/>
      <w:lvlJc w:val="left"/>
      <w:pPr>
        <w:tabs>
          <w:tab w:val="num" w:pos="851"/>
        </w:tabs>
        <w:ind w:left="851" w:hanging="851"/>
      </w:pPr>
      <w:rPr>
        <w:rFonts w:hint="default"/>
      </w:rPr>
    </w:lvl>
    <w:lvl w:ilvl="2">
      <w:start w:val="2"/>
      <w:numFmt w:val="decimal"/>
      <w:lvlText w:val="1.3.%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5"/>
        </w:tabs>
        <w:ind w:left="1135" w:hanging="567"/>
      </w:pPr>
      <w:rPr>
        <w:rFonts w:hint="default"/>
      </w:rPr>
    </w:lvl>
    <w:lvl w:ilvl="5">
      <w:start w:val="1"/>
      <w:numFmt w:val="lowerLetter"/>
      <w:lvlText w:val="%6)"/>
      <w:lvlJc w:val="left"/>
      <w:pPr>
        <w:tabs>
          <w:tab w:val="num" w:pos="1701"/>
        </w:tabs>
        <w:ind w:left="1701" w:hanging="567"/>
      </w:pPr>
      <w:rPr>
        <w:rFonts w:hint="default"/>
        <w:b w:val="0"/>
      </w:rPr>
    </w:lvl>
    <w:lvl w:ilvl="6">
      <w:start w:val="1"/>
      <w:numFmt w:val="decimal"/>
      <w:lvlText w:val="%7)"/>
      <w:lvlJc w:val="left"/>
      <w:pPr>
        <w:tabs>
          <w:tab w:val="num" w:pos="567"/>
        </w:tabs>
        <w:ind w:left="567"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3">
    <w:nsid w:val="713C598D"/>
    <w:multiLevelType w:val="multilevel"/>
    <w:tmpl w:val="6CAEBA7C"/>
    <w:lvl w:ilvl="0">
      <w:start w:val="1"/>
      <w:numFmt w:val="decimal"/>
      <w:lvlText w:val="3.2.%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4">
    <w:nsid w:val="71C3184F"/>
    <w:multiLevelType w:val="hybridMultilevel"/>
    <w:tmpl w:val="8FC279DE"/>
    <w:lvl w:ilvl="0" w:tplc="22E40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724501D9"/>
    <w:multiLevelType w:val="singleLevel"/>
    <w:tmpl w:val="149E5716"/>
    <w:lvl w:ilvl="0">
      <w:start w:val="1"/>
      <w:numFmt w:val="decimal"/>
      <w:lvlText w:val="(%1)"/>
      <w:legacy w:legacy="1" w:legacySpace="0" w:legacyIndent="340"/>
      <w:lvlJc w:val="left"/>
      <w:pPr>
        <w:ind w:left="340" w:hanging="340"/>
      </w:pPr>
      <w:rPr>
        <w:b w:val="0"/>
        <w:i w:val="0"/>
        <w:sz w:val="22"/>
      </w:rPr>
    </w:lvl>
  </w:abstractNum>
  <w:abstractNum w:abstractNumId="146">
    <w:nsid w:val="72FF65BB"/>
    <w:multiLevelType w:val="hybridMultilevel"/>
    <w:tmpl w:val="F43EA4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732A6753"/>
    <w:multiLevelType w:val="multilevel"/>
    <w:tmpl w:val="4C0CE2AA"/>
    <w:lvl w:ilvl="0">
      <w:start w:val="1"/>
      <w:numFmt w:val="decimal"/>
      <w:lvlText w:val="2.4.%1."/>
      <w:lvlJc w:val="left"/>
      <w:pPr>
        <w:ind w:left="644" w:hanging="360"/>
      </w:pPr>
      <w:rPr>
        <w:rFonts w:hint="default"/>
      </w:rPr>
    </w:lvl>
    <w:lvl w:ilvl="1">
      <w:start w:val="1"/>
      <w:numFmt w:val="decimal"/>
      <w:lvlText w:val="3.3.3.%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8">
    <w:nsid w:val="75615BAB"/>
    <w:multiLevelType w:val="multilevel"/>
    <w:tmpl w:val="1A908634"/>
    <w:lvl w:ilvl="0">
      <w:start w:val="1"/>
      <w:numFmt w:val="decimal"/>
      <w:lvlText w:val="7.1.%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9">
    <w:nsid w:val="75EE79D5"/>
    <w:multiLevelType w:val="hybridMultilevel"/>
    <w:tmpl w:val="0C740EE6"/>
    <w:lvl w:ilvl="0" w:tplc="04090017">
      <w:start w:val="1"/>
      <w:numFmt w:val="lowerLetter"/>
      <w:lvlText w:val="%1)"/>
      <w:lvlJc w:val="left"/>
      <w:pPr>
        <w:ind w:left="720" w:hanging="360"/>
      </w:pPr>
    </w:lvl>
    <w:lvl w:ilvl="1" w:tplc="04090011">
      <w:start w:val="1"/>
      <w:numFmt w:val="decimal"/>
      <w:lvlText w:val="%2)"/>
      <w:lvlJc w:val="left"/>
      <w:pPr>
        <w:ind w:left="2775" w:hanging="169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7A5610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nsid w:val="7B0544DD"/>
    <w:multiLevelType w:val="multilevel"/>
    <w:tmpl w:val="132617E4"/>
    <w:lvl w:ilvl="0">
      <w:start w:val="1"/>
      <w:numFmt w:val="decimal"/>
      <w:lvlText w:val="3.1.%1."/>
      <w:lvlJc w:val="left"/>
      <w:pPr>
        <w:ind w:left="644"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2">
    <w:nsid w:val="7C2B46E4"/>
    <w:multiLevelType w:val="multilevel"/>
    <w:tmpl w:val="46D6F91A"/>
    <w:lvl w:ilvl="0">
      <w:start w:val="1"/>
      <w:numFmt w:val="decimal"/>
      <w:lvlText w:val="%1."/>
      <w:lvlJc w:val="left"/>
      <w:pPr>
        <w:ind w:left="360" w:hanging="360"/>
      </w:pPr>
      <w:rPr>
        <w:rFonts w:hint="default"/>
      </w:rPr>
    </w:lvl>
    <w:lvl w:ilvl="1">
      <w:start w:val="3"/>
      <w:numFmt w:val="decimal"/>
      <w:lvlText w:val="4.%2."/>
      <w:lvlJc w:val="left"/>
      <w:pPr>
        <w:ind w:left="792" w:hanging="432"/>
      </w:pPr>
      <w:rPr>
        <w:rFonts w:cs="Arial" w:hint="default"/>
        <w:b/>
      </w:rPr>
    </w:lvl>
    <w:lvl w:ilvl="2">
      <w:start w:val="1"/>
      <w:numFmt w:val="decimal"/>
      <w:lvlText w:val="4.3.%3."/>
      <w:lvlJc w:val="left"/>
      <w:pPr>
        <w:ind w:left="1224" w:hanging="504"/>
      </w:pPr>
      <w:rPr>
        <w:rFonts w:cs="Arial" w:hint="default"/>
        <w:b w:val="0"/>
      </w:rPr>
    </w:lvl>
    <w:lvl w:ilvl="3">
      <w:start w:val="1"/>
      <w:numFmt w:val="decimal"/>
      <w:lvlText w:val="4.3.2.%4."/>
      <w:lvlJc w:val="left"/>
      <w:pPr>
        <w:ind w:left="1728" w:hanging="648"/>
      </w:pPr>
      <w:rPr>
        <w:rFonts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3">
    <w:nsid w:val="7C93788F"/>
    <w:multiLevelType w:val="hybridMultilevel"/>
    <w:tmpl w:val="92DEF2F8"/>
    <w:lvl w:ilvl="0" w:tplc="351CFF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7CBC0E1C"/>
    <w:multiLevelType w:val="multilevel"/>
    <w:tmpl w:val="FCA4ED14"/>
    <w:lvl w:ilvl="0">
      <w:start w:val="1"/>
      <w:numFmt w:val="decimal"/>
      <w:lvlText w:val="4.%1."/>
      <w:lvlJc w:val="left"/>
      <w:pPr>
        <w:ind w:left="644"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5">
    <w:nsid w:val="7E525C2A"/>
    <w:multiLevelType w:val="hybridMultilevel"/>
    <w:tmpl w:val="A956D4D8"/>
    <w:lvl w:ilvl="0" w:tplc="774E46D2">
      <w:start w:val="1"/>
      <w:numFmt w:val="decimal"/>
      <w:pStyle w:val="ListBullet2"/>
      <w:lvlText w:val="%1)"/>
      <w:lvlJc w:val="left"/>
      <w:pPr>
        <w:tabs>
          <w:tab w:val="num" w:pos="720"/>
        </w:tabs>
        <w:ind w:left="720" w:hanging="360"/>
      </w:pPr>
      <w:rPr>
        <w:rFonts w:hint="default"/>
      </w:rPr>
    </w:lvl>
    <w:lvl w:ilvl="1" w:tplc="71623AAE" w:tentative="1">
      <w:start w:val="1"/>
      <w:numFmt w:val="lowerLetter"/>
      <w:lvlText w:val="%2."/>
      <w:lvlJc w:val="left"/>
      <w:pPr>
        <w:tabs>
          <w:tab w:val="num" w:pos="1440"/>
        </w:tabs>
        <w:ind w:left="1440" w:hanging="360"/>
      </w:pPr>
    </w:lvl>
    <w:lvl w:ilvl="2" w:tplc="B2D05298" w:tentative="1">
      <w:start w:val="1"/>
      <w:numFmt w:val="lowerRoman"/>
      <w:lvlText w:val="%3."/>
      <w:lvlJc w:val="right"/>
      <w:pPr>
        <w:tabs>
          <w:tab w:val="num" w:pos="2160"/>
        </w:tabs>
        <w:ind w:left="2160" w:hanging="180"/>
      </w:pPr>
    </w:lvl>
    <w:lvl w:ilvl="3" w:tplc="0A0A7860" w:tentative="1">
      <w:start w:val="1"/>
      <w:numFmt w:val="decimal"/>
      <w:lvlText w:val="%4."/>
      <w:lvlJc w:val="left"/>
      <w:pPr>
        <w:tabs>
          <w:tab w:val="num" w:pos="2880"/>
        </w:tabs>
        <w:ind w:left="2880" w:hanging="360"/>
      </w:pPr>
    </w:lvl>
    <w:lvl w:ilvl="4" w:tplc="6132268E" w:tentative="1">
      <w:start w:val="1"/>
      <w:numFmt w:val="lowerLetter"/>
      <w:lvlText w:val="%5."/>
      <w:lvlJc w:val="left"/>
      <w:pPr>
        <w:tabs>
          <w:tab w:val="num" w:pos="3600"/>
        </w:tabs>
        <w:ind w:left="3600" w:hanging="360"/>
      </w:pPr>
    </w:lvl>
    <w:lvl w:ilvl="5" w:tplc="9DD8E0BC" w:tentative="1">
      <w:start w:val="1"/>
      <w:numFmt w:val="lowerRoman"/>
      <w:lvlText w:val="%6."/>
      <w:lvlJc w:val="right"/>
      <w:pPr>
        <w:tabs>
          <w:tab w:val="num" w:pos="4320"/>
        </w:tabs>
        <w:ind w:left="4320" w:hanging="180"/>
      </w:pPr>
    </w:lvl>
    <w:lvl w:ilvl="6" w:tplc="4B58F3BA">
      <w:start w:val="1"/>
      <w:numFmt w:val="decimal"/>
      <w:lvlText w:val="%7."/>
      <w:lvlJc w:val="left"/>
      <w:pPr>
        <w:tabs>
          <w:tab w:val="num" w:pos="5040"/>
        </w:tabs>
        <w:ind w:left="5040" w:hanging="360"/>
      </w:pPr>
    </w:lvl>
    <w:lvl w:ilvl="7" w:tplc="EC424DE6" w:tentative="1">
      <w:start w:val="1"/>
      <w:numFmt w:val="lowerLetter"/>
      <w:lvlText w:val="%8."/>
      <w:lvlJc w:val="left"/>
      <w:pPr>
        <w:tabs>
          <w:tab w:val="num" w:pos="5760"/>
        </w:tabs>
        <w:ind w:left="5760" w:hanging="360"/>
      </w:pPr>
    </w:lvl>
    <w:lvl w:ilvl="8" w:tplc="F1748C10" w:tentative="1">
      <w:start w:val="1"/>
      <w:numFmt w:val="lowerRoman"/>
      <w:lvlText w:val="%9."/>
      <w:lvlJc w:val="right"/>
      <w:pPr>
        <w:tabs>
          <w:tab w:val="num" w:pos="6480"/>
        </w:tabs>
        <w:ind w:left="6480" w:hanging="180"/>
      </w:pPr>
    </w:lvl>
  </w:abstractNum>
  <w:abstractNum w:abstractNumId="156">
    <w:nsid w:val="7F471BE6"/>
    <w:multiLevelType w:val="hybridMultilevel"/>
    <w:tmpl w:val="FA06624E"/>
    <w:lvl w:ilvl="0" w:tplc="A34E959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7F907D93"/>
    <w:multiLevelType w:val="multilevel"/>
    <w:tmpl w:val="433CB7D8"/>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81"/>
  </w:num>
  <w:num w:numId="2">
    <w:abstractNumId w:val="95"/>
  </w:num>
  <w:num w:numId="3">
    <w:abstractNumId w:val="10"/>
  </w:num>
  <w:num w:numId="4">
    <w:abstractNumId w:val="105"/>
  </w:num>
  <w:num w:numId="5">
    <w:abstractNumId w:val="3"/>
  </w:num>
  <w:num w:numId="6">
    <w:abstractNumId w:val="86"/>
  </w:num>
  <w:num w:numId="7">
    <w:abstractNumId w:val="35"/>
  </w:num>
  <w:num w:numId="8">
    <w:abstractNumId w:val="155"/>
  </w:num>
  <w:num w:numId="9">
    <w:abstractNumId w:val="104"/>
  </w:num>
  <w:num w:numId="10">
    <w:abstractNumId w:val="49"/>
  </w:num>
  <w:num w:numId="11">
    <w:abstractNumId w:val="44"/>
  </w:num>
  <w:num w:numId="12">
    <w:abstractNumId w:val="1"/>
  </w:num>
  <w:num w:numId="13">
    <w:abstractNumId w:val="0"/>
  </w:num>
  <w:num w:numId="14">
    <w:abstractNumId w:val="47"/>
  </w:num>
  <w:num w:numId="15">
    <w:abstractNumId w:val="134"/>
  </w:num>
  <w:num w:numId="16">
    <w:abstractNumId w:val="36"/>
  </w:num>
  <w:num w:numId="17">
    <w:abstractNumId w:val="53"/>
  </w:num>
  <w:num w:numId="18">
    <w:abstractNumId w:val="133"/>
  </w:num>
  <w:num w:numId="19">
    <w:abstractNumId w:val="52"/>
  </w:num>
  <w:num w:numId="20">
    <w:abstractNumId w:val="67"/>
  </w:num>
  <w:num w:numId="21">
    <w:abstractNumId w:val="157"/>
  </w:num>
  <w:num w:numId="22">
    <w:abstractNumId w:val="93"/>
  </w:num>
  <w:num w:numId="23">
    <w:abstractNumId w:val="94"/>
  </w:num>
  <w:num w:numId="24">
    <w:abstractNumId w:val="48"/>
  </w:num>
  <w:num w:numId="25">
    <w:abstractNumId w:val="117"/>
  </w:num>
  <w:num w:numId="26">
    <w:abstractNumId w:val="76"/>
  </w:num>
  <w:num w:numId="27">
    <w:abstractNumId w:val="125"/>
  </w:num>
  <w:num w:numId="28">
    <w:abstractNumId w:val="131"/>
  </w:num>
  <w:num w:numId="29">
    <w:abstractNumId w:val="132"/>
  </w:num>
  <w:num w:numId="30">
    <w:abstractNumId w:val="96"/>
  </w:num>
  <w:num w:numId="31">
    <w:abstractNumId w:val="28"/>
  </w:num>
  <w:num w:numId="32">
    <w:abstractNumId w:val="39"/>
  </w:num>
  <w:num w:numId="33">
    <w:abstractNumId w:val="24"/>
  </w:num>
  <w:num w:numId="34">
    <w:abstractNumId w:val="74"/>
  </w:num>
  <w:num w:numId="35">
    <w:abstractNumId w:val="112"/>
  </w:num>
  <w:num w:numId="36">
    <w:abstractNumId w:val="22"/>
  </w:num>
  <w:num w:numId="37">
    <w:abstractNumId w:val="58"/>
  </w:num>
  <w:num w:numId="38">
    <w:abstractNumId w:val="91"/>
  </w:num>
  <w:num w:numId="39">
    <w:abstractNumId w:val="150"/>
  </w:num>
  <w:num w:numId="40">
    <w:abstractNumId w:val="43"/>
  </w:num>
  <w:num w:numId="41">
    <w:abstractNumId w:val="40"/>
  </w:num>
  <w:num w:numId="42">
    <w:abstractNumId w:val="106"/>
  </w:num>
  <w:num w:numId="43">
    <w:abstractNumId w:val="107"/>
  </w:num>
  <w:num w:numId="44">
    <w:abstractNumId w:val="7"/>
  </w:num>
  <w:num w:numId="45">
    <w:abstractNumId w:val="15"/>
  </w:num>
  <w:num w:numId="46">
    <w:abstractNumId w:val="90"/>
  </w:num>
  <w:num w:numId="47">
    <w:abstractNumId w:val="71"/>
  </w:num>
  <w:num w:numId="48">
    <w:abstractNumId w:val="144"/>
  </w:num>
  <w:num w:numId="49">
    <w:abstractNumId w:val="6"/>
  </w:num>
  <w:num w:numId="50">
    <w:abstractNumId w:val="116"/>
  </w:num>
  <w:num w:numId="51">
    <w:abstractNumId w:val="120"/>
  </w:num>
  <w:num w:numId="52">
    <w:abstractNumId w:val="41"/>
  </w:num>
  <w:num w:numId="53">
    <w:abstractNumId w:val="103"/>
  </w:num>
  <w:num w:numId="54">
    <w:abstractNumId w:val="84"/>
  </w:num>
  <w:num w:numId="55">
    <w:abstractNumId w:val="82"/>
  </w:num>
  <w:num w:numId="56">
    <w:abstractNumId w:val="154"/>
  </w:num>
  <w:num w:numId="57">
    <w:abstractNumId w:val="65"/>
  </w:num>
  <w:num w:numId="58">
    <w:abstractNumId w:val="30"/>
  </w:num>
  <w:num w:numId="59">
    <w:abstractNumId w:val="33"/>
  </w:num>
  <w:num w:numId="60">
    <w:abstractNumId w:val="123"/>
  </w:num>
  <w:num w:numId="61">
    <w:abstractNumId w:val="139"/>
  </w:num>
  <w:num w:numId="62">
    <w:abstractNumId w:val="148"/>
  </w:num>
  <w:num w:numId="63">
    <w:abstractNumId w:val="92"/>
  </w:num>
  <w:num w:numId="64">
    <w:abstractNumId w:val="111"/>
  </w:num>
  <w:num w:numId="65">
    <w:abstractNumId w:val="56"/>
  </w:num>
  <w:num w:numId="66">
    <w:abstractNumId w:val="118"/>
  </w:num>
  <w:num w:numId="67">
    <w:abstractNumId w:val="5"/>
  </w:num>
  <w:num w:numId="68">
    <w:abstractNumId w:val="18"/>
  </w:num>
  <w:num w:numId="69">
    <w:abstractNumId w:val="29"/>
  </w:num>
  <w:num w:numId="70">
    <w:abstractNumId w:val="127"/>
  </w:num>
  <w:num w:numId="71">
    <w:abstractNumId w:val="151"/>
  </w:num>
  <w:num w:numId="72">
    <w:abstractNumId w:val="143"/>
  </w:num>
  <w:num w:numId="73">
    <w:abstractNumId w:val="101"/>
  </w:num>
  <w:num w:numId="74">
    <w:abstractNumId w:val="42"/>
  </w:num>
  <w:num w:numId="75">
    <w:abstractNumId w:val="149"/>
  </w:num>
  <w:num w:numId="76">
    <w:abstractNumId w:val="113"/>
  </w:num>
  <w:num w:numId="77">
    <w:abstractNumId w:val="55"/>
  </w:num>
  <w:num w:numId="78">
    <w:abstractNumId w:val="108"/>
  </w:num>
  <w:num w:numId="79">
    <w:abstractNumId w:val="80"/>
  </w:num>
  <w:num w:numId="80">
    <w:abstractNumId w:val="137"/>
  </w:num>
  <w:num w:numId="81">
    <w:abstractNumId w:val="64"/>
  </w:num>
  <w:num w:numId="82">
    <w:abstractNumId w:val="8"/>
  </w:num>
  <w:num w:numId="83">
    <w:abstractNumId w:val="2"/>
  </w:num>
  <w:num w:numId="84">
    <w:abstractNumId w:val="145"/>
  </w:num>
  <w:num w:numId="85">
    <w:abstractNumId w:val="50"/>
  </w:num>
  <w:num w:numId="86">
    <w:abstractNumId w:val="69"/>
  </w:num>
  <w:num w:numId="87">
    <w:abstractNumId w:val="129"/>
  </w:num>
  <w:num w:numId="88">
    <w:abstractNumId w:val="141"/>
  </w:num>
  <w:num w:numId="89">
    <w:abstractNumId w:val="25"/>
  </w:num>
  <w:num w:numId="90">
    <w:abstractNumId w:val="78"/>
  </w:num>
  <w:num w:numId="91">
    <w:abstractNumId w:val="100"/>
  </w:num>
  <w:num w:numId="92">
    <w:abstractNumId w:val="130"/>
  </w:num>
  <w:num w:numId="93">
    <w:abstractNumId w:val="77"/>
  </w:num>
  <w:num w:numId="94">
    <w:abstractNumId w:val="72"/>
  </w:num>
  <w:num w:numId="95">
    <w:abstractNumId w:val="114"/>
  </w:num>
  <w:num w:numId="96">
    <w:abstractNumId w:val="11"/>
  </w:num>
  <w:num w:numId="97">
    <w:abstractNumId w:val="68"/>
  </w:num>
  <w:num w:numId="98">
    <w:abstractNumId w:val="13"/>
  </w:num>
  <w:num w:numId="99">
    <w:abstractNumId w:val="38"/>
  </w:num>
  <w:num w:numId="100">
    <w:abstractNumId w:val="38"/>
    <w:lvlOverride w:ilvl="0">
      <w:lvl w:ilvl="0">
        <w:start w:val="1"/>
        <w:numFmt w:val="decimal"/>
        <w:lvlText w:val="(%1)"/>
        <w:legacy w:legacy="1" w:legacySpace="0" w:legacyIndent="340"/>
        <w:lvlJc w:val="left"/>
        <w:pPr>
          <w:ind w:left="340" w:hanging="340"/>
        </w:pPr>
        <w:rPr>
          <w:b w:val="0"/>
          <w:i w:val="0"/>
        </w:rPr>
      </w:lvl>
    </w:lvlOverride>
  </w:num>
  <w:num w:numId="101">
    <w:abstractNumId w:val="46"/>
  </w:num>
  <w:num w:numId="102">
    <w:abstractNumId w:val="46"/>
    <w:lvlOverride w:ilvl="0">
      <w:lvl w:ilvl="0">
        <w:start w:val="1"/>
        <w:numFmt w:val="decimal"/>
        <w:lvlText w:val="(%1)"/>
        <w:legacy w:legacy="1" w:legacySpace="0" w:legacyIndent="340"/>
        <w:lvlJc w:val="left"/>
        <w:pPr>
          <w:ind w:left="340" w:hanging="340"/>
        </w:pPr>
        <w:rPr>
          <w:b w:val="0"/>
          <w:i w:val="0"/>
        </w:rPr>
      </w:lvl>
    </w:lvlOverride>
  </w:num>
  <w:num w:numId="103">
    <w:abstractNumId w:val="85"/>
  </w:num>
  <w:num w:numId="104">
    <w:abstractNumId w:val="135"/>
  </w:num>
  <w:num w:numId="105">
    <w:abstractNumId w:val="73"/>
  </w:num>
  <w:num w:numId="106">
    <w:abstractNumId w:val="27"/>
  </w:num>
  <w:num w:numId="107">
    <w:abstractNumId w:val="97"/>
  </w:num>
  <w:num w:numId="108">
    <w:abstractNumId w:val="110"/>
  </w:num>
  <w:num w:numId="109">
    <w:abstractNumId w:val="156"/>
  </w:num>
  <w:num w:numId="110">
    <w:abstractNumId w:val="34"/>
  </w:num>
  <w:num w:numId="111">
    <w:abstractNumId w:val="59"/>
  </w:num>
  <w:num w:numId="112">
    <w:abstractNumId w:val="124"/>
  </w:num>
  <w:num w:numId="113">
    <w:abstractNumId w:val="138"/>
  </w:num>
  <w:num w:numId="114">
    <w:abstractNumId w:val="32"/>
  </w:num>
  <w:num w:numId="115">
    <w:abstractNumId w:val="62"/>
  </w:num>
  <w:num w:numId="116">
    <w:abstractNumId w:val="21"/>
  </w:num>
  <w:num w:numId="117">
    <w:abstractNumId w:val="142"/>
  </w:num>
  <w:num w:numId="118">
    <w:abstractNumId w:val="88"/>
  </w:num>
  <w:num w:numId="119">
    <w:abstractNumId w:val="119"/>
  </w:num>
  <w:num w:numId="120">
    <w:abstractNumId w:val="75"/>
  </w:num>
  <w:num w:numId="121">
    <w:abstractNumId w:val="121"/>
  </w:num>
  <w:num w:numId="122">
    <w:abstractNumId w:val="146"/>
  </w:num>
  <w:num w:numId="123">
    <w:abstractNumId w:val="153"/>
  </w:num>
  <w:num w:numId="124">
    <w:abstractNumId w:val="14"/>
  </w:num>
  <w:num w:numId="125">
    <w:abstractNumId w:val="63"/>
  </w:num>
  <w:num w:numId="126">
    <w:abstractNumId w:val="9"/>
  </w:num>
  <w:num w:numId="127">
    <w:abstractNumId w:val="79"/>
  </w:num>
  <w:num w:numId="128">
    <w:abstractNumId w:val="136"/>
  </w:num>
  <w:num w:numId="129">
    <w:abstractNumId w:val="66"/>
  </w:num>
  <w:num w:numId="130">
    <w:abstractNumId w:val="51"/>
  </w:num>
  <w:num w:numId="131">
    <w:abstractNumId w:val="31"/>
  </w:num>
  <w:num w:numId="132">
    <w:abstractNumId w:val="12"/>
  </w:num>
  <w:num w:numId="133">
    <w:abstractNumId w:val="89"/>
  </w:num>
  <w:num w:numId="134">
    <w:abstractNumId w:val="152"/>
  </w:num>
  <w:num w:numId="135">
    <w:abstractNumId w:val="109"/>
  </w:num>
  <w:num w:numId="136">
    <w:abstractNumId w:val="98"/>
  </w:num>
  <w:num w:numId="137">
    <w:abstractNumId w:val="60"/>
  </w:num>
  <w:num w:numId="138">
    <w:abstractNumId w:val="26"/>
  </w:num>
  <w:num w:numId="139">
    <w:abstractNumId w:val="102"/>
  </w:num>
  <w:num w:numId="140">
    <w:abstractNumId w:val="57"/>
  </w:num>
  <w:num w:numId="141">
    <w:abstractNumId w:val="19"/>
  </w:num>
  <w:num w:numId="142">
    <w:abstractNumId w:val="61"/>
  </w:num>
  <w:num w:numId="143">
    <w:abstractNumId w:val="17"/>
  </w:num>
  <w:num w:numId="144">
    <w:abstractNumId w:val="23"/>
  </w:num>
  <w:num w:numId="145">
    <w:abstractNumId w:val="140"/>
  </w:num>
  <w:num w:numId="146">
    <w:abstractNumId w:val="37"/>
  </w:num>
  <w:num w:numId="147">
    <w:abstractNumId w:val="16"/>
  </w:num>
  <w:num w:numId="148">
    <w:abstractNumId w:val="115"/>
  </w:num>
  <w:num w:numId="149">
    <w:abstractNumId w:val="54"/>
  </w:num>
  <w:num w:numId="150">
    <w:abstractNumId w:val="126"/>
  </w:num>
  <w:num w:numId="151">
    <w:abstractNumId w:val="122"/>
  </w:num>
  <w:num w:numId="152">
    <w:abstractNumId w:val="147"/>
  </w:num>
  <w:num w:numId="153">
    <w:abstractNumId w:val="83"/>
  </w:num>
  <w:num w:numId="154">
    <w:abstractNumId w:val="128"/>
  </w:num>
  <w:num w:numId="155">
    <w:abstractNumId w:val="4"/>
  </w:num>
  <w:num w:numId="156">
    <w:abstractNumId w:val="20"/>
  </w:num>
  <w:num w:numId="157">
    <w:abstractNumId w:val="99"/>
  </w:num>
  <w:num w:numId="158">
    <w:abstractNumId w:val="45"/>
  </w:num>
  <w:num w:numId="159">
    <w:abstractNumId w:val="70"/>
  </w:num>
  <w:num w:numId="160">
    <w:abstractNumId w:val="87"/>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evenAndOddHeaders/>
  <w:drawingGridHorizontalSpacing w:val="57"/>
  <w:drawingGridVerticalSpacing w:val="5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6E3"/>
    <w:rsid w:val="000005CA"/>
    <w:rsid w:val="000012CC"/>
    <w:rsid w:val="00015EBD"/>
    <w:rsid w:val="00017E93"/>
    <w:rsid w:val="00020090"/>
    <w:rsid w:val="000234E9"/>
    <w:rsid w:val="000301FE"/>
    <w:rsid w:val="00034D1F"/>
    <w:rsid w:val="00034EB6"/>
    <w:rsid w:val="000359C9"/>
    <w:rsid w:val="00036B49"/>
    <w:rsid w:val="00045EDE"/>
    <w:rsid w:val="000474C3"/>
    <w:rsid w:val="0005065B"/>
    <w:rsid w:val="00050A23"/>
    <w:rsid w:val="00051DB3"/>
    <w:rsid w:val="0005318F"/>
    <w:rsid w:val="00053228"/>
    <w:rsid w:val="00053B27"/>
    <w:rsid w:val="0006325B"/>
    <w:rsid w:val="00063ECA"/>
    <w:rsid w:val="000664AA"/>
    <w:rsid w:val="00067D05"/>
    <w:rsid w:val="000725B8"/>
    <w:rsid w:val="00073E54"/>
    <w:rsid w:val="00074062"/>
    <w:rsid w:val="000844C7"/>
    <w:rsid w:val="00090717"/>
    <w:rsid w:val="00091FA0"/>
    <w:rsid w:val="00097A8B"/>
    <w:rsid w:val="000A39B1"/>
    <w:rsid w:val="000A3D47"/>
    <w:rsid w:val="000A4EE0"/>
    <w:rsid w:val="000A6F8D"/>
    <w:rsid w:val="000A71BA"/>
    <w:rsid w:val="000B194F"/>
    <w:rsid w:val="000B2011"/>
    <w:rsid w:val="000B31A4"/>
    <w:rsid w:val="000B477B"/>
    <w:rsid w:val="000B4D2F"/>
    <w:rsid w:val="000B5127"/>
    <w:rsid w:val="000C1C50"/>
    <w:rsid w:val="000C625E"/>
    <w:rsid w:val="000C6658"/>
    <w:rsid w:val="000D09CD"/>
    <w:rsid w:val="000D3F38"/>
    <w:rsid w:val="000D5252"/>
    <w:rsid w:val="000E1716"/>
    <w:rsid w:val="000E195C"/>
    <w:rsid w:val="000E322F"/>
    <w:rsid w:val="000E354B"/>
    <w:rsid w:val="000F322A"/>
    <w:rsid w:val="000F397B"/>
    <w:rsid w:val="000F3B46"/>
    <w:rsid w:val="000F67FB"/>
    <w:rsid w:val="00100894"/>
    <w:rsid w:val="00104375"/>
    <w:rsid w:val="00105F65"/>
    <w:rsid w:val="00107FAE"/>
    <w:rsid w:val="00112A3F"/>
    <w:rsid w:val="001155B5"/>
    <w:rsid w:val="00116896"/>
    <w:rsid w:val="00125D34"/>
    <w:rsid w:val="00127D75"/>
    <w:rsid w:val="00130747"/>
    <w:rsid w:val="00133DAC"/>
    <w:rsid w:val="00133F34"/>
    <w:rsid w:val="00136D21"/>
    <w:rsid w:val="0014161F"/>
    <w:rsid w:val="001500C8"/>
    <w:rsid w:val="00150BA7"/>
    <w:rsid w:val="00154DF9"/>
    <w:rsid w:val="00155744"/>
    <w:rsid w:val="00155950"/>
    <w:rsid w:val="00156F62"/>
    <w:rsid w:val="001607EE"/>
    <w:rsid w:val="001613D4"/>
    <w:rsid w:val="0016140F"/>
    <w:rsid w:val="0016347A"/>
    <w:rsid w:val="00166745"/>
    <w:rsid w:val="00171C60"/>
    <w:rsid w:val="001759DC"/>
    <w:rsid w:val="00182F25"/>
    <w:rsid w:val="00190775"/>
    <w:rsid w:val="00192D2A"/>
    <w:rsid w:val="00193D8A"/>
    <w:rsid w:val="001A01FF"/>
    <w:rsid w:val="001A087B"/>
    <w:rsid w:val="001B01F0"/>
    <w:rsid w:val="001B0980"/>
    <w:rsid w:val="001B181E"/>
    <w:rsid w:val="001B2710"/>
    <w:rsid w:val="001B33D4"/>
    <w:rsid w:val="001B73E0"/>
    <w:rsid w:val="001B7D62"/>
    <w:rsid w:val="001C56CF"/>
    <w:rsid w:val="001C586C"/>
    <w:rsid w:val="001C6590"/>
    <w:rsid w:val="001C7237"/>
    <w:rsid w:val="001C76C2"/>
    <w:rsid w:val="001D0BB3"/>
    <w:rsid w:val="001D1831"/>
    <w:rsid w:val="001D6A99"/>
    <w:rsid w:val="001E32E6"/>
    <w:rsid w:val="001E3C03"/>
    <w:rsid w:val="001E6D81"/>
    <w:rsid w:val="001E7696"/>
    <w:rsid w:val="001F0B0C"/>
    <w:rsid w:val="001F169C"/>
    <w:rsid w:val="001F45D0"/>
    <w:rsid w:val="001F6BEF"/>
    <w:rsid w:val="001F7076"/>
    <w:rsid w:val="001F71EA"/>
    <w:rsid w:val="001F71F4"/>
    <w:rsid w:val="00200061"/>
    <w:rsid w:val="00207212"/>
    <w:rsid w:val="002159C1"/>
    <w:rsid w:val="00215D87"/>
    <w:rsid w:val="00216B78"/>
    <w:rsid w:val="00221AF9"/>
    <w:rsid w:val="00222C8F"/>
    <w:rsid w:val="00226D53"/>
    <w:rsid w:val="002323AC"/>
    <w:rsid w:val="00234CC2"/>
    <w:rsid w:val="00235BC2"/>
    <w:rsid w:val="0024154D"/>
    <w:rsid w:val="002416A1"/>
    <w:rsid w:val="00242C93"/>
    <w:rsid w:val="00243A5F"/>
    <w:rsid w:val="00246684"/>
    <w:rsid w:val="00251EFC"/>
    <w:rsid w:val="0025211F"/>
    <w:rsid w:val="00253480"/>
    <w:rsid w:val="00255497"/>
    <w:rsid w:val="00263E62"/>
    <w:rsid w:val="00266D75"/>
    <w:rsid w:val="002671A4"/>
    <w:rsid w:val="0026751F"/>
    <w:rsid w:val="00267D16"/>
    <w:rsid w:val="00274419"/>
    <w:rsid w:val="00281D88"/>
    <w:rsid w:val="0028216B"/>
    <w:rsid w:val="00284620"/>
    <w:rsid w:val="00285AF9"/>
    <w:rsid w:val="00291DFB"/>
    <w:rsid w:val="0029745F"/>
    <w:rsid w:val="002A4993"/>
    <w:rsid w:val="002A62EC"/>
    <w:rsid w:val="002B43D8"/>
    <w:rsid w:val="002C136E"/>
    <w:rsid w:val="002C3546"/>
    <w:rsid w:val="002C366D"/>
    <w:rsid w:val="002C5B3D"/>
    <w:rsid w:val="002D00C0"/>
    <w:rsid w:val="002D0DE4"/>
    <w:rsid w:val="002D2170"/>
    <w:rsid w:val="002E1659"/>
    <w:rsid w:val="002E247E"/>
    <w:rsid w:val="002E5AF6"/>
    <w:rsid w:val="002E5B68"/>
    <w:rsid w:val="002F025D"/>
    <w:rsid w:val="002F0A55"/>
    <w:rsid w:val="002F3DDA"/>
    <w:rsid w:val="002F5003"/>
    <w:rsid w:val="002F5621"/>
    <w:rsid w:val="002F6C8C"/>
    <w:rsid w:val="002F74E6"/>
    <w:rsid w:val="00300C00"/>
    <w:rsid w:val="00302DDA"/>
    <w:rsid w:val="0030578F"/>
    <w:rsid w:val="003113EC"/>
    <w:rsid w:val="003153BA"/>
    <w:rsid w:val="00316243"/>
    <w:rsid w:val="0032088A"/>
    <w:rsid w:val="00335101"/>
    <w:rsid w:val="0034529C"/>
    <w:rsid w:val="00345532"/>
    <w:rsid w:val="00347A34"/>
    <w:rsid w:val="00350970"/>
    <w:rsid w:val="00352E1B"/>
    <w:rsid w:val="00353053"/>
    <w:rsid w:val="003537CC"/>
    <w:rsid w:val="003568ED"/>
    <w:rsid w:val="00356E94"/>
    <w:rsid w:val="00365672"/>
    <w:rsid w:val="0037282F"/>
    <w:rsid w:val="00377F3B"/>
    <w:rsid w:val="0038173D"/>
    <w:rsid w:val="00381DF2"/>
    <w:rsid w:val="00384199"/>
    <w:rsid w:val="00390A31"/>
    <w:rsid w:val="00391AE3"/>
    <w:rsid w:val="00392012"/>
    <w:rsid w:val="00395389"/>
    <w:rsid w:val="003A634B"/>
    <w:rsid w:val="003B2360"/>
    <w:rsid w:val="003B2F69"/>
    <w:rsid w:val="003B6570"/>
    <w:rsid w:val="003B7044"/>
    <w:rsid w:val="003C18D0"/>
    <w:rsid w:val="003C6347"/>
    <w:rsid w:val="003C6891"/>
    <w:rsid w:val="003D0B9F"/>
    <w:rsid w:val="003D385F"/>
    <w:rsid w:val="003D48F6"/>
    <w:rsid w:val="003D58E5"/>
    <w:rsid w:val="003E1513"/>
    <w:rsid w:val="003E2F31"/>
    <w:rsid w:val="003F123E"/>
    <w:rsid w:val="003F3894"/>
    <w:rsid w:val="00400187"/>
    <w:rsid w:val="004004D3"/>
    <w:rsid w:val="00401DBA"/>
    <w:rsid w:val="00406617"/>
    <w:rsid w:val="004143F3"/>
    <w:rsid w:val="00416B4E"/>
    <w:rsid w:val="00422F18"/>
    <w:rsid w:val="004236E8"/>
    <w:rsid w:val="00423BCE"/>
    <w:rsid w:val="00423CAF"/>
    <w:rsid w:val="0042450B"/>
    <w:rsid w:val="00424988"/>
    <w:rsid w:val="00424F27"/>
    <w:rsid w:val="00425A53"/>
    <w:rsid w:val="00426FF9"/>
    <w:rsid w:val="0042720F"/>
    <w:rsid w:val="00427BFD"/>
    <w:rsid w:val="0043212D"/>
    <w:rsid w:val="0043395D"/>
    <w:rsid w:val="00434CC7"/>
    <w:rsid w:val="00440D53"/>
    <w:rsid w:val="004428BD"/>
    <w:rsid w:val="004459DB"/>
    <w:rsid w:val="00447446"/>
    <w:rsid w:val="00450212"/>
    <w:rsid w:val="00450248"/>
    <w:rsid w:val="00453420"/>
    <w:rsid w:val="0045430F"/>
    <w:rsid w:val="004555EC"/>
    <w:rsid w:val="00460295"/>
    <w:rsid w:val="00462340"/>
    <w:rsid w:val="0046548A"/>
    <w:rsid w:val="004706D3"/>
    <w:rsid w:val="004707DF"/>
    <w:rsid w:val="004709AC"/>
    <w:rsid w:val="00472B28"/>
    <w:rsid w:val="00473210"/>
    <w:rsid w:val="0047562E"/>
    <w:rsid w:val="00480AB4"/>
    <w:rsid w:val="004817B3"/>
    <w:rsid w:val="00483796"/>
    <w:rsid w:val="004846D3"/>
    <w:rsid w:val="00484D0C"/>
    <w:rsid w:val="00490369"/>
    <w:rsid w:val="00494905"/>
    <w:rsid w:val="00495346"/>
    <w:rsid w:val="004959AF"/>
    <w:rsid w:val="004A030E"/>
    <w:rsid w:val="004A186C"/>
    <w:rsid w:val="004A1D07"/>
    <w:rsid w:val="004A2E3C"/>
    <w:rsid w:val="004A3BB6"/>
    <w:rsid w:val="004A3CDB"/>
    <w:rsid w:val="004B08EC"/>
    <w:rsid w:val="004B1550"/>
    <w:rsid w:val="004B17A4"/>
    <w:rsid w:val="004B2EE1"/>
    <w:rsid w:val="004B56F7"/>
    <w:rsid w:val="004B5952"/>
    <w:rsid w:val="004B6B2F"/>
    <w:rsid w:val="004B7ACA"/>
    <w:rsid w:val="004B7B7F"/>
    <w:rsid w:val="004D2AC5"/>
    <w:rsid w:val="004E000A"/>
    <w:rsid w:val="004F24FC"/>
    <w:rsid w:val="00502E8B"/>
    <w:rsid w:val="005069EA"/>
    <w:rsid w:val="005110DD"/>
    <w:rsid w:val="00514197"/>
    <w:rsid w:val="00514DE9"/>
    <w:rsid w:val="00514F95"/>
    <w:rsid w:val="0052177C"/>
    <w:rsid w:val="005228BA"/>
    <w:rsid w:val="0052585A"/>
    <w:rsid w:val="005268FE"/>
    <w:rsid w:val="00527415"/>
    <w:rsid w:val="00532A82"/>
    <w:rsid w:val="00533963"/>
    <w:rsid w:val="005414D0"/>
    <w:rsid w:val="0054255D"/>
    <w:rsid w:val="0054328E"/>
    <w:rsid w:val="00544950"/>
    <w:rsid w:val="00544988"/>
    <w:rsid w:val="0055061B"/>
    <w:rsid w:val="00552549"/>
    <w:rsid w:val="00553715"/>
    <w:rsid w:val="00554CA7"/>
    <w:rsid w:val="005572F0"/>
    <w:rsid w:val="00557D16"/>
    <w:rsid w:val="00560D1A"/>
    <w:rsid w:val="005675A2"/>
    <w:rsid w:val="00567F82"/>
    <w:rsid w:val="005719E2"/>
    <w:rsid w:val="00573AE4"/>
    <w:rsid w:val="00573D90"/>
    <w:rsid w:val="00575206"/>
    <w:rsid w:val="00575D7F"/>
    <w:rsid w:val="00581275"/>
    <w:rsid w:val="00583FD2"/>
    <w:rsid w:val="00584338"/>
    <w:rsid w:val="00585174"/>
    <w:rsid w:val="00587472"/>
    <w:rsid w:val="0059431A"/>
    <w:rsid w:val="00594774"/>
    <w:rsid w:val="00595191"/>
    <w:rsid w:val="0059726F"/>
    <w:rsid w:val="005A0B75"/>
    <w:rsid w:val="005A11E8"/>
    <w:rsid w:val="005A1A36"/>
    <w:rsid w:val="005A2DAD"/>
    <w:rsid w:val="005A6F87"/>
    <w:rsid w:val="005A7538"/>
    <w:rsid w:val="005B1F46"/>
    <w:rsid w:val="005B3AB2"/>
    <w:rsid w:val="005B675D"/>
    <w:rsid w:val="005C1B34"/>
    <w:rsid w:val="005D070C"/>
    <w:rsid w:val="005D5E31"/>
    <w:rsid w:val="005E7770"/>
    <w:rsid w:val="005F15F1"/>
    <w:rsid w:val="005F17BB"/>
    <w:rsid w:val="005F4A66"/>
    <w:rsid w:val="005F567D"/>
    <w:rsid w:val="00600598"/>
    <w:rsid w:val="006023C6"/>
    <w:rsid w:val="0061180B"/>
    <w:rsid w:val="00611DEE"/>
    <w:rsid w:val="00613437"/>
    <w:rsid w:val="00613827"/>
    <w:rsid w:val="00613E41"/>
    <w:rsid w:val="00617067"/>
    <w:rsid w:val="00617274"/>
    <w:rsid w:val="0062053A"/>
    <w:rsid w:val="006214DD"/>
    <w:rsid w:val="00623F31"/>
    <w:rsid w:val="006275F4"/>
    <w:rsid w:val="00630017"/>
    <w:rsid w:val="00631176"/>
    <w:rsid w:val="00631B75"/>
    <w:rsid w:val="00632B6F"/>
    <w:rsid w:val="00633BE2"/>
    <w:rsid w:val="00637B40"/>
    <w:rsid w:val="00641F41"/>
    <w:rsid w:val="00642F94"/>
    <w:rsid w:val="00645F80"/>
    <w:rsid w:val="0065406F"/>
    <w:rsid w:val="00655848"/>
    <w:rsid w:val="006569F9"/>
    <w:rsid w:val="006609D8"/>
    <w:rsid w:val="00662520"/>
    <w:rsid w:val="00662A7C"/>
    <w:rsid w:val="00664AFD"/>
    <w:rsid w:val="00667F05"/>
    <w:rsid w:val="006714E9"/>
    <w:rsid w:val="00674C51"/>
    <w:rsid w:val="0068360F"/>
    <w:rsid w:val="00684722"/>
    <w:rsid w:val="00690DC3"/>
    <w:rsid w:val="00691B25"/>
    <w:rsid w:val="0069214C"/>
    <w:rsid w:val="00692E30"/>
    <w:rsid w:val="006946F5"/>
    <w:rsid w:val="006970B1"/>
    <w:rsid w:val="006A3CFA"/>
    <w:rsid w:val="006A6561"/>
    <w:rsid w:val="006B0171"/>
    <w:rsid w:val="006B0A39"/>
    <w:rsid w:val="006B0E6C"/>
    <w:rsid w:val="006B106D"/>
    <w:rsid w:val="006B1C80"/>
    <w:rsid w:val="006C0CF4"/>
    <w:rsid w:val="006C2FF6"/>
    <w:rsid w:val="006C5A54"/>
    <w:rsid w:val="006C6155"/>
    <w:rsid w:val="006C6525"/>
    <w:rsid w:val="006C718F"/>
    <w:rsid w:val="006C73C4"/>
    <w:rsid w:val="006D1F76"/>
    <w:rsid w:val="006D47E4"/>
    <w:rsid w:val="006E1881"/>
    <w:rsid w:val="006E289E"/>
    <w:rsid w:val="006E6D3D"/>
    <w:rsid w:val="006F091A"/>
    <w:rsid w:val="006F3498"/>
    <w:rsid w:val="006F41DA"/>
    <w:rsid w:val="006F4660"/>
    <w:rsid w:val="00700A46"/>
    <w:rsid w:val="00701BB3"/>
    <w:rsid w:val="00701FCB"/>
    <w:rsid w:val="0070562F"/>
    <w:rsid w:val="00705EAC"/>
    <w:rsid w:val="00710238"/>
    <w:rsid w:val="00710343"/>
    <w:rsid w:val="007156C9"/>
    <w:rsid w:val="00717117"/>
    <w:rsid w:val="0072278A"/>
    <w:rsid w:val="00722BEA"/>
    <w:rsid w:val="00723998"/>
    <w:rsid w:val="00725237"/>
    <w:rsid w:val="007323A0"/>
    <w:rsid w:val="007349F5"/>
    <w:rsid w:val="00734AAD"/>
    <w:rsid w:val="00735E80"/>
    <w:rsid w:val="00737430"/>
    <w:rsid w:val="00737B1A"/>
    <w:rsid w:val="00737EEE"/>
    <w:rsid w:val="00741A64"/>
    <w:rsid w:val="00743C3E"/>
    <w:rsid w:val="00746798"/>
    <w:rsid w:val="00750935"/>
    <w:rsid w:val="00750E99"/>
    <w:rsid w:val="00751AC8"/>
    <w:rsid w:val="00753679"/>
    <w:rsid w:val="00753E3F"/>
    <w:rsid w:val="0075538E"/>
    <w:rsid w:val="007554C1"/>
    <w:rsid w:val="00755F97"/>
    <w:rsid w:val="007563E8"/>
    <w:rsid w:val="00756876"/>
    <w:rsid w:val="00757235"/>
    <w:rsid w:val="007615EC"/>
    <w:rsid w:val="0076242E"/>
    <w:rsid w:val="00771BFF"/>
    <w:rsid w:val="007723C6"/>
    <w:rsid w:val="00773A6B"/>
    <w:rsid w:val="00774032"/>
    <w:rsid w:val="00777257"/>
    <w:rsid w:val="00780A0B"/>
    <w:rsid w:val="00783303"/>
    <w:rsid w:val="00784C55"/>
    <w:rsid w:val="00793F7B"/>
    <w:rsid w:val="00795AFD"/>
    <w:rsid w:val="00795F80"/>
    <w:rsid w:val="007960A3"/>
    <w:rsid w:val="00797B2E"/>
    <w:rsid w:val="007A029B"/>
    <w:rsid w:val="007A0D19"/>
    <w:rsid w:val="007B2272"/>
    <w:rsid w:val="007B2B6F"/>
    <w:rsid w:val="007B4C4A"/>
    <w:rsid w:val="007B5B7F"/>
    <w:rsid w:val="007B7071"/>
    <w:rsid w:val="007C1CA5"/>
    <w:rsid w:val="007C3041"/>
    <w:rsid w:val="007C35B6"/>
    <w:rsid w:val="007C37EE"/>
    <w:rsid w:val="007C3CC5"/>
    <w:rsid w:val="007C516B"/>
    <w:rsid w:val="007C6156"/>
    <w:rsid w:val="007D1CBF"/>
    <w:rsid w:val="007D37ED"/>
    <w:rsid w:val="007D5CC3"/>
    <w:rsid w:val="007E50D3"/>
    <w:rsid w:val="007F4550"/>
    <w:rsid w:val="007F6B24"/>
    <w:rsid w:val="00802037"/>
    <w:rsid w:val="008040F3"/>
    <w:rsid w:val="00804998"/>
    <w:rsid w:val="0080588A"/>
    <w:rsid w:val="00806591"/>
    <w:rsid w:val="008125D6"/>
    <w:rsid w:val="00812D17"/>
    <w:rsid w:val="008144C9"/>
    <w:rsid w:val="00816260"/>
    <w:rsid w:val="00820642"/>
    <w:rsid w:val="00820DCD"/>
    <w:rsid w:val="00823000"/>
    <w:rsid w:val="00832CFF"/>
    <w:rsid w:val="00840E1C"/>
    <w:rsid w:val="008423EC"/>
    <w:rsid w:val="00842E79"/>
    <w:rsid w:val="00844052"/>
    <w:rsid w:val="008448B9"/>
    <w:rsid w:val="00847F03"/>
    <w:rsid w:val="008517DB"/>
    <w:rsid w:val="0085529C"/>
    <w:rsid w:val="008553AF"/>
    <w:rsid w:val="00863EAA"/>
    <w:rsid w:val="008645E6"/>
    <w:rsid w:val="008648B0"/>
    <w:rsid w:val="00871AC0"/>
    <w:rsid w:val="0087317E"/>
    <w:rsid w:val="008737A1"/>
    <w:rsid w:val="00874C69"/>
    <w:rsid w:val="00876998"/>
    <w:rsid w:val="00877AEA"/>
    <w:rsid w:val="008804FF"/>
    <w:rsid w:val="00882272"/>
    <w:rsid w:val="00882F52"/>
    <w:rsid w:val="0088546D"/>
    <w:rsid w:val="00892711"/>
    <w:rsid w:val="00894C15"/>
    <w:rsid w:val="008961F6"/>
    <w:rsid w:val="008B1086"/>
    <w:rsid w:val="008B4465"/>
    <w:rsid w:val="008B6607"/>
    <w:rsid w:val="008C50C5"/>
    <w:rsid w:val="008C794E"/>
    <w:rsid w:val="008D0CCB"/>
    <w:rsid w:val="008D272C"/>
    <w:rsid w:val="008E031F"/>
    <w:rsid w:val="008E3693"/>
    <w:rsid w:val="008E5FCC"/>
    <w:rsid w:val="008E6533"/>
    <w:rsid w:val="008E697F"/>
    <w:rsid w:val="008E76D5"/>
    <w:rsid w:val="008F071E"/>
    <w:rsid w:val="008F29B9"/>
    <w:rsid w:val="008F2EE9"/>
    <w:rsid w:val="008F3FEF"/>
    <w:rsid w:val="008F44F2"/>
    <w:rsid w:val="008F5CF5"/>
    <w:rsid w:val="008F7C67"/>
    <w:rsid w:val="00900060"/>
    <w:rsid w:val="00900CA8"/>
    <w:rsid w:val="00901852"/>
    <w:rsid w:val="00901A88"/>
    <w:rsid w:val="00903530"/>
    <w:rsid w:val="00906351"/>
    <w:rsid w:val="00911B6C"/>
    <w:rsid w:val="00914390"/>
    <w:rsid w:val="00922C78"/>
    <w:rsid w:val="00924EF8"/>
    <w:rsid w:val="00930F78"/>
    <w:rsid w:val="009315E4"/>
    <w:rsid w:val="00932A5B"/>
    <w:rsid w:val="009368FE"/>
    <w:rsid w:val="00936EF3"/>
    <w:rsid w:val="00944B47"/>
    <w:rsid w:val="009459E9"/>
    <w:rsid w:val="009542F0"/>
    <w:rsid w:val="00955192"/>
    <w:rsid w:val="00960D19"/>
    <w:rsid w:val="00962291"/>
    <w:rsid w:val="009624F2"/>
    <w:rsid w:val="0096313E"/>
    <w:rsid w:val="00963741"/>
    <w:rsid w:val="00964225"/>
    <w:rsid w:val="0096710D"/>
    <w:rsid w:val="009727C3"/>
    <w:rsid w:val="00974FE2"/>
    <w:rsid w:val="009828BF"/>
    <w:rsid w:val="00984680"/>
    <w:rsid w:val="00985516"/>
    <w:rsid w:val="0098591D"/>
    <w:rsid w:val="00996FD8"/>
    <w:rsid w:val="00997542"/>
    <w:rsid w:val="009A25BF"/>
    <w:rsid w:val="009A368C"/>
    <w:rsid w:val="009A45BD"/>
    <w:rsid w:val="009A5DB9"/>
    <w:rsid w:val="009A5F3B"/>
    <w:rsid w:val="009A7713"/>
    <w:rsid w:val="009B0C46"/>
    <w:rsid w:val="009B123E"/>
    <w:rsid w:val="009B2B79"/>
    <w:rsid w:val="009B77FE"/>
    <w:rsid w:val="009C0926"/>
    <w:rsid w:val="009C5F34"/>
    <w:rsid w:val="009D6F50"/>
    <w:rsid w:val="009D74D5"/>
    <w:rsid w:val="009D78B0"/>
    <w:rsid w:val="009E19CF"/>
    <w:rsid w:val="009E4E1B"/>
    <w:rsid w:val="009E58EB"/>
    <w:rsid w:val="009E77AC"/>
    <w:rsid w:val="009E7BFF"/>
    <w:rsid w:val="009F0D4F"/>
    <w:rsid w:val="009F0E0C"/>
    <w:rsid w:val="009F1F93"/>
    <w:rsid w:val="009F22E7"/>
    <w:rsid w:val="009F3346"/>
    <w:rsid w:val="009F714E"/>
    <w:rsid w:val="009F772C"/>
    <w:rsid w:val="009F7D82"/>
    <w:rsid w:val="00A00C5C"/>
    <w:rsid w:val="00A02B52"/>
    <w:rsid w:val="00A02B6C"/>
    <w:rsid w:val="00A03558"/>
    <w:rsid w:val="00A05AED"/>
    <w:rsid w:val="00A14A19"/>
    <w:rsid w:val="00A16B4F"/>
    <w:rsid w:val="00A21A12"/>
    <w:rsid w:val="00A23A3D"/>
    <w:rsid w:val="00A26306"/>
    <w:rsid w:val="00A30F5F"/>
    <w:rsid w:val="00A325A3"/>
    <w:rsid w:val="00A325A6"/>
    <w:rsid w:val="00A37B6B"/>
    <w:rsid w:val="00A44A87"/>
    <w:rsid w:val="00A47E83"/>
    <w:rsid w:val="00A5080E"/>
    <w:rsid w:val="00A53CAD"/>
    <w:rsid w:val="00A54426"/>
    <w:rsid w:val="00A5495F"/>
    <w:rsid w:val="00A54CE7"/>
    <w:rsid w:val="00A6081A"/>
    <w:rsid w:val="00A60CC7"/>
    <w:rsid w:val="00A61D72"/>
    <w:rsid w:val="00A61DB9"/>
    <w:rsid w:val="00A648C4"/>
    <w:rsid w:val="00A65964"/>
    <w:rsid w:val="00A65CB7"/>
    <w:rsid w:val="00A661CF"/>
    <w:rsid w:val="00A67A2C"/>
    <w:rsid w:val="00A67D75"/>
    <w:rsid w:val="00A70E47"/>
    <w:rsid w:val="00A73F10"/>
    <w:rsid w:val="00A74430"/>
    <w:rsid w:val="00A75959"/>
    <w:rsid w:val="00A8683B"/>
    <w:rsid w:val="00A9156F"/>
    <w:rsid w:val="00A916FB"/>
    <w:rsid w:val="00A93682"/>
    <w:rsid w:val="00AA0FF7"/>
    <w:rsid w:val="00AA3B73"/>
    <w:rsid w:val="00AA471B"/>
    <w:rsid w:val="00AB33E2"/>
    <w:rsid w:val="00AB560B"/>
    <w:rsid w:val="00AC02CF"/>
    <w:rsid w:val="00AC5FA2"/>
    <w:rsid w:val="00AC662A"/>
    <w:rsid w:val="00AD4921"/>
    <w:rsid w:val="00AD5A51"/>
    <w:rsid w:val="00AE0798"/>
    <w:rsid w:val="00AE2D86"/>
    <w:rsid w:val="00AF1753"/>
    <w:rsid w:val="00AF3441"/>
    <w:rsid w:val="00AF500A"/>
    <w:rsid w:val="00AF514C"/>
    <w:rsid w:val="00B01F8B"/>
    <w:rsid w:val="00B02D6F"/>
    <w:rsid w:val="00B0586A"/>
    <w:rsid w:val="00B17328"/>
    <w:rsid w:val="00B21F6A"/>
    <w:rsid w:val="00B22E91"/>
    <w:rsid w:val="00B23854"/>
    <w:rsid w:val="00B270C4"/>
    <w:rsid w:val="00B36B05"/>
    <w:rsid w:val="00B36DC7"/>
    <w:rsid w:val="00B43ED2"/>
    <w:rsid w:val="00B450EE"/>
    <w:rsid w:val="00B51C08"/>
    <w:rsid w:val="00B53715"/>
    <w:rsid w:val="00B54641"/>
    <w:rsid w:val="00B55FCC"/>
    <w:rsid w:val="00B611E7"/>
    <w:rsid w:val="00B614F1"/>
    <w:rsid w:val="00B666C0"/>
    <w:rsid w:val="00B749D8"/>
    <w:rsid w:val="00B75FE5"/>
    <w:rsid w:val="00B830C9"/>
    <w:rsid w:val="00B86F98"/>
    <w:rsid w:val="00B8754F"/>
    <w:rsid w:val="00B941FF"/>
    <w:rsid w:val="00B96D50"/>
    <w:rsid w:val="00B97F0D"/>
    <w:rsid w:val="00BA133B"/>
    <w:rsid w:val="00BA3D11"/>
    <w:rsid w:val="00BA6341"/>
    <w:rsid w:val="00BB035F"/>
    <w:rsid w:val="00BB2C2D"/>
    <w:rsid w:val="00BB36B3"/>
    <w:rsid w:val="00BB4610"/>
    <w:rsid w:val="00BB4D8E"/>
    <w:rsid w:val="00BB672B"/>
    <w:rsid w:val="00BB7152"/>
    <w:rsid w:val="00BC2ABB"/>
    <w:rsid w:val="00BC3518"/>
    <w:rsid w:val="00BC4D16"/>
    <w:rsid w:val="00BC7C8D"/>
    <w:rsid w:val="00BD0A38"/>
    <w:rsid w:val="00BD2D35"/>
    <w:rsid w:val="00BE1B8D"/>
    <w:rsid w:val="00BE364F"/>
    <w:rsid w:val="00BE45E3"/>
    <w:rsid w:val="00BE6BB5"/>
    <w:rsid w:val="00BE6D5E"/>
    <w:rsid w:val="00BF0E06"/>
    <w:rsid w:val="00BF18BD"/>
    <w:rsid w:val="00BF22B9"/>
    <w:rsid w:val="00BF5664"/>
    <w:rsid w:val="00BF57E6"/>
    <w:rsid w:val="00BF61F4"/>
    <w:rsid w:val="00BF633D"/>
    <w:rsid w:val="00C04ED0"/>
    <w:rsid w:val="00C06571"/>
    <w:rsid w:val="00C11F9B"/>
    <w:rsid w:val="00C157E2"/>
    <w:rsid w:val="00C166C2"/>
    <w:rsid w:val="00C17A4C"/>
    <w:rsid w:val="00C21787"/>
    <w:rsid w:val="00C22803"/>
    <w:rsid w:val="00C239B8"/>
    <w:rsid w:val="00C27ECB"/>
    <w:rsid w:val="00C32621"/>
    <w:rsid w:val="00C32A40"/>
    <w:rsid w:val="00C332C7"/>
    <w:rsid w:val="00C37C7E"/>
    <w:rsid w:val="00C459D5"/>
    <w:rsid w:val="00C45CB1"/>
    <w:rsid w:val="00C47AB1"/>
    <w:rsid w:val="00C50A74"/>
    <w:rsid w:val="00C60491"/>
    <w:rsid w:val="00C64AB1"/>
    <w:rsid w:val="00C666A1"/>
    <w:rsid w:val="00C7126B"/>
    <w:rsid w:val="00C74811"/>
    <w:rsid w:val="00C74DF3"/>
    <w:rsid w:val="00C76D36"/>
    <w:rsid w:val="00C77F54"/>
    <w:rsid w:val="00C803F7"/>
    <w:rsid w:val="00C81DD4"/>
    <w:rsid w:val="00C84196"/>
    <w:rsid w:val="00C870B2"/>
    <w:rsid w:val="00C91214"/>
    <w:rsid w:val="00C9170E"/>
    <w:rsid w:val="00C935BA"/>
    <w:rsid w:val="00C97A1E"/>
    <w:rsid w:val="00CA0E6F"/>
    <w:rsid w:val="00CA146C"/>
    <w:rsid w:val="00CA17E5"/>
    <w:rsid w:val="00CA1BFF"/>
    <w:rsid w:val="00CA37F6"/>
    <w:rsid w:val="00CA3B2C"/>
    <w:rsid w:val="00CA5549"/>
    <w:rsid w:val="00CA76F2"/>
    <w:rsid w:val="00CB4110"/>
    <w:rsid w:val="00CD0087"/>
    <w:rsid w:val="00CD0FA1"/>
    <w:rsid w:val="00CD22D9"/>
    <w:rsid w:val="00CD3095"/>
    <w:rsid w:val="00CD3505"/>
    <w:rsid w:val="00CE1204"/>
    <w:rsid w:val="00CE34BC"/>
    <w:rsid w:val="00CE3A34"/>
    <w:rsid w:val="00CE41DB"/>
    <w:rsid w:val="00CF1438"/>
    <w:rsid w:val="00CF6EA7"/>
    <w:rsid w:val="00D010BD"/>
    <w:rsid w:val="00D0189B"/>
    <w:rsid w:val="00D10EB4"/>
    <w:rsid w:val="00D13A6A"/>
    <w:rsid w:val="00D159C5"/>
    <w:rsid w:val="00D16130"/>
    <w:rsid w:val="00D17529"/>
    <w:rsid w:val="00D21BFA"/>
    <w:rsid w:val="00D25CFA"/>
    <w:rsid w:val="00D303A0"/>
    <w:rsid w:val="00D32C31"/>
    <w:rsid w:val="00D3322C"/>
    <w:rsid w:val="00D33F84"/>
    <w:rsid w:val="00D341A1"/>
    <w:rsid w:val="00D372DC"/>
    <w:rsid w:val="00D37300"/>
    <w:rsid w:val="00D416AE"/>
    <w:rsid w:val="00D4383C"/>
    <w:rsid w:val="00D44A06"/>
    <w:rsid w:val="00D4605F"/>
    <w:rsid w:val="00D470B6"/>
    <w:rsid w:val="00D6060C"/>
    <w:rsid w:val="00D624B8"/>
    <w:rsid w:val="00D63D63"/>
    <w:rsid w:val="00D65DA4"/>
    <w:rsid w:val="00D73798"/>
    <w:rsid w:val="00D815F0"/>
    <w:rsid w:val="00D81FA1"/>
    <w:rsid w:val="00D86225"/>
    <w:rsid w:val="00D87997"/>
    <w:rsid w:val="00D91245"/>
    <w:rsid w:val="00D93500"/>
    <w:rsid w:val="00D977E2"/>
    <w:rsid w:val="00DA0E1A"/>
    <w:rsid w:val="00DA1AFD"/>
    <w:rsid w:val="00DA2BB1"/>
    <w:rsid w:val="00DB4FA1"/>
    <w:rsid w:val="00DB6330"/>
    <w:rsid w:val="00DC0893"/>
    <w:rsid w:val="00DD21B9"/>
    <w:rsid w:val="00DD43B5"/>
    <w:rsid w:val="00DD69CF"/>
    <w:rsid w:val="00DF2912"/>
    <w:rsid w:val="00DF2B76"/>
    <w:rsid w:val="00DF32EA"/>
    <w:rsid w:val="00DF3371"/>
    <w:rsid w:val="00DF4D56"/>
    <w:rsid w:val="00DF5C64"/>
    <w:rsid w:val="00E000B4"/>
    <w:rsid w:val="00E0033B"/>
    <w:rsid w:val="00E0073A"/>
    <w:rsid w:val="00E026E3"/>
    <w:rsid w:val="00E06AC1"/>
    <w:rsid w:val="00E101BA"/>
    <w:rsid w:val="00E113D3"/>
    <w:rsid w:val="00E12FAA"/>
    <w:rsid w:val="00E13438"/>
    <w:rsid w:val="00E13F5E"/>
    <w:rsid w:val="00E177BC"/>
    <w:rsid w:val="00E21440"/>
    <w:rsid w:val="00E2172E"/>
    <w:rsid w:val="00E24759"/>
    <w:rsid w:val="00E3157B"/>
    <w:rsid w:val="00E4241A"/>
    <w:rsid w:val="00E441F0"/>
    <w:rsid w:val="00E45CC7"/>
    <w:rsid w:val="00E50D61"/>
    <w:rsid w:val="00E54517"/>
    <w:rsid w:val="00E6221C"/>
    <w:rsid w:val="00E6226D"/>
    <w:rsid w:val="00E622BC"/>
    <w:rsid w:val="00E624FA"/>
    <w:rsid w:val="00E62917"/>
    <w:rsid w:val="00E62CEE"/>
    <w:rsid w:val="00E64989"/>
    <w:rsid w:val="00E65DC9"/>
    <w:rsid w:val="00E7163E"/>
    <w:rsid w:val="00E720C5"/>
    <w:rsid w:val="00E806BA"/>
    <w:rsid w:val="00E9094D"/>
    <w:rsid w:val="00E91B5C"/>
    <w:rsid w:val="00E92CBF"/>
    <w:rsid w:val="00E95715"/>
    <w:rsid w:val="00E96A1D"/>
    <w:rsid w:val="00EA27E5"/>
    <w:rsid w:val="00EA418E"/>
    <w:rsid w:val="00EA4B6C"/>
    <w:rsid w:val="00EA4CD4"/>
    <w:rsid w:val="00EA5720"/>
    <w:rsid w:val="00EA7CFC"/>
    <w:rsid w:val="00EB0D7C"/>
    <w:rsid w:val="00EB217C"/>
    <w:rsid w:val="00EB5992"/>
    <w:rsid w:val="00EC2B00"/>
    <w:rsid w:val="00EC68E0"/>
    <w:rsid w:val="00ED3E73"/>
    <w:rsid w:val="00ED4178"/>
    <w:rsid w:val="00ED4B2C"/>
    <w:rsid w:val="00EE0BFB"/>
    <w:rsid w:val="00EE4347"/>
    <w:rsid w:val="00EF133C"/>
    <w:rsid w:val="00EF2F2E"/>
    <w:rsid w:val="00EF4AD4"/>
    <w:rsid w:val="00EF64F8"/>
    <w:rsid w:val="00F0296F"/>
    <w:rsid w:val="00F046D7"/>
    <w:rsid w:val="00F058E5"/>
    <w:rsid w:val="00F0701D"/>
    <w:rsid w:val="00F1269B"/>
    <w:rsid w:val="00F15B6A"/>
    <w:rsid w:val="00F208D2"/>
    <w:rsid w:val="00F24C74"/>
    <w:rsid w:val="00F26B59"/>
    <w:rsid w:val="00F342E0"/>
    <w:rsid w:val="00F3591D"/>
    <w:rsid w:val="00F35C05"/>
    <w:rsid w:val="00F368A2"/>
    <w:rsid w:val="00F36C36"/>
    <w:rsid w:val="00F37856"/>
    <w:rsid w:val="00F462C8"/>
    <w:rsid w:val="00F51483"/>
    <w:rsid w:val="00F5206C"/>
    <w:rsid w:val="00F543FA"/>
    <w:rsid w:val="00F55236"/>
    <w:rsid w:val="00F56597"/>
    <w:rsid w:val="00F579DF"/>
    <w:rsid w:val="00F6299B"/>
    <w:rsid w:val="00F72956"/>
    <w:rsid w:val="00F74CEB"/>
    <w:rsid w:val="00F75915"/>
    <w:rsid w:val="00F816A1"/>
    <w:rsid w:val="00F81B26"/>
    <w:rsid w:val="00F8253D"/>
    <w:rsid w:val="00F83108"/>
    <w:rsid w:val="00F86091"/>
    <w:rsid w:val="00F914DD"/>
    <w:rsid w:val="00F92893"/>
    <w:rsid w:val="00F953B0"/>
    <w:rsid w:val="00FA5180"/>
    <w:rsid w:val="00FA5273"/>
    <w:rsid w:val="00FA52AD"/>
    <w:rsid w:val="00FB157D"/>
    <w:rsid w:val="00FB3039"/>
    <w:rsid w:val="00FB7C1C"/>
    <w:rsid w:val="00FC1DB2"/>
    <w:rsid w:val="00FC557E"/>
    <w:rsid w:val="00FC72A3"/>
    <w:rsid w:val="00FD2317"/>
    <w:rsid w:val="00FD59A0"/>
    <w:rsid w:val="00FD5BF2"/>
    <w:rsid w:val="00FE6AA7"/>
    <w:rsid w:val="00FF07B1"/>
    <w:rsid w:val="00FF27D1"/>
    <w:rsid w:val="00FF3E3B"/>
    <w:rsid w:val="00FF5E1B"/>
    <w:rsid w:val="00FF6B92"/>
    <w:rsid w:val="00FF723D"/>
    <w:rsid w:val="00FF7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0" w:unhideWhenUsed="0" w:qFormat="1"/>
    <w:lsdException w:name="heading 8" w:semiHidden="0" w:uiPriority="9"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semiHidden="0" w:uiPriority="0" w:unhideWhenUsed="0" w:qFormat="1"/>
    <w:lsdException w:name="footnote reference" w:uiPriority="0"/>
    <w:lsdException w:name="annotation reference" w:uiPriority="0"/>
    <w:lsdException w:name="page number" w:uiPriority="0"/>
    <w:lsdException w:name="List" w:uiPriority="0"/>
    <w:lsdException w:name="List 3" w:uiPriority="0"/>
    <w:lsdException w:name="List 4" w:uiPriority="0"/>
    <w:lsdException w:name="List 5" w:uiPriority="0"/>
    <w:lsdException w:name="Title" w:semiHidden="0" w:uiPriority="0" w:unhideWhenUsed="0" w:qFormat="1"/>
    <w:lsdException w:name="Default Paragraph Font" w:uiPriority="1"/>
    <w:lsdException w:name="Body Text" w:uiPriority="1" w:qFormat="1"/>
    <w:lsdException w:name="Body Text Indent" w:uiPriority="0"/>
    <w:lsdException w:name="List Continue 5"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link w:val="Heading1Char"/>
    <w:qFormat/>
    <w:rsid w:val="0070562F"/>
    <w:pPr>
      <w:widowControl w:val="0"/>
      <w:spacing w:before="600" w:line="360" w:lineRule="auto"/>
      <w:jc w:val="both"/>
      <w:outlineLvl w:val="0"/>
    </w:pPr>
    <w:rPr>
      <w:b/>
      <w:noProof/>
      <w:szCs w:val="20"/>
      <w:lang w:val="x-none" w:eastAsia="x-none"/>
    </w:rPr>
  </w:style>
  <w:style w:type="paragraph" w:styleId="Heading2">
    <w:name w:val="heading 2"/>
    <w:basedOn w:val="Heading1"/>
    <w:next w:val="Heading1"/>
    <w:link w:val="Heading2Char"/>
    <w:qFormat/>
    <w:rsid w:val="0070562F"/>
    <w:pPr>
      <w:spacing w:before="400"/>
      <w:outlineLvl w:val="1"/>
    </w:pPr>
    <w:rPr>
      <w:sz w:val="23"/>
    </w:rPr>
  </w:style>
  <w:style w:type="paragraph" w:styleId="Heading3">
    <w:name w:val="heading 3"/>
    <w:basedOn w:val="Heading2"/>
    <w:next w:val="Heading2"/>
    <w:link w:val="Heading3Char"/>
    <w:uiPriority w:val="9"/>
    <w:qFormat/>
    <w:rsid w:val="0070562F"/>
    <w:pPr>
      <w:spacing w:before="300"/>
      <w:outlineLvl w:val="2"/>
    </w:pPr>
    <w:rPr>
      <w:sz w:val="22"/>
    </w:rPr>
  </w:style>
  <w:style w:type="paragraph" w:styleId="Heading4">
    <w:name w:val="heading 4"/>
    <w:basedOn w:val="Normal"/>
    <w:next w:val="Normal"/>
    <w:link w:val="Heading4Char"/>
    <w:uiPriority w:val="9"/>
    <w:qFormat/>
    <w:rsid w:val="0070562F"/>
    <w:pPr>
      <w:widowControl w:val="0"/>
      <w:spacing w:before="240" w:line="360" w:lineRule="auto"/>
      <w:jc w:val="both"/>
      <w:outlineLvl w:val="3"/>
    </w:pPr>
    <w:rPr>
      <w:noProof/>
      <w:sz w:val="21"/>
      <w:szCs w:val="20"/>
      <w:lang w:val="x-none" w:eastAsia="x-none"/>
    </w:rPr>
  </w:style>
  <w:style w:type="paragraph" w:styleId="Heading5">
    <w:name w:val="heading 5"/>
    <w:basedOn w:val="Normal"/>
    <w:next w:val="Normal"/>
    <w:link w:val="Heading5Char"/>
    <w:qFormat/>
    <w:rsid w:val="0070562F"/>
    <w:pPr>
      <w:widowControl w:val="0"/>
      <w:spacing w:before="240" w:line="360" w:lineRule="auto"/>
      <w:jc w:val="both"/>
      <w:outlineLvl w:val="4"/>
    </w:pPr>
    <w:rPr>
      <w:noProof/>
      <w:sz w:val="21"/>
      <w:szCs w:val="20"/>
      <w:lang w:val="x-none" w:eastAsia="x-none"/>
    </w:rPr>
  </w:style>
  <w:style w:type="paragraph" w:styleId="Heading6">
    <w:name w:val="heading 6"/>
    <w:basedOn w:val="Normal"/>
    <w:next w:val="Normal"/>
    <w:link w:val="Heading6Char"/>
    <w:uiPriority w:val="9"/>
    <w:qFormat/>
    <w:rsid w:val="0070562F"/>
    <w:pPr>
      <w:widowControl w:val="0"/>
      <w:spacing w:before="60" w:after="60" w:line="360" w:lineRule="auto"/>
      <w:jc w:val="both"/>
      <w:outlineLvl w:val="5"/>
    </w:pPr>
    <w:rPr>
      <w:noProof/>
      <w:sz w:val="21"/>
      <w:szCs w:val="20"/>
      <w:lang w:val="x-none" w:eastAsia="x-none"/>
    </w:rPr>
  </w:style>
  <w:style w:type="paragraph" w:styleId="Heading7">
    <w:name w:val="heading 7"/>
    <w:basedOn w:val="Normal"/>
    <w:next w:val="Normal"/>
    <w:link w:val="Heading7Char"/>
    <w:qFormat/>
    <w:rsid w:val="0070562F"/>
    <w:pPr>
      <w:widowControl w:val="0"/>
      <w:spacing w:before="60" w:after="60" w:line="360" w:lineRule="atLeast"/>
      <w:jc w:val="both"/>
      <w:outlineLvl w:val="6"/>
    </w:pPr>
    <w:rPr>
      <w:noProof/>
      <w:sz w:val="21"/>
      <w:szCs w:val="20"/>
      <w:lang w:val="x-none" w:eastAsia="x-none"/>
    </w:rPr>
  </w:style>
  <w:style w:type="paragraph" w:styleId="Heading8">
    <w:name w:val="heading 8"/>
    <w:basedOn w:val="Normal"/>
    <w:next w:val="Normal"/>
    <w:qFormat/>
    <w:rsid w:val="0070562F"/>
    <w:pPr>
      <w:keepNext/>
      <w:widowControl w:val="0"/>
      <w:spacing w:before="40" w:after="40" w:line="360" w:lineRule="atLeast"/>
      <w:ind w:firstLine="284"/>
      <w:jc w:val="both"/>
      <w:outlineLvl w:val="7"/>
    </w:pPr>
    <w:rPr>
      <w:rFonts w:cs="Arial"/>
      <w:b/>
      <w:i/>
      <w:noProof/>
      <w:sz w:val="26"/>
      <w:szCs w:val="20"/>
    </w:rPr>
  </w:style>
  <w:style w:type="paragraph" w:styleId="Heading9">
    <w:name w:val="heading 9"/>
    <w:basedOn w:val="Normal"/>
    <w:next w:val="Normal"/>
    <w:link w:val="Heading9Char"/>
    <w:qFormat/>
    <w:rsid w:val="0070562F"/>
    <w:pPr>
      <w:widowControl w:val="0"/>
      <w:numPr>
        <w:ilvl w:val="8"/>
        <w:numId w:val="3"/>
      </w:numPr>
      <w:spacing w:before="240" w:after="60" w:line="360" w:lineRule="auto"/>
      <w:jc w:val="both"/>
      <w:outlineLvl w:val="8"/>
    </w:pPr>
    <w:rPr>
      <w:b/>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62F"/>
    <w:pPr>
      <w:tabs>
        <w:tab w:val="center" w:pos="4320"/>
        <w:tab w:val="right" w:pos="8640"/>
      </w:tabs>
    </w:pPr>
    <w:rPr>
      <w:lang w:val="x-none" w:eastAsia="x-none"/>
    </w:rPr>
  </w:style>
  <w:style w:type="character" w:styleId="PageNumber">
    <w:name w:val="page number"/>
    <w:basedOn w:val="DefaultParagraphFont"/>
    <w:rsid w:val="0070562F"/>
  </w:style>
  <w:style w:type="paragraph" w:styleId="BodyText">
    <w:name w:val="Body Text"/>
    <w:basedOn w:val="Normal"/>
    <w:link w:val="BodyTextChar"/>
    <w:uiPriority w:val="1"/>
    <w:qFormat/>
    <w:rsid w:val="0070562F"/>
    <w:pPr>
      <w:widowControl w:val="0"/>
      <w:numPr>
        <w:ilvl w:val="2"/>
        <w:numId w:val="6"/>
      </w:numPr>
      <w:tabs>
        <w:tab w:val="left" w:pos="284"/>
      </w:tabs>
      <w:spacing w:before="60" w:after="60" w:line="360" w:lineRule="auto"/>
      <w:jc w:val="both"/>
    </w:pPr>
    <w:rPr>
      <w:rFonts w:ascii="VNhelvetica" w:hAnsi="VNhelvetica"/>
      <w:sz w:val="21"/>
      <w:szCs w:val="20"/>
      <w:lang w:val="x-none" w:eastAsia="x-none"/>
    </w:rPr>
  </w:style>
  <w:style w:type="paragraph" w:customStyle="1" w:styleId="11">
    <w:name w:val="1.1"/>
    <w:basedOn w:val="Heading2"/>
    <w:next w:val="Heading2"/>
    <w:rsid w:val="0070562F"/>
    <w:pPr>
      <w:numPr>
        <w:numId w:val="3"/>
      </w:numPr>
      <w:spacing w:before="360"/>
      <w:ind w:left="431" w:hanging="431"/>
    </w:pPr>
    <w:rPr>
      <w:rFonts w:ascii="VNhelvetica" w:hAnsi="VNhelvetica"/>
      <w:i/>
      <w:noProof w:val="0"/>
      <w:sz w:val="22"/>
      <w:lang w:val="en-GB"/>
    </w:rPr>
  </w:style>
  <w:style w:type="paragraph" w:customStyle="1" w:styleId="111">
    <w:name w:val="1.1.1"/>
    <w:basedOn w:val="Normal"/>
    <w:rsid w:val="0070562F"/>
    <w:pPr>
      <w:widowControl w:val="0"/>
      <w:numPr>
        <w:numId w:val="2"/>
      </w:numPr>
      <w:spacing w:before="60" w:after="60" w:line="360" w:lineRule="atLeast"/>
      <w:jc w:val="both"/>
    </w:pPr>
    <w:rPr>
      <w:rFonts w:ascii="VNhelvetica" w:hAnsi="VNhelvetica" w:cs="Arial"/>
      <w:b/>
      <w:sz w:val="21"/>
      <w:szCs w:val="20"/>
      <w:lang w:val="en-GB"/>
    </w:rPr>
  </w:style>
  <w:style w:type="paragraph" w:customStyle="1" w:styleId="T1">
    <w:name w:val="T1"/>
    <w:basedOn w:val="Heading1"/>
    <w:rsid w:val="0070562F"/>
    <w:pPr>
      <w:spacing w:before="360"/>
    </w:pPr>
    <w:rPr>
      <w:rFonts w:ascii="VNhelvetica" w:hAnsi="VNhelvetica"/>
      <w:noProof w:val="0"/>
      <w:lang w:val="en-GB"/>
    </w:rPr>
  </w:style>
  <w:style w:type="paragraph" w:styleId="BodyText2">
    <w:name w:val="Body Text 2"/>
    <w:basedOn w:val="Normal"/>
    <w:rsid w:val="0070562F"/>
    <w:pPr>
      <w:widowControl w:val="0"/>
      <w:numPr>
        <w:ilvl w:val="3"/>
        <w:numId w:val="6"/>
      </w:numPr>
      <w:spacing w:before="60" w:after="60" w:line="360" w:lineRule="auto"/>
      <w:jc w:val="both"/>
    </w:pPr>
    <w:rPr>
      <w:rFonts w:ascii="VNhelvetica" w:hAnsi="VNhelvetica" w:cs="Arial"/>
      <w:sz w:val="21"/>
      <w:szCs w:val="20"/>
    </w:rPr>
  </w:style>
  <w:style w:type="paragraph" w:styleId="BodyTextIndent">
    <w:name w:val="Body Text Indent"/>
    <w:basedOn w:val="Normal"/>
    <w:rsid w:val="0070562F"/>
    <w:pPr>
      <w:widowControl w:val="0"/>
      <w:spacing w:before="120" w:after="60" w:line="360" w:lineRule="auto"/>
      <w:ind w:left="1135" w:hanging="851"/>
      <w:jc w:val="both"/>
    </w:pPr>
    <w:rPr>
      <w:rFonts w:ascii="VNhelvetica" w:hAnsi="VNhelvetica" w:cs="Arial"/>
      <w:sz w:val="21"/>
      <w:szCs w:val="20"/>
    </w:rPr>
  </w:style>
  <w:style w:type="paragraph" w:styleId="Header">
    <w:name w:val="header"/>
    <w:basedOn w:val="Normal"/>
    <w:link w:val="HeaderChar"/>
    <w:rsid w:val="0070562F"/>
    <w:pPr>
      <w:widowControl w:val="0"/>
      <w:tabs>
        <w:tab w:val="center" w:pos="4320"/>
        <w:tab w:val="right" w:pos="8640"/>
      </w:tabs>
      <w:spacing w:before="60" w:after="60" w:line="360" w:lineRule="auto"/>
      <w:ind w:firstLine="284"/>
      <w:jc w:val="both"/>
    </w:pPr>
    <w:rPr>
      <w:sz w:val="21"/>
      <w:szCs w:val="20"/>
      <w:lang w:val="x-none" w:eastAsia="x-none"/>
    </w:rPr>
  </w:style>
  <w:style w:type="paragraph" w:styleId="BodyTextIndent2">
    <w:name w:val="Body Text Indent 2"/>
    <w:basedOn w:val="Normal"/>
    <w:rsid w:val="0070562F"/>
    <w:pPr>
      <w:widowControl w:val="0"/>
      <w:tabs>
        <w:tab w:val="left" w:pos="1276"/>
      </w:tabs>
      <w:spacing w:before="60" w:after="60" w:line="360" w:lineRule="atLeast"/>
      <w:ind w:left="1276" w:firstLine="284"/>
      <w:jc w:val="both"/>
    </w:pPr>
    <w:rPr>
      <w:rFonts w:ascii="VNhelvetica" w:hAnsi="VNhelvetica" w:cs="Arial"/>
      <w:sz w:val="21"/>
      <w:szCs w:val="20"/>
    </w:rPr>
  </w:style>
  <w:style w:type="character" w:styleId="Strong">
    <w:name w:val="Strong"/>
    <w:uiPriority w:val="22"/>
    <w:qFormat/>
    <w:rsid w:val="0070562F"/>
    <w:rPr>
      <w:b/>
    </w:rPr>
  </w:style>
  <w:style w:type="paragraph" w:styleId="PlainText">
    <w:name w:val="Plain Text"/>
    <w:basedOn w:val="Normal"/>
    <w:link w:val="PlainTextChar"/>
    <w:rsid w:val="0070562F"/>
    <w:pPr>
      <w:widowControl w:val="0"/>
      <w:spacing w:before="60" w:after="60" w:line="360" w:lineRule="atLeast"/>
      <w:ind w:firstLine="284"/>
      <w:jc w:val="both"/>
    </w:pPr>
    <w:rPr>
      <w:noProof/>
      <w:sz w:val="21"/>
      <w:szCs w:val="20"/>
      <w:lang w:val="x-none" w:eastAsia="x-none"/>
    </w:rPr>
  </w:style>
  <w:style w:type="paragraph" w:customStyle="1" w:styleId="1">
    <w:name w:val="(1)"/>
    <w:basedOn w:val="-1"/>
    <w:rsid w:val="0070562F"/>
    <w:pPr>
      <w:numPr>
        <w:numId w:val="5"/>
      </w:numPr>
    </w:pPr>
  </w:style>
  <w:style w:type="paragraph" w:customStyle="1" w:styleId="-1">
    <w:name w:val="-1"/>
    <w:basedOn w:val="Normal"/>
    <w:autoRedefine/>
    <w:rsid w:val="00C21787"/>
    <w:pPr>
      <w:spacing w:after="240"/>
      <w:ind w:left="291" w:hanging="291"/>
    </w:pPr>
    <w:rPr>
      <w:rFonts w:cs="Arial"/>
      <w:b/>
      <w:sz w:val="20"/>
      <w:szCs w:val="20"/>
    </w:rPr>
  </w:style>
  <w:style w:type="paragraph" w:customStyle="1" w:styleId="a">
    <w:name w:val="(a)"/>
    <w:basedOn w:val="Normal"/>
    <w:rsid w:val="0070562F"/>
    <w:pPr>
      <w:widowControl w:val="0"/>
      <w:numPr>
        <w:numId w:val="4"/>
      </w:numPr>
      <w:spacing w:before="60" w:after="60" w:line="360" w:lineRule="auto"/>
      <w:jc w:val="both"/>
    </w:pPr>
    <w:rPr>
      <w:rFonts w:cs="Arial"/>
      <w:sz w:val="21"/>
      <w:szCs w:val="20"/>
    </w:rPr>
  </w:style>
  <w:style w:type="paragraph" w:customStyle="1" w:styleId="10">
    <w:name w:val="1)"/>
    <w:basedOn w:val="Normal"/>
    <w:rsid w:val="0070562F"/>
    <w:pPr>
      <w:widowControl w:val="0"/>
      <w:numPr>
        <w:numId w:val="1"/>
      </w:numPr>
      <w:spacing w:before="60" w:after="60" w:line="360" w:lineRule="atLeast"/>
      <w:jc w:val="both"/>
    </w:pPr>
    <w:rPr>
      <w:rFonts w:ascii="VNhelvetica" w:hAnsi="VNhelvetica" w:cs="Arial"/>
      <w:sz w:val="21"/>
      <w:szCs w:val="20"/>
    </w:rPr>
  </w:style>
  <w:style w:type="paragraph" w:styleId="TOC1">
    <w:name w:val="toc 1"/>
    <w:basedOn w:val="Normal"/>
    <w:next w:val="Normal"/>
    <w:uiPriority w:val="39"/>
    <w:rsid w:val="0070562F"/>
    <w:pPr>
      <w:widowControl w:val="0"/>
      <w:spacing w:before="360" w:after="60" w:line="360" w:lineRule="auto"/>
      <w:ind w:firstLine="284"/>
      <w:jc w:val="both"/>
    </w:pPr>
    <w:rPr>
      <w:rFonts w:cs="Arial"/>
      <w:b/>
      <w:sz w:val="21"/>
      <w:szCs w:val="20"/>
    </w:rPr>
  </w:style>
  <w:style w:type="paragraph" w:styleId="TOC2">
    <w:name w:val="toc 2"/>
    <w:basedOn w:val="Normal"/>
    <w:next w:val="Normal"/>
    <w:uiPriority w:val="39"/>
    <w:rsid w:val="0070562F"/>
    <w:pPr>
      <w:widowControl w:val="0"/>
      <w:spacing w:before="240" w:after="60" w:line="360" w:lineRule="auto"/>
      <w:ind w:firstLine="284"/>
      <w:jc w:val="both"/>
    </w:pPr>
    <w:rPr>
      <w:rFonts w:cs="Arial"/>
      <w:b/>
      <w:sz w:val="21"/>
      <w:szCs w:val="20"/>
    </w:rPr>
  </w:style>
  <w:style w:type="paragraph" w:styleId="TOC3">
    <w:name w:val="toc 3"/>
    <w:basedOn w:val="Normal"/>
    <w:next w:val="Normal"/>
    <w:uiPriority w:val="39"/>
    <w:rsid w:val="0070562F"/>
    <w:pPr>
      <w:widowControl w:val="0"/>
      <w:spacing w:before="60" w:after="60" w:line="360" w:lineRule="auto"/>
      <w:ind w:left="240" w:firstLine="284"/>
      <w:jc w:val="both"/>
    </w:pPr>
    <w:rPr>
      <w:rFonts w:cs="Arial"/>
      <w:sz w:val="21"/>
      <w:szCs w:val="20"/>
    </w:rPr>
  </w:style>
  <w:style w:type="paragraph" w:styleId="BodyTextIndent3">
    <w:name w:val="Body Text Indent 3"/>
    <w:basedOn w:val="Normal"/>
    <w:rsid w:val="0070562F"/>
    <w:pPr>
      <w:widowControl w:val="0"/>
      <w:spacing w:before="60" w:after="60" w:line="360" w:lineRule="auto"/>
      <w:ind w:firstLine="284"/>
      <w:jc w:val="both"/>
    </w:pPr>
    <w:rPr>
      <w:rFonts w:cs="Arial"/>
      <w:sz w:val="21"/>
      <w:szCs w:val="20"/>
    </w:rPr>
  </w:style>
  <w:style w:type="character" w:styleId="Hyperlink">
    <w:name w:val="Hyperlink"/>
    <w:uiPriority w:val="99"/>
    <w:rsid w:val="0070562F"/>
    <w:rPr>
      <w:color w:val="0000FF"/>
      <w:u w:val="single"/>
    </w:rPr>
  </w:style>
  <w:style w:type="character" w:styleId="FollowedHyperlink">
    <w:name w:val="FollowedHyperlink"/>
    <w:uiPriority w:val="99"/>
    <w:rsid w:val="0070562F"/>
    <w:rPr>
      <w:color w:val="800080"/>
      <w:u w:val="single"/>
    </w:rPr>
  </w:style>
  <w:style w:type="paragraph" w:styleId="List">
    <w:name w:val="List"/>
    <w:basedOn w:val="Normal"/>
    <w:rsid w:val="0070562F"/>
    <w:pPr>
      <w:widowControl w:val="0"/>
      <w:spacing w:before="60" w:after="60" w:line="360" w:lineRule="auto"/>
      <w:ind w:left="360" w:hanging="360"/>
      <w:jc w:val="both"/>
    </w:pPr>
    <w:rPr>
      <w:rFonts w:cs="Arial"/>
      <w:sz w:val="21"/>
      <w:szCs w:val="20"/>
    </w:rPr>
  </w:style>
  <w:style w:type="paragraph" w:styleId="List2">
    <w:name w:val="List 2"/>
    <w:basedOn w:val="Normal"/>
    <w:rsid w:val="0070562F"/>
    <w:pPr>
      <w:widowControl w:val="0"/>
      <w:spacing w:before="60" w:after="60" w:line="360" w:lineRule="auto"/>
      <w:ind w:left="720" w:hanging="360"/>
      <w:jc w:val="both"/>
    </w:pPr>
    <w:rPr>
      <w:rFonts w:cs="Arial"/>
      <w:sz w:val="21"/>
      <w:szCs w:val="20"/>
    </w:rPr>
  </w:style>
  <w:style w:type="paragraph" w:styleId="List3">
    <w:name w:val="List 3"/>
    <w:basedOn w:val="Normal"/>
    <w:rsid w:val="0070562F"/>
    <w:pPr>
      <w:widowControl w:val="0"/>
      <w:spacing w:before="60" w:after="60" w:line="360" w:lineRule="auto"/>
      <w:ind w:left="1080" w:hanging="360"/>
      <w:jc w:val="both"/>
    </w:pPr>
    <w:rPr>
      <w:rFonts w:cs="Arial"/>
      <w:sz w:val="21"/>
      <w:szCs w:val="20"/>
    </w:rPr>
  </w:style>
  <w:style w:type="paragraph" w:styleId="List4">
    <w:name w:val="List 4"/>
    <w:basedOn w:val="Normal"/>
    <w:rsid w:val="0070562F"/>
    <w:pPr>
      <w:widowControl w:val="0"/>
      <w:spacing w:before="60" w:after="60" w:line="360" w:lineRule="auto"/>
      <w:ind w:left="1440" w:hanging="360"/>
      <w:jc w:val="both"/>
    </w:pPr>
    <w:rPr>
      <w:rFonts w:cs="Arial"/>
      <w:sz w:val="21"/>
      <w:szCs w:val="20"/>
    </w:rPr>
  </w:style>
  <w:style w:type="paragraph" w:styleId="ListBullet">
    <w:name w:val="List Bullet"/>
    <w:basedOn w:val="Normal"/>
    <w:autoRedefine/>
    <w:rsid w:val="0070562F"/>
    <w:pPr>
      <w:widowControl w:val="0"/>
      <w:numPr>
        <w:numId w:val="12"/>
      </w:numPr>
      <w:spacing w:before="60" w:after="60" w:line="360" w:lineRule="auto"/>
      <w:jc w:val="both"/>
    </w:pPr>
    <w:rPr>
      <w:rFonts w:cs="Arial"/>
      <w:sz w:val="21"/>
      <w:szCs w:val="20"/>
    </w:rPr>
  </w:style>
  <w:style w:type="paragraph" w:styleId="ListBullet3">
    <w:name w:val="List Bullet 3"/>
    <w:basedOn w:val="Normal"/>
    <w:autoRedefine/>
    <w:rsid w:val="0070562F"/>
    <w:pPr>
      <w:widowControl w:val="0"/>
      <w:numPr>
        <w:numId w:val="13"/>
      </w:numPr>
      <w:spacing w:before="60" w:after="60" w:line="360" w:lineRule="auto"/>
      <w:jc w:val="both"/>
    </w:pPr>
    <w:rPr>
      <w:rFonts w:cs="Arial"/>
      <w:sz w:val="21"/>
      <w:szCs w:val="20"/>
    </w:rPr>
  </w:style>
  <w:style w:type="paragraph" w:styleId="ListContinue2">
    <w:name w:val="List Continue 2"/>
    <w:basedOn w:val="Normal"/>
    <w:rsid w:val="0070562F"/>
    <w:pPr>
      <w:widowControl w:val="0"/>
      <w:spacing w:before="60" w:after="120" w:line="360" w:lineRule="auto"/>
      <w:ind w:left="720" w:firstLine="284"/>
      <w:jc w:val="both"/>
    </w:pPr>
    <w:rPr>
      <w:rFonts w:cs="Arial"/>
      <w:sz w:val="21"/>
      <w:szCs w:val="20"/>
    </w:rPr>
  </w:style>
  <w:style w:type="paragraph" w:styleId="Title">
    <w:name w:val="Title"/>
    <w:basedOn w:val="Normal"/>
    <w:link w:val="TitleChar"/>
    <w:qFormat/>
    <w:rsid w:val="0070562F"/>
    <w:pPr>
      <w:widowControl w:val="0"/>
      <w:spacing w:before="240" w:after="60" w:line="360" w:lineRule="auto"/>
      <w:ind w:firstLine="284"/>
      <w:jc w:val="center"/>
      <w:outlineLvl w:val="0"/>
    </w:pPr>
    <w:rPr>
      <w:b/>
      <w:bCs/>
      <w:kern w:val="28"/>
      <w:sz w:val="32"/>
      <w:szCs w:val="32"/>
      <w:lang w:val="x-none" w:eastAsia="x-none"/>
    </w:rPr>
  </w:style>
  <w:style w:type="paragraph" w:styleId="Subtitle">
    <w:name w:val="Subtitle"/>
    <w:basedOn w:val="Normal"/>
    <w:link w:val="SubtitleChar"/>
    <w:qFormat/>
    <w:rsid w:val="0070562F"/>
    <w:pPr>
      <w:widowControl w:val="0"/>
      <w:spacing w:before="60" w:after="60" w:line="360" w:lineRule="auto"/>
      <w:ind w:firstLine="284"/>
      <w:jc w:val="center"/>
      <w:outlineLvl w:val="1"/>
    </w:pPr>
    <w:rPr>
      <w:lang w:val="x-none" w:eastAsia="x-none"/>
    </w:rPr>
  </w:style>
  <w:style w:type="paragraph" w:customStyle="1" w:styleId="F-titTCVN">
    <w:name w:val="F-titTCVN"/>
    <w:basedOn w:val="Normal"/>
    <w:rsid w:val="0070562F"/>
    <w:pPr>
      <w:widowControl w:val="0"/>
      <w:pBdr>
        <w:top w:val="single" w:sz="18" w:space="5" w:color="auto"/>
        <w:bottom w:val="single" w:sz="18" w:space="5" w:color="auto"/>
      </w:pBdr>
      <w:tabs>
        <w:tab w:val="right" w:pos="10065"/>
      </w:tabs>
      <w:spacing w:before="120" w:after="60" w:line="360" w:lineRule="atLeast"/>
      <w:ind w:firstLine="284"/>
      <w:jc w:val="both"/>
    </w:pPr>
    <w:rPr>
      <w:rFonts w:ascii="VnHelveticaU" w:hAnsi="VnHelveticaU"/>
      <w:b/>
      <w:spacing w:val="5"/>
      <w:sz w:val="28"/>
      <w:szCs w:val="20"/>
    </w:rPr>
  </w:style>
  <w:style w:type="paragraph" w:customStyle="1" w:styleId="Style1">
    <w:name w:val="Style1"/>
    <w:basedOn w:val="Normal"/>
    <w:rsid w:val="0070562F"/>
    <w:pPr>
      <w:widowControl w:val="0"/>
      <w:spacing w:before="360" w:after="60" w:line="360" w:lineRule="auto"/>
      <w:ind w:firstLine="284"/>
      <w:jc w:val="both"/>
    </w:pPr>
    <w:rPr>
      <w:rFonts w:ascii="VNhelvetica" w:hAnsi="VNhelvetica"/>
      <w:b/>
      <w:sz w:val="21"/>
      <w:szCs w:val="20"/>
    </w:rPr>
  </w:style>
  <w:style w:type="paragraph" w:styleId="BodyText3">
    <w:name w:val="Body Text 3"/>
    <w:basedOn w:val="Normal"/>
    <w:rsid w:val="0070562F"/>
    <w:pPr>
      <w:widowControl w:val="0"/>
      <w:spacing w:before="60" w:after="60" w:line="360" w:lineRule="auto"/>
      <w:ind w:firstLine="284"/>
      <w:jc w:val="center"/>
    </w:pPr>
    <w:rPr>
      <w:rFonts w:ascii="VNhelvetica" w:hAnsi="VNhelvetica"/>
      <w:sz w:val="21"/>
      <w:szCs w:val="20"/>
    </w:rPr>
  </w:style>
  <w:style w:type="paragraph" w:customStyle="1" w:styleId="12">
    <w:name w:val="1"/>
    <w:basedOn w:val="Normal"/>
    <w:rsid w:val="0070562F"/>
    <w:pPr>
      <w:widowControl w:val="0"/>
      <w:spacing w:before="600" w:after="60" w:line="360" w:lineRule="auto"/>
      <w:ind w:firstLine="284"/>
      <w:jc w:val="both"/>
    </w:pPr>
    <w:rPr>
      <w:rFonts w:ascii=".VnArial" w:hAnsi=".VnArial"/>
      <w:b/>
      <w:szCs w:val="20"/>
    </w:rPr>
  </w:style>
  <w:style w:type="paragraph" w:customStyle="1" w:styleId="1110">
    <w:name w:val="111"/>
    <w:basedOn w:val="Normal"/>
    <w:rsid w:val="0070562F"/>
    <w:pPr>
      <w:widowControl w:val="0"/>
      <w:spacing w:before="360" w:after="60" w:line="360" w:lineRule="auto"/>
      <w:ind w:firstLine="284"/>
      <w:jc w:val="both"/>
    </w:pPr>
    <w:rPr>
      <w:rFonts w:ascii=".VnArial" w:hAnsi=".VnArial"/>
      <w:b/>
      <w:sz w:val="21"/>
      <w:szCs w:val="20"/>
    </w:rPr>
  </w:style>
  <w:style w:type="paragraph" w:customStyle="1" w:styleId="a0">
    <w:name w:val="a"/>
    <w:basedOn w:val="Normal"/>
    <w:rsid w:val="0070562F"/>
    <w:pPr>
      <w:widowControl w:val="0"/>
      <w:spacing w:before="120" w:after="60" w:line="360" w:lineRule="auto"/>
      <w:ind w:left="709" w:hanging="283"/>
      <w:jc w:val="both"/>
    </w:pPr>
    <w:rPr>
      <w:rFonts w:ascii=".VnArial" w:hAnsi=".VnArial"/>
      <w:sz w:val="21"/>
      <w:szCs w:val="20"/>
    </w:rPr>
  </w:style>
  <w:style w:type="paragraph" w:customStyle="1" w:styleId="chubang">
    <w:name w:val="chu bang"/>
    <w:basedOn w:val="Normal"/>
    <w:rsid w:val="0070562F"/>
    <w:pPr>
      <w:widowControl w:val="0"/>
      <w:tabs>
        <w:tab w:val="left" w:pos="270"/>
        <w:tab w:val="left" w:pos="709"/>
        <w:tab w:val="left" w:pos="1710"/>
        <w:tab w:val="left" w:pos="1980"/>
        <w:tab w:val="left" w:pos="2700"/>
        <w:tab w:val="left" w:pos="3420"/>
      </w:tabs>
      <w:spacing w:before="60" w:after="60" w:line="300" w:lineRule="atLeast"/>
      <w:jc w:val="center"/>
    </w:pPr>
    <w:rPr>
      <w:rFonts w:ascii=".VnArial" w:hAnsi=".VnArial"/>
      <w:sz w:val="21"/>
      <w:szCs w:val="20"/>
    </w:rPr>
  </w:style>
  <w:style w:type="paragraph" w:styleId="HTMLPreformatted">
    <w:name w:val="HTML Preformatted"/>
    <w:basedOn w:val="Normal"/>
    <w:rsid w:val="00705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h3581">
    <w:name w:val="h3581"/>
    <w:basedOn w:val="Normal"/>
    <w:rsid w:val="0070562F"/>
    <w:pPr>
      <w:overflowPunct w:val="0"/>
      <w:autoSpaceDE w:val="0"/>
      <w:autoSpaceDN w:val="0"/>
      <w:adjustRightInd w:val="0"/>
      <w:jc w:val="center"/>
      <w:textAlignment w:val="baseline"/>
    </w:pPr>
    <w:rPr>
      <w:rFonts w:ascii="VNHelvet" w:hAnsi="VNHelvet"/>
      <w:sz w:val="16"/>
      <w:szCs w:val="20"/>
    </w:rPr>
  </w:style>
  <w:style w:type="paragraph" w:styleId="BlockText">
    <w:name w:val="Block Text"/>
    <w:basedOn w:val="Normal"/>
    <w:rsid w:val="0070562F"/>
    <w:pPr>
      <w:ind w:left="1020" w:right="312" w:hanging="340"/>
      <w:jc w:val="both"/>
    </w:pPr>
    <w:rPr>
      <w:rFonts w:ascii="VNTime" w:hAnsi="VNTime"/>
      <w:lang w:val="en-GB"/>
    </w:rPr>
  </w:style>
  <w:style w:type="paragraph" w:styleId="ListBullet2">
    <w:name w:val="List Bullet 2"/>
    <w:basedOn w:val="Normal"/>
    <w:autoRedefine/>
    <w:rsid w:val="0070562F"/>
    <w:pPr>
      <w:widowControl w:val="0"/>
      <w:numPr>
        <w:numId w:val="8"/>
      </w:numPr>
      <w:spacing w:before="60" w:after="60" w:line="360" w:lineRule="auto"/>
      <w:jc w:val="both"/>
    </w:pPr>
    <w:rPr>
      <w:rFonts w:ascii=".VnArial" w:hAnsi=".VnArial"/>
      <w:sz w:val="21"/>
      <w:szCs w:val="20"/>
    </w:rPr>
  </w:style>
  <w:style w:type="paragraph" w:styleId="ListBullet4">
    <w:name w:val="List Bullet 4"/>
    <w:basedOn w:val="Normal"/>
    <w:autoRedefine/>
    <w:rsid w:val="0070562F"/>
    <w:pPr>
      <w:widowControl w:val="0"/>
      <w:numPr>
        <w:numId w:val="9"/>
      </w:numPr>
      <w:spacing w:before="60" w:after="60" w:line="360" w:lineRule="auto"/>
      <w:jc w:val="both"/>
    </w:pPr>
    <w:rPr>
      <w:rFonts w:ascii=".VnArial" w:hAnsi=".VnArial"/>
      <w:sz w:val="21"/>
      <w:szCs w:val="20"/>
    </w:rPr>
  </w:style>
  <w:style w:type="paragraph" w:styleId="ListBullet5">
    <w:name w:val="List Bullet 5"/>
    <w:basedOn w:val="Normal"/>
    <w:autoRedefine/>
    <w:rsid w:val="0070562F"/>
    <w:pPr>
      <w:widowControl w:val="0"/>
      <w:tabs>
        <w:tab w:val="num" w:pos="1800"/>
      </w:tabs>
      <w:spacing w:before="60" w:after="60" w:line="360" w:lineRule="auto"/>
      <w:ind w:left="1800" w:hanging="360"/>
      <w:jc w:val="both"/>
    </w:pPr>
    <w:rPr>
      <w:rFonts w:ascii=".VnArial" w:hAnsi=".VnArial"/>
      <w:sz w:val="21"/>
      <w:szCs w:val="20"/>
    </w:rPr>
  </w:style>
  <w:style w:type="paragraph" w:styleId="ListNumber">
    <w:name w:val="List Number"/>
    <w:basedOn w:val="Normal"/>
    <w:rsid w:val="0070562F"/>
    <w:pPr>
      <w:widowControl w:val="0"/>
      <w:numPr>
        <w:numId w:val="14"/>
      </w:numPr>
      <w:spacing w:before="60" w:after="60" w:line="360" w:lineRule="auto"/>
      <w:ind w:left="360" w:hanging="360"/>
      <w:jc w:val="both"/>
    </w:pPr>
    <w:rPr>
      <w:rFonts w:ascii=".VnArial" w:hAnsi=".VnArial"/>
      <w:sz w:val="21"/>
      <w:szCs w:val="20"/>
    </w:rPr>
  </w:style>
  <w:style w:type="paragraph" w:styleId="ListNumber2">
    <w:name w:val="List Number 2"/>
    <w:basedOn w:val="Normal"/>
    <w:rsid w:val="0070562F"/>
    <w:pPr>
      <w:widowControl w:val="0"/>
      <w:tabs>
        <w:tab w:val="num" w:pos="720"/>
      </w:tabs>
      <w:spacing w:before="60" w:after="60" w:line="360" w:lineRule="auto"/>
      <w:ind w:left="720" w:hanging="360"/>
      <w:jc w:val="both"/>
    </w:pPr>
    <w:rPr>
      <w:rFonts w:ascii=".VnArial" w:hAnsi=".VnArial"/>
      <w:sz w:val="21"/>
      <w:szCs w:val="20"/>
    </w:rPr>
  </w:style>
  <w:style w:type="paragraph" w:styleId="ListNumber3">
    <w:name w:val="List Number 3"/>
    <w:basedOn w:val="Normal"/>
    <w:rsid w:val="0070562F"/>
    <w:pPr>
      <w:widowControl w:val="0"/>
      <w:tabs>
        <w:tab w:val="num" w:pos="1080"/>
      </w:tabs>
      <w:spacing w:before="60" w:after="60" w:line="360" w:lineRule="auto"/>
      <w:ind w:left="1080" w:hanging="360"/>
      <w:jc w:val="both"/>
    </w:pPr>
    <w:rPr>
      <w:rFonts w:ascii=".VnArial" w:hAnsi=".VnArial"/>
      <w:sz w:val="21"/>
      <w:szCs w:val="20"/>
    </w:rPr>
  </w:style>
  <w:style w:type="paragraph" w:styleId="ListNumber4">
    <w:name w:val="List Number 4"/>
    <w:basedOn w:val="Normal"/>
    <w:rsid w:val="0070562F"/>
    <w:pPr>
      <w:widowControl w:val="0"/>
      <w:numPr>
        <w:numId w:val="10"/>
      </w:numPr>
      <w:spacing w:before="60" w:after="60" w:line="360" w:lineRule="auto"/>
      <w:jc w:val="both"/>
    </w:pPr>
    <w:rPr>
      <w:rFonts w:ascii=".VnArial" w:hAnsi=".VnArial"/>
      <w:sz w:val="21"/>
      <w:szCs w:val="20"/>
    </w:rPr>
  </w:style>
  <w:style w:type="paragraph" w:styleId="ListNumber5">
    <w:name w:val="List Number 5"/>
    <w:basedOn w:val="Normal"/>
    <w:rsid w:val="0070562F"/>
    <w:pPr>
      <w:widowControl w:val="0"/>
      <w:numPr>
        <w:numId w:val="11"/>
      </w:numPr>
      <w:spacing w:before="60" w:after="60" w:line="360" w:lineRule="auto"/>
      <w:jc w:val="both"/>
    </w:pPr>
    <w:rPr>
      <w:rFonts w:ascii=".VnArial" w:hAnsi=".VnArial"/>
      <w:sz w:val="21"/>
      <w:szCs w:val="20"/>
    </w:rPr>
  </w:style>
  <w:style w:type="paragraph" w:customStyle="1" w:styleId="110">
    <w:name w:val="11"/>
    <w:basedOn w:val="Normal"/>
    <w:rsid w:val="0070562F"/>
    <w:pPr>
      <w:tabs>
        <w:tab w:val="left" w:pos="1021"/>
      </w:tabs>
      <w:ind w:left="340" w:hanging="340"/>
      <w:jc w:val="both"/>
    </w:pPr>
    <w:rPr>
      <w:rFonts w:ascii="VNTime" w:hAnsi="VNTime"/>
      <w:b/>
      <w:bCs/>
      <w:sz w:val="22"/>
      <w:szCs w:val="22"/>
    </w:rPr>
  </w:style>
  <w:style w:type="paragraph" w:customStyle="1" w:styleId="viet2">
    <w:name w:val="viet2"/>
    <w:basedOn w:val="Normal"/>
    <w:rsid w:val="0070562F"/>
    <w:pPr>
      <w:spacing w:before="120"/>
      <w:ind w:left="340" w:hanging="340"/>
      <w:jc w:val="both"/>
    </w:pPr>
    <w:rPr>
      <w:rFonts w:ascii="VNTime" w:hAnsi="VNTime"/>
      <w:sz w:val="22"/>
      <w:szCs w:val="22"/>
    </w:rPr>
  </w:style>
  <w:style w:type="paragraph" w:customStyle="1" w:styleId="viet">
    <w:name w:val="viet"/>
    <w:basedOn w:val="Normal"/>
    <w:next w:val="Normal"/>
    <w:rsid w:val="0070562F"/>
    <w:pPr>
      <w:keepNext/>
      <w:widowControl w:val="0"/>
      <w:spacing w:before="120" w:after="120"/>
      <w:ind w:left="340" w:hanging="340"/>
      <w:jc w:val="both"/>
    </w:pPr>
    <w:rPr>
      <w:rFonts w:ascii="VNTime" w:hAnsi="VNTime"/>
      <w:sz w:val="28"/>
      <w:szCs w:val="28"/>
      <w:lang w:val="en-GB"/>
    </w:rPr>
  </w:style>
  <w:style w:type="paragraph" w:customStyle="1" w:styleId="viet3">
    <w:name w:val="viet3"/>
    <w:basedOn w:val="viet"/>
    <w:rsid w:val="0070562F"/>
    <w:pPr>
      <w:spacing w:before="0"/>
    </w:pPr>
  </w:style>
  <w:style w:type="paragraph" w:styleId="BodyTextFirstIndent">
    <w:name w:val="Body Text First Indent"/>
    <w:basedOn w:val="BodyText"/>
    <w:rsid w:val="0070562F"/>
    <w:pPr>
      <w:numPr>
        <w:ilvl w:val="0"/>
        <w:numId w:val="0"/>
      </w:numPr>
      <w:tabs>
        <w:tab w:val="clear" w:pos="284"/>
      </w:tabs>
      <w:spacing w:after="120"/>
      <w:ind w:firstLine="210"/>
    </w:pPr>
    <w:rPr>
      <w:rFonts w:ascii=".VnArial" w:hAnsi=".VnArial"/>
    </w:rPr>
  </w:style>
  <w:style w:type="paragraph" w:styleId="BodyTextFirstIndent2">
    <w:name w:val="Body Text First Indent 2"/>
    <w:basedOn w:val="BodyTextIndent"/>
    <w:rsid w:val="0070562F"/>
    <w:pPr>
      <w:spacing w:before="60" w:after="120"/>
      <w:ind w:left="360" w:firstLine="210"/>
    </w:pPr>
    <w:rPr>
      <w:rFonts w:ascii=".VnArial" w:hAnsi=".VnArial" w:cs="Times New Roman"/>
    </w:rPr>
  </w:style>
  <w:style w:type="paragraph" w:styleId="Closing">
    <w:name w:val="Closing"/>
    <w:basedOn w:val="Normal"/>
    <w:rsid w:val="0070562F"/>
    <w:pPr>
      <w:widowControl w:val="0"/>
      <w:spacing w:before="60" w:after="60" w:line="360" w:lineRule="auto"/>
      <w:ind w:left="4320" w:firstLine="284"/>
      <w:jc w:val="both"/>
    </w:pPr>
    <w:rPr>
      <w:rFonts w:ascii=".VnArial" w:hAnsi=".VnArial"/>
      <w:sz w:val="21"/>
      <w:szCs w:val="20"/>
    </w:rPr>
  </w:style>
  <w:style w:type="paragraph" w:styleId="Date">
    <w:name w:val="Date"/>
    <w:basedOn w:val="Normal"/>
    <w:next w:val="Normal"/>
    <w:rsid w:val="0070562F"/>
    <w:pPr>
      <w:widowControl w:val="0"/>
      <w:spacing w:before="60" w:after="60" w:line="360" w:lineRule="auto"/>
      <w:ind w:firstLine="284"/>
      <w:jc w:val="both"/>
    </w:pPr>
    <w:rPr>
      <w:rFonts w:ascii=".VnArial" w:hAnsi=".VnArial"/>
      <w:sz w:val="21"/>
      <w:szCs w:val="20"/>
    </w:rPr>
  </w:style>
  <w:style w:type="paragraph" w:styleId="E-mailSignature">
    <w:name w:val="E-mail Signature"/>
    <w:basedOn w:val="Normal"/>
    <w:rsid w:val="0070562F"/>
    <w:pPr>
      <w:widowControl w:val="0"/>
      <w:spacing w:before="60" w:after="60" w:line="360" w:lineRule="auto"/>
      <w:ind w:firstLine="284"/>
      <w:jc w:val="both"/>
    </w:pPr>
    <w:rPr>
      <w:rFonts w:ascii=".VnArial" w:hAnsi=".VnArial"/>
      <w:sz w:val="21"/>
      <w:szCs w:val="20"/>
    </w:rPr>
  </w:style>
  <w:style w:type="paragraph" w:styleId="EnvelopeAddress">
    <w:name w:val="envelope address"/>
    <w:basedOn w:val="Normal"/>
    <w:rsid w:val="0070562F"/>
    <w:pPr>
      <w:framePr w:w="7920" w:h="1980" w:hRule="exact" w:hSpace="180" w:wrap="auto" w:hAnchor="page" w:xAlign="center" w:yAlign="bottom"/>
      <w:widowControl w:val="0"/>
      <w:spacing w:before="60" w:after="60" w:line="360" w:lineRule="auto"/>
      <w:ind w:left="2880" w:firstLine="284"/>
      <w:jc w:val="both"/>
    </w:pPr>
    <w:rPr>
      <w:rFonts w:cs="Arial"/>
    </w:rPr>
  </w:style>
  <w:style w:type="paragraph" w:styleId="EnvelopeReturn">
    <w:name w:val="envelope return"/>
    <w:basedOn w:val="Normal"/>
    <w:rsid w:val="0070562F"/>
    <w:pPr>
      <w:widowControl w:val="0"/>
      <w:spacing w:before="60" w:after="60" w:line="360" w:lineRule="auto"/>
      <w:ind w:firstLine="284"/>
      <w:jc w:val="both"/>
    </w:pPr>
    <w:rPr>
      <w:rFonts w:cs="Arial"/>
      <w:sz w:val="20"/>
      <w:szCs w:val="20"/>
    </w:rPr>
  </w:style>
  <w:style w:type="paragraph" w:styleId="HTMLAddress">
    <w:name w:val="HTML Address"/>
    <w:basedOn w:val="Normal"/>
    <w:rsid w:val="0070562F"/>
    <w:pPr>
      <w:widowControl w:val="0"/>
      <w:spacing w:before="60" w:after="60" w:line="360" w:lineRule="auto"/>
      <w:ind w:firstLine="284"/>
      <w:jc w:val="both"/>
    </w:pPr>
    <w:rPr>
      <w:rFonts w:ascii=".VnArial" w:hAnsi=".VnArial"/>
      <w:i/>
      <w:iCs/>
      <w:sz w:val="21"/>
      <w:szCs w:val="20"/>
    </w:rPr>
  </w:style>
  <w:style w:type="paragraph" w:styleId="List5">
    <w:name w:val="List 5"/>
    <w:basedOn w:val="Normal"/>
    <w:rsid w:val="0070562F"/>
    <w:pPr>
      <w:widowControl w:val="0"/>
      <w:spacing w:before="60" w:after="60" w:line="360" w:lineRule="auto"/>
      <w:ind w:left="1800" w:hanging="360"/>
      <w:jc w:val="both"/>
    </w:pPr>
    <w:rPr>
      <w:rFonts w:ascii=".VnArial" w:hAnsi=".VnArial"/>
      <w:sz w:val="21"/>
      <w:szCs w:val="20"/>
    </w:rPr>
  </w:style>
  <w:style w:type="paragraph" w:styleId="ListContinue">
    <w:name w:val="List Continue"/>
    <w:basedOn w:val="Normal"/>
    <w:rsid w:val="0070562F"/>
    <w:pPr>
      <w:widowControl w:val="0"/>
      <w:spacing w:before="60" w:after="120" w:line="360" w:lineRule="auto"/>
      <w:ind w:left="360" w:firstLine="284"/>
      <w:jc w:val="both"/>
    </w:pPr>
    <w:rPr>
      <w:rFonts w:ascii=".VnArial" w:hAnsi=".VnArial"/>
      <w:sz w:val="21"/>
      <w:szCs w:val="20"/>
    </w:rPr>
  </w:style>
  <w:style w:type="paragraph" w:styleId="ListContinue3">
    <w:name w:val="List Continue 3"/>
    <w:basedOn w:val="Normal"/>
    <w:rsid w:val="0070562F"/>
    <w:pPr>
      <w:widowControl w:val="0"/>
      <w:spacing w:before="60" w:after="120" w:line="360" w:lineRule="auto"/>
      <w:ind w:left="1080" w:firstLine="284"/>
      <w:jc w:val="both"/>
    </w:pPr>
    <w:rPr>
      <w:rFonts w:ascii=".VnArial" w:hAnsi=".VnArial"/>
      <w:sz w:val="21"/>
      <w:szCs w:val="20"/>
    </w:rPr>
  </w:style>
  <w:style w:type="paragraph" w:styleId="ListContinue4">
    <w:name w:val="List Continue 4"/>
    <w:basedOn w:val="Normal"/>
    <w:rsid w:val="0070562F"/>
    <w:pPr>
      <w:widowControl w:val="0"/>
      <w:spacing w:before="60" w:after="120" w:line="360" w:lineRule="auto"/>
      <w:ind w:left="1440" w:firstLine="284"/>
      <w:jc w:val="both"/>
    </w:pPr>
    <w:rPr>
      <w:rFonts w:ascii=".VnArial" w:hAnsi=".VnArial"/>
      <w:sz w:val="21"/>
      <w:szCs w:val="20"/>
    </w:rPr>
  </w:style>
  <w:style w:type="paragraph" w:styleId="ListContinue5">
    <w:name w:val="List Continue 5"/>
    <w:basedOn w:val="Normal"/>
    <w:rsid w:val="0070562F"/>
    <w:pPr>
      <w:widowControl w:val="0"/>
      <w:spacing w:before="60" w:after="120" w:line="360" w:lineRule="auto"/>
      <w:ind w:left="1800" w:firstLine="284"/>
      <w:jc w:val="both"/>
    </w:pPr>
    <w:rPr>
      <w:rFonts w:ascii=".VnArial" w:hAnsi=".VnArial"/>
      <w:sz w:val="21"/>
      <w:szCs w:val="20"/>
    </w:rPr>
  </w:style>
  <w:style w:type="paragraph" w:styleId="MessageHeader">
    <w:name w:val="Message Header"/>
    <w:basedOn w:val="Normal"/>
    <w:rsid w:val="0070562F"/>
    <w:pPr>
      <w:widowControl w:val="0"/>
      <w:pBdr>
        <w:top w:val="single" w:sz="6" w:space="1" w:color="auto"/>
        <w:left w:val="single" w:sz="6" w:space="1" w:color="auto"/>
        <w:bottom w:val="single" w:sz="6" w:space="1" w:color="auto"/>
        <w:right w:val="single" w:sz="6" w:space="1" w:color="auto"/>
      </w:pBdr>
      <w:shd w:val="pct20" w:color="auto" w:fill="auto"/>
      <w:spacing w:before="60" w:after="60" w:line="360" w:lineRule="auto"/>
      <w:ind w:left="1080" w:hanging="1080"/>
      <w:jc w:val="both"/>
    </w:pPr>
    <w:rPr>
      <w:rFonts w:cs="Arial"/>
    </w:rPr>
  </w:style>
  <w:style w:type="paragraph" w:styleId="NormalWeb">
    <w:name w:val="Normal (Web)"/>
    <w:basedOn w:val="Normal"/>
    <w:rsid w:val="0070562F"/>
    <w:pPr>
      <w:widowControl w:val="0"/>
      <w:spacing w:before="60" w:after="60" w:line="360" w:lineRule="auto"/>
      <w:ind w:firstLine="284"/>
      <w:jc w:val="both"/>
    </w:pPr>
  </w:style>
  <w:style w:type="paragraph" w:styleId="NormalIndent">
    <w:name w:val="Normal Indent"/>
    <w:basedOn w:val="Normal"/>
    <w:rsid w:val="0070562F"/>
    <w:pPr>
      <w:widowControl w:val="0"/>
      <w:spacing w:before="60" w:after="60" w:line="360" w:lineRule="auto"/>
      <w:ind w:left="720" w:firstLine="284"/>
      <w:jc w:val="both"/>
    </w:pPr>
    <w:rPr>
      <w:rFonts w:ascii=".VnArial" w:hAnsi=".VnArial"/>
      <w:sz w:val="21"/>
      <w:szCs w:val="20"/>
    </w:rPr>
  </w:style>
  <w:style w:type="paragraph" w:styleId="NoteHeading">
    <w:name w:val="Note Heading"/>
    <w:basedOn w:val="Normal"/>
    <w:next w:val="Normal"/>
    <w:rsid w:val="0070562F"/>
    <w:pPr>
      <w:widowControl w:val="0"/>
      <w:spacing w:before="60" w:after="60" w:line="360" w:lineRule="auto"/>
      <w:ind w:firstLine="284"/>
      <w:jc w:val="both"/>
    </w:pPr>
    <w:rPr>
      <w:rFonts w:ascii=".VnArial" w:hAnsi=".VnArial"/>
      <w:sz w:val="21"/>
      <w:szCs w:val="20"/>
    </w:rPr>
  </w:style>
  <w:style w:type="paragraph" w:styleId="Salutation">
    <w:name w:val="Salutation"/>
    <w:basedOn w:val="Normal"/>
    <w:next w:val="Normal"/>
    <w:rsid w:val="0070562F"/>
    <w:pPr>
      <w:widowControl w:val="0"/>
      <w:spacing w:before="60" w:after="60" w:line="360" w:lineRule="auto"/>
      <w:ind w:firstLine="284"/>
      <w:jc w:val="both"/>
    </w:pPr>
    <w:rPr>
      <w:rFonts w:ascii=".VnArial" w:hAnsi=".VnArial"/>
      <w:sz w:val="21"/>
      <w:szCs w:val="20"/>
    </w:rPr>
  </w:style>
  <w:style w:type="paragraph" w:styleId="Signature">
    <w:name w:val="Signature"/>
    <w:basedOn w:val="Normal"/>
    <w:rsid w:val="0070562F"/>
    <w:pPr>
      <w:widowControl w:val="0"/>
      <w:spacing w:before="60" w:after="60" w:line="360" w:lineRule="auto"/>
      <w:ind w:left="4320" w:firstLine="284"/>
      <w:jc w:val="both"/>
    </w:pPr>
    <w:rPr>
      <w:rFonts w:ascii=".VnArial" w:hAnsi=".VnArial"/>
      <w:sz w:val="21"/>
      <w:szCs w:val="20"/>
    </w:rPr>
  </w:style>
  <w:style w:type="paragraph" w:styleId="Caption">
    <w:name w:val="caption"/>
    <w:basedOn w:val="Normal"/>
    <w:next w:val="Normal"/>
    <w:qFormat/>
    <w:rsid w:val="00CD3505"/>
    <w:pPr>
      <w:widowControl w:val="0"/>
      <w:tabs>
        <w:tab w:val="left" w:pos="284"/>
      </w:tabs>
      <w:spacing w:before="60" w:after="60" w:line="360" w:lineRule="atLeast"/>
      <w:jc w:val="both"/>
    </w:pPr>
    <w:rPr>
      <w:rFonts w:cs="Arial"/>
      <w:b/>
      <w:sz w:val="21"/>
      <w:szCs w:val="20"/>
    </w:rPr>
  </w:style>
  <w:style w:type="paragraph" w:styleId="CommentText">
    <w:name w:val="annotation text"/>
    <w:basedOn w:val="Normal"/>
    <w:semiHidden/>
    <w:rsid w:val="00E64989"/>
    <w:pPr>
      <w:widowControl w:val="0"/>
      <w:spacing w:before="60" w:after="60" w:line="360" w:lineRule="auto"/>
      <w:ind w:firstLine="284"/>
      <w:jc w:val="both"/>
    </w:pPr>
    <w:rPr>
      <w:rFonts w:cs="Arial"/>
      <w:sz w:val="20"/>
      <w:szCs w:val="20"/>
    </w:rPr>
  </w:style>
  <w:style w:type="table" w:styleId="TableGrid">
    <w:name w:val="Table Grid"/>
    <w:basedOn w:val="TableNormal"/>
    <w:rsid w:val="002A4993"/>
    <w:pPr>
      <w:widowControl w:val="0"/>
      <w:spacing w:before="60" w:after="60" w:line="360" w:lineRule="auto"/>
      <w:ind w:firstLine="284"/>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2A4993"/>
    <w:pPr>
      <w:widowControl w:val="0"/>
      <w:spacing w:before="60" w:after="60" w:line="360" w:lineRule="auto"/>
      <w:ind w:firstLine="284"/>
      <w:jc w:val="both"/>
    </w:pPr>
    <w:rPr>
      <w:rFonts w:ascii="Tahoma" w:hAnsi="Tahoma"/>
      <w:sz w:val="16"/>
      <w:szCs w:val="16"/>
      <w:lang w:val="x-none" w:eastAsia="x-none"/>
    </w:rPr>
  </w:style>
  <w:style w:type="paragraph" w:styleId="CommentSubject">
    <w:name w:val="annotation subject"/>
    <w:basedOn w:val="CommentText"/>
    <w:next w:val="CommentText"/>
    <w:semiHidden/>
    <w:rsid w:val="002A4993"/>
    <w:rPr>
      <w:b/>
      <w:bCs/>
    </w:rPr>
  </w:style>
  <w:style w:type="paragraph" w:customStyle="1" w:styleId="DefaultParagraphFontParaCharCharCharCharChar">
    <w:name w:val="Default Paragraph Font Para Char Char Char Char Char"/>
    <w:autoRedefine/>
    <w:rsid w:val="009828BF"/>
    <w:pPr>
      <w:tabs>
        <w:tab w:val="left" w:pos="1152"/>
      </w:tabs>
      <w:spacing w:before="120" w:after="120" w:line="312" w:lineRule="auto"/>
    </w:pPr>
    <w:rPr>
      <w:rFonts w:ascii="Arial" w:hAnsi="Arial" w:cs="Arial"/>
      <w:sz w:val="26"/>
      <w:szCs w:val="26"/>
    </w:rPr>
  </w:style>
  <w:style w:type="paragraph" w:customStyle="1" w:styleId="viet4">
    <w:name w:val="viet4"/>
    <w:basedOn w:val="Normal"/>
    <w:rsid w:val="00D25CFA"/>
    <w:pPr>
      <w:tabs>
        <w:tab w:val="left" w:pos="1077"/>
      </w:tabs>
      <w:overflowPunct w:val="0"/>
      <w:autoSpaceDE w:val="0"/>
      <w:autoSpaceDN w:val="0"/>
      <w:adjustRightInd w:val="0"/>
      <w:ind w:left="680"/>
      <w:jc w:val="both"/>
      <w:textAlignment w:val="baseline"/>
    </w:pPr>
    <w:rPr>
      <w:rFonts w:ascii="VNTime" w:hAnsi="VNTime"/>
      <w:kern w:val="28"/>
      <w:sz w:val="22"/>
      <w:szCs w:val="20"/>
    </w:rPr>
  </w:style>
  <w:style w:type="paragraph" w:customStyle="1" w:styleId="viet5">
    <w:name w:val="viet5"/>
    <w:basedOn w:val="Normal"/>
    <w:next w:val="Normal"/>
    <w:rsid w:val="00D25CFA"/>
    <w:pPr>
      <w:tabs>
        <w:tab w:val="left" w:pos="1077"/>
      </w:tabs>
      <w:overflowPunct w:val="0"/>
      <w:autoSpaceDE w:val="0"/>
      <w:autoSpaceDN w:val="0"/>
      <w:adjustRightInd w:val="0"/>
      <w:ind w:left="680" w:hanging="680"/>
      <w:jc w:val="both"/>
      <w:textAlignment w:val="baseline"/>
    </w:pPr>
    <w:rPr>
      <w:rFonts w:ascii="VNTime" w:hAnsi="VNTime"/>
      <w:b/>
      <w:kern w:val="28"/>
      <w:sz w:val="22"/>
      <w:szCs w:val="20"/>
    </w:rPr>
  </w:style>
  <w:style w:type="paragraph" w:customStyle="1" w:styleId="viet6">
    <w:name w:val="viet6"/>
    <w:basedOn w:val="Normal"/>
    <w:next w:val="Normal"/>
    <w:rsid w:val="00D25CFA"/>
    <w:pPr>
      <w:tabs>
        <w:tab w:val="left" w:pos="1077"/>
      </w:tabs>
      <w:overflowPunct w:val="0"/>
      <w:autoSpaceDE w:val="0"/>
      <w:autoSpaceDN w:val="0"/>
      <w:adjustRightInd w:val="0"/>
      <w:spacing w:before="50"/>
      <w:ind w:left="340"/>
      <w:jc w:val="both"/>
      <w:textAlignment w:val="baseline"/>
    </w:pPr>
    <w:rPr>
      <w:rFonts w:ascii="VNTime" w:hAnsi="VNTime"/>
      <w:sz w:val="22"/>
      <w:szCs w:val="20"/>
      <w:lang w:val="en-GB"/>
    </w:rPr>
  </w:style>
  <w:style w:type="paragraph" w:customStyle="1" w:styleId="soTCVN-T">
    <w:name w:val="soTCVN-T"/>
    <w:basedOn w:val="Normal"/>
    <w:rsid w:val="00D25CFA"/>
    <w:pPr>
      <w:spacing w:before="2400"/>
      <w:ind w:left="1134" w:hanging="1134"/>
      <w:jc w:val="center"/>
    </w:pPr>
    <w:rPr>
      <w:rFonts w:ascii=".VnArialH" w:hAnsi=".VnArialH"/>
      <w:b/>
      <w:sz w:val="36"/>
      <w:szCs w:val="20"/>
    </w:rPr>
  </w:style>
  <w:style w:type="paragraph" w:customStyle="1" w:styleId="Bang">
    <w:name w:val="Bang"/>
    <w:basedOn w:val="Normal"/>
    <w:rsid w:val="00D25CFA"/>
    <w:pPr>
      <w:tabs>
        <w:tab w:val="left" w:pos="1077"/>
      </w:tabs>
      <w:overflowPunct w:val="0"/>
      <w:autoSpaceDE w:val="0"/>
      <w:autoSpaceDN w:val="0"/>
      <w:adjustRightInd w:val="0"/>
      <w:spacing w:before="360" w:after="240" w:line="288" w:lineRule="auto"/>
      <w:ind w:left="1077"/>
      <w:jc w:val="center"/>
      <w:textAlignment w:val="baseline"/>
    </w:pPr>
    <w:rPr>
      <w:rFonts w:ascii=".VnArial" w:hAnsi=".VnArial"/>
      <w:b/>
      <w:sz w:val="22"/>
      <w:szCs w:val="22"/>
    </w:rPr>
  </w:style>
  <w:style w:type="paragraph" w:customStyle="1" w:styleId="C-thuc">
    <w:name w:val="C-thuc"/>
    <w:basedOn w:val="Normal"/>
    <w:rsid w:val="00D25CFA"/>
    <w:pPr>
      <w:tabs>
        <w:tab w:val="left" w:pos="1077"/>
        <w:tab w:val="right" w:pos="9639"/>
      </w:tabs>
      <w:overflowPunct w:val="0"/>
      <w:autoSpaceDE w:val="0"/>
      <w:autoSpaceDN w:val="0"/>
      <w:adjustRightInd w:val="0"/>
      <w:spacing w:before="180" w:after="180"/>
      <w:ind w:left="3686"/>
      <w:textAlignment w:val="baseline"/>
    </w:pPr>
    <w:rPr>
      <w:rFonts w:ascii="VNTime" w:hAnsi="VNTime"/>
      <w:sz w:val="22"/>
      <w:szCs w:val="20"/>
    </w:rPr>
  </w:style>
  <w:style w:type="paragraph" w:customStyle="1" w:styleId="Hinh">
    <w:name w:val="Hinh"/>
    <w:basedOn w:val="Normal"/>
    <w:rsid w:val="00D25CFA"/>
    <w:pPr>
      <w:tabs>
        <w:tab w:val="left" w:pos="1077"/>
      </w:tabs>
      <w:overflowPunct w:val="0"/>
      <w:autoSpaceDE w:val="0"/>
      <w:autoSpaceDN w:val="0"/>
      <w:adjustRightInd w:val="0"/>
      <w:spacing w:before="240" w:after="120" w:line="288" w:lineRule="auto"/>
      <w:ind w:left="1134" w:hanging="1134"/>
      <w:jc w:val="center"/>
      <w:textAlignment w:val="baseline"/>
    </w:pPr>
    <w:rPr>
      <w:rFonts w:ascii=".VnArial" w:hAnsi=".VnArial"/>
      <w:b/>
      <w:sz w:val="22"/>
      <w:szCs w:val="22"/>
    </w:rPr>
  </w:style>
  <w:style w:type="character" w:styleId="CommentReference">
    <w:name w:val="annotation reference"/>
    <w:semiHidden/>
    <w:rsid w:val="00D25CFA"/>
    <w:rPr>
      <w:sz w:val="16"/>
    </w:rPr>
  </w:style>
  <w:style w:type="paragraph" w:customStyle="1" w:styleId="Chu-sd">
    <w:name w:val="Chu-sd"/>
    <w:basedOn w:val="Normal"/>
    <w:rsid w:val="00D25CFA"/>
    <w:pPr>
      <w:widowControl w:val="0"/>
      <w:spacing w:before="50" w:after="50" w:line="240" w:lineRule="exact"/>
      <w:jc w:val="both"/>
    </w:pPr>
    <w:rPr>
      <w:rFonts w:ascii=".VnArial" w:hAnsi=".VnArial"/>
      <w:sz w:val="20"/>
      <w:szCs w:val="20"/>
    </w:rPr>
  </w:style>
  <w:style w:type="character" w:customStyle="1" w:styleId="BangChar">
    <w:name w:val="Bang Char"/>
    <w:rsid w:val="00D25CFA"/>
    <w:rPr>
      <w:rFonts w:ascii=".VnArial" w:hAnsi=".VnArial"/>
      <w:b/>
      <w:sz w:val="22"/>
      <w:szCs w:val="22"/>
      <w:lang w:val="en-US" w:eastAsia="en-US" w:bidi="ar-SA"/>
    </w:rPr>
  </w:style>
  <w:style w:type="paragraph" w:customStyle="1" w:styleId="Bang-1">
    <w:name w:val="Bang-1"/>
    <w:basedOn w:val="Bang"/>
    <w:rsid w:val="00D25CFA"/>
    <w:pPr>
      <w:tabs>
        <w:tab w:val="clear" w:pos="1077"/>
      </w:tabs>
      <w:ind w:left="0"/>
    </w:pPr>
  </w:style>
  <w:style w:type="paragraph" w:customStyle="1" w:styleId="QP1">
    <w:name w:val="QP1"/>
    <w:basedOn w:val="Normal"/>
    <w:rsid w:val="00D25CFA"/>
    <w:pPr>
      <w:spacing w:before="120" w:after="120"/>
      <w:jc w:val="both"/>
    </w:pPr>
    <w:rPr>
      <w:rFonts w:ascii=".VnTimeH" w:hAnsi=".VnTimeH"/>
      <w:b/>
      <w:sz w:val="28"/>
      <w:szCs w:val="20"/>
      <w:lang w:val="en-AU"/>
    </w:rPr>
  </w:style>
  <w:style w:type="paragraph" w:customStyle="1" w:styleId="daugach">
    <w:name w:val="dau gach"/>
    <w:basedOn w:val="Normal"/>
    <w:rsid w:val="00D25CFA"/>
    <w:pPr>
      <w:tabs>
        <w:tab w:val="num" w:pos="785"/>
      </w:tabs>
      <w:spacing w:before="120" w:after="120"/>
      <w:ind w:left="785" w:hanging="360"/>
      <w:jc w:val="both"/>
    </w:pPr>
    <w:rPr>
      <w:rFonts w:ascii=".VnTime" w:hAnsi=".VnTime"/>
      <w:sz w:val="28"/>
      <w:szCs w:val="20"/>
      <w:lang w:val="en-AU"/>
    </w:rPr>
  </w:style>
  <w:style w:type="paragraph" w:customStyle="1" w:styleId="tit">
    <w:name w:val="tit"/>
    <w:basedOn w:val="Normal"/>
    <w:rsid w:val="00D25CFA"/>
    <w:pPr>
      <w:spacing w:after="240"/>
      <w:ind w:left="567" w:hanging="567"/>
      <w:jc w:val="center"/>
    </w:pPr>
    <w:rPr>
      <w:rFonts w:ascii=".VnTimeH" w:hAnsi=".VnTimeH"/>
      <w:b/>
      <w:sz w:val="28"/>
      <w:szCs w:val="20"/>
      <w:lang w:val="en-AU"/>
    </w:rPr>
  </w:style>
  <w:style w:type="paragraph" w:customStyle="1" w:styleId="Char">
    <w:name w:val="Char"/>
    <w:basedOn w:val="Normal"/>
    <w:rsid w:val="00D25CFA"/>
    <w:pPr>
      <w:spacing w:after="160" w:line="240" w:lineRule="exact"/>
    </w:pPr>
    <w:rPr>
      <w:rFonts w:ascii="Verdana" w:hAnsi="Verdana"/>
      <w:sz w:val="20"/>
      <w:szCs w:val="20"/>
    </w:rPr>
  </w:style>
  <w:style w:type="paragraph" w:customStyle="1" w:styleId="Default">
    <w:name w:val="Default"/>
    <w:rsid w:val="00D25CFA"/>
    <w:pPr>
      <w:autoSpaceDE w:val="0"/>
      <w:autoSpaceDN w:val="0"/>
      <w:adjustRightInd w:val="0"/>
    </w:pPr>
    <w:rPr>
      <w:rFonts w:eastAsia="MS Mincho"/>
      <w:color w:val="000000"/>
      <w:sz w:val="24"/>
      <w:szCs w:val="24"/>
      <w:lang w:eastAsia="ja-JP"/>
    </w:rPr>
  </w:style>
  <w:style w:type="character" w:customStyle="1" w:styleId="SubtitleChar">
    <w:name w:val="Subtitle Char"/>
    <w:link w:val="Subtitle"/>
    <w:rsid w:val="00D25CFA"/>
    <w:rPr>
      <w:rFonts w:ascii="Arial" w:hAnsi="Arial" w:cs="Arial"/>
      <w:sz w:val="24"/>
      <w:szCs w:val="24"/>
    </w:rPr>
  </w:style>
  <w:style w:type="character" w:customStyle="1" w:styleId="BalloonTextChar">
    <w:name w:val="Balloon Text Char"/>
    <w:link w:val="BalloonText"/>
    <w:uiPriority w:val="99"/>
    <w:semiHidden/>
    <w:locked/>
    <w:rsid w:val="00D25CFA"/>
    <w:rPr>
      <w:rFonts w:ascii="Tahoma" w:hAnsi="Tahoma" w:cs="Tahoma"/>
      <w:sz w:val="16"/>
      <w:szCs w:val="16"/>
    </w:rPr>
  </w:style>
  <w:style w:type="character" w:customStyle="1" w:styleId="HeaderChar">
    <w:name w:val="Header Char"/>
    <w:link w:val="Header"/>
    <w:locked/>
    <w:rsid w:val="00D25CFA"/>
    <w:rPr>
      <w:rFonts w:ascii="Arial" w:hAnsi="Arial" w:cs="Arial"/>
      <w:sz w:val="21"/>
    </w:rPr>
  </w:style>
  <w:style w:type="character" w:customStyle="1" w:styleId="FooterChar">
    <w:name w:val="Footer Char"/>
    <w:link w:val="Footer"/>
    <w:uiPriority w:val="99"/>
    <w:locked/>
    <w:rsid w:val="00D25CFA"/>
    <w:rPr>
      <w:rFonts w:ascii="Arial" w:hAnsi="Arial"/>
      <w:sz w:val="24"/>
      <w:szCs w:val="24"/>
    </w:rPr>
  </w:style>
  <w:style w:type="character" w:styleId="LineNumber">
    <w:name w:val="line number"/>
    <w:uiPriority w:val="99"/>
    <w:rsid w:val="00D25CFA"/>
    <w:rPr>
      <w:rFonts w:cs="Times New Roman"/>
    </w:rPr>
  </w:style>
  <w:style w:type="paragraph" w:customStyle="1" w:styleId="CM56">
    <w:name w:val="CM56"/>
    <w:basedOn w:val="Default"/>
    <w:next w:val="Default"/>
    <w:rsid w:val="00D25CFA"/>
    <w:pPr>
      <w:widowControl w:val="0"/>
      <w:spacing w:after="87"/>
    </w:pPr>
    <w:rPr>
      <w:rFonts w:eastAsia="Times New Roman"/>
      <w:color w:val="auto"/>
      <w:lang w:eastAsia="en-US"/>
    </w:rPr>
  </w:style>
  <w:style w:type="paragraph" w:customStyle="1" w:styleId="CM55">
    <w:name w:val="CM55"/>
    <w:basedOn w:val="Default"/>
    <w:next w:val="Default"/>
    <w:rsid w:val="00D25CFA"/>
    <w:pPr>
      <w:widowControl w:val="0"/>
      <w:spacing w:after="95"/>
    </w:pPr>
    <w:rPr>
      <w:rFonts w:eastAsia="Times New Roman"/>
      <w:color w:val="auto"/>
      <w:lang w:eastAsia="en-US"/>
    </w:rPr>
  </w:style>
  <w:style w:type="paragraph" w:customStyle="1" w:styleId="CM3">
    <w:name w:val="CM3"/>
    <w:basedOn w:val="Default"/>
    <w:next w:val="Default"/>
    <w:rsid w:val="00D25CFA"/>
    <w:pPr>
      <w:widowControl w:val="0"/>
      <w:spacing w:line="251" w:lineRule="atLeast"/>
    </w:pPr>
    <w:rPr>
      <w:rFonts w:eastAsia="Times New Roman"/>
      <w:color w:val="auto"/>
      <w:lang w:eastAsia="en-US"/>
    </w:rPr>
  </w:style>
  <w:style w:type="paragraph" w:customStyle="1" w:styleId="CM60">
    <w:name w:val="CM60"/>
    <w:basedOn w:val="Default"/>
    <w:next w:val="Default"/>
    <w:rsid w:val="00D25CFA"/>
    <w:pPr>
      <w:widowControl w:val="0"/>
      <w:spacing w:after="860"/>
    </w:pPr>
    <w:rPr>
      <w:rFonts w:eastAsia="Times New Roman"/>
      <w:color w:val="auto"/>
      <w:lang w:eastAsia="en-US"/>
    </w:rPr>
  </w:style>
  <w:style w:type="paragraph" w:customStyle="1" w:styleId="CM11">
    <w:name w:val="CM11"/>
    <w:basedOn w:val="Default"/>
    <w:next w:val="Default"/>
    <w:rsid w:val="00D25CFA"/>
    <w:pPr>
      <w:widowControl w:val="0"/>
      <w:spacing w:line="251" w:lineRule="atLeast"/>
    </w:pPr>
    <w:rPr>
      <w:rFonts w:eastAsia="Times New Roman"/>
      <w:color w:val="auto"/>
      <w:lang w:eastAsia="en-US"/>
    </w:rPr>
  </w:style>
  <w:style w:type="paragraph" w:customStyle="1" w:styleId="CM12">
    <w:name w:val="CM12"/>
    <w:basedOn w:val="Default"/>
    <w:next w:val="Default"/>
    <w:rsid w:val="00D25CFA"/>
    <w:pPr>
      <w:widowControl w:val="0"/>
      <w:spacing w:line="251" w:lineRule="atLeast"/>
    </w:pPr>
    <w:rPr>
      <w:rFonts w:eastAsia="Times New Roman"/>
      <w:color w:val="auto"/>
      <w:lang w:eastAsia="en-US"/>
    </w:rPr>
  </w:style>
  <w:style w:type="paragraph" w:customStyle="1" w:styleId="CM14">
    <w:name w:val="CM14"/>
    <w:basedOn w:val="Default"/>
    <w:next w:val="Default"/>
    <w:rsid w:val="00D25CFA"/>
    <w:pPr>
      <w:widowControl w:val="0"/>
      <w:spacing w:line="246" w:lineRule="atLeast"/>
    </w:pPr>
    <w:rPr>
      <w:rFonts w:eastAsia="Times New Roman"/>
      <w:color w:val="auto"/>
      <w:lang w:eastAsia="en-US"/>
    </w:rPr>
  </w:style>
  <w:style w:type="paragraph" w:customStyle="1" w:styleId="CM59">
    <w:name w:val="CM59"/>
    <w:basedOn w:val="Default"/>
    <w:next w:val="Default"/>
    <w:rsid w:val="00D25CFA"/>
    <w:pPr>
      <w:widowControl w:val="0"/>
      <w:spacing w:after="245"/>
    </w:pPr>
    <w:rPr>
      <w:rFonts w:eastAsia="Times New Roman"/>
      <w:color w:val="auto"/>
      <w:lang w:eastAsia="en-US"/>
    </w:rPr>
  </w:style>
  <w:style w:type="paragraph" w:customStyle="1" w:styleId="CM20">
    <w:name w:val="CM20"/>
    <w:basedOn w:val="Default"/>
    <w:next w:val="Default"/>
    <w:rsid w:val="00D25CFA"/>
    <w:pPr>
      <w:widowControl w:val="0"/>
      <w:spacing w:line="216" w:lineRule="atLeast"/>
    </w:pPr>
    <w:rPr>
      <w:rFonts w:eastAsia="Times New Roman"/>
      <w:color w:val="auto"/>
      <w:lang w:eastAsia="en-US"/>
    </w:rPr>
  </w:style>
  <w:style w:type="paragraph" w:customStyle="1" w:styleId="CM65">
    <w:name w:val="CM65"/>
    <w:basedOn w:val="Default"/>
    <w:next w:val="Default"/>
    <w:rsid w:val="00D25CFA"/>
    <w:pPr>
      <w:widowControl w:val="0"/>
      <w:spacing w:after="252"/>
    </w:pPr>
    <w:rPr>
      <w:rFonts w:eastAsia="Times New Roman"/>
      <w:color w:val="auto"/>
      <w:lang w:eastAsia="en-US"/>
    </w:rPr>
  </w:style>
  <w:style w:type="paragraph" w:customStyle="1" w:styleId="CM66">
    <w:name w:val="CM66"/>
    <w:basedOn w:val="Default"/>
    <w:next w:val="Default"/>
    <w:rsid w:val="00D25CFA"/>
    <w:pPr>
      <w:widowControl w:val="0"/>
      <w:spacing w:after="50"/>
    </w:pPr>
    <w:rPr>
      <w:rFonts w:eastAsia="Times New Roman"/>
      <w:color w:val="auto"/>
      <w:lang w:eastAsia="en-US"/>
    </w:rPr>
  </w:style>
  <w:style w:type="paragraph" w:customStyle="1" w:styleId="CM24">
    <w:name w:val="CM24"/>
    <w:basedOn w:val="Default"/>
    <w:next w:val="Default"/>
    <w:rsid w:val="00D25CFA"/>
    <w:pPr>
      <w:widowControl w:val="0"/>
      <w:spacing w:line="213" w:lineRule="atLeast"/>
    </w:pPr>
    <w:rPr>
      <w:rFonts w:eastAsia="Times New Roman"/>
      <w:color w:val="auto"/>
      <w:lang w:eastAsia="en-US"/>
    </w:rPr>
  </w:style>
  <w:style w:type="character" w:customStyle="1" w:styleId="mw-headline">
    <w:name w:val="mw-headline"/>
    <w:rsid w:val="00D25CFA"/>
    <w:rPr>
      <w:rFonts w:cs="Times New Roman"/>
    </w:rPr>
  </w:style>
  <w:style w:type="paragraph" w:customStyle="1" w:styleId="MTDisplayEquation">
    <w:name w:val="MTDisplayEquation"/>
    <w:basedOn w:val="Normal"/>
    <w:next w:val="Normal"/>
    <w:rsid w:val="00D25CFA"/>
    <w:pPr>
      <w:tabs>
        <w:tab w:val="center" w:pos="4540"/>
        <w:tab w:val="right" w:pos="9080"/>
      </w:tabs>
      <w:autoSpaceDE w:val="0"/>
      <w:autoSpaceDN w:val="0"/>
      <w:adjustRightInd w:val="0"/>
      <w:spacing w:after="120" w:line="288" w:lineRule="auto"/>
      <w:jc w:val="both"/>
    </w:pPr>
    <w:rPr>
      <w:rFonts w:eastAsia="Batang"/>
      <w:sz w:val="22"/>
      <w:szCs w:val="22"/>
      <w:lang w:eastAsia="ko-KR"/>
    </w:rPr>
  </w:style>
  <w:style w:type="paragraph" w:customStyle="1" w:styleId="CM51">
    <w:name w:val="CM51"/>
    <w:basedOn w:val="Default"/>
    <w:next w:val="Default"/>
    <w:rsid w:val="00D25CFA"/>
    <w:pPr>
      <w:widowControl w:val="0"/>
      <w:spacing w:after="278"/>
    </w:pPr>
    <w:rPr>
      <w:rFonts w:eastAsia="Times New Roman"/>
      <w:color w:val="auto"/>
      <w:lang w:eastAsia="en-US"/>
    </w:rPr>
  </w:style>
  <w:style w:type="paragraph" w:customStyle="1" w:styleId="CM52">
    <w:name w:val="CM52"/>
    <w:basedOn w:val="Default"/>
    <w:next w:val="Default"/>
    <w:rsid w:val="00D25CFA"/>
    <w:pPr>
      <w:widowControl w:val="0"/>
      <w:spacing w:after="105"/>
    </w:pPr>
    <w:rPr>
      <w:rFonts w:eastAsia="Times New Roman"/>
      <w:color w:val="auto"/>
      <w:lang w:eastAsia="en-US"/>
    </w:rPr>
  </w:style>
  <w:style w:type="character" w:customStyle="1" w:styleId="CharChar4">
    <w:name w:val="Char Char4"/>
    <w:locked/>
    <w:rsid w:val="00D25CFA"/>
    <w:rPr>
      <w:sz w:val="24"/>
      <w:szCs w:val="24"/>
      <w:lang w:val="en-US" w:eastAsia="en-US" w:bidi="ar-SA"/>
    </w:rPr>
  </w:style>
  <w:style w:type="paragraph" w:styleId="FootnoteText">
    <w:name w:val="footnote text"/>
    <w:basedOn w:val="Normal"/>
    <w:link w:val="FootnoteTextChar"/>
    <w:rsid w:val="00D25CFA"/>
    <w:rPr>
      <w:sz w:val="20"/>
      <w:szCs w:val="20"/>
    </w:rPr>
  </w:style>
  <w:style w:type="character" w:customStyle="1" w:styleId="FootnoteTextChar">
    <w:name w:val="Footnote Text Char"/>
    <w:link w:val="FootnoteText"/>
    <w:rsid w:val="00D25CFA"/>
    <w:rPr>
      <w:rFonts w:ascii="Arial" w:hAnsi="Arial"/>
    </w:rPr>
  </w:style>
  <w:style w:type="character" w:styleId="FootnoteReference">
    <w:name w:val="footnote reference"/>
    <w:rsid w:val="00D25CFA"/>
    <w:rPr>
      <w:vertAlign w:val="superscript"/>
    </w:rPr>
  </w:style>
  <w:style w:type="character" w:customStyle="1" w:styleId="highlight">
    <w:name w:val="highlight"/>
    <w:basedOn w:val="DefaultParagraphFont"/>
    <w:rsid w:val="00D25CFA"/>
  </w:style>
  <w:style w:type="character" w:customStyle="1" w:styleId="cssisbd">
    <w:name w:val="cssisbd"/>
    <w:basedOn w:val="DefaultParagraphFont"/>
    <w:rsid w:val="00D25CFA"/>
  </w:style>
  <w:style w:type="paragraph" w:customStyle="1" w:styleId="NormalLatinArial">
    <w:name w:val="Normal + (Latin) Arial"/>
    <w:aliases w:val="(Asian) Times New Roman,(Complex) Arial,14 pt,Just..."/>
    <w:basedOn w:val="Normal"/>
    <w:link w:val="NormalLatinArialChar"/>
    <w:rsid w:val="00D25CFA"/>
    <w:pPr>
      <w:jc w:val="both"/>
    </w:pPr>
    <w:rPr>
      <w:rFonts w:eastAsia="Calibri"/>
      <w:sz w:val="22"/>
      <w:szCs w:val="22"/>
      <w:lang w:val="x-none" w:eastAsia="x-none"/>
    </w:rPr>
  </w:style>
  <w:style w:type="character" w:customStyle="1" w:styleId="NormalLatinArialChar">
    <w:name w:val="Normal + (Latin) Arial Char"/>
    <w:aliases w:val="(Asian) Times New Roman Char,(Complex) Arial Char,14 pt Char,Just... Char"/>
    <w:link w:val="NormalLatinArial"/>
    <w:rsid w:val="00D25CFA"/>
    <w:rPr>
      <w:rFonts w:ascii="Arial" w:eastAsia="Calibri" w:hAnsi="Arial"/>
      <w:sz w:val="22"/>
      <w:szCs w:val="22"/>
    </w:rPr>
  </w:style>
  <w:style w:type="character" w:customStyle="1" w:styleId="shorttext">
    <w:name w:val="short_text"/>
    <w:basedOn w:val="DefaultParagraphFont"/>
    <w:rsid w:val="00D25CFA"/>
  </w:style>
  <w:style w:type="character" w:customStyle="1" w:styleId="Heading9Char">
    <w:name w:val="Heading 9 Char"/>
    <w:link w:val="Heading9"/>
    <w:rsid w:val="00D25CFA"/>
    <w:rPr>
      <w:rFonts w:ascii="Arial" w:hAnsi="Arial"/>
      <w:b/>
      <w:i/>
      <w:sz w:val="18"/>
      <w:lang w:val="x-none" w:eastAsia="x-none"/>
    </w:rPr>
  </w:style>
  <w:style w:type="character" w:customStyle="1" w:styleId="Heading6Char">
    <w:name w:val="Heading 6 Char"/>
    <w:link w:val="Heading6"/>
    <w:uiPriority w:val="9"/>
    <w:rsid w:val="00D25CFA"/>
    <w:rPr>
      <w:rFonts w:ascii="Arial" w:hAnsi="Arial"/>
      <w:noProof/>
      <w:sz w:val="21"/>
      <w:lang w:val="x-none" w:eastAsia="x-none"/>
    </w:rPr>
  </w:style>
  <w:style w:type="character" w:customStyle="1" w:styleId="Heading7Char">
    <w:name w:val="Heading 7 Char"/>
    <w:link w:val="Heading7"/>
    <w:rsid w:val="00D25CFA"/>
    <w:rPr>
      <w:rFonts w:ascii="Arial" w:hAnsi="Arial"/>
      <w:noProof/>
      <w:sz w:val="21"/>
      <w:lang w:val="x-none" w:eastAsia="x-none"/>
    </w:rPr>
  </w:style>
  <w:style w:type="character" w:customStyle="1" w:styleId="Heading2Char">
    <w:name w:val="Heading 2 Char"/>
    <w:link w:val="Heading2"/>
    <w:rsid w:val="00D25CFA"/>
    <w:rPr>
      <w:rFonts w:ascii="Arial" w:hAnsi="Arial" w:cs="Arial"/>
      <w:b/>
      <w:noProof/>
      <w:sz w:val="23"/>
    </w:rPr>
  </w:style>
  <w:style w:type="character" w:customStyle="1" w:styleId="Heading1Char">
    <w:name w:val="Heading 1 Char"/>
    <w:link w:val="Heading1"/>
    <w:rsid w:val="00D25CFA"/>
    <w:rPr>
      <w:rFonts w:ascii="Arial" w:hAnsi="Arial" w:cs="Arial"/>
      <w:b/>
      <w:noProof/>
      <w:sz w:val="24"/>
    </w:rPr>
  </w:style>
  <w:style w:type="character" w:customStyle="1" w:styleId="Heading5Char">
    <w:name w:val="Heading 5 Char"/>
    <w:link w:val="Heading5"/>
    <w:rsid w:val="00D25CFA"/>
    <w:rPr>
      <w:rFonts w:ascii="Arial" w:hAnsi="Arial"/>
      <w:noProof/>
      <w:sz w:val="21"/>
      <w:lang w:val="x-none" w:eastAsia="x-none"/>
    </w:rPr>
  </w:style>
  <w:style w:type="character" w:customStyle="1" w:styleId="Heading4Char">
    <w:name w:val="Heading 4 Char"/>
    <w:link w:val="Heading4"/>
    <w:uiPriority w:val="9"/>
    <w:rsid w:val="00D25CFA"/>
    <w:rPr>
      <w:rFonts w:ascii="Arial" w:hAnsi="Arial"/>
      <w:noProof/>
      <w:sz w:val="21"/>
      <w:lang w:val="x-none" w:eastAsia="x-none"/>
    </w:rPr>
  </w:style>
  <w:style w:type="character" w:styleId="SubtleReference">
    <w:name w:val="Subtle Reference"/>
    <w:uiPriority w:val="31"/>
    <w:qFormat/>
    <w:rsid w:val="00D25CFA"/>
    <w:rPr>
      <w:smallCaps/>
      <w:color w:val="C0504D"/>
      <w:u w:val="single"/>
    </w:rPr>
  </w:style>
  <w:style w:type="paragraph" w:styleId="ListParagraph">
    <w:name w:val="List Paragraph"/>
    <w:basedOn w:val="Normal"/>
    <w:uiPriority w:val="34"/>
    <w:qFormat/>
    <w:rsid w:val="00D25CFA"/>
    <w:pPr>
      <w:spacing w:before="120" w:line="300" w:lineRule="atLeast"/>
      <w:ind w:left="720"/>
      <w:contextualSpacing/>
      <w:jc w:val="both"/>
    </w:pPr>
    <w:rPr>
      <w:rFonts w:eastAsia="Calibri"/>
      <w:szCs w:val="22"/>
    </w:rPr>
  </w:style>
  <w:style w:type="paragraph" w:styleId="DocumentMap">
    <w:name w:val="Document Map"/>
    <w:basedOn w:val="Normal"/>
    <w:link w:val="DocumentMapChar"/>
    <w:uiPriority w:val="99"/>
    <w:unhideWhenUsed/>
    <w:rsid w:val="00D25CFA"/>
    <w:pPr>
      <w:jc w:val="both"/>
    </w:pPr>
    <w:rPr>
      <w:rFonts w:ascii="Tahoma" w:eastAsia="Calibri" w:hAnsi="Tahoma"/>
      <w:sz w:val="16"/>
      <w:szCs w:val="16"/>
    </w:rPr>
  </w:style>
  <w:style w:type="character" w:customStyle="1" w:styleId="DocumentMapChar">
    <w:name w:val="Document Map Char"/>
    <w:link w:val="DocumentMap"/>
    <w:uiPriority w:val="99"/>
    <w:rsid w:val="00D25CFA"/>
    <w:rPr>
      <w:rFonts w:ascii="Tahoma" w:eastAsia="Calibri" w:hAnsi="Tahoma"/>
      <w:sz w:val="16"/>
      <w:szCs w:val="16"/>
    </w:rPr>
  </w:style>
  <w:style w:type="paragraph" w:customStyle="1" w:styleId="CAP2">
    <w:name w:val="CAP2"/>
    <w:basedOn w:val="Normal"/>
    <w:autoRedefine/>
    <w:rsid w:val="00D25CFA"/>
    <w:pPr>
      <w:numPr>
        <w:ilvl w:val="2"/>
        <w:numId w:val="18"/>
      </w:numPr>
      <w:tabs>
        <w:tab w:val="clear" w:pos="2268"/>
        <w:tab w:val="num" w:pos="1080"/>
      </w:tabs>
      <w:spacing w:before="120" w:after="120" w:line="440" w:lineRule="atLeast"/>
      <w:ind w:left="1080" w:hanging="720"/>
      <w:jc w:val="both"/>
    </w:pPr>
    <w:rPr>
      <w:rFonts w:ascii="Times New Roman" w:hAnsi="Times New Roman"/>
    </w:rPr>
  </w:style>
  <w:style w:type="paragraph" w:customStyle="1" w:styleId="CAP3">
    <w:name w:val="CAP3"/>
    <w:basedOn w:val="Normal"/>
    <w:autoRedefine/>
    <w:rsid w:val="00D25CFA"/>
    <w:pPr>
      <w:numPr>
        <w:ilvl w:val="3"/>
        <w:numId w:val="18"/>
      </w:numPr>
      <w:tabs>
        <w:tab w:val="clear" w:pos="2835"/>
        <w:tab w:val="num" w:pos="2268"/>
      </w:tabs>
      <w:spacing w:before="120" w:after="180" w:line="440" w:lineRule="atLeast"/>
      <w:ind w:left="2268" w:hanging="907"/>
      <w:jc w:val="both"/>
    </w:pPr>
    <w:rPr>
      <w:rFonts w:ascii="VNI-Times" w:hAnsi="VNI-Times"/>
      <w:b/>
      <w:szCs w:val="20"/>
    </w:rPr>
  </w:style>
  <w:style w:type="paragraph" w:customStyle="1" w:styleId="headingp2">
    <w:name w:val="heading p2"/>
    <w:basedOn w:val="Heading2"/>
    <w:autoRedefine/>
    <w:rsid w:val="00D25CFA"/>
    <w:pPr>
      <w:keepNext/>
      <w:widowControl/>
      <w:numPr>
        <w:ilvl w:val="1"/>
        <w:numId w:val="19"/>
      </w:numPr>
      <w:spacing w:after="240" w:line="440" w:lineRule="atLeast"/>
    </w:pPr>
    <w:rPr>
      <w:rFonts w:ascii=".VnArial" w:hAnsi=".VnArial"/>
      <w:bCs/>
      <w:iCs/>
      <w:sz w:val="24"/>
    </w:rPr>
  </w:style>
  <w:style w:type="paragraph" w:customStyle="1" w:styleId="headingp3">
    <w:name w:val="heading p3"/>
    <w:basedOn w:val="Heading3"/>
    <w:autoRedefine/>
    <w:rsid w:val="00D25CFA"/>
    <w:pPr>
      <w:keepNext/>
      <w:numPr>
        <w:ilvl w:val="2"/>
        <w:numId w:val="19"/>
      </w:numPr>
      <w:spacing w:after="120" w:line="440" w:lineRule="atLeast"/>
    </w:pPr>
    <w:rPr>
      <w:rFonts w:ascii=".VnArial" w:hAnsi=".VnArial"/>
      <w:iCs/>
      <w:sz w:val="24"/>
    </w:rPr>
  </w:style>
  <w:style w:type="paragraph" w:customStyle="1" w:styleId="headingp4">
    <w:name w:val="heading p4"/>
    <w:basedOn w:val="Heading4"/>
    <w:rsid w:val="00D25CFA"/>
    <w:pPr>
      <w:keepNext/>
      <w:keepLines/>
      <w:numPr>
        <w:ilvl w:val="3"/>
        <w:numId w:val="19"/>
      </w:numPr>
      <w:tabs>
        <w:tab w:val="left" w:pos="284"/>
        <w:tab w:val="left" w:pos="993"/>
      </w:tabs>
      <w:spacing w:after="120" w:line="440" w:lineRule="atLeast"/>
      <w:contextualSpacing/>
    </w:pPr>
    <w:rPr>
      <w:rFonts w:ascii=".VnArial" w:hAnsi=".VnArial"/>
      <w:iCs/>
      <w:sz w:val="24"/>
    </w:rPr>
  </w:style>
  <w:style w:type="paragraph" w:customStyle="1" w:styleId="headingp6">
    <w:name w:val="heading p6"/>
    <w:basedOn w:val="Heading6"/>
    <w:rsid w:val="00D25CFA"/>
    <w:pPr>
      <w:numPr>
        <w:ilvl w:val="5"/>
        <w:numId w:val="19"/>
      </w:numPr>
      <w:tabs>
        <w:tab w:val="left" w:pos="1276"/>
      </w:tabs>
      <w:spacing w:line="440" w:lineRule="atLeast"/>
    </w:pPr>
    <w:rPr>
      <w:rFonts w:ascii=".VnArial" w:hAnsi=".VnArial"/>
      <w:b/>
      <w:bCs/>
      <w:sz w:val="24"/>
    </w:rPr>
  </w:style>
  <w:style w:type="paragraph" w:customStyle="1" w:styleId="headingb1">
    <w:name w:val="heading b1"/>
    <w:basedOn w:val="Normal"/>
    <w:autoRedefine/>
    <w:rsid w:val="00D25CFA"/>
    <w:pPr>
      <w:numPr>
        <w:numId w:val="19"/>
      </w:numPr>
      <w:tabs>
        <w:tab w:val="clear" w:pos="360"/>
        <w:tab w:val="num" w:pos="540"/>
      </w:tabs>
      <w:spacing w:before="120" w:after="120" w:line="440" w:lineRule="atLeast"/>
      <w:ind w:left="360" w:hanging="360"/>
      <w:jc w:val="both"/>
    </w:pPr>
    <w:rPr>
      <w:rFonts w:ascii=".VnArial" w:hAnsi=".VnArial"/>
      <w:b/>
      <w:bCs/>
    </w:rPr>
  </w:style>
  <w:style w:type="character" w:customStyle="1" w:styleId="Heading3Char">
    <w:name w:val="Heading 3 Char"/>
    <w:link w:val="Heading3"/>
    <w:uiPriority w:val="9"/>
    <w:rsid w:val="00D25CFA"/>
    <w:rPr>
      <w:rFonts w:ascii="Arial" w:hAnsi="Arial" w:cs="Arial"/>
      <w:b/>
      <w:noProof/>
      <w:sz w:val="22"/>
    </w:rPr>
  </w:style>
  <w:style w:type="character" w:customStyle="1" w:styleId="PlainTextChar">
    <w:name w:val="Plain Text Char"/>
    <w:link w:val="PlainText"/>
    <w:rsid w:val="00D25CFA"/>
    <w:rPr>
      <w:rFonts w:ascii="Arial" w:hAnsi="Arial" w:cs="Arial"/>
      <w:noProof/>
      <w:sz w:val="21"/>
    </w:rPr>
  </w:style>
  <w:style w:type="paragraph" w:styleId="TOC4">
    <w:name w:val="toc 4"/>
    <w:basedOn w:val="Normal"/>
    <w:next w:val="Normal"/>
    <w:autoRedefine/>
    <w:uiPriority w:val="39"/>
    <w:unhideWhenUsed/>
    <w:rsid w:val="00D25CFA"/>
    <w:pPr>
      <w:spacing w:before="120" w:after="100" w:line="300" w:lineRule="atLeast"/>
      <w:ind w:left="720"/>
      <w:jc w:val="both"/>
    </w:pPr>
    <w:rPr>
      <w:rFonts w:eastAsia="Calibri"/>
      <w:szCs w:val="22"/>
    </w:rPr>
  </w:style>
  <w:style w:type="character" w:styleId="PlaceholderText">
    <w:name w:val="Placeholder Text"/>
    <w:uiPriority w:val="99"/>
    <w:semiHidden/>
    <w:rsid w:val="00D25CFA"/>
    <w:rPr>
      <w:color w:val="808080"/>
    </w:rPr>
  </w:style>
  <w:style w:type="character" w:customStyle="1" w:styleId="BodyTextChar">
    <w:name w:val="Body Text Char"/>
    <w:link w:val="BodyText"/>
    <w:uiPriority w:val="1"/>
    <w:rsid w:val="00D25CFA"/>
    <w:rPr>
      <w:rFonts w:ascii="VNhelvetica" w:hAnsi="VNhelvetica"/>
      <w:sz w:val="21"/>
      <w:lang w:val="x-none" w:eastAsia="x-none"/>
    </w:rPr>
  </w:style>
  <w:style w:type="paragraph" w:customStyle="1" w:styleId="TableParagraph">
    <w:name w:val="Table Paragraph"/>
    <w:basedOn w:val="Normal"/>
    <w:uiPriority w:val="1"/>
    <w:qFormat/>
    <w:rsid w:val="00D25CFA"/>
    <w:pPr>
      <w:autoSpaceDE w:val="0"/>
      <w:autoSpaceDN w:val="0"/>
      <w:adjustRightInd w:val="0"/>
    </w:pPr>
    <w:rPr>
      <w:rFonts w:ascii="Times New Roman" w:eastAsia="Calibri" w:hAnsi="Times New Roman"/>
      <w:lang w:val="vi-VN" w:eastAsia="vi-VN"/>
    </w:rPr>
  </w:style>
  <w:style w:type="paragraph" w:styleId="TOCHeading">
    <w:name w:val="TOC Heading"/>
    <w:basedOn w:val="Heading1"/>
    <w:next w:val="Normal"/>
    <w:uiPriority w:val="39"/>
    <w:qFormat/>
    <w:rsid w:val="00D25CFA"/>
    <w:pPr>
      <w:keepNext/>
      <w:keepLines/>
      <w:widowControl/>
      <w:spacing w:before="480" w:line="276" w:lineRule="auto"/>
      <w:jc w:val="left"/>
      <w:outlineLvl w:val="9"/>
    </w:pPr>
    <w:rPr>
      <w:rFonts w:ascii="Times New Roman" w:hAnsi="Times New Roman"/>
      <w:bCs/>
      <w:noProof w:val="0"/>
      <w:color w:val="365F91"/>
      <w:sz w:val="28"/>
      <w:szCs w:val="28"/>
    </w:rPr>
  </w:style>
  <w:style w:type="paragraph" w:styleId="TOC5">
    <w:name w:val="toc 5"/>
    <w:basedOn w:val="Normal"/>
    <w:next w:val="Normal"/>
    <w:autoRedefine/>
    <w:uiPriority w:val="39"/>
    <w:unhideWhenUsed/>
    <w:rsid w:val="00D25CFA"/>
    <w:pPr>
      <w:spacing w:after="100" w:line="276" w:lineRule="auto"/>
      <w:ind w:left="880"/>
    </w:pPr>
    <w:rPr>
      <w:sz w:val="22"/>
      <w:szCs w:val="22"/>
      <w:lang w:val="vi-VN" w:eastAsia="vi-VN"/>
    </w:rPr>
  </w:style>
  <w:style w:type="paragraph" w:styleId="TOC6">
    <w:name w:val="toc 6"/>
    <w:basedOn w:val="Normal"/>
    <w:next w:val="Normal"/>
    <w:autoRedefine/>
    <w:uiPriority w:val="39"/>
    <w:unhideWhenUsed/>
    <w:rsid w:val="00D25CFA"/>
    <w:pPr>
      <w:spacing w:after="100" w:line="276" w:lineRule="auto"/>
      <w:ind w:left="1100"/>
    </w:pPr>
    <w:rPr>
      <w:sz w:val="22"/>
      <w:szCs w:val="22"/>
      <w:lang w:val="vi-VN" w:eastAsia="vi-VN"/>
    </w:rPr>
  </w:style>
  <w:style w:type="paragraph" w:styleId="TOC7">
    <w:name w:val="toc 7"/>
    <w:basedOn w:val="Normal"/>
    <w:next w:val="Normal"/>
    <w:autoRedefine/>
    <w:uiPriority w:val="39"/>
    <w:unhideWhenUsed/>
    <w:rsid w:val="00D25CFA"/>
    <w:pPr>
      <w:spacing w:after="100" w:line="276" w:lineRule="auto"/>
      <w:ind w:left="1320"/>
    </w:pPr>
    <w:rPr>
      <w:sz w:val="22"/>
      <w:szCs w:val="22"/>
      <w:lang w:val="vi-VN" w:eastAsia="vi-VN"/>
    </w:rPr>
  </w:style>
  <w:style w:type="paragraph" w:styleId="TOC8">
    <w:name w:val="toc 8"/>
    <w:basedOn w:val="Normal"/>
    <w:next w:val="Normal"/>
    <w:autoRedefine/>
    <w:uiPriority w:val="39"/>
    <w:unhideWhenUsed/>
    <w:rsid w:val="00D25CFA"/>
    <w:pPr>
      <w:spacing w:after="100" w:line="276" w:lineRule="auto"/>
      <w:ind w:left="1540"/>
    </w:pPr>
    <w:rPr>
      <w:sz w:val="22"/>
      <w:szCs w:val="22"/>
      <w:lang w:val="vi-VN" w:eastAsia="vi-VN"/>
    </w:rPr>
  </w:style>
  <w:style w:type="paragraph" w:styleId="TOC9">
    <w:name w:val="toc 9"/>
    <w:basedOn w:val="Normal"/>
    <w:next w:val="Normal"/>
    <w:autoRedefine/>
    <w:uiPriority w:val="39"/>
    <w:unhideWhenUsed/>
    <w:rsid w:val="00D25CFA"/>
    <w:pPr>
      <w:spacing w:after="100" w:line="276" w:lineRule="auto"/>
      <w:ind w:left="1760"/>
    </w:pPr>
    <w:rPr>
      <w:sz w:val="22"/>
      <w:szCs w:val="22"/>
      <w:lang w:val="vi-VN" w:eastAsia="vi-VN"/>
    </w:rPr>
  </w:style>
  <w:style w:type="character" w:customStyle="1" w:styleId="TitleChar">
    <w:name w:val="Title Char"/>
    <w:link w:val="Title"/>
    <w:rsid w:val="00D25CFA"/>
    <w:rPr>
      <w:rFonts w:ascii="Arial" w:hAnsi="Arial" w:cs="Arial"/>
      <w:b/>
      <w:bCs/>
      <w:kern w:val="28"/>
      <w:sz w:val="32"/>
      <w:szCs w:val="32"/>
    </w:rPr>
  </w:style>
  <w:style w:type="paragraph" w:customStyle="1" w:styleId="congsau">
    <w:name w:val="congsau"/>
    <w:basedOn w:val="QP1"/>
    <w:rsid w:val="00D25CFA"/>
    <w:pPr>
      <w:tabs>
        <w:tab w:val="left" w:pos="567"/>
      </w:tabs>
      <w:spacing w:after="0" w:line="400" w:lineRule="exact"/>
      <w:ind w:left="1701" w:hanging="283"/>
    </w:pPr>
    <w:rPr>
      <w:rFonts w:ascii=".VnTime" w:hAnsi=".VnTime"/>
      <w:b w:val="0"/>
    </w:rPr>
  </w:style>
  <w:style w:type="character" w:customStyle="1" w:styleId="apple-converted-space">
    <w:name w:val="apple-converted-space"/>
    <w:basedOn w:val="DefaultParagraphFont"/>
    <w:rsid w:val="00D25CFA"/>
  </w:style>
  <w:style w:type="character" w:customStyle="1" w:styleId="st">
    <w:name w:val="st"/>
    <w:basedOn w:val="DefaultParagraphFont"/>
    <w:rsid w:val="00795AFD"/>
  </w:style>
  <w:style w:type="paragraph" w:customStyle="1" w:styleId="168">
    <w:name w:val="16/8"/>
    <w:basedOn w:val="Title"/>
    <w:link w:val="168Char"/>
    <w:rsid w:val="00750935"/>
    <w:pPr>
      <w:tabs>
        <w:tab w:val="left" w:pos="1361"/>
      </w:tabs>
      <w:spacing w:before="60" w:after="0" w:line="240" w:lineRule="auto"/>
      <w:ind w:left="1361" w:hanging="454"/>
      <w:jc w:val="both"/>
      <w:outlineLvl w:val="9"/>
    </w:pPr>
    <w:rPr>
      <w:rFonts w:cs="Arial"/>
      <w:kern w:val="0"/>
      <w:sz w:val="24"/>
      <w:szCs w:val="24"/>
      <w:lang w:val="en-US" w:eastAsia="en-US"/>
    </w:rPr>
  </w:style>
  <w:style w:type="character" w:customStyle="1" w:styleId="168Char">
    <w:name w:val="16/8 Char"/>
    <w:link w:val="168"/>
    <w:rsid w:val="00750935"/>
    <w:rPr>
      <w:rFonts w:ascii="Arial" w:hAnsi="Arial" w:cs="Arial"/>
      <w:b/>
      <w:bCs/>
      <w:sz w:val="24"/>
      <w:szCs w:val="24"/>
    </w:rPr>
  </w:style>
  <w:style w:type="paragraph" w:customStyle="1" w:styleId="248">
    <w:name w:val="24/8"/>
    <w:basedOn w:val="168"/>
    <w:link w:val="248Char"/>
    <w:rsid w:val="00750935"/>
    <w:pPr>
      <w:tabs>
        <w:tab w:val="clear" w:pos="1361"/>
        <w:tab w:val="left" w:pos="1814"/>
      </w:tabs>
      <w:ind w:left="1815"/>
    </w:pPr>
  </w:style>
  <w:style w:type="character" w:customStyle="1" w:styleId="248Char">
    <w:name w:val="24/8 Char"/>
    <w:link w:val="248"/>
    <w:rsid w:val="00750935"/>
  </w:style>
  <w:style w:type="paragraph" w:customStyle="1" w:styleId="88">
    <w:name w:val="8/8"/>
    <w:basedOn w:val="Normal"/>
    <w:link w:val="88Char"/>
    <w:rsid w:val="00750935"/>
    <w:pPr>
      <w:widowControl w:val="0"/>
      <w:tabs>
        <w:tab w:val="left" w:pos="907"/>
      </w:tabs>
      <w:spacing w:before="60"/>
      <w:ind w:left="908" w:hanging="454"/>
      <w:jc w:val="both"/>
    </w:pPr>
    <w:rPr>
      <w:rFonts w:cs="Arial"/>
    </w:rPr>
  </w:style>
  <w:style w:type="character" w:customStyle="1" w:styleId="88Char">
    <w:name w:val="8/8 Char"/>
    <w:link w:val="88"/>
    <w:rsid w:val="00750935"/>
    <w:rPr>
      <w:rFonts w:ascii="Arial" w:hAnsi="Arial" w:cs="Arial"/>
      <w:sz w:val="24"/>
      <w:szCs w:val="24"/>
    </w:rPr>
  </w:style>
  <w:style w:type="character" w:customStyle="1" w:styleId="Bodytext20">
    <w:name w:val="Body text (2)_"/>
    <w:link w:val="Bodytext21"/>
    <w:locked/>
    <w:rsid w:val="00207212"/>
    <w:rPr>
      <w:rFonts w:ascii="Segoe UI" w:hAnsi="Segoe UI" w:cs="Segoe UI"/>
      <w:b/>
      <w:bCs/>
      <w:sz w:val="14"/>
      <w:szCs w:val="14"/>
      <w:shd w:val="clear" w:color="auto" w:fill="FFFFFF"/>
    </w:rPr>
  </w:style>
  <w:style w:type="paragraph" w:customStyle="1" w:styleId="Bodytext21">
    <w:name w:val="Body text (2)"/>
    <w:basedOn w:val="Normal"/>
    <w:link w:val="Bodytext20"/>
    <w:rsid w:val="00207212"/>
    <w:pPr>
      <w:widowControl w:val="0"/>
      <w:shd w:val="clear" w:color="auto" w:fill="FFFFFF"/>
      <w:spacing w:after="120" w:line="240" w:lineRule="atLeast"/>
      <w:jc w:val="right"/>
    </w:pPr>
    <w:rPr>
      <w:rFonts w:ascii="Segoe UI" w:hAnsi="Segoe UI" w:cs="Segoe UI"/>
      <w:b/>
      <w:bCs/>
      <w:sz w:val="14"/>
      <w:szCs w:val="14"/>
    </w:rPr>
  </w:style>
  <w:style w:type="character" w:customStyle="1" w:styleId="Headerorfooter">
    <w:name w:val="Header or footer_"/>
    <w:link w:val="Headerorfooter1"/>
    <w:locked/>
    <w:rsid w:val="00207212"/>
    <w:rPr>
      <w:rFonts w:ascii="Segoe UI" w:hAnsi="Segoe UI" w:cs="Segoe UI"/>
      <w:b/>
      <w:bCs/>
      <w:sz w:val="16"/>
      <w:szCs w:val="16"/>
      <w:shd w:val="clear" w:color="auto" w:fill="FFFFFF"/>
    </w:rPr>
  </w:style>
  <w:style w:type="paragraph" w:customStyle="1" w:styleId="Headerorfooter1">
    <w:name w:val="Header or footer1"/>
    <w:basedOn w:val="Normal"/>
    <w:link w:val="Headerorfooter"/>
    <w:rsid w:val="00207212"/>
    <w:pPr>
      <w:widowControl w:val="0"/>
      <w:shd w:val="clear" w:color="auto" w:fill="FFFFFF"/>
      <w:spacing w:line="201" w:lineRule="exact"/>
      <w:jc w:val="center"/>
    </w:pPr>
    <w:rPr>
      <w:rFonts w:ascii="Segoe UI" w:hAnsi="Segoe UI" w:cs="Segoe UI"/>
      <w:b/>
      <w:bCs/>
      <w:sz w:val="16"/>
      <w:szCs w:val="16"/>
    </w:rPr>
  </w:style>
  <w:style w:type="character" w:customStyle="1" w:styleId="Bodytext30">
    <w:name w:val="Body text (3)_"/>
    <w:link w:val="Bodytext31"/>
    <w:locked/>
    <w:rsid w:val="00207212"/>
    <w:rPr>
      <w:rFonts w:ascii="Segoe UI" w:hAnsi="Segoe UI" w:cs="Segoe UI"/>
      <w:sz w:val="13"/>
      <w:szCs w:val="13"/>
      <w:shd w:val="clear" w:color="auto" w:fill="FFFFFF"/>
    </w:rPr>
  </w:style>
  <w:style w:type="paragraph" w:customStyle="1" w:styleId="Bodytext31">
    <w:name w:val="Body text (3)"/>
    <w:basedOn w:val="Normal"/>
    <w:link w:val="Bodytext30"/>
    <w:rsid w:val="00207212"/>
    <w:pPr>
      <w:widowControl w:val="0"/>
      <w:shd w:val="clear" w:color="auto" w:fill="FFFFFF"/>
      <w:spacing w:before="120" w:line="241" w:lineRule="exact"/>
      <w:jc w:val="both"/>
    </w:pPr>
    <w:rPr>
      <w:rFonts w:ascii="Segoe UI" w:hAnsi="Segoe UI" w:cs="Segoe UI"/>
      <w:sz w:val="13"/>
      <w:szCs w:val="13"/>
    </w:rPr>
  </w:style>
  <w:style w:type="character" w:customStyle="1" w:styleId="Heading30">
    <w:name w:val="Heading #3_"/>
    <w:link w:val="Heading31"/>
    <w:locked/>
    <w:rsid w:val="00207212"/>
    <w:rPr>
      <w:rFonts w:ascii="Segoe UI" w:hAnsi="Segoe UI" w:cs="Segoe UI"/>
      <w:sz w:val="18"/>
      <w:szCs w:val="18"/>
      <w:shd w:val="clear" w:color="auto" w:fill="FFFFFF"/>
    </w:rPr>
  </w:style>
  <w:style w:type="paragraph" w:customStyle="1" w:styleId="Heading31">
    <w:name w:val="Heading #3"/>
    <w:basedOn w:val="Normal"/>
    <w:link w:val="Heading30"/>
    <w:rsid w:val="00207212"/>
    <w:pPr>
      <w:widowControl w:val="0"/>
      <w:shd w:val="clear" w:color="auto" w:fill="FFFFFF"/>
      <w:spacing w:after="180" w:line="240" w:lineRule="atLeast"/>
      <w:jc w:val="both"/>
      <w:outlineLvl w:val="2"/>
    </w:pPr>
    <w:rPr>
      <w:rFonts w:ascii="Segoe UI" w:hAnsi="Segoe UI" w:cs="Segoe UI"/>
      <w:sz w:val="18"/>
      <w:szCs w:val="18"/>
    </w:rPr>
  </w:style>
  <w:style w:type="character" w:customStyle="1" w:styleId="Bodytext0">
    <w:name w:val="Body text_"/>
    <w:link w:val="Bodytext1"/>
    <w:locked/>
    <w:rsid w:val="00207212"/>
    <w:rPr>
      <w:rFonts w:ascii="Segoe UI" w:hAnsi="Segoe UI" w:cs="Segoe UI"/>
      <w:sz w:val="16"/>
      <w:szCs w:val="16"/>
      <w:shd w:val="clear" w:color="auto" w:fill="FFFFFF"/>
    </w:rPr>
  </w:style>
  <w:style w:type="paragraph" w:customStyle="1" w:styleId="Bodytext1">
    <w:name w:val="Body text1"/>
    <w:basedOn w:val="Normal"/>
    <w:link w:val="Bodytext0"/>
    <w:rsid w:val="00207212"/>
    <w:pPr>
      <w:widowControl w:val="0"/>
      <w:shd w:val="clear" w:color="auto" w:fill="FFFFFF"/>
      <w:spacing w:before="180" w:after="180" w:line="240" w:lineRule="atLeast"/>
      <w:ind w:hanging="340"/>
      <w:jc w:val="center"/>
    </w:pPr>
    <w:rPr>
      <w:rFonts w:ascii="Segoe UI" w:hAnsi="Segoe UI" w:cs="Segoe UI"/>
      <w:sz w:val="16"/>
      <w:szCs w:val="16"/>
    </w:rPr>
  </w:style>
  <w:style w:type="character" w:customStyle="1" w:styleId="Bodytext4">
    <w:name w:val="Body text (4)_"/>
    <w:link w:val="Bodytext40"/>
    <w:locked/>
    <w:rsid w:val="00207212"/>
    <w:rPr>
      <w:rFonts w:ascii="Segoe UI" w:hAnsi="Segoe UI" w:cs="Segoe UI"/>
      <w:sz w:val="18"/>
      <w:szCs w:val="18"/>
      <w:shd w:val="clear" w:color="auto" w:fill="FFFFFF"/>
    </w:rPr>
  </w:style>
  <w:style w:type="paragraph" w:customStyle="1" w:styleId="Bodytext40">
    <w:name w:val="Body text (4)"/>
    <w:basedOn w:val="Normal"/>
    <w:link w:val="Bodytext4"/>
    <w:rsid w:val="00207212"/>
    <w:pPr>
      <w:widowControl w:val="0"/>
      <w:shd w:val="clear" w:color="auto" w:fill="FFFFFF"/>
      <w:spacing w:before="180" w:line="408" w:lineRule="exact"/>
    </w:pPr>
    <w:rPr>
      <w:rFonts w:ascii="Segoe UI" w:hAnsi="Segoe UI" w:cs="Segoe UI"/>
      <w:sz w:val="18"/>
      <w:szCs w:val="18"/>
    </w:rPr>
  </w:style>
  <w:style w:type="character" w:customStyle="1" w:styleId="Bodytext6Exact">
    <w:name w:val="Body text (6) Exact"/>
    <w:link w:val="Bodytext6"/>
    <w:locked/>
    <w:rsid w:val="00207212"/>
    <w:rPr>
      <w:rFonts w:ascii="Segoe UI" w:hAnsi="Segoe UI" w:cs="Segoe UI"/>
      <w:b/>
      <w:bCs/>
      <w:spacing w:val="-14"/>
      <w:sz w:val="29"/>
      <w:szCs w:val="29"/>
      <w:shd w:val="clear" w:color="auto" w:fill="FFFFFF"/>
    </w:rPr>
  </w:style>
  <w:style w:type="paragraph" w:customStyle="1" w:styleId="Bodytext6">
    <w:name w:val="Body text (6)"/>
    <w:basedOn w:val="Normal"/>
    <w:link w:val="Bodytext6Exact"/>
    <w:rsid w:val="00207212"/>
    <w:pPr>
      <w:widowControl w:val="0"/>
      <w:shd w:val="clear" w:color="auto" w:fill="FFFFFF"/>
      <w:spacing w:line="240" w:lineRule="atLeast"/>
    </w:pPr>
    <w:rPr>
      <w:rFonts w:ascii="Segoe UI" w:hAnsi="Segoe UI" w:cs="Segoe UI"/>
      <w:b/>
      <w:bCs/>
      <w:spacing w:val="-14"/>
      <w:sz w:val="29"/>
      <w:szCs w:val="29"/>
    </w:rPr>
  </w:style>
  <w:style w:type="character" w:customStyle="1" w:styleId="Bodytext8Exact">
    <w:name w:val="Body text (8) Exact"/>
    <w:link w:val="Bodytext8"/>
    <w:locked/>
    <w:rsid w:val="00207212"/>
    <w:rPr>
      <w:rFonts w:ascii="Segoe UI" w:hAnsi="Segoe UI" w:cs="Segoe UI"/>
      <w:b/>
      <w:bCs/>
      <w:spacing w:val="-3"/>
      <w:sz w:val="30"/>
      <w:szCs w:val="30"/>
      <w:shd w:val="clear" w:color="auto" w:fill="FFFFFF"/>
    </w:rPr>
  </w:style>
  <w:style w:type="paragraph" w:customStyle="1" w:styleId="Bodytext8">
    <w:name w:val="Body text (8)"/>
    <w:basedOn w:val="Normal"/>
    <w:link w:val="Bodytext8Exact"/>
    <w:rsid w:val="00207212"/>
    <w:pPr>
      <w:widowControl w:val="0"/>
      <w:shd w:val="clear" w:color="auto" w:fill="FFFFFF"/>
      <w:spacing w:line="240" w:lineRule="atLeast"/>
    </w:pPr>
    <w:rPr>
      <w:rFonts w:ascii="Segoe UI" w:hAnsi="Segoe UI" w:cs="Segoe UI"/>
      <w:b/>
      <w:bCs/>
      <w:spacing w:val="-3"/>
      <w:sz w:val="30"/>
      <w:szCs w:val="30"/>
    </w:rPr>
  </w:style>
  <w:style w:type="character" w:customStyle="1" w:styleId="Heading10">
    <w:name w:val="Heading #1_"/>
    <w:link w:val="Heading11"/>
    <w:locked/>
    <w:rsid w:val="00207212"/>
    <w:rPr>
      <w:rFonts w:ascii="Segoe UI" w:hAnsi="Segoe UI" w:cs="Segoe UI"/>
      <w:b/>
      <w:bCs/>
      <w:sz w:val="31"/>
      <w:szCs w:val="31"/>
      <w:shd w:val="clear" w:color="auto" w:fill="FFFFFF"/>
    </w:rPr>
  </w:style>
  <w:style w:type="paragraph" w:customStyle="1" w:styleId="Heading11">
    <w:name w:val="Heading #1"/>
    <w:basedOn w:val="Normal"/>
    <w:link w:val="Heading10"/>
    <w:rsid w:val="00207212"/>
    <w:pPr>
      <w:widowControl w:val="0"/>
      <w:shd w:val="clear" w:color="auto" w:fill="FFFFFF"/>
      <w:spacing w:line="240" w:lineRule="atLeast"/>
      <w:jc w:val="center"/>
      <w:outlineLvl w:val="0"/>
    </w:pPr>
    <w:rPr>
      <w:rFonts w:ascii="Segoe UI" w:hAnsi="Segoe UI" w:cs="Segoe UI"/>
      <w:b/>
      <w:bCs/>
      <w:sz w:val="31"/>
      <w:szCs w:val="31"/>
    </w:rPr>
  </w:style>
  <w:style w:type="character" w:customStyle="1" w:styleId="Bodytext5">
    <w:name w:val="Body text (5)_"/>
    <w:link w:val="Bodytext50"/>
    <w:locked/>
    <w:rsid w:val="00207212"/>
    <w:rPr>
      <w:rFonts w:ascii="Segoe UI" w:hAnsi="Segoe UI" w:cs="Segoe UI"/>
      <w:sz w:val="25"/>
      <w:szCs w:val="25"/>
      <w:shd w:val="clear" w:color="auto" w:fill="FFFFFF"/>
    </w:rPr>
  </w:style>
  <w:style w:type="paragraph" w:customStyle="1" w:styleId="Bodytext50">
    <w:name w:val="Body text (5)"/>
    <w:basedOn w:val="Normal"/>
    <w:link w:val="Bodytext5"/>
    <w:rsid w:val="00207212"/>
    <w:pPr>
      <w:widowControl w:val="0"/>
      <w:shd w:val="clear" w:color="auto" w:fill="FFFFFF"/>
      <w:spacing w:after="540" w:line="240" w:lineRule="atLeast"/>
      <w:jc w:val="center"/>
    </w:pPr>
    <w:rPr>
      <w:rFonts w:ascii="Segoe UI" w:hAnsi="Segoe UI" w:cs="Segoe UI"/>
      <w:sz w:val="25"/>
      <w:szCs w:val="25"/>
    </w:rPr>
  </w:style>
  <w:style w:type="character" w:customStyle="1" w:styleId="Heading20">
    <w:name w:val="Heading #2_"/>
    <w:link w:val="Heading21"/>
    <w:locked/>
    <w:rsid w:val="00207212"/>
    <w:rPr>
      <w:rFonts w:ascii="Segoe UI" w:hAnsi="Segoe UI" w:cs="Segoe UI"/>
      <w:b/>
      <w:bCs/>
      <w:sz w:val="26"/>
      <w:szCs w:val="26"/>
      <w:shd w:val="clear" w:color="auto" w:fill="FFFFFF"/>
    </w:rPr>
  </w:style>
  <w:style w:type="paragraph" w:customStyle="1" w:styleId="Heading21">
    <w:name w:val="Heading #2"/>
    <w:basedOn w:val="Normal"/>
    <w:link w:val="Heading20"/>
    <w:rsid w:val="00207212"/>
    <w:pPr>
      <w:widowControl w:val="0"/>
      <w:shd w:val="clear" w:color="auto" w:fill="FFFFFF"/>
      <w:spacing w:before="360" w:after="180" w:line="240" w:lineRule="atLeast"/>
      <w:jc w:val="center"/>
      <w:outlineLvl w:val="1"/>
    </w:pPr>
    <w:rPr>
      <w:rFonts w:ascii="Segoe UI" w:hAnsi="Segoe UI" w:cs="Segoe UI"/>
      <w:b/>
      <w:bCs/>
      <w:sz w:val="26"/>
      <w:szCs w:val="26"/>
    </w:rPr>
  </w:style>
  <w:style w:type="character" w:customStyle="1" w:styleId="Tablecaption">
    <w:name w:val="Table caption_"/>
    <w:link w:val="Tablecaption0"/>
    <w:locked/>
    <w:rsid w:val="00207212"/>
    <w:rPr>
      <w:rFonts w:ascii="Segoe UI" w:hAnsi="Segoe UI" w:cs="Segoe UI"/>
      <w:sz w:val="16"/>
      <w:szCs w:val="16"/>
      <w:shd w:val="clear" w:color="auto" w:fill="FFFFFF"/>
    </w:rPr>
  </w:style>
  <w:style w:type="paragraph" w:customStyle="1" w:styleId="Tablecaption0">
    <w:name w:val="Table caption"/>
    <w:basedOn w:val="Normal"/>
    <w:link w:val="Tablecaption"/>
    <w:rsid w:val="00207212"/>
    <w:pPr>
      <w:widowControl w:val="0"/>
      <w:shd w:val="clear" w:color="auto" w:fill="FFFFFF"/>
      <w:spacing w:line="240" w:lineRule="atLeast"/>
    </w:pPr>
    <w:rPr>
      <w:rFonts w:ascii="Segoe UI" w:hAnsi="Segoe UI" w:cs="Segoe UI"/>
      <w:sz w:val="16"/>
      <w:szCs w:val="16"/>
    </w:rPr>
  </w:style>
  <w:style w:type="character" w:customStyle="1" w:styleId="Bodytext7">
    <w:name w:val="Body text (7)_"/>
    <w:link w:val="Bodytext71"/>
    <w:locked/>
    <w:rsid w:val="00207212"/>
    <w:rPr>
      <w:rFonts w:ascii="Segoe UI" w:hAnsi="Segoe UI" w:cs="Segoe UI"/>
      <w:i/>
      <w:iCs/>
      <w:shd w:val="clear" w:color="auto" w:fill="FFFFFF"/>
    </w:rPr>
  </w:style>
  <w:style w:type="paragraph" w:customStyle="1" w:styleId="Bodytext71">
    <w:name w:val="Body text (7)1"/>
    <w:basedOn w:val="Normal"/>
    <w:link w:val="Bodytext7"/>
    <w:rsid w:val="00207212"/>
    <w:pPr>
      <w:widowControl w:val="0"/>
      <w:shd w:val="clear" w:color="auto" w:fill="FFFFFF"/>
      <w:spacing w:line="240" w:lineRule="atLeast"/>
    </w:pPr>
    <w:rPr>
      <w:rFonts w:ascii="Segoe UI" w:hAnsi="Segoe UI" w:cs="Segoe UI"/>
      <w:i/>
      <w:iCs/>
      <w:sz w:val="20"/>
      <w:szCs w:val="20"/>
    </w:rPr>
  </w:style>
  <w:style w:type="character" w:customStyle="1" w:styleId="Bodytext9">
    <w:name w:val="Body text (9)_"/>
    <w:link w:val="Bodytext90"/>
    <w:locked/>
    <w:rsid w:val="00207212"/>
    <w:rPr>
      <w:rFonts w:ascii="Segoe UI" w:hAnsi="Segoe UI" w:cs="Segoe UI"/>
      <w:b/>
      <w:bCs/>
      <w:shd w:val="clear" w:color="auto" w:fill="FFFFFF"/>
    </w:rPr>
  </w:style>
  <w:style w:type="paragraph" w:customStyle="1" w:styleId="Bodytext90">
    <w:name w:val="Body text (9)"/>
    <w:basedOn w:val="Normal"/>
    <w:link w:val="Bodytext9"/>
    <w:rsid w:val="00207212"/>
    <w:pPr>
      <w:widowControl w:val="0"/>
      <w:shd w:val="clear" w:color="auto" w:fill="FFFFFF"/>
      <w:spacing w:line="240" w:lineRule="atLeast"/>
      <w:ind w:hanging="280"/>
    </w:pPr>
    <w:rPr>
      <w:rFonts w:ascii="Segoe UI" w:hAnsi="Segoe UI" w:cs="Segoe UI"/>
      <w:b/>
      <w:bCs/>
      <w:sz w:val="20"/>
      <w:szCs w:val="20"/>
    </w:rPr>
  </w:style>
  <w:style w:type="character" w:customStyle="1" w:styleId="Tablecaption2">
    <w:name w:val="Table caption (2)_"/>
    <w:link w:val="Tablecaption20"/>
    <w:locked/>
    <w:rsid w:val="00207212"/>
    <w:rPr>
      <w:rFonts w:ascii="Segoe UI" w:hAnsi="Segoe UI" w:cs="Segoe UI"/>
      <w:b/>
      <w:bCs/>
      <w:sz w:val="11"/>
      <w:szCs w:val="11"/>
      <w:shd w:val="clear" w:color="auto" w:fill="FFFFFF"/>
    </w:rPr>
  </w:style>
  <w:style w:type="paragraph" w:customStyle="1" w:styleId="Tablecaption20">
    <w:name w:val="Table caption (2)"/>
    <w:basedOn w:val="Normal"/>
    <w:link w:val="Tablecaption2"/>
    <w:rsid w:val="00207212"/>
    <w:pPr>
      <w:widowControl w:val="0"/>
      <w:shd w:val="clear" w:color="auto" w:fill="FFFFFF"/>
      <w:spacing w:line="240" w:lineRule="atLeast"/>
    </w:pPr>
    <w:rPr>
      <w:rFonts w:ascii="Segoe UI" w:hAnsi="Segoe UI" w:cs="Segoe UI"/>
      <w:b/>
      <w:bCs/>
      <w:sz w:val="11"/>
      <w:szCs w:val="11"/>
    </w:rPr>
  </w:style>
  <w:style w:type="character" w:customStyle="1" w:styleId="Bodytext11Exact">
    <w:name w:val="Body text (11) Exact"/>
    <w:link w:val="Bodytext11"/>
    <w:locked/>
    <w:rsid w:val="00207212"/>
    <w:rPr>
      <w:rFonts w:ascii="Segoe UI" w:hAnsi="Segoe UI" w:cs="Segoe UI"/>
      <w:spacing w:val="-5"/>
      <w:shd w:val="clear" w:color="auto" w:fill="FFFFFF"/>
    </w:rPr>
  </w:style>
  <w:style w:type="paragraph" w:customStyle="1" w:styleId="Bodytext11">
    <w:name w:val="Body text (11)"/>
    <w:basedOn w:val="Normal"/>
    <w:link w:val="Bodytext11Exact"/>
    <w:rsid w:val="00207212"/>
    <w:pPr>
      <w:widowControl w:val="0"/>
      <w:shd w:val="clear" w:color="auto" w:fill="FFFFFF"/>
      <w:spacing w:line="256" w:lineRule="exact"/>
      <w:jc w:val="center"/>
    </w:pPr>
    <w:rPr>
      <w:rFonts w:ascii="Segoe UI" w:hAnsi="Segoe UI" w:cs="Segoe UI"/>
      <w:spacing w:val="-5"/>
      <w:sz w:val="20"/>
      <w:szCs w:val="20"/>
    </w:rPr>
  </w:style>
  <w:style w:type="character" w:customStyle="1" w:styleId="Bodytext12Exact">
    <w:name w:val="Body text (12) Exact"/>
    <w:link w:val="Bodytext12"/>
    <w:locked/>
    <w:rsid w:val="00207212"/>
    <w:rPr>
      <w:rFonts w:ascii="FrankRuehl" w:cs="FrankRuehl"/>
      <w:spacing w:val="-14"/>
      <w:sz w:val="25"/>
      <w:szCs w:val="25"/>
      <w:shd w:val="clear" w:color="auto" w:fill="FFFFFF"/>
      <w:lang w:bidi="he-IL"/>
    </w:rPr>
  </w:style>
  <w:style w:type="paragraph" w:customStyle="1" w:styleId="Bodytext12">
    <w:name w:val="Body text (12)"/>
    <w:basedOn w:val="Normal"/>
    <w:link w:val="Bodytext12Exact"/>
    <w:rsid w:val="00207212"/>
    <w:pPr>
      <w:widowControl w:val="0"/>
      <w:shd w:val="clear" w:color="auto" w:fill="FFFFFF"/>
      <w:spacing w:line="240" w:lineRule="atLeast"/>
    </w:pPr>
    <w:rPr>
      <w:rFonts w:ascii="FrankRuehl" w:hAnsi="Times New Roman" w:cs="FrankRuehl"/>
      <w:spacing w:val="-14"/>
      <w:sz w:val="25"/>
      <w:szCs w:val="25"/>
      <w:lang w:bidi="he-IL"/>
    </w:rPr>
  </w:style>
  <w:style w:type="character" w:customStyle="1" w:styleId="Bodytext13Exact">
    <w:name w:val="Body text (13) Exact"/>
    <w:link w:val="Bodytext13"/>
    <w:locked/>
    <w:rsid w:val="00207212"/>
    <w:rPr>
      <w:rFonts w:ascii="Arial" w:hAnsi="Arial" w:cs="Arial"/>
      <w:spacing w:val="-19"/>
      <w:shd w:val="clear" w:color="auto" w:fill="FFFFFF"/>
    </w:rPr>
  </w:style>
  <w:style w:type="paragraph" w:customStyle="1" w:styleId="Bodytext13">
    <w:name w:val="Body text (13)"/>
    <w:basedOn w:val="Normal"/>
    <w:link w:val="Bodytext13Exact"/>
    <w:rsid w:val="00207212"/>
    <w:pPr>
      <w:widowControl w:val="0"/>
      <w:shd w:val="clear" w:color="auto" w:fill="FFFFFF"/>
      <w:spacing w:line="296" w:lineRule="exact"/>
    </w:pPr>
    <w:rPr>
      <w:rFonts w:cs="Arial"/>
      <w:spacing w:val="-19"/>
      <w:sz w:val="20"/>
      <w:szCs w:val="20"/>
    </w:rPr>
  </w:style>
  <w:style w:type="character" w:customStyle="1" w:styleId="Bodytext14Exact">
    <w:name w:val="Body text (14) Exact"/>
    <w:link w:val="Bodytext14"/>
    <w:locked/>
    <w:rsid w:val="00207212"/>
    <w:rPr>
      <w:rFonts w:ascii="Arial" w:hAnsi="Arial" w:cs="Arial"/>
      <w:spacing w:val="-8"/>
      <w:sz w:val="22"/>
      <w:szCs w:val="22"/>
      <w:shd w:val="clear" w:color="auto" w:fill="FFFFFF"/>
    </w:rPr>
  </w:style>
  <w:style w:type="paragraph" w:customStyle="1" w:styleId="Bodytext14">
    <w:name w:val="Body text (14)"/>
    <w:basedOn w:val="Normal"/>
    <w:link w:val="Bodytext14Exact"/>
    <w:rsid w:val="00207212"/>
    <w:pPr>
      <w:widowControl w:val="0"/>
      <w:shd w:val="clear" w:color="auto" w:fill="FFFFFF"/>
      <w:spacing w:line="296" w:lineRule="exact"/>
    </w:pPr>
    <w:rPr>
      <w:rFonts w:cs="Arial"/>
      <w:spacing w:val="-8"/>
      <w:sz w:val="22"/>
      <w:szCs w:val="22"/>
    </w:rPr>
  </w:style>
  <w:style w:type="character" w:customStyle="1" w:styleId="Bodytext15Exact">
    <w:name w:val="Body text (15) Exact"/>
    <w:link w:val="Bodytext15"/>
    <w:locked/>
    <w:rsid w:val="00207212"/>
    <w:rPr>
      <w:rFonts w:ascii="FrankRuehl" w:cs="FrankRuehl"/>
      <w:spacing w:val="-14"/>
      <w:sz w:val="33"/>
      <w:szCs w:val="33"/>
      <w:shd w:val="clear" w:color="auto" w:fill="FFFFFF"/>
      <w:lang w:bidi="he-IL"/>
    </w:rPr>
  </w:style>
  <w:style w:type="paragraph" w:customStyle="1" w:styleId="Bodytext15">
    <w:name w:val="Body text (15)"/>
    <w:basedOn w:val="Normal"/>
    <w:link w:val="Bodytext15Exact"/>
    <w:rsid w:val="00207212"/>
    <w:pPr>
      <w:widowControl w:val="0"/>
      <w:shd w:val="clear" w:color="auto" w:fill="FFFFFF"/>
      <w:spacing w:line="240" w:lineRule="atLeast"/>
    </w:pPr>
    <w:rPr>
      <w:rFonts w:ascii="FrankRuehl" w:hAnsi="Times New Roman" w:cs="FrankRuehl"/>
      <w:spacing w:val="-14"/>
      <w:sz w:val="33"/>
      <w:szCs w:val="33"/>
      <w:lang w:bidi="he-IL"/>
    </w:rPr>
  </w:style>
  <w:style w:type="character" w:customStyle="1" w:styleId="Bodytext16Exact">
    <w:name w:val="Body text (16) Exact"/>
    <w:link w:val="Bodytext16"/>
    <w:locked/>
    <w:rsid w:val="00207212"/>
    <w:rPr>
      <w:spacing w:val="-13"/>
      <w:sz w:val="27"/>
      <w:szCs w:val="27"/>
      <w:shd w:val="clear" w:color="auto" w:fill="FFFFFF"/>
    </w:rPr>
  </w:style>
  <w:style w:type="paragraph" w:customStyle="1" w:styleId="Bodytext16">
    <w:name w:val="Body text (16)"/>
    <w:basedOn w:val="Normal"/>
    <w:link w:val="Bodytext16Exact"/>
    <w:rsid w:val="00207212"/>
    <w:pPr>
      <w:widowControl w:val="0"/>
      <w:shd w:val="clear" w:color="auto" w:fill="FFFFFF"/>
      <w:spacing w:line="240" w:lineRule="atLeast"/>
    </w:pPr>
    <w:rPr>
      <w:rFonts w:ascii="Times New Roman" w:hAnsi="Times New Roman"/>
      <w:spacing w:val="-13"/>
      <w:sz w:val="27"/>
      <w:szCs w:val="27"/>
    </w:rPr>
  </w:style>
  <w:style w:type="character" w:customStyle="1" w:styleId="Bodytext17Exact">
    <w:name w:val="Body text (17) Exact"/>
    <w:link w:val="Bodytext17"/>
    <w:locked/>
    <w:rsid w:val="00207212"/>
    <w:rPr>
      <w:rFonts w:ascii="Arial" w:hAnsi="Arial" w:cs="Arial"/>
      <w:spacing w:val="-12"/>
      <w:shd w:val="clear" w:color="auto" w:fill="FFFFFF"/>
    </w:rPr>
  </w:style>
  <w:style w:type="paragraph" w:customStyle="1" w:styleId="Bodytext17">
    <w:name w:val="Body text (17)"/>
    <w:basedOn w:val="Normal"/>
    <w:link w:val="Bodytext17Exact"/>
    <w:rsid w:val="00207212"/>
    <w:pPr>
      <w:widowControl w:val="0"/>
      <w:shd w:val="clear" w:color="auto" w:fill="FFFFFF"/>
      <w:spacing w:after="60" w:line="240" w:lineRule="atLeast"/>
      <w:jc w:val="both"/>
    </w:pPr>
    <w:rPr>
      <w:rFonts w:cs="Arial"/>
      <w:spacing w:val="-12"/>
      <w:sz w:val="20"/>
      <w:szCs w:val="20"/>
    </w:rPr>
  </w:style>
  <w:style w:type="character" w:customStyle="1" w:styleId="Bodytext18Exact">
    <w:name w:val="Body text (18) Exact"/>
    <w:link w:val="Bodytext18"/>
    <w:locked/>
    <w:rsid w:val="00207212"/>
    <w:rPr>
      <w:rFonts w:ascii="Arial" w:hAnsi="Arial" w:cs="Arial"/>
      <w:spacing w:val="-7"/>
      <w:sz w:val="23"/>
      <w:szCs w:val="23"/>
      <w:shd w:val="clear" w:color="auto" w:fill="FFFFFF"/>
    </w:rPr>
  </w:style>
  <w:style w:type="paragraph" w:customStyle="1" w:styleId="Bodytext18">
    <w:name w:val="Body text (18)"/>
    <w:basedOn w:val="Normal"/>
    <w:link w:val="Bodytext18Exact"/>
    <w:rsid w:val="00207212"/>
    <w:pPr>
      <w:widowControl w:val="0"/>
      <w:shd w:val="clear" w:color="auto" w:fill="FFFFFF"/>
      <w:spacing w:after="60" w:line="240" w:lineRule="atLeast"/>
    </w:pPr>
    <w:rPr>
      <w:rFonts w:cs="Arial"/>
      <w:spacing w:val="-7"/>
      <w:sz w:val="23"/>
      <w:szCs w:val="23"/>
    </w:rPr>
  </w:style>
  <w:style w:type="character" w:customStyle="1" w:styleId="Bodytext19Exact">
    <w:name w:val="Body text (19) Exact"/>
    <w:link w:val="Bodytext19"/>
    <w:locked/>
    <w:rsid w:val="00207212"/>
    <w:rPr>
      <w:rFonts w:ascii="Arial" w:hAnsi="Arial" w:cs="Arial"/>
      <w:spacing w:val="-8"/>
      <w:sz w:val="23"/>
      <w:szCs w:val="23"/>
      <w:shd w:val="clear" w:color="auto" w:fill="FFFFFF"/>
    </w:rPr>
  </w:style>
  <w:style w:type="paragraph" w:customStyle="1" w:styleId="Bodytext19">
    <w:name w:val="Body text (19)"/>
    <w:basedOn w:val="Normal"/>
    <w:link w:val="Bodytext19Exact"/>
    <w:rsid w:val="00207212"/>
    <w:pPr>
      <w:widowControl w:val="0"/>
      <w:shd w:val="clear" w:color="auto" w:fill="FFFFFF"/>
      <w:spacing w:line="240" w:lineRule="atLeast"/>
    </w:pPr>
    <w:rPr>
      <w:rFonts w:cs="Arial"/>
      <w:spacing w:val="-8"/>
      <w:sz w:val="23"/>
      <w:szCs w:val="23"/>
    </w:rPr>
  </w:style>
  <w:style w:type="character" w:customStyle="1" w:styleId="Bodytext20Exact">
    <w:name w:val="Body text (20) Exact"/>
    <w:link w:val="Bodytext200"/>
    <w:locked/>
    <w:rsid w:val="00207212"/>
    <w:rPr>
      <w:rFonts w:ascii="Segoe UI" w:hAnsi="Segoe UI" w:cs="Segoe UI"/>
      <w:b/>
      <w:bCs/>
      <w:spacing w:val="-7"/>
      <w:shd w:val="clear" w:color="auto" w:fill="FFFFFF"/>
    </w:rPr>
  </w:style>
  <w:style w:type="paragraph" w:customStyle="1" w:styleId="Bodytext200">
    <w:name w:val="Body text (20)"/>
    <w:basedOn w:val="Normal"/>
    <w:link w:val="Bodytext20Exact"/>
    <w:rsid w:val="00207212"/>
    <w:pPr>
      <w:widowControl w:val="0"/>
      <w:shd w:val="clear" w:color="auto" w:fill="FFFFFF"/>
      <w:spacing w:before="60" w:line="240" w:lineRule="atLeast"/>
    </w:pPr>
    <w:rPr>
      <w:rFonts w:ascii="Segoe UI" w:hAnsi="Segoe UI" w:cs="Segoe UI"/>
      <w:b/>
      <w:bCs/>
      <w:spacing w:val="-7"/>
      <w:sz w:val="20"/>
      <w:szCs w:val="20"/>
    </w:rPr>
  </w:style>
  <w:style w:type="character" w:customStyle="1" w:styleId="Bodytext22Exact">
    <w:name w:val="Body text (22) Exact"/>
    <w:link w:val="Bodytext22"/>
    <w:locked/>
    <w:rsid w:val="00207212"/>
    <w:rPr>
      <w:rFonts w:ascii="Arial" w:hAnsi="Arial" w:cs="Arial"/>
      <w:spacing w:val="9"/>
      <w:sz w:val="21"/>
      <w:szCs w:val="21"/>
      <w:shd w:val="clear" w:color="auto" w:fill="FFFFFF"/>
    </w:rPr>
  </w:style>
  <w:style w:type="paragraph" w:customStyle="1" w:styleId="Bodytext22">
    <w:name w:val="Body text (22)"/>
    <w:basedOn w:val="Normal"/>
    <w:link w:val="Bodytext22Exact"/>
    <w:rsid w:val="00207212"/>
    <w:pPr>
      <w:widowControl w:val="0"/>
      <w:shd w:val="clear" w:color="auto" w:fill="FFFFFF"/>
      <w:spacing w:line="240" w:lineRule="atLeast"/>
    </w:pPr>
    <w:rPr>
      <w:rFonts w:cs="Arial"/>
      <w:spacing w:val="9"/>
      <w:sz w:val="21"/>
      <w:szCs w:val="21"/>
    </w:rPr>
  </w:style>
  <w:style w:type="character" w:customStyle="1" w:styleId="Bodytext23Exact">
    <w:name w:val="Body text (23) Exact"/>
    <w:link w:val="Bodytext23"/>
    <w:locked/>
    <w:rsid w:val="00207212"/>
    <w:rPr>
      <w:rFonts w:ascii="FrankRuehl" w:cs="FrankRuehl"/>
      <w:spacing w:val="-3"/>
      <w:sz w:val="33"/>
      <w:szCs w:val="33"/>
      <w:shd w:val="clear" w:color="auto" w:fill="FFFFFF"/>
      <w:lang w:bidi="he-IL"/>
    </w:rPr>
  </w:style>
  <w:style w:type="paragraph" w:customStyle="1" w:styleId="Bodytext23">
    <w:name w:val="Body text (23)"/>
    <w:basedOn w:val="Normal"/>
    <w:link w:val="Bodytext23Exact"/>
    <w:rsid w:val="00207212"/>
    <w:pPr>
      <w:widowControl w:val="0"/>
      <w:shd w:val="clear" w:color="auto" w:fill="FFFFFF"/>
      <w:spacing w:after="60" w:line="240" w:lineRule="atLeast"/>
      <w:jc w:val="both"/>
    </w:pPr>
    <w:rPr>
      <w:rFonts w:ascii="FrankRuehl" w:hAnsi="Times New Roman" w:cs="FrankRuehl"/>
      <w:spacing w:val="-3"/>
      <w:sz w:val="33"/>
      <w:szCs w:val="33"/>
      <w:lang w:bidi="he-IL"/>
    </w:rPr>
  </w:style>
  <w:style w:type="character" w:customStyle="1" w:styleId="Bodytext24Exact">
    <w:name w:val="Body text (24) Exact"/>
    <w:link w:val="Bodytext24"/>
    <w:locked/>
    <w:rsid w:val="00207212"/>
    <w:rPr>
      <w:rFonts w:ascii="Arial" w:hAnsi="Arial" w:cs="Arial"/>
      <w:spacing w:val="-12"/>
      <w:shd w:val="clear" w:color="auto" w:fill="FFFFFF"/>
    </w:rPr>
  </w:style>
  <w:style w:type="paragraph" w:customStyle="1" w:styleId="Bodytext24">
    <w:name w:val="Body text (24)"/>
    <w:basedOn w:val="Normal"/>
    <w:link w:val="Bodytext24Exact"/>
    <w:rsid w:val="00207212"/>
    <w:pPr>
      <w:widowControl w:val="0"/>
      <w:shd w:val="clear" w:color="auto" w:fill="FFFFFF"/>
      <w:spacing w:line="304" w:lineRule="exact"/>
      <w:jc w:val="both"/>
    </w:pPr>
    <w:rPr>
      <w:rFonts w:cs="Arial"/>
      <w:spacing w:val="-12"/>
      <w:sz w:val="20"/>
      <w:szCs w:val="20"/>
    </w:rPr>
  </w:style>
  <w:style w:type="character" w:customStyle="1" w:styleId="Bodytext25Exact">
    <w:name w:val="Body text (25) Exact"/>
    <w:link w:val="Bodytext25"/>
    <w:locked/>
    <w:rsid w:val="00207212"/>
    <w:rPr>
      <w:rFonts w:ascii="Segoe UI" w:hAnsi="Segoe UI" w:cs="Segoe UI"/>
      <w:b/>
      <w:bCs/>
      <w:spacing w:val="-5"/>
      <w:shd w:val="clear" w:color="auto" w:fill="FFFFFF"/>
    </w:rPr>
  </w:style>
  <w:style w:type="paragraph" w:customStyle="1" w:styleId="Bodytext25">
    <w:name w:val="Body text (25)"/>
    <w:basedOn w:val="Normal"/>
    <w:link w:val="Bodytext25Exact"/>
    <w:rsid w:val="00207212"/>
    <w:pPr>
      <w:widowControl w:val="0"/>
      <w:shd w:val="clear" w:color="auto" w:fill="FFFFFF"/>
      <w:spacing w:line="240" w:lineRule="atLeast"/>
    </w:pPr>
    <w:rPr>
      <w:rFonts w:ascii="Segoe UI" w:hAnsi="Segoe UI" w:cs="Segoe UI"/>
      <w:b/>
      <w:bCs/>
      <w:spacing w:val="-5"/>
      <w:sz w:val="20"/>
      <w:szCs w:val="20"/>
    </w:rPr>
  </w:style>
  <w:style w:type="character" w:customStyle="1" w:styleId="Bodytext26Exact">
    <w:name w:val="Body text (26) Exact"/>
    <w:link w:val="Bodytext26"/>
    <w:locked/>
    <w:rsid w:val="00207212"/>
    <w:rPr>
      <w:spacing w:val="-7"/>
      <w:sz w:val="26"/>
      <w:szCs w:val="26"/>
      <w:shd w:val="clear" w:color="auto" w:fill="FFFFFF"/>
    </w:rPr>
  </w:style>
  <w:style w:type="paragraph" w:customStyle="1" w:styleId="Bodytext26">
    <w:name w:val="Body text (26)"/>
    <w:basedOn w:val="Normal"/>
    <w:link w:val="Bodytext26Exact"/>
    <w:rsid w:val="00207212"/>
    <w:pPr>
      <w:widowControl w:val="0"/>
      <w:shd w:val="clear" w:color="auto" w:fill="FFFFFF"/>
      <w:spacing w:line="240" w:lineRule="atLeast"/>
    </w:pPr>
    <w:rPr>
      <w:rFonts w:ascii="Times New Roman" w:hAnsi="Times New Roman"/>
      <w:spacing w:val="-7"/>
      <w:sz w:val="26"/>
      <w:szCs w:val="26"/>
    </w:rPr>
  </w:style>
  <w:style w:type="character" w:customStyle="1" w:styleId="Bodytext27Exact">
    <w:name w:val="Body text (27) Exact"/>
    <w:link w:val="Bodytext27"/>
    <w:locked/>
    <w:rsid w:val="00207212"/>
    <w:rPr>
      <w:rFonts w:ascii="Consolas" w:hAnsi="Consolas" w:cs="Consolas"/>
      <w:spacing w:val="-7"/>
      <w:shd w:val="clear" w:color="auto" w:fill="FFFFFF"/>
    </w:rPr>
  </w:style>
  <w:style w:type="paragraph" w:customStyle="1" w:styleId="Bodytext27">
    <w:name w:val="Body text (27)"/>
    <w:basedOn w:val="Normal"/>
    <w:link w:val="Bodytext27Exact"/>
    <w:rsid w:val="00207212"/>
    <w:pPr>
      <w:widowControl w:val="0"/>
      <w:shd w:val="clear" w:color="auto" w:fill="FFFFFF"/>
      <w:spacing w:line="240" w:lineRule="atLeast"/>
    </w:pPr>
    <w:rPr>
      <w:rFonts w:ascii="Consolas" w:hAnsi="Consolas" w:cs="Consolas"/>
      <w:spacing w:val="-7"/>
      <w:sz w:val="20"/>
      <w:szCs w:val="20"/>
    </w:rPr>
  </w:style>
  <w:style w:type="character" w:customStyle="1" w:styleId="Bodytext28Exact">
    <w:name w:val="Body text (28) Exact"/>
    <w:link w:val="Bodytext28"/>
    <w:locked/>
    <w:rsid w:val="00207212"/>
    <w:rPr>
      <w:rFonts w:ascii="Segoe UI" w:hAnsi="Segoe UI" w:cs="Segoe UI"/>
      <w:b/>
      <w:bCs/>
      <w:spacing w:val="-16"/>
      <w:sz w:val="23"/>
      <w:szCs w:val="23"/>
      <w:shd w:val="clear" w:color="auto" w:fill="FFFFFF"/>
    </w:rPr>
  </w:style>
  <w:style w:type="paragraph" w:customStyle="1" w:styleId="Bodytext28">
    <w:name w:val="Body text (28)"/>
    <w:basedOn w:val="Normal"/>
    <w:link w:val="Bodytext28Exact"/>
    <w:rsid w:val="00207212"/>
    <w:pPr>
      <w:widowControl w:val="0"/>
      <w:shd w:val="clear" w:color="auto" w:fill="FFFFFF"/>
      <w:spacing w:line="240" w:lineRule="atLeast"/>
    </w:pPr>
    <w:rPr>
      <w:rFonts w:ascii="Segoe UI" w:hAnsi="Segoe UI" w:cs="Segoe UI"/>
      <w:b/>
      <w:bCs/>
      <w:spacing w:val="-16"/>
      <w:sz w:val="23"/>
      <w:szCs w:val="23"/>
    </w:rPr>
  </w:style>
  <w:style w:type="character" w:customStyle="1" w:styleId="Bodytext29Exact">
    <w:name w:val="Body text (29) Exact"/>
    <w:link w:val="Bodytext29"/>
    <w:locked/>
    <w:rsid w:val="00207212"/>
    <w:rPr>
      <w:rFonts w:ascii="Consolas" w:hAnsi="Consolas" w:cs="Consolas"/>
      <w:spacing w:val="-28"/>
      <w:sz w:val="25"/>
      <w:szCs w:val="25"/>
      <w:shd w:val="clear" w:color="auto" w:fill="FFFFFF"/>
    </w:rPr>
  </w:style>
  <w:style w:type="paragraph" w:customStyle="1" w:styleId="Bodytext29">
    <w:name w:val="Body text (29)"/>
    <w:basedOn w:val="Normal"/>
    <w:link w:val="Bodytext29Exact"/>
    <w:rsid w:val="00207212"/>
    <w:pPr>
      <w:widowControl w:val="0"/>
      <w:shd w:val="clear" w:color="auto" w:fill="FFFFFF"/>
      <w:spacing w:after="60" w:line="240" w:lineRule="atLeast"/>
      <w:jc w:val="center"/>
    </w:pPr>
    <w:rPr>
      <w:rFonts w:ascii="Consolas" w:hAnsi="Consolas" w:cs="Consolas"/>
      <w:spacing w:val="-28"/>
      <w:sz w:val="25"/>
      <w:szCs w:val="25"/>
    </w:rPr>
  </w:style>
  <w:style w:type="character" w:customStyle="1" w:styleId="Bodytext30Exact">
    <w:name w:val="Body text (30) Exact"/>
    <w:link w:val="Bodytext300"/>
    <w:locked/>
    <w:rsid w:val="00207212"/>
    <w:rPr>
      <w:rFonts w:ascii="Georgia" w:hAnsi="Georgia"/>
      <w:b/>
      <w:bCs/>
      <w:noProof/>
      <w:sz w:val="38"/>
      <w:szCs w:val="38"/>
      <w:shd w:val="clear" w:color="auto" w:fill="FFFFFF"/>
    </w:rPr>
  </w:style>
  <w:style w:type="paragraph" w:customStyle="1" w:styleId="Bodytext300">
    <w:name w:val="Body text (30)"/>
    <w:basedOn w:val="Normal"/>
    <w:link w:val="Bodytext30Exact"/>
    <w:rsid w:val="00207212"/>
    <w:pPr>
      <w:widowControl w:val="0"/>
      <w:shd w:val="clear" w:color="auto" w:fill="FFFFFF"/>
      <w:spacing w:before="60" w:line="240" w:lineRule="atLeast"/>
      <w:jc w:val="center"/>
    </w:pPr>
    <w:rPr>
      <w:rFonts w:ascii="Georgia" w:hAnsi="Georgia"/>
      <w:b/>
      <w:bCs/>
      <w:noProof/>
      <w:sz w:val="38"/>
      <w:szCs w:val="38"/>
    </w:rPr>
  </w:style>
  <w:style w:type="character" w:customStyle="1" w:styleId="Bodytext31Exact">
    <w:name w:val="Body text (31) Exact"/>
    <w:link w:val="Bodytext310"/>
    <w:locked/>
    <w:rsid w:val="00207212"/>
    <w:rPr>
      <w:rFonts w:ascii="Segoe UI" w:hAnsi="Segoe UI" w:cs="Segoe UI"/>
      <w:b/>
      <w:bCs/>
      <w:spacing w:val="-7"/>
      <w:shd w:val="clear" w:color="auto" w:fill="FFFFFF"/>
    </w:rPr>
  </w:style>
  <w:style w:type="paragraph" w:customStyle="1" w:styleId="Bodytext310">
    <w:name w:val="Body text (31)"/>
    <w:basedOn w:val="Normal"/>
    <w:link w:val="Bodytext31Exact"/>
    <w:rsid w:val="00207212"/>
    <w:pPr>
      <w:widowControl w:val="0"/>
      <w:shd w:val="clear" w:color="auto" w:fill="FFFFFF"/>
      <w:spacing w:before="60" w:after="60" w:line="240" w:lineRule="atLeast"/>
    </w:pPr>
    <w:rPr>
      <w:rFonts w:ascii="Segoe UI" w:hAnsi="Segoe UI" w:cs="Segoe UI"/>
      <w:b/>
      <w:bCs/>
      <w:spacing w:val="-7"/>
      <w:sz w:val="20"/>
      <w:szCs w:val="20"/>
    </w:rPr>
  </w:style>
  <w:style w:type="character" w:customStyle="1" w:styleId="Bodytext210">
    <w:name w:val="Body text (21)_"/>
    <w:link w:val="Bodytext211"/>
    <w:locked/>
    <w:rsid w:val="00207212"/>
    <w:rPr>
      <w:rFonts w:ascii="Segoe UI" w:hAnsi="Segoe UI" w:cs="Segoe UI"/>
      <w:b/>
      <w:bCs/>
      <w:sz w:val="26"/>
      <w:szCs w:val="26"/>
      <w:shd w:val="clear" w:color="auto" w:fill="FFFFFF"/>
    </w:rPr>
  </w:style>
  <w:style w:type="paragraph" w:customStyle="1" w:styleId="Bodytext211">
    <w:name w:val="Body text (21)"/>
    <w:basedOn w:val="Normal"/>
    <w:link w:val="Bodytext210"/>
    <w:rsid w:val="00207212"/>
    <w:pPr>
      <w:widowControl w:val="0"/>
      <w:shd w:val="clear" w:color="auto" w:fill="FFFFFF"/>
      <w:spacing w:line="240" w:lineRule="atLeast"/>
    </w:pPr>
    <w:rPr>
      <w:rFonts w:ascii="Segoe UI" w:hAnsi="Segoe UI" w:cs="Segoe UI"/>
      <w:b/>
      <w:bCs/>
      <w:sz w:val="26"/>
      <w:szCs w:val="26"/>
    </w:rPr>
  </w:style>
  <w:style w:type="character" w:customStyle="1" w:styleId="Bodytext32">
    <w:name w:val="Body text (32)_"/>
    <w:link w:val="Bodytext320"/>
    <w:locked/>
    <w:rsid w:val="00207212"/>
    <w:rPr>
      <w:rFonts w:ascii="Segoe UI" w:hAnsi="Segoe UI" w:cs="Segoe UI"/>
      <w:spacing w:val="-20"/>
      <w:shd w:val="clear" w:color="auto" w:fill="FFFFFF"/>
    </w:rPr>
  </w:style>
  <w:style w:type="paragraph" w:customStyle="1" w:styleId="Bodytext320">
    <w:name w:val="Body text (32)"/>
    <w:basedOn w:val="Normal"/>
    <w:link w:val="Bodytext32"/>
    <w:rsid w:val="00207212"/>
    <w:pPr>
      <w:widowControl w:val="0"/>
      <w:shd w:val="clear" w:color="auto" w:fill="FFFFFF"/>
      <w:spacing w:line="125" w:lineRule="exact"/>
      <w:jc w:val="both"/>
    </w:pPr>
    <w:rPr>
      <w:rFonts w:ascii="Segoe UI" w:hAnsi="Segoe UI" w:cs="Segoe UI"/>
      <w:spacing w:val="-20"/>
      <w:sz w:val="20"/>
      <w:szCs w:val="20"/>
    </w:rPr>
  </w:style>
  <w:style w:type="character" w:customStyle="1" w:styleId="Bodytext10">
    <w:name w:val="Body text (10)_"/>
    <w:link w:val="Bodytext100"/>
    <w:locked/>
    <w:rsid w:val="00207212"/>
    <w:rPr>
      <w:rFonts w:ascii="Segoe UI" w:hAnsi="Segoe UI" w:cs="Segoe UI"/>
      <w:shd w:val="clear" w:color="auto" w:fill="FFFFFF"/>
    </w:rPr>
  </w:style>
  <w:style w:type="paragraph" w:customStyle="1" w:styleId="Bodytext100">
    <w:name w:val="Body text (10)"/>
    <w:basedOn w:val="Normal"/>
    <w:link w:val="Bodytext10"/>
    <w:rsid w:val="00207212"/>
    <w:pPr>
      <w:widowControl w:val="0"/>
      <w:shd w:val="clear" w:color="auto" w:fill="FFFFFF"/>
      <w:spacing w:line="240" w:lineRule="atLeast"/>
    </w:pPr>
    <w:rPr>
      <w:rFonts w:ascii="Segoe UI" w:hAnsi="Segoe UI" w:cs="Segoe UI"/>
      <w:sz w:val="20"/>
      <w:szCs w:val="20"/>
    </w:rPr>
  </w:style>
  <w:style w:type="character" w:customStyle="1" w:styleId="Tablecaption3">
    <w:name w:val="Table caption (3)_"/>
    <w:link w:val="Tablecaption31"/>
    <w:locked/>
    <w:rsid w:val="00207212"/>
    <w:rPr>
      <w:rFonts w:ascii="Segoe UI" w:hAnsi="Segoe UI" w:cs="Segoe UI"/>
      <w:b/>
      <w:bCs/>
      <w:sz w:val="16"/>
      <w:szCs w:val="16"/>
      <w:shd w:val="clear" w:color="auto" w:fill="FFFFFF"/>
    </w:rPr>
  </w:style>
  <w:style w:type="paragraph" w:customStyle="1" w:styleId="Tablecaption31">
    <w:name w:val="Table caption (3)1"/>
    <w:basedOn w:val="Normal"/>
    <w:link w:val="Tablecaption3"/>
    <w:rsid w:val="00207212"/>
    <w:pPr>
      <w:widowControl w:val="0"/>
      <w:shd w:val="clear" w:color="auto" w:fill="FFFFFF"/>
      <w:spacing w:line="240" w:lineRule="atLeast"/>
    </w:pPr>
    <w:rPr>
      <w:rFonts w:ascii="Segoe UI" w:hAnsi="Segoe UI" w:cs="Segoe UI"/>
      <w:b/>
      <w:bCs/>
      <w:sz w:val="16"/>
      <w:szCs w:val="16"/>
    </w:rPr>
  </w:style>
  <w:style w:type="character" w:customStyle="1" w:styleId="Bodytext33Exact">
    <w:name w:val="Body text (33) Exact"/>
    <w:link w:val="Bodytext33"/>
    <w:locked/>
    <w:rsid w:val="00207212"/>
    <w:rPr>
      <w:rFonts w:ascii="Segoe UI" w:hAnsi="Segoe UI" w:cs="Segoe UI"/>
      <w:b/>
      <w:bCs/>
      <w:spacing w:val="-3"/>
      <w:sz w:val="16"/>
      <w:szCs w:val="16"/>
      <w:shd w:val="clear" w:color="auto" w:fill="FFFFFF"/>
    </w:rPr>
  </w:style>
  <w:style w:type="paragraph" w:customStyle="1" w:styleId="Bodytext33">
    <w:name w:val="Body text (33)"/>
    <w:basedOn w:val="Normal"/>
    <w:link w:val="Bodytext33Exact"/>
    <w:rsid w:val="00207212"/>
    <w:pPr>
      <w:widowControl w:val="0"/>
      <w:shd w:val="clear" w:color="auto" w:fill="FFFFFF"/>
      <w:spacing w:line="240" w:lineRule="atLeast"/>
    </w:pPr>
    <w:rPr>
      <w:rFonts w:ascii="Segoe UI" w:hAnsi="Segoe UI" w:cs="Segoe UI"/>
      <w:b/>
      <w:bCs/>
      <w:spacing w:val="-3"/>
      <w:sz w:val="16"/>
      <w:szCs w:val="16"/>
    </w:rPr>
  </w:style>
  <w:style w:type="character" w:customStyle="1" w:styleId="Bodytext34Exact">
    <w:name w:val="Body text (34) Exact"/>
    <w:link w:val="Bodytext34"/>
    <w:locked/>
    <w:rsid w:val="00207212"/>
    <w:rPr>
      <w:rFonts w:ascii="Arial" w:hAnsi="Arial" w:cs="Arial"/>
      <w:spacing w:val="-17"/>
      <w:shd w:val="clear" w:color="auto" w:fill="FFFFFF"/>
    </w:rPr>
  </w:style>
  <w:style w:type="paragraph" w:customStyle="1" w:styleId="Bodytext34">
    <w:name w:val="Body text (34)"/>
    <w:basedOn w:val="Normal"/>
    <w:link w:val="Bodytext34Exact"/>
    <w:rsid w:val="00207212"/>
    <w:pPr>
      <w:widowControl w:val="0"/>
      <w:shd w:val="clear" w:color="auto" w:fill="FFFFFF"/>
      <w:spacing w:line="240" w:lineRule="atLeast"/>
    </w:pPr>
    <w:rPr>
      <w:rFonts w:cs="Arial"/>
      <w:spacing w:val="-17"/>
      <w:sz w:val="20"/>
      <w:szCs w:val="20"/>
    </w:rPr>
  </w:style>
  <w:style w:type="character" w:customStyle="1" w:styleId="Bodytext35Exact">
    <w:name w:val="Body text (35) Exact"/>
    <w:link w:val="Bodytext35"/>
    <w:locked/>
    <w:rsid w:val="00207212"/>
    <w:rPr>
      <w:rFonts w:ascii="Arial" w:hAnsi="Arial" w:cs="Arial"/>
      <w:spacing w:val="-20"/>
      <w:sz w:val="18"/>
      <w:szCs w:val="18"/>
      <w:shd w:val="clear" w:color="auto" w:fill="FFFFFF"/>
    </w:rPr>
  </w:style>
  <w:style w:type="paragraph" w:customStyle="1" w:styleId="Bodytext35">
    <w:name w:val="Body text (35)"/>
    <w:basedOn w:val="Normal"/>
    <w:link w:val="Bodytext35Exact"/>
    <w:rsid w:val="00207212"/>
    <w:pPr>
      <w:widowControl w:val="0"/>
      <w:shd w:val="clear" w:color="auto" w:fill="FFFFFF"/>
      <w:spacing w:line="240" w:lineRule="atLeast"/>
      <w:jc w:val="both"/>
    </w:pPr>
    <w:rPr>
      <w:rFonts w:cs="Arial"/>
      <w:spacing w:val="-20"/>
      <w:sz w:val="18"/>
      <w:szCs w:val="18"/>
    </w:rPr>
  </w:style>
  <w:style w:type="character" w:customStyle="1" w:styleId="Bodytext36Exact">
    <w:name w:val="Body text (36) Exact"/>
    <w:link w:val="Bodytext36"/>
    <w:locked/>
    <w:rsid w:val="00207212"/>
    <w:rPr>
      <w:rFonts w:ascii="Segoe UI" w:hAnsi="Segoe UI" w:cs="Segoe UI"/>
      <w:spacing w:val="-12"/>
      <w:sz w:val="19"/>
      <w:szCs w:val="19"/>
      <w:shd w:val="clear" w:color="auto" w:fill="FFFFFF"/>
    </w:rPr>
  </w:style>
  <w:style w:type="paragraph" w:customStyle="1" w:styleId="Bodytext36">
    <w:name w:val="Body text (36)"/>
    <w:basedOn w:val="Normal"/>
    <w:link w:val="Bodytext36Exact"/>
    <w:rsid w:val="00207212"/>
    <w:pPr>
      <w:widowControl w:val="0"/>
      <w:shd w:val="clear" w:color="auto" w:fill="FFFFFF"/>
      <w:spacing w:line="216" w:lineRule="exact"/>
      <w:jc w:val="center"/>
    </w:pPr>
    <w:rPr>
      <w:rFonts w:ascii="Segoe UI" w:hAnsi="Segoe UI" w:cs="Segoe UI"/>
      <w:spacing w:val="-12"/>
      <w:sz w:val="19"/>
      <w:szCs w:val="19"/>
    </w:rPr>
  </w:style>
  <w:style w:type="character" w:customStyle="1" w:styleId="Bodytext37Exact">
    <w:name w:val="Body text (37) Exact"/>
    <w:link w:val="Bodytext37"/>
    <w:locked/>
    <w:rsid w:val="00207212"/>
    <w:rPr>
      <w:rFonts w:ascii="Arial" w:hAnsi="Arial" w:cs="Arial"/>
      <w:spacing w:val="-10"/>
      <w:sz w:val="18"/>
      <w:szCs w:val="18"/>
      <w:shd w:val="clear" w:color="auto" w:fill="FFFFFF"/>
    </w:rPr>
  </w:style>
  <w:style w:type="paragraph" w:customStyle="1" w:styleId="Bodytext37">
    <w:name w:val="Body text (37)"/>
    <w:basedOn w:val="Normal"/>
    <w:link w:val="Bodytext37Exact"/>
    <w:rsid w:val="00207212"/>
    <w:pPr>
      <w:widowControl w:val="0"/>
      <w:shd w:val="clear" w:color="auto" w:fill="FFFFFF"/>
      <w:spacing w:line="234" w:lineRule="exact"/>
      <w:jc w:val="both"/>
    </w:pPr>
    <w:rPr>
      <w:rFonts w:cs="Arial"/>
      <w:spacing w:val="-10"/>
      <w:sz w:val="18"/>
      <w:szCs w:val="18"/>
    </w:rPr>
  </w:style>
  <w:style w:type="character" w:customStyle="1" w:styleId="Bodytext38Exact">
    <w:name w:val="Body text (38) Exact"/>
    <w:link w:val="Bodytext38"/>
    <w:locked/>
    <w:rsid w:val="00207212"/>
    <w:rPr>
      <w:rFonts w:ascii="FrankRuehl" w:cs="FrankRuehl"/>
      <w:spacing w:val="-27"/>
      <w:sz w:val="30"/>
      <w:szCs w:val="30"/>
      <w:shd w:val="clear" w:color="auto" w:fill="FFFFFF"/>
      <w:lang w:bidi="he-IL"/>
    </w:rPr>
  </w:style>
  <w:style w:type="paragraph" w:customStyle="1" w:styleId="Bodytext38">
    <w:name w:val="Body text (38)"/>
    <w:basedOn w:val="Normal"/>
    <w:link w:val="Bodytext38Exact"/>
    <w:rsid w:val="00207212"/>
    <w:pPr>
      <w:widowControl w:val="0"/>
      <w:shd w:val="clear" w:color="auto" w:fill="FFFFFF"/>
      <w:spacing w:line="234" w:lineRule="exact"/>
      <w:jc w:val="both"/>
    </w:pPr>
    <w:rPr>
      <w:rFonts w:ascii="FrankRuehl" w:hAnsi="Times New Roman" w:cs="FrankRuehl"/>
      <w:spacing w:val="-27"/>
      <w:sz w:val="30"/>
      <w:szCs w:val="30"/>
      <w:lang w:bidi="he-IL"/>
    </w:rPr>
  </w:style>
  <w:style w:type="character" w:customStyle="1" w:styleId="Bodytext39Exact">
    <w:name w:val="Body text (39) Exact"/>
    <w:link w:val="Bodytext39"/>
    <w:locked/>
    <w:rsid w:val="00207212"/>
    <w:rPr>
      <w:rFonts w:ascii="Segoe UI" w:hAnsi="Segoe UI" w:cs="Segoe UI"/>
      <w:spacing w:val="-9"/>
      <w:sz w:val="19"/>
      <w:szCs w:val="19"/>
      <w:shd w:val="clear" w:color="auto" w:fill="FFFFFF"/>
    </w:rPr>
  </w:style>
  <w:style w:type="paragraph" w:customStyle="1" w:styleId="Bodytext39">
    <w:name w:val="Body text (39)"/>
    <w:basedOn w:val="Normal"/>
    <w:link w:val="Bodytext39Exact"/>
    <w:rsid w:val="00207212"/>
    <w:pPr>
      <w:widowControl w:val="0"/>
      <w:shd w:val="clear" w:color="auto" w:fill="FFFFFF"/>
      <w:spacing w:line="234" w:lineRule="exact"/>
      <w:jc w:val="both"/>
    </w:pPr>
    <w:rPr>
      <w:rFonts w:ascii="Segoe UI" w:hAnsi="Segoe UI" w:cs="Segoe UI"/>
      <w:spacing w:val="-9"/>
      <w:sz w:val="19"/>
      <w:szCs w:val="19"/>
    </w:rPr>
  </w:style>
  <w:style w:type="character" w:customStyle="1" w:styleId="Bodytext40Exact">
    <w:name w:val="Body text (40) Exact"/>
    <w:link w:val="Bodytext400"/>
    <w:locked/>
    <w:rsid w:val="00207212"/>
    <w:rPr>
      <w:rFonts w:ascii="FrankRuehl" w:cs="FrankRuehl"/>
      <w:spacing w:val="-19"/>
      <w:sz w:val="26"/>
      <w:szCs w:val="26"/>
      <w:shd w:val="clear" w:color="auto" w:fill="FFFFFF"/>
      <w:lang w:bidi="he-IL"/>
    </w:rPr>
  </w:style>
  <w:style w:type="paragraph" w:customStyle="1" w:styleId="Bodytext400">
    <w:name w:val="Body text (40)"/>
    <w:basedOn w:val="Normal"/>
    <w:link w:val="Bodytext40Exact"/>
    <w:rsid w:val="00207212"/>
    <w:pPr>
      <w:widowControl w:val="0"/>
      <w:shd w:val="clear" w:color="auto" w:fill="FFFFFF"/>
      <w:spacing w:line="240" w:lineRule="atLeast"/>
    </w:pPr>
    <w:rPr>
      <w:rFonts w:ascii="FrankRuehl" w:hAnsi="Times New Roman" w:cs="FrankRuehl"/>
      <w:spacing w:val="-19"/>
      <w:sz w:val="26"/>
      <w:szCs w:val="26"/>
      <w:lang w:bidi="he-IL"/>
    </w:rPr>
  </w:style>
  <w:style w:type="character" w:customStyle="1" w:styleId="Bodytext41Exact">
    <w:name w:val="Body text (41) Exact"/>
    <w:link w:val="Bodytext41"/>
    <w:locked/>
    <w:rsid w:val="00207212"/>
    <w:rPr>
      <w:rFonts w:ascii="FrankRuehl" w:cs="FrankRuehl"/>
      <w:spacing w:val="-9"/>
      <w:sz w:val="26"/>
      <w:szCs w:val="26"/>
      <w:shd w:val="clear" w:color="auto" w:fill="FFFFFF"/>
      <w:lang w:bidi="he-IL"/>
    </w:rPr>
  </w:style>
  <w:style w:type="paragraph" w:customStyle="1" w:styleId="Bodytext41">
    <w:name w:val="Body text (41)"/>
    <w:basedOn w:val="Normal"/>
    <w:link w:val="Bodytext41Exact"/>
    <w:rsid w:val="00207212"/>
    <w:pPr>
      <w:widowControl w:val="0"/>
      <w:shd w:val="clear" w:color="auto" w:fill="FFFFFF"/>
      <w:spacing w:line="234" w:lineRule="exact"/>
    </w:pPr>
    <w:rPr>
      <w:rFonts w:ascii="FrankRuehl" w:hAnsi="Times New Roman" w:cs="FrankRuehl"/>
      <w:spacing w:val="-9"/>
      <w:sz w:val="26"/>
      <w:szCs w:val="26"/>
      <w:lang w:bidi="he-IL"/>
    </w:rPr>
  </w:style>
  <w:style w:type="character" w:customStyle="1" w:styleId="Bodytext42Exact">
    <w:name w:val="Body text (42) Exact"/>
    <w:link w:val="Bodytext42"/>
    <w:locked/>
    <w:rsid w:val="00207212"/>
    <w:rPr>
      <w:rFonts w:ascii="Segoe UI" w:hAnsi="Segoe UI" w:cs="Segoe UI"/>
      <w:spacing w:val="-40"/>
      <w:sz w:val="22"/>
      <w:szCs w:val="22"/>
      <w:shd w:val="clear" w:color="auto" w:fill="FFFFFF"/>
    </w:rPr>
  </w:style>
  <w:style w:type="paragraph" w:customStyle="1" w:styleId="Bodytext42">
    <w:name w:val="Body text (42)"/>
    <w:basedOn w:val="Normal"/>
    <w:link w:val="Bodytext42Exact"/>
    <w:rsid w:val="00207212"/>
    <w:pPr>
      <w:widowControl w:val="0"/>
      <w:shd w:val="clear" w:color="auto" w:fill="FFFFFF"/>
      <w:spacing w:line="252" w:lineRule="exact"/>
    </w:pPr>
    <w:rPr>
      <w:rFonts w:ascii="Segoe UI" w:hAnsi="Segoe UI" w:cs="Segoe UI"/>
      <w:spacing w:val="-40"/>
      <w:sz w:val="22"/>
      <w:szCs w:val="22"/>
    </w:rPr>
  </w:style>
  <w:style w:type="character" w:customStyle="1" w:styleId="Bodytext43Exact">
    <w:name w:val="Body text (43) Exact"/>
    <w:link w:val="Bodytext43"/>
    <w:locked/>
    <w:rsid w:val="00207212"/>
    <w:rPr>
      <w:rFonts w:ascii="Garamond" w:hAnsi="Garamond"/>
      <w:spacing w:val="-2"/>
      <w:shd w:val="clear" w:color="auto" w:fill="FFFFFF"/>
    </w:rPr>
  </w:style>
  <w:style w:type="paragraph" w:customStyle="1" w:styleId="Bodytext43">
    <w:name w:val="Body text (43)"/>
    <w:basedOn w:val="Normal"/>
    <w:link w:val="Bodytext43Exact"/>
    <w:rsid w:val="00207212"/>
    <w:pPr>
      <w:widowControl w:val="0"/>
      <w:shd w:val="clear" w:color="auto" w:fill="FFFFFF"/>
      <w:spacing w:line="243" w:lineRule="exact"/>
    </w:pPr>
    <w:rPr>
      <w:rFonts w:ascii="Garamond" w:hAnsi="Garamond"/>
      <w:spacing w:val="-2"/>
      <w:sz w:val="20"/>
      <w:szCs w:val="20"/>
    </w:rPr>
  </w:style>
  <w:style w:type="character" w:customStyle="1" w:styleId="Bodytext44Exact">
    <w:name w:val="Body text (44) Exact"/>
    <w:link w:val="Bodytext44"/>
    <w:locked/>
    <w:rsid w:val="00207212"/>
    <w:rPr>
      <w:rFonts w:ascii="FrankRuehl" w:cs="FrankRuehl"/>
      <w:spacing w:val="-7"/>
      <w:shd w:val="clear" w:color="auto" w:fill="FFFFFF"/>
      <w:lang w:bidi="he-IL"/>
    </w:rPr>
  </w:style>
  <w:style w:type="paragraph" w:customStyle="1" w:styleId="Bodytext44">
    <w:name w:val="Body text (44)"/>
    <w:basedOn w:val="Normal"/>
    <w:link w:val="Bodytext44Exact"/>
    <w:rsid w:val="00207212"/>
    <w:pPr>
      <w:widowControl w:val="0"/>
      <w:shd w:val="clear" w:color="auto" w:fill="FFFFFF"/>
      <w:spacing w:line="243" w:lineRule="exact"/>
    </w:pPr>
    <w:rPr>
      <w:rFonts w:ascii="FrankRuehl" w:hAnsi="Times New Roman" w:cs="FrankRuehl"/>
      <w:spacing w:val="-7"/>
      <w:sz w:val="20"/>
      <w:szCs w:val="20"/>
      <w:lang w:bidi="he-IL"/>
    </w:rPr>
  </w:style>
  <w:style w:type="character" w:customStyle="1" w:styleId="Bodytext45Exact">
    <w:name w:val="Body text (45) Exact"/>
    <w:link w:val="Bodytext45"/>
    <w:locked/>
    <w:rsid w:val="00207212"/>
    <w:rPr>
      <w:rFonts w:ascii="FrankRuehl" w:cs="FrankRuehl"/>
      <w:spacing w:val="-3"/>
      <w:sz w:val="23"/>
      <w:szCs w:val="23"/>
      <w:shd w:val="clear" w:color="auto" w:fill="FFFFFF"/>
      <w:lang w:bidi="he-IL"/>
    </w:rPr>
  </w:style>
  <w:style w:type="paragraph" w:customStyle="1" w:styleId="Bodytext45">
    <w:name w:val="Body text (45)"/>
    <w:basedOn w:val="Normal"/>
    <w:link w:val="Bodytext45Exact"/>
    <w:rsid w:val="00207212"/>
    <w:pPr>
      <w:widowControl w:val="0"/>
      <w:shd w:val="clear" w:color="auto" w:fill="FFFFFF"/>
      <w:spacing w:line="243" w:lineRule="exact"/>
    </w:pPr>
    <w:rPr>
      <w:rFonts w:ascii="FrankRuehl" w:hAnsi="Times New Roman" w:cs="FrankRuehl"/>
      <w:spacing w:val="-3"/>
      <w:sz w:val="23"/>
      <w:szCs w:val="23"/>
      <w:lang w:bidi="he-IL"/>
    </w:rPr>
  </w:style>
  <w:style w:type="character" w:customStyle="1" w:styleId="Bodytext46Exact">
    <w:name w:val="Body text (46) Exact"/>
    <w:link w:val="Bodytext46"/>
    <w:locked/>
    <w:rsid w:val="00207212"/>
    <w:rPr>
      <w:rFonts w:ascii="Calibri" w:hAnsi="Calibri"/>
      <w:spacing w:val="-11"/>
      <w:sz w:val="22"/>
      <w:szCs w:val="22"/>
      <w:shd w:val="clear" w:color="auto" w:fill="FFFFFF"/>
    </w:rPr>
  </w:style>
  <w:style w:type="paragraph" w:customStyle="1" w:styleId="Bodytext46">
    <w:name w:val="Body text (46)"/>
    <w:basedOn w:val="Normal"/>
    <w:link w:val="Bodytext46Exact"/>
    <w:rsid w:val="00207212"/>
    <w:pPr>
      <w:widowControl w:val="0"/>
      <w:shd w:val="clear" w:color="auto" w:fill="FFFFFF"/>
      <w:spacing w:before="60" w:after="60" w:line="240" w:lineRule="atLeast"/>
    </w:pPr>
    <w:rPr>
      <w:rFonts w:ascii="Calibri" w:hAnsi="Calibri"/>
      <w:spacing w:val="-11"/>
      <w:sz w:val="22"/>
      <w:szCs w:val="22"/>
    </w:rPr>
  </w:style>
  <w:style w:type="character" w:customStyle="1" w:styleId="Bodytext47Exact">
    <w:name w:val="Body text (47) Exact"/>
    <w:link w:val="Bodytext47"/>
    <w:locked/>
    <w:rsid w:val="00207212"/>
    <w:rPr>
      <w:rFonts w:ascii="FrankRuehl" w:cs="FrankRuehl"/>
      <w:spacing w:val="-21"/>
      <w:sz w:val="26"/>
      <w:szCs w:val="26"/>
      <w:shd w:val="clear" w:color="auto" w:fill="FFFFFF"/>
      <w:lang w:bidi="he-IL"/>
    </w:rPr>
  </w:style>
  <w:style w:type="paragraph" w:customStyle="1" w:styleId="Bodytext47">
    <w:name w:val="Body text (47)"/>
    <w:basedOn w:val="Normal"/>
    <w:link w:val="Bodytext47Exact"/>
    <w:rsid w:val="00207212"/>
    <w:pPr>
      <w:widowControl w:val="0"/>
      <w:shd w:val="clear" w:color="auto" w:fill="FFFFFF"/>
      <w:spacing w:line="240" w:lineRule="atLeast"/>
    </w:pPr>
    <w:rPr>
      <w:rFonts w:ascii="FrankRuehl" w:hAnsi="Times New Roman" w:cs="FrankRuehl"/>
      <w:spacing w:val="-21"/>
      <w:sz w:val="26"/>
      <w:szCs w:val="26"/>
      <w:lang w:bidi="he-IL"/>
    </w:rPr>
  </w:style>
  <w:style w:type="character" w:customStyle="1" w:styleId="Bodytext48Exact">
    <w:name w:val="Body text (48) Exact"/>
    <w:link w:val="Bodytext48"/>
    <w:locked/>
    <w:rsid w:val="00207212"/>
    <w:rPr>
      <w:sz w:val="19"/>
      <w:szCs w:val="19"/>
      <w:shd w:val="clear" w:color="auto" w:fill="FFFFFF"/>
    </w:rPr>
  </w:style>
  <w:style w:type="paragraph" w:customStyle="1" w:styleId="Bodytext48">
    <w:name w:val="Body text (48)"/>
    <w:basedOn w:val="Normal"/>
    <w:link w:val="Bodytext48Exact"/>
    <w:rsid w:val="00207212"/>
    <w:pPr>
      <w:widowControl w:val="0"/>
      <w:shd w:val="clear" w:color="auto" w:fill="FFFFFF"/>
      <w:spacing w:line="240" w:lineRule="atLeast"/>
    </w:pPr>
    <w:rPr>
      <w:rFonts w:ascii="Times New Roman" w:hAnsi="Times New Roman"/>
      <w:sz w:val="19"/>
      <w:szCs w:val="19"/>
    </w:rPr>
  </w:style>
  <w:style w:type="character" w:customStyle="1" w:styleId="Bodytext49Exact">
    <w:name w:val="Body text (49) Exact"/>
    <w:link w:val="Bodytext49"/>
    <w:locked/>
    <w:rsid w:val="00207212"/>
    <w:rPr>
      <w:rFonts w:ascii="Segoe UI" w:hAnsi="Segoe UI" w:cs="Segoe UI"/>
      <w:i/>
      <w:iCs/>
      <w:spacing w:val="-48"/>
      <w:shd w:val="clear" w:color="auto" w:fill="FFFFFF"/>
    </w:rPr>
  </w:style>
  <w:style w:type="paragraph" w:customStyle="1" w:styleId="Bodytext49">
    <w:name w:val="Body text (49)"/>
    <w:basedOn w:val="Normal"/>
    <w:link w:val="Bodytext49Exact"/>
    <w:rsid w:val="00207212"/>
    <w:pPr>
      <w:widowControl w:val="0"/>
      <w:shd w:val="clear" w:color="auto" w:fill="FFFFFF"/>
      <w:spacing w:line="240" w:lineRule="atLeast"/>
    </w:pPr>
    <w:rPr>
      <w:rFonts w:ascii="Segoe UI" w:hAnsi="Segoe UI" w:cs="Segoe UI"/>
      <w:i/>
      <w:iCs/>
      <w:spacing w:val="-48"/>
      <w:sz w:val="20"/>
      <w:szCs w:val="20"/>
    </w:rPr>
  </w:style>
  <w:style w:type="character" w:customStyle="1" w:styleId="Bodytext50Exact">
    <w:name w:val="Body text (50) Exact"/>
    <w:link w:val="Bodytext500"/>
    <w:locked/>
    <w:rsid w:val="00207212"/>
    <w:rPr>
      <w:rFonts w:ascii="Segoe UI" w:hAnsi="Segoe UI" w:cs="Segoe UI"/>
      <w:i/>
      <w:iCs/>
      <w:spacing w:val="-28"/>
      <w:sz w:val="14"/>
      <w:szCs w:val="14"/>
      <w:shd w:val="clear" w:color="auto" w:fill="FFFFFF"/>
    </w:rPr>
  </w:style>
  <w:style w:type="paragraph" w:customStyle="1" w:styleId="Bodytext500">
    <w:name w:val="Body text (50)"/>
    <w:basedOn w:val="Normal"/>
    <w:link w:val="Bodytext50Exact"/>
    <w:rsid w:val="00207212"/>
    <w:pPr>
      <w:widowControl w:val="0"/>
      <w:shd w:val="clear" w:color="auto" w:fill="FFFFFF"/>
      <w:spacing w:line="240" w:lineRule="atLeast"/>
    </w:pPr>
    <w:rPr>
      <w:rFonts w:ascii="Segoe UI" w:hAnsi="Segoe UI" w:cs="Segoe UI"/>
      <w:i/>
      <w:iCs/>
      <w:spacing w:val="-28"/>
      <w:sz w:val="14"/>
      <w:szCs w:val="14"/>
    </w:rPr>
  </w:style>
  <w:style w:type="character" w:customStyle="1" w:styleId="Bodytext51Exact">
    <w:name w:val="Body text (51) Exact"/>
    <w:link w:val="Bodytext51"/>
    <w:locked/>
    <w:rsid w:val="00207212"/>
    <w:rPr>
      <w:rFonts w:ascii="Arial" w:hAnsi="Arial" w:cs="Arial"/>
      <w:sz w:val="18"/>
      <w:szCs w:val="18"/>
      <w:shd w:val="clear" w:color="auto" w:fill="FFFFFF"/>
    </w:rPr>
  </w:style>
  <w:style w:type="paragraph" w:customStyle="1" w:styleId="Bodytext51">
    <w:name w:val="Body text (51)"/>
    <w:basedOn w:val="Normal"/>
    <w:link w:val="Bodytext51Exact"/>
    <w:rsid w:val="00207212"/>
    <w:pPr>
      <w:widowControl w:val="0"/>
      <w:shd w:val="clear" w:color="auto" w:fill="FFFFFF"/>
      <w:spacing w:line="240" w:lineRule="atLeast"/>
    </w:pPr>
    <w:rPr>
      <w:rFonts w:cs="Arial"/>
      <w:sz w:val="18"/>
      <w:szCs w:val="18"/>
    </w:rPr>
  </w:style>
  <w:style w:type="character" w:customStyle="1" w:styleId="Bodytext52">
    <w:name w:val="Body text (52)_"/>
    <w:link w:val="Bodytext520"/>
    <w:locked/>
    <w:rsid w:val="00207212"/>
    <w:rPr>
      <w:rFonts w:ascii="Segoe UI" w:hAnsi="Segoe UI" w:cs="Segoe UI"/>
      <w:b/>
      <w:bCs/>
      <w:sz w:val="15"/>
      <w:szCs w:val="15"/>
      <w:shd w:val="clear" w:color="auto" w:fill="FFFFFF"/>
    </w:rPr>
  </w:style>
  <w:style w:type="paragraph" w:customStyle="1" w:styleId="Bodytext520">
    <w:name w:val="Body text (52)"/>
    <w:basedOn w:val="Normal"/>
    <w:link w:val="Bodytext52"/>
    <w:rsid w:val="00207212"/>
    <w:pPr>
      <w:widowControl w:val="0"/>
      <w:shd w:val="clear" w:color="auto" w:fill="FFFFFF"/>
      <w:spacing w:after="60" w:line="240" w:lineRule="atLeast"/>
      <w:jc w:val="center"/>
    </w:pPr>
    <w:rPr>
      <w:rFonts w:ascii="Segoe UI" w:hAnsi="Segoe UI" w:cs="Segoe UI"/>
      <w:b/>
      <w:bCs/>
      <w:sz w:val="15"/>
      <w:szCs w:val="15"/>
    </w:rPr>
  </w:style>
  <w:style w:type="character" w:customStyle="1" w:styleId="Bodytext53Exact">
    <w:name w:val="Body text (53) Exact"/>
    <w:link w:val="Bodytext53"/>
    <w:locked/>
    <w:rsid w:val="00207212"/>
    <w:rPr>
      <w:rFonts w:ascii="Arial" w:hAnsi="Arial" w:cs="Arial"/>
      <w:b/>
      <w:bCs/>
      <w:spacing w:val="-14"/>
      <w:sz w:val="18"/>
      <w:szCs w:val="18"/>
      <w:shd w:val="clear" w:color="auto" w:fill="FFFFFF"/>
    </w:rPr>
  </w:style>
  <w:style w:type="paragraph" w:customStyle="1" w:styleId="Bodytext53">
    <w:name w:val="Body text (53)"/>
    <w:basedOn w:val="Normal"/>
    <w:link w:val="Bodytext53Exact"/>
    <w:rsid w:val="00207212"/>
    <w:pPr>
      <w:widowControl w:val="0"/>
      <w:shd w:val="clear" w:color="auto" w:fill="FFFFFF"/>
      <w:spacing w:line="240" w:lineRule="atLeast"/>
    </w:pPr>
    <w:rPr>
      <w:rFonts w:cs="Arial"/>
      <w:b/>
      <w:bCs/>
      <w:spacing w:val="-14"/>
      <w:sz w:val="18"/>
      <w:szCs w:val="18"/>
    </w:rPr>
  </w:style>
  <w:style w:type="character" w:customStyle="1" w:styleId="Tablecaption4">
    <w:name w:val="Table caption (4)_"/>
    <w:link w:val="Tablecaption40"/>
    <w:locked/>
    <w:rsid w:val="00207212"/>
    <w:rPr>
      <w:rFonts w:ascii="Segoe UI" w:hAnsi="Segoe UI" w:cs="Segoe UI"/>
      <w:sz w:val="13"/>
      <w:szCs w:val="13"/>
      <w:shd w:val="clear" w:color="auto" w:fill="FFFFFF"/>
    </w:rPr>
  </w:style>
  <w:style w:type="paragraph" w:customStyle="1" w:styleId="Tablecaption40">
    <w:name w:val="Table caption (4)"/>
    <w:basedOn w:val="Normal"/>
    <w:link w:val="Tablecaption4"/>
    <w:rsid w:val="00207212"/>
    <w:pPr>
      <w:widowControl w:val="0"/>
      <w:shd w:val="clear" w:color="auto" w:fill="FFFFFF"/>
      <w:spacing w:line="240" w:lineRule="atLeast"/>
    </w:pPr>
    <w:rPr>
      <w:rFonts w:ascii="Segoe UI" w:hAnsi="Segoe UI" w:cs="Segoe UI"/>
      <w:sz w:val="13"/>
      <w:szCs w:val="13"/>
    </w:rPr>
  </w:style>
  <w:style w:type="character" w:customStyle="1" w:styleId="Bodytext54">
    <w:name w:val="Body text (54)_"/>
    <w:link w:val="Bodytext540"/>
    <w:locked/>
    <w:rsid w:val="00207212"/>
    <w:rPr>
      <w:rFonts w:ascii="Segoe UI" w:hAnsi="Segoe UI" w:cs="Segoe UI"/>
      <w:sz w:val="17"/>
      <w:szCs w:val="17"/>
      <w:shd w:val="clear" w:color="auto" w:fill="FFFFFF"/>
    </w:rPr>
  </w:style>
  <w:style w:type="paragraph" w:customStyle="1" w:styleId="Bodytext540">
    <w:name w:val="Body text (54)"/>
    <w:basedOn w:val="Normal"/>
    <w:link w:val="Bodytext54"/>
    <w:rsid w:val="00207212"/>
    <w:pPr>
      <w:widowControl w:val="0"/>
      <w:shd w:val="clear" w:color="auto" w:fill="FFFFFF"/>
      <w:spacing w:before="600" w:after="180" w:line="240" w:lineRule="atLeast"/>
      <w:jc w:val="both"/>
    </w:pPr>
    <w:rPr>
      <w:rFonts w:ascii="Segoe UI" w:hAnsi="Segoe UI" w:cs="Segoe UI"/>
      <w:sz w:val="17"/>
      <w:szCs w:val="17"/>
    </w:rPr>
  </w:style>
  <w:style w:type="character" w:customStyle="1" w:styleId="Bodytext3Exact">
    <w:name w:val="Body text (3) Exact"/>
    <w:rsid w:val="00207212"/>
    <w:rPr>
      <w:rFonts w:ascii="Segoe UI" w:hAnsi="Segoe UI" w:cs="Segoe UI" w:hint="default"/>
      <w:strike w:val="0"/>
      <w:dstrike w:val="0"/>
      <w:spacing w:val="-5"/>
      <w:sz w:val="12"/>
      <w:szCs w:val="12"/>
      <w:u w:val="none"/>
      <w:effect w:val="none"/>
    </w:rPr>
  </w:style>
  <w:style w:type="character" w:customStyle="1" w:styleId="BodytextCandara">
    <w:name w:val="Body text + Candara"/>
    <w:aliases w:val="9.5 pt,Spacing 0 pt"/>
    <w:rsid w:val="00207212"/>
    <w:rPr>
      <w:rFonts w:ascii="Candara" w:hAnsi="Candara" w:cs="Candara"/>
      <w:spacing w:val="-10"/>
      <w:sz w:val="19"/>
      <w:szCs w:val="19"/>
      <w:shd w:val="clear" w:color="auto" w:fill="FFFFFF"/>
    </w:rPr>
  </w:style>
  <w:style w:type="character" w:customStyle="1" w:styleId="Bodytext9Exact">
    <w:name w:val="Body text (9) Exact"/>
    <w:rsid w:val="00207212"/>
    <w:rPr>
      <w:rFonts w:ascii="Segoe UI" w:hAnsi="Segoe UI" w:cs="Segoe UI" w:hint="default"/>
      <w:b/>
      <w:bCs/>
      <w:strike w:val="0"/>
      <w:dstrike w:val="0"/>
      <w:spacing w:val="-2"/>
      <w:sz w:val="19"/>
      <w:szCs w:val="19"/>
      <w:u w:val="none"/>
      <w:effect w:val="none"/>
    </w:rPr>
  </w:style>
  <w:style w:type="character" w:customStyle="1" w:styleId="Bodytext4pt2">
    <w:name w:val="Body text + 4 pt2"/>
    <w:aliases w:val="Bold10,Italic5"/>
    <w:rsid w:val="00207212"/>
    <w:rPr>
      <w:rFonts w:ascii="Segoe UI" w:hAnsi="Segoe UI" w:cs="Segoe UI"/>
      <w:b/>
      <w:bCs/>
      <w:i/>
      <w:iCs/>
      <w:sz w:val="8"/>
      <w:szCs w:val="8"/>
      <w:shd w:val="clear" w:color="auto" w:fill="FFFFFF"/>
    </w:rPr>
  </w:style>
  <w:style w:type="character" w:customStyle="1" w:styleId="fontstyle01">
    <w:name w:val="fontstyle01"/>
    <w:rsid w:val="00795F80"/>
    <w:rPr>
      <w:rFonts w:ascii="Arial" w:hAnsi="Arial" w:cs="Arial" w:hint="default"/>
      <w:b w:val="0"/>
      <w:bCs w:val="0"/>
      <w:i w:val="0"/>
      <w:iCs w:val="0"/>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0" w:unhideWhenUsed="0" w:qFormat="1"/>
    <w:lsdException w:name="heading 8" w:semiHidden="0" w:uiPriority="9"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semiHidden="0" w:uiPriority="0" w:unhideWhenUsed="0" w:qFormat="1"/>
    <w:lsdException w:name="footnote reference" w:uiPriority="0"/>
    <w:lsdException w:name="annotation reference" w:uiPriority="0"/>
    <w:lsdException w:name="page number" w:uiPriority="0"/>
    <w:lsdException w:name="List" w:uiPriority="0"/>
    <w:lsdException w:name="List 3" w:uiPriority="0"/>
    <w:lsdException w:name="List 4" w:uiPriority="0"/>
    <w:lsdException w:name="List 5" w:uiPriority="0"/>
    <w:lsdException w:name="Title" w:semiHidden="0" w:uiPriority="0" w:unhideWhenUsed="0" w:qFormat="1"/>
    <w:lsdException w:name="Default Paragraph Font" w:uiPriority="1"/>
    <w:lsdException w:name="Body Text" w:uiPriority="1" w:qFormat="1"/>
    <w:lsdException w:name="Body Text Indent" w:uiPriority="0"/>
    <w:lsdException w:name="List Continue 5"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link w:val="Heading1Char"/>
    <w:qFormat/>
    <w:rsid w:val="0070562F"/>
    <w:pPr>
      <w:widowControl w:val="0"/>
      <w:spacing w:before="600" w:line="360" w:lineRule="auto"/>
      <w:jc w:val="both"/>
      <w:outlineLvl w:val="0"/>
    </w:pPr>
    <w:rPr>
      <w:b/>
      <w:noProof/>
      <w:szCs w:val="20"/>
      <w:lang w:val="x-none" w:eastAsia="x-none"/>
    </w:rPr>
  </w:style>
  <w:style w:type="paragraph" w:styleId="Heading2">
    <w:name w:val="heading 2"/>
    <w:basedOn w:val="Heading1"/>
    <w:next w:val="Heading1"/>
    <w:link w:val="Heading2Char"/>
    <w:qFormat/>
    <w:rsid w:val="0070562F"/>
    <w:pPr>
      <w:spacing w:before="400"/>
      <w:outlineLvl w:val="1"/>
    </w:pPr>
    <w:rPr>
      <w:sz w:val="23"/>
    </w:rPr>
  </w:style>
  <w:style w:type="paragraph" w:styleId="Heading3">
    <w:name w:val="heading 3"/>
    <w:basedOn w:val="Heading2"/>
    <w:next w:val="Heading2"/>
    <w:link w:val="Heading3Char"/>
    <w:uiPriority w:val="9"/>
    <w:qFormat/>
    <w:rsid w:val="0070562F"/>
    <w:pPr>
      <w:spacing w:before="300"/>
      <w:outlineLvl w:val="2"/>
    </w:pPr>
    <w:rPr>
      <w:sz w:val="22"/>
    </w:rPr>
  </w:style>
  <w:style w:type="paragraph" w:styleId="Heading4">
    <w:name w:val="heading 4"/>
    <w:basedOn w:val="Normal"/>
    <w:next w:val="Normal"/>
    <w:link w:val="Heading4Char"/>
    <w:uiPriority w:val="9"/>
    <w:qFormat/>
    <w:rsid w:val="0070562F"/>
    <w:pPr>
      <w:widowControl w:val="0"/>
      <w:spacing w:before="240" w:line="360" w:lineRule="auto"/>
      <w:jc w:val="both"/>
      <w:outlineLvl w:val="3"/>
    </w:pPr>
    <w:rPr>
      <w:noProof/>
      <w:sz w:val="21"/>
      <w:szCs w:val="20"/>
      <w:lang w:val="x-none" w:eastAsia="x-none"/>
    </w:rPr>
  </w:style>
  <w:style w:type="paragraph" w:styleId="Heading5">
    <w:name w:val="heading 5"/>
    <w:basedOn w:val="Normal"/>
    <w:next w:val="Normal"/>
    <w:link w:val="Heading5Char"/>
    <w:qFormat/>
    <w:rsid w:val="0070562F"/>
    <w:pPr>
      <w:widowControl w:val="0"/>
      <w:spacing w:before="240" w:line="360" w:lineRule="auto"/>
      <w:jc w:val="both"/>
      <w:outlineLvl w:val="4"/>
    </w:pPr>
    <w:rPr>
      <w:noProof/>
      <w:sz w:val="21"/>
      <w:szCs w:val="20"/>
      <w:lang w:val="x-none" w:eastAsia="x-none"/>
    </w:rPr>
  </w:style>
  <w:style w:type="paragraph" w:styleId="Heading6">
    <w:name w:val="heading 6"/>
    <w:basedOn w:val="Normal"/>
    <w:next w:val="Normal"/>
    <w:link w:val="Heading6Char"/>
    <w:uiPriority w:val="9"/>
    <w:qFormat/>
    <w:rsid w:val="0070562F"/>
    <w:pPr>
      <w:widowControl w:val="0"/>
      <w:spacing w:before="60" w:after="60" w:line="360" w:lineRule="auto"/>
      <w:jc w:val="both"/>
      <w:outlineLvl w:val="5"/>
    </w:pPr>
    <w:rPr>
      <w:noProof/>
      <w:sz w:val="21"/>
      <w:szCs w:val="20"/>
      <w:lang w:val="x-none" w:eastAsia="x-none"/>
    </w:rPr>
  </w:style>
  <w:style w:type="paragraph" w:styleId="Heading7">
    <w:name w:val="heading 7"/>
    <w:basedOn w:val="Normal"/>
    <w:next w:val="Normal"/>
    <w:link w:val="Heading7Char"/>
    <w:qFormat/>
    <w:rsid w:val="0070562F"/>
    <w:pPr>
      <w:widowControl w:val="0"/>
      <w:spacing w:before="60" w:after="60" w:line="360" w:lineRule="atLeast"/>
      <w:jc w:val="both"/>
      <w:outlineLvl w:val="6"/>
    </w:pPr>
    <w:rPr>
      <w:noProof/>
      <w:sz w:val="21"/>
      <w:szCs w:val="20"/>
      <w:lang w:val="x-none" w:eastAsia="x-none"/>
    </w:rPr>
  </w:style>
  <w:style w:type="paragraph" w:styleId="Heading8">
    <w:name w:val="heading 8"/>
    <w:basedOn w:val="Normal"/>
    <w:next w:val="Normal"/>
    <w:qFormat/>
    <w:rsid w:val="0070562F"/>
    <w:pPr>
      <w:keepNext/>
      <w:widowControl w:val="0"/>
      <w:spacing w:before="40" w:after="40" w:line="360" w:lineRule="atLeast"/>
      <w:ind w:firstLine="284"/>
      <w:jc w:val="both"/>
      <w:outlineLvl w:val="7"/>
    </w:pPr>
    <w:rPr>
      <w:rFonts w:cs="Arial"/>
      <w:b/>
      <w:i/>
      <w:noProof/>
      <w:sz w:val="26"/>
      <w:szCs w:val="20"/>
    </w:rPr>
  </w:style>
  <w:style w:type="paragraph" w:styleId="Heading9">
    <w:name w:val="heading 9"/>
    <w:basedOn w:val="Normal"/>
    <w:next w:val="Normal"/>
    <w:link w:val="Heading9Char"/>
    <w:qFormat/>
    <w:rsid w:val="0070562F"/>
    <w:pPr>
      <w:widowControl w:val="0"/>
      <w:numPr>
        <w:ilvl w:val="8"/>
        <w:numId w:val="3"/>
      </w:numPr>
      <w:spacing w:before="240" w:after="60" w:line="360" w:lineRule="auto"/>
      <w:jc w:val="both"/>
      <w:outlineLvl w:val="8"/>
    </w:pPr>
    <w:rPr>
      <w:b/>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62F"/>
    <w:pPr>
      <w:tabs>
        <w:tab w:val="center" w:pos="4320"/>
        <w:tab w:val="right" w:pos="8640"/>
      </w:tabs>
    </w:pPr>
    <w:rPr>
      <w:lang w:val="x-none" w:eastAsia="x-none"/>
    </w:rPr>
  </w:style>
  <w:style w:type="character" w:styleId="PageNumber">
    <w:name w:val="page number"/>
    <w:basedOn w:val="DefaultParagraphFont"/>
    <w:rsid w:val="0070562F"/>
  </w:style>
  <w:style w:type="paragraph" w:styleId="BodyText">
    <w:name w:val="Body Text"/>
    <w:basedOn w:val="Normal"/>
    <w:link w:val="BodyTextChar"/>
    <w:uiPriority w:val="1"/>
    <w:qFormat/>
    <w:rsid w:val="0070562F"/>
    <w:pPr>
      <w:widowControl w:val="0"/>
      <w:numPr>
        <w:ilvl w:val="2"/>
        <w:numId w:val="6"/>
      </w:numPr>
      <w:tabs>
        <w:tab w:val="left" w:pos="284"/>
      </w:tabs>
      <w:spacing w:before="60" w:after="60" w:line="360" w:lineRule="auto"/>
      <w:jc w:val="both"/>
    </w:pPr>
    <w:rPr>
      <w:rFonts w:ascii="VNhelvetica" w:hAnsi="VNhelvetica"/>
      <w:sz w:val="21"/>
      <w:szCs w:val="20"/>
      <w:lang w:val="x-none" w:eastAsia="x-none"/>
    </w:rPr>
  </w:style>
  <w:style w:type="paragraph" w:customStyle="1" w:styleId="11">
    <w:name w:val="1.1"/>
    <w:basedOn w:val="Heading2"/>
    <w:next w:val="Heading2"/>
    <w:rsid w:val="0070562F"/>
    <w:pPr>
      <w:numPr>
        <w:numId w:val="3"/>
      </w:numPr>
      <w:spacing w:before="360"/>
      <w:ind w:left="431" w:hanging="431"/>
    </w:pPr>
    <w:rPr>
      <w:rFonts w:ascii="VNhelvetica" w:hAnsi="VNhelvetica"/>
      <w:i/>
      <w:noProof w:val="0"/>
      <w:sz w:val="22"/>
      <w:lang w:val="en-GB"/>
    </w:rPr>
  </w:style>
  <w:style w:type="paragraph" w:customStyle="1" w:styleId="111">
    <w:name w:val="1.1.1"/>
    <w:basedOn w:val="Normal"/>
    <w:rsid w:val="0070562F"/>
    <w:pPr>
      <w:widowControl w:val="0"/>
      <w:numPr>
        <w:numId w:val="2"/>
      </w:numPr>
      <w:spacing w:before="60" w:after="60" w:line="360" w:lineRule="atLeast"/>
      <w:jc w:val="both"/>
    </w:pPr>
    <w:rPr>
      <w:rFonts w:ascii="VNhelvetica" w:hAnsi="VNhelvetica" w:cs="Arial"/>
      <w:b/>
      <w:sz w:val="21"/>
      <w:szCs w:val="20"/>
      <w:lang w:val="en-GB"/>
    </w:rPr>
  </w:style>
  <w:style w:type="paragraph" w:customStyle="1" w:styleId="T1">
    <w:name w:val="T1"/>
    <w:basedOn w:val="Heading1"/>
    <w:rsid w:val="0070562F"/>
    <w:pPr>
      <w:spacing w:before="360"/>
    </w:pPr>
    <w:rPr>
      <w:rFonts w:ascii="VNhelvetica" w:hAnsi="VNhelvetica"/>
      <w:noProof w:val="0"/>
      <w:lang w:val="en-GB"/>
    </w:rPr>
  </w:style>
  <w:style w:type="paragraph" w:styleId="BodyText2">
    <w:name w:val="Body Text 2"/>
    <w:basedOn w:val="Normal"/>
    <w:rsid w:val="0070562F"/>
    <w:pPr>
      <w:widowControl w:val="0"/>
      <w:numPr>
        <w:ilvl w:val="3"/>
        <w:numId w:val="6"/>
      </w:numPr>
      <w:spacing w:before="60" w:after="60" w:line="360" w:lineRule="auto"/>
      <w:jc w:val="both"/>
    </w:pPr>
    <w:rPr>
      <w:rFonts w:ascii="VNhelvetica" w:hAnsi="VNhelvetica" w:cs="Arial"/>
      <w:sz w:val="21"/>
      <w:szCs w:val="20"/>
    </w:rPr>
  </w:style>
  <w:style w:type="paragraph" w:styleId="BodyTextIndent">
    <w:name w:val="Body Text Indent"/>
    <w:basedOn w:val="Normal"/>
    <w:rsid w:val="0070562F"/>
    <w:pPr>
      <w:widowControl w:val="0"/>
      <w:spacing w:before="120" w:after="60" w:line="360" w:lineRule="auto"/>
      <w:ind w:left="1135" w:hanging="851"/>
      <w:jc w:val="both"/>
    </w:pPr>
    <w:rPr>
      <w:rFonts w:ascii="VNhelvetica" w:hAnsi="VNhelvetica" w:cs="Arial"/>
      <w:sz w:val="21"/>
      <w:szCs w:val="20"/>
    </w:rPr>
  </w:style>
  <w:style w:type="paragraph" w:styleId="Header">
    <w:name w:val="header"/>
    <w:basedOn w:val="Normal"/>
    <w:link w:val="HeaderChar"/>
    <w:rsid w:val="0070562F"/>
    <w:pPr>
      <w:widowControl w:val="0"/>
      <w:tabs>
        <w:tab w:val="center" w:pos="4320"/>
        <w:tab w:val="right" w:pos="8640"/>
      </w:tabs>
      <w:spacing w:before="60" w:after="60" w:line="360" w:lineRule="auto"/>
      <w:ind w:firstLine="284"/>
      <w:jc w:val="both"/>
    </w:pPr>
    <w:rPr>
      <w:sz w:val="21"/>
      <w:szCs w:val="20"/>
      <w:lang w:val="x-none" w:eastAsia="x-none"/>
    </w:rPr>
  </w:style>
  <w:style w:type="paragraph" w:styleId="BodyTextIndent2">
    <w:name w:val="Body Text Indent 2"/>
    <w:basedOn w:val="Normal"/>
    <w:rsid w:val="0070562F"/>
    <w:pPr>
      <w:widowControl w:val="0"/>
      <w:tabs>
        <w:tab w:val="left" w:pos="1276"/>
      </w:tabs>
      <w:spacing w:before="60" w:after="60" w:line="360" w:lineRule="atLeast"/>
      <w:ind w:left="1276" w:firstLine="284"/>
      <w:jc w:val="both"/>
    </w:pPr>
    <w:rPr>
      <w:rFonts w:ascii="VNhelvetica" w:hAnsi="VNhelvetica" w:cs="Arial"/>
      <w:sz w:val="21"/>
      <w:szCs w:val="20"/>
    </w:rPr>
  </w:style>
  <w:style w:type="character" w:styleId="Strong">
    <w:name w:val="Strong"/>
    <w:uiPriority w:val="22"/>
    <w:qFormat/>
    <w:rsid w:val="0070562F"/>
    <w:rPr>
      <w:b/>
    </w:rPr>
  </w:style>
  <w:style w:type="paragraph" w:styleId="PlainText">
    <w:name w:val="Plain Text"/>
    <w:basedOn w:val="Normal"/>
    <w:link w:val="PlainTextChar"/>
    <w:rsid w:val="0070562F"/>
    <w:pPr>
      <w:widowControl w:val="0"/>
      <w:spacing w:before="60" w:after="60" w:line="360" w:lineRule="atLeast"/>
      <w:ind w:firstLine="284"/>
      <w:jc w:val="both"/>
    </w:pPr>
    <w:rPr>
      <w:noProof/>
      <w:sz w:val="21"/>
      <w:szCs w:val="20"/>
      <w:lang w:val="x-none" w:eastAsia="x-none"/>
    </w:rPr>
  </w:style>
  <w:style w:type="paragraph" w:customStyle="1" w:styleId="1">
    <w:name w:val="(1)"/>
    <w:basedOn w:val="-1"/>
    <w:rsid w:val="0070562F"/>
    <w:pPr>
      <w:numPr>
        <w:numId w:val="5"/>
      </w:numPr>
    </w:pPr>
  </w:style>
  <w:style w:type="paragraph" w:customStyle="1" w:styleId="-1">
    <w:name w:val="-1"/>
    <w:basedOn w:val="Normal"/>
    <w:autoRedefine/>
    <w:rsid w:val="00C21787"/>
    <w:pPr>
      <w:spacing w:after="240"/>
      <w:ind w:left="291" w:hanging="291"/>
    </w:pPr>
    <w:rPr>
      <w:rFonts w:cs="Arial"/>
      <w:b/>
      <w:sz w:val="20"/>
      <w:szCs w:val="20"/>
    </w:rPr>
  </w:style>
  <w:style w:type="paragraph" w:customStyle="1" w:styleId="a">
    <w:name w:val="(a)"/>
    <w:basedOn w:val="Normal"/>
    <w:rsid w:val="0070562F"/>
    <w:pPr>
      <w:widowControl w:val="0"/>
      <w:numPr>
        <w:numId w:val="4"/>
      </w:numPr>
      <w:spacing w:before="60" w:after="60" w:line="360" w:lineRule="auto"/>
      <w:jc w:val="both"/>
    </w:pPr>
    <w:rPr>
      <w:rFonts w:cs="Arial"/>
      <w:sz w:val="21"/>
      <w:szCs w:val="20"/>
    </w:rPr>
  </w:style>
  <w:style w:type="paragraph" w:customStyle="1" w:styleId="10">
    <w:name w:val="1)"/>
    <w:basedOn w:val="Normal"/>
    <w:rsid w:val="0070562F"/>
    <w:pPr>
      <w:widowControl w:val="0"/>
      <w:numPr>
        <w:numId w:val="1"/>
      </w:numPr>
      <w:spacing w:before="60" w:after="60" w:line="360" w:lineRule="atLeast"/>
      <w:jc w:val="both"/>
    </w:pPr>
    <w:rPr>
      <w:rFonts w:ascii="VNhelvetica" w:hAnsi="VNhelvetica" w:cs="Arial"/>
      <w:sz w:val="21"/>
      <w:szCs w:val="20"/>
    </w:rPr>
  </w:style>
  <w:style w:type="paragraph" w:styleId="TOC1">
    <w:name w:val="toc 1"/>
    <w:basedOn w:val="Normal"/>
    <w:next w:val="Normal"/>
    <w:uiPriority w:val="39"/>
    <w:rsid w:val="0070562F"/>
    <w:pPr>
      <w:widowControl w:val="0"/>
      <w:spacing w:before="360" w:after="60" w:line="360" w:lineRule="auto"/>
      <w:ind w:firstLine="284"/>
      <w:jc w:val="both"/>
    </w:pPr>
    <w:rPr>
      <w:rFonts w:cs="Arial"/>
      <w:b/>
      <w:sz w:val="21"/>
      <w:szCs w:val="20"/>
    </w:rPr>
  </w:style>
  <w:style w:type="paragraph" w:styleId="TOC2">
    <w:name w:val="toc 2"/>
    <w:basedOn w:val="Normal"/>
    <w:next w:val="Normal"/>
    <w:uiPriority w:val="39"/>
    <w:rsid w:val="0070562F"/>
    <w:pPr>
      <w:widowControl w:val="0"/>
      <w:spacing w:before="240" w:after="60" w:line="360" w:lineRule="auto"/>
      <w:ind w:firstLine="284"/>
      <w:jc w:val="both"/>
    </w:pPr>
    <w:rPr>
      <w:rFonts w:cs="Arial"/>
      <w:b/>
      <w:sz w:val="21"/>
      <w:szCs w:val="20"/>
    </w:rPr>
  </w:style>
  <w:style w:type="paragraph" w:styleId="TOC3">
    <w:name w:val="toc 3"/>
    <w:basedOn w:val="Normal"/>
    <w:next w:val="Normal"/>
    <w:uiPriority w:val="39"/>
    <w:rsid w:val="0070562F"/>
    <w:pPr>
      <w:widowControl w:val="0"/>
      <w:spacing w:before="60" w:after="60" w:line="360" w:lineRule="auto"/>
      <w:ind w:left="240" w:firstLine="284"/>
      <w:jc w:val="both"/>
    </w:pPr>
    <w:rPr>
      <w:rFonts w:cs="Arial"/>
      <w:sz w:val="21"/>
      <w:szCs w:val="20"/>
    </w:rPr>
  </w:style>
  <w:style w:type="paragraph" w:styleId="BodyTextIndent3">
    <w:name w:val="Body Text Indent 3"/>
    <w:basedOn w:val="Normal"/>
    <w:rsid w:val="0070562F"/>
    <w:pPr>
      <w:widowControl w:val="0"/>
      <w:spacing w:before="60" w:after="60" w:line="360" w:lineRule="auto"/>
      <w:ind w:firstLine="284"/>
      <w:jc w:val="both"/>
    </w:pPr>
    <w:rPr>
      <w:rFonts w:cs="Arial"/>
      <w:sz w:val="21"/>
      <w:szCs w:val="20"/>
    </w:rPr>
  </w:style>
  <w:style w:type="character" w:styleId="Hyperlink">
    <w:name w:val="Hyperlink"/>
    <w:uiPriority w:val="99"/>
    <w:rsid w:val="0070562F"/>
    <w:rPr>
      <w:color w:val="0000FF"/>
      <w:u w:val="single"/>
    </w:rPr>
  </w:style>
  <w:style w:type="character" w:styleId="FollowedHyperlink">
    <w:name w:val="FollowedHyperlink"/>
    <w:uiPriority w:val="99"/>
    <w:rsid w:val="0070562F"/>
    <w:rPr>
      <w:color w:val="800080"/>
      <w:u w:val="single"/>
    </w:rPr>
  </w:style>
  <w:style w:type="paragraph" w:styleId="List">
    <w:name w:val="List"/>
    <w:basedOn w:val="Normal"/>
    <w:rsid w:val="0070562F"/>
    <w:pPr>
      <w:widowControl w:val="0"/>
      <w:spacing w:before="60" w:after="60" w:line="360" w:lineRule="auto"/>
      <w:ind w:left="360" w:hanging="360"/>
      <w:jc w:val="both"/>
    </w:pPr>
    <w:rPr>
      <w:rFonts w:cs="Arial"/>
      <w:sz w:val="21"/>
      <w:szCs w:val="20"/>
    </w:rPr>
  </w:style>
  <w:style w:type="paragraph" w:styleId="List2">
    <w:name w:val="List 2"/>
    <w:basedOn w:val="Normal"/>
    <w:rsid w:val="0070562F"/>
    <w:pPr>
      <w:widowControl w:val="0"/>
      <w:spacing w:before="60" w:after="60" w:line="360" w:lineRule="auto"/>
      <w:ind w:left="720" w:hanging="360"/>
      <w:jc w:val="both"/>
    </w:pPr>
    <w:rPr>
      <w:rFonts w:cs="Arial"/>
      <w:sz w:val="21"/>
      <w:szCs w:val="20"/>
    </w:rPr>
  </w:style>
  <w:style w:type="paragraph" w:styleId="List3">
    <w:name w:val="List 3"/>
    <w:basedOn w:val="Normal"/>
    <w:rsid w:val="0070562F"/>
    <w:pPr>
      <w:widowControl w:val="0"/>
      <w:spacing w:before="60" w:after="60" w:line="360" w:lineRule="auto"/>
      <w:ind w:left="1080" w:hanging="360"/>
      <w:jc w:val="both"/>
    </w:pPr>
    <w:rPr>
      <w:rFonts w:cs="Arial"/>
      <w:sz w:val="21"/>
      <w:szCs w:val="20"/>
    </w:rPr>
  </w:style>
  <w:style w:type="paragraph" w:styleId="List4">
    <w:name w:val="List 4"/>
    <w:basedOn w:val="Normal"/>
    <w:rsid w:val="0070562F"/>
    <w:pPr>
      <w:widowControl w:val="0"/>
      <w:spacing w:before="60" w:after="60" w:line="360" w:lineRule="auto"/>
      <w:ind w:left="1440" w:hanging="360"/>
      <w:jc w:val="both"/>
    </w:pPr>
    <w:rPr>
      <w:rFonts w:cs="Arial"/>
      <w:sz w:val="21"/>
      <w:szCs w:val="20"/>
    </w:rPr>
  </w:style>
  <w:style w:type="paragraph" w:styleId="ListBullet">
    <w:name w:val="List Bullet"/>
    <w:basedOn w:val="Normal"/>
    <w:autoRedefine/>
    <w:rsid w:val="0070562F"/>
    <w:pPr>
      <w:widowControl w:val="0"/>
      <w:numPr>
        <w:numId w:val="12"/>
      </w:numPr>
      <w:spacing w:before="60" w:after="60" w:line="360" w:lineRule="auto"/>
      <w:jc w:val="both"/>
    </w:pPr>
    <w:rPr>
      <w:rFonts w:cs="Arial"/>
      <w:sz w:val="21"/>
      <w:szCs w:val="20"/>
    </w:rPr>
  </w:style>
  <w:style w:type="paragraph" w:styleId="ListBullet3">
    <w:name w:val="List Bullet 3"/>
    <w:basedOn w:val="Normal"/>
    <w:autoRedefine/>
    <w:rsid w:val="0070562F"/>
    <w:pPr>
      <w:widowControl w:val="0"/>
      <w:numPr>
        <w:numId w:val="13"/>
      </w:numPr>
      <w:spacing w:before="60" w:after="60" w:line="360" w:lineRule="auto"/>
      <w:jc w:val="both"/>
    </w:pPr>
    <w:rPr>
      <w:rFonts w:cs="Arial"/>
      <w:sz w:val="21"/>
      <w:szCs w:val="20"/>
    </w:rPr>
  </w:style>
  <w:style w:type="paragraph" w:styleId="ListContinue2">
    <w:name w:val="List Continue 2"/>
    <w:basedOn w:val="Normal"/>
    <w:rsid w:val="0070562F"/>
    <w:pPr>
      <w:widowControl w:val="0"/>
      <w:spacing w:before="60" w:after="120" w:line="360" w:lineRule="auto"/>
      <w:ind w:left="720" w:firstLine="284"/>
      <w:jc w:val="both"/>
    </w:pPr>
    <w:rPr>
      <w:rFonts w:cs="Arial"/>
      <w:sz w:val="21"/>
      <w:szCs w:val="20"/>
    </w:rPr>
  </w:style>
  <w:style w:type="paragraph" w:styleId="Title">
    <w:name w:val="Title"/>
    <w:basedOn w:val="Normal"/>
    <w:link w:val="TitleChar"/>
    <w:qFormat/>
    <w:rsid w:val="0070562F"/>
    <w:pPr>
      <w:widowControl w:val="0"/>
      <w:spacing w:before="240" w:after="60" w:line="360" w:lineRule="auto"/>
      <w:ind w:firstLine="284"/>
      <w:jc w:val="center"/>
      <w:outlineLvl w:val="0"/>
    </w:pPr>
    <w:rPr>
      <w:b/>
      <w:bCs/>
      <w:kern w:val="28"/>
      <w:sz w:val="32"/>
      <w:szCs w:val="32"/>
      <w:lang w:val="x-none" w:eastAsia="x-none"/>
    </w:rPr>
  </w:style>
  <w:style w:type="paragraph" w:styleId="Subtitle">
    <w:name w:val="Subtitle"/>
    <w:basedOn w:val="Normal"/>
    <w:link w:val="SubtitleChar"/>
    <w:qFormat/>
    <w:rsid w:val="0070562F"/>
    <w:pPr>
      <w:widowControl w:val="0"/>
      <w:spacing w:before="60" w:after="60" w:line="360" w:lineRule="auto"/>
      <w:ind w:firstLine="284"/>
      <w:jc w:val="center"/>
      <w:outlineLvl w:val="1"/>
    </w:pPr>
    <w:rPr>
      <w:lang w:val="x-none" w:eastAsia="x-none"/>
    </w:rPr>
  </w:style>
  <w:style w:type="paragraph" w:customStyle="1" w:styleId="F-titTCVN">
    <w:name w:val="F-titTCVN"/>
    <w:basedOn w:val="Normal"/>
    <w:rsid w:val="0070562F"/>
    <w:pPr>
      <w:widowControl w:val="0"/>
      <w:pBdr>
        <w:top w:val="single" w:sz="18" w:space="5" w:color="auto"/>
        <w:bottom w:val="single" w:sz="18" w:space="5" w:color="auto"/>
      </w:pBdr>
      <w:tabs>
        <w:tab w:val="right" w:pos="10065"/>
      </w:tabs>
      <w:spacing w:before="120" w:after="60" w:line="360" w:lineRule="atLeast"/>
      <w:ind w:firstLine="284"/>
      <w:jc w:val="both"/>
    </w:pPr>
    <w:rPr>
      <w:rFonts w:ascii="VnHelveticaU" w:hAnsi="VnHelveticaU"/>
      <w:b/>
      <w:spacing w:val="5"/>
      <w:sz w:val="28"/>
      <w:szCs w:val="20"/>
    </w:rPr>
  </w:style>
  <w:style w:type="paragraph" w:customStyle="1" w:styleId="Style1">
    <w:name w:val="Style1"/>
    <w:basedOn w:val="Normal"/>
    <w:rsid w:val="0070562F"/>
    <w:pPr>
      <w:widowControl w:val="0"/>
      <w:spacing w:before="360" w:after="60" w:line="360" w:lineRule="auto"/>
      <w:ind w:firstLine="284"/>
      <w:jc w:val="both"/>
    </w:pPr>
    <w:rPr>
      <w:rFonts w:ascii="VNhelvetica" w:hAnsi="VNhelvetica"/>
      <w:b/>
      <w:sz w:val="21"/>
      <w:szCs w:val="20"/>
    </w:rPr>
  </w:style>
  <w:style w:type="paragraph" w:styleId="BodyText3">
    <w:name w:val="Body Text 3"/>
    <w:basedOn w:val="Normal"/>
    <w:rsid w:val="0070562F"/>
    <w:pPr>
      <w:widowControl w:val="0"/>
      <w:spacing w:before="60" w:after="60" w:line="360" w:lineRule="auto"/>
      <w:ind w:firstLine="284"/>
      <w:jc w:val="center"/>
    </w:pPr>
    <w:rPr>
      <w:rFonts w:ascii="VNhelvetica" w:hAnsi="VNhelvetica"/>
      <w:sz w:val="21"/>
      <w:szCs w:val="20"/>
    </w:rPr>
  </w:style>
  <w:style w:type="paragraph" w:customStyle="1" w:styleId="12">
    <w:name w:val="1"/>
    <w:basedOn w:val="Normal"/>
    <w:rsid w:val="0070562F"/>
    <w:pPr>
      <w:widowControl w:val="0"/>
      <w:spacing w:before="600" w:after="60" w:line="360" w:lineRule="auto"/>
      <w:ind w:firstLine="284"/>
      <w:jc w:val="both"/>
    </w:pPr>
    <w:rPr>
      <w:rFonts w:ascii=".VnArial" w:hAnsi=".VnArial"/>
      <w:b/>
      <w:szCs w:val="20"/>
    </w:rPr>
  </w:style>
  <w:style w:type="paragraph" w:customStyle="1" w:styleId="1110">
    <w:name w:val="111"/>
    <w:basedOn w:val="Normal"/>
    <w:rsid w:val="0070562F"/>
    <w:pPr>
      <w:widowControl w:val="0"/>
      <w:spacing w:before="360" w:after="60" w:line="360" w:lineRule="auto"/>
      <w:ind w:firstLine="284"/>
      <w:jc w:val="both"/>
    </w:pPr>
    <w:rPr>
      <w:rFonts w:ascii=".VnArial" w:hAnsi=".VnArial"/>
      <w:b/>
      <w:sz w:val="21"/>
      <w:szCs w:val="20"/>
    </w:rPr>
  </w:style>
  <w:style w:type="paragraph" w:customStyle="1" w:styleId="a0">
    <w:name w:val="a"/>
    <w:basedOn w:val="Normal"/>
    <w:rsid w:val="0070562F"/>
    <w:pPr>
      <w:widowControl w:val="0"/>
      <w:spacing w:before="120" w:after="60" w:line="360" w:lineRule="auto"/>
      <w:ind w:left="709" w:hanging="283"/>
      <w:jc w:val="both"/>
    </w:pPr>
    <w:rPr>
      <w:rFonts w:ascii=".VnArial" w:hAnsi=".VnArial"/>
      <w:sz w:val="21"/>
      <w:szCs w:val="20"/>
    </w:rPr>
  </w:style>
  <w:style w:type="paragraph" w:customStyle="1" w:styleId="chubang">
    <w:name w:val="chu bang"/>
    <w:basedOn w:val="Normal"/>
    <w:rsid w:val="0070562F"/>
    <w:pPr>
      <w:widowControl w:val="0"/>
      <w:tabs>
        <w:tab w:val="left" w:pos="270"/>
        <w:tab w:val="left" w:pos="709"/>
        <w:tab w:val="left" w:pos="1710"/>
        <w:tab w:val="left" w:pos="1980"/>
        <w:tab w:val="left" w:pos="2700"/>
        <w:tab w:val="left" w:pos="3420"/>
      </w:tabs>
      <w:spacing w:before="60" w:after="60" w:line="300" w:lineRule="atLeast"/>
      <w:jc w:val="center"/>
    </w:pPr>
    <w:rPr>
      <w:rFonts w:ascii=".VnArial" w:hAnsi=".VnArial"/>
      <w:sz w:val="21"/>
      <w:szCs w:val="20"/>
    </w:rPr>
  </w:style>
  <w:style w:type="paragraph" w:styleId="HTMLPreformatted">
    <w:name w:val="HTML Preformatted"/>
    <w:basedOn w:val="Normal"/>
    <w:rsid w:val="00705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h3581">
    <w:name w:val="h3581"/>
    <w:basedOn w:val="Normal"/>
    <w:rsid w:val="0070562F"/>
    <w:pPr>
      <w:overflowPunct w:val="0"/>
      <w:autoSpaceDE w:val="0"/>
      <w:autoSpaceDN w:val="0"/>
      <w:adjustRightInd w:val="0"/>
      <w:jc w:val="center"/>
      <w:textAlignment w:val="baseline"/>
    </w:pPr>
    <w:rPr>
      <w:rFonts w:ascii="VNHelvet" w:hAnsi="VNHelvet"/>
      <w:sz w:val="16"/>
      <w:szCs w:val="20"/>
    </w:rPr>
  </w:style>
  <w:style w:type="paragraph" w:styleId="BlockText">
    <w:name w:val="Block Text"/>
    <w:basedOn w:val="Normal"/>
    <w:rsid w:val="0070562F"/>
    <w:pPr>
      <w:ind w:left="1020" w:right="312" w:hanging="340"/>
      <w:jc w:val="both"/>
    </w:pPr>
    <w:rPr>
      <w:rFonts w:ascii="VNTime" w:hAnsi="VNTime"/>
      <w:lang w:val="en-GB"/>
    </w:rPr>
  </w:style>
  <w:style w:type="paragraph" w:styleId="ListBullet2">
    <w:name w:val="List Bullet 2"/>
    <w:basedOn w:val="Normal"/>
    <w:autoRedefine/>
    <w:rsid w:val="0070562F"/>
    <w:pPr>
      <w:widowControl w:val="0"/>
      <w:numPr>
        <w:numId w:val="8"/>
      </w:numPr>
      <w:spacing w:before="60" w:after="60" w:line="360" w:lineRule="auto"/>
      <w:jc w:val="both"/>
    </w:pPr>
    <w:rPr>
      <w:rFonts w:ascii=".VnArial" w:hAnsi=".VnArial"/>
      <w:sz w:val="21"/>
      <w:szCs w:val="20"/>
    </w:rPr>
  </w:style>
  <w:style w:type="paragraph" w:styleId="ListBullet4">
    <w:name w:val="List Bullet 4"/>
    <w:basedOn w:val="Normal"/>
    <w:autoRedefine/>
    <w:rsid w:val="0070562F"/>
    <w:pPr>
      <w:widowControl w:val="0"/>
      <w:numPr>
        <w:numId w:val="9"/>
      </w:numPr>
      <w:spacing w:before="60" w:after="60" w:line="360" w:lineRule="auto"/>
      <w:jc w:val="both"/>
    </w:pPr>
    <w:rPr>
      <w:rFonts w:ascii=".VnArial" w:hAnsi=".VnArial"/>
      <w:sz w:val="21"/>
      <w:szCs w:val="20"/>
    </w:rPr>
  </w:style>
  <w:style w:type="paragraph" w:styleId="ListBullet5">
    <w:name w:val="List Bullet 5"/>
    <w:basedOn w:val="Normal"/>
    <w:autoRedefine/>
    <w:rsid w:val="0070562F"/>
    <w:pPr>
      <w:widowControl w:val="0"/>
      <w:tabs>
        <w:tab w:val="num" w:pos="1800"/>
      </w:tabs>
      <w:spacing w:before="60" w:after="60" w:line="360" w:lineRule="auto"/>
      <w:ind w:left="1800" w:hanging="360"/>
      <w:jc w:val="both"/>
    </w:pPr>
    <w:rPr>
      <w:rFonts w:ascii=".VnArial" w:hAnsi=".VnArial"/>
      <w:sz w:val="21"/>
      <w:szCs w:val="20"/>
    </w:rPr>
  </w:style>
  <w:style w:type="paragraph" w:styleId="ListNumber">
    <w:name w:val="List Number"/>
    <w:basedOn w:val="Normal"/>
    <w:rsid w:val="0070562F"/>
    <w:pPr>
      <w:widowControl w:val="0"/>
      <w:numPr>
        <w:numId w:val="14"/>
      </w:numPr>
      <w:spacing w:before="60" w:after="60" w:line="360" w:lineRule="auto"/>
      <w:ind w:left="360" w:hanging="360"/>
      <w:jc w:val="both"/>
    </w:pPr>
    <w:rPr>
      <w:rFonts w:ascii=".VnArial" w:hAnsi=".VnArial"/>
      <w:sz w:val="21"/>
      <w:szCs w:val="20"/>
    </w:rPr>
  </w:style>
  <w:style w:type="paragraph" w:styleId="ListNumber2">
    <w:name w:val="List Number 2"/>
    <w:basedOn w:val="Normal"/>
    <w:rsid w:val="0070562F"/>
    <w:pPr>
      <w:widowControl w:val="0"/>
      <w:tabs>
        <w:tab w:val="num" w:pos="720"/>
      </w:tabs>
      <w:spacing w:before="60" w:after="60" w:line="360" w:lineRule="auto"/>
      <w:ind w:left="720" w:hanging="360"/>
      <w:jc w:val="both"/>
    </w:pPr>
    <w:rPr>
      <w:rFonts w:ascii=".VnArial" w:hAnsi=".VnArial"/>
      <w:sz w:val="21"/>
      <w:szCs w:val="20"/>
    </w:rPr>
  </w:style>
  <w:style w:type="paragraph" w:styleId="ListNumber3">
    <w:name w:val="List Number 3"/>
    <w:basedOn w:val="Normal"/>
    <w:rsid w:val="0070562F"/>
    <w:pPr>
      <w:widowControl w:val="0"/>
      <w:tabs>
        <w:tab w:val="num" w:pos="1080"/>
      </w:tabs>
      <w:spacing w:before="60" w:after="60" w:line="360" w:lineRule="auto"/>
      <w:ind w:left="1080" w:hanging="360"/>
      <w:jc w:val="both"/>
    </w:pPr>
    <w:rPr>
      <w:rFonts w:ascii=".VnArial" w:hAnsi=".VnArial"/>
      <w:sz w:val="21"/>
      <w:szCs w:val="20"/>
    </w:rPr>
  </w:style>
  <w:style w:type="paragraph" w:styleId="ListNumber4">
    <w:name w:val="List Number 4"/>
    <w:basedOn w:val="Normal"/>
    <w:rsid w:val="0070562F"/>
    <w:pPr>
      <w:widowControl w:val="0"/>
      <w:numPr>
        <w:numId w:val="10"/>
      </w:numPr>
      <w:spacing w:before="60" w:after="60" w:line="360" w:lineRule="auto"/>
      <w:jc w:val="both"/>
    </w:pPr>
    <w:rPr>
      <w:rFonts w:ascii=".VnArial" w:hAnsi=".VnArial"/>
      <w:sz w:val="21"/>
      <w:szCs w:val="20"/>
    </w:rPr>
  </w:style>
  <w:style w:type="paragraph" w:styleId="ListNumber5">
    <w:name w:val="List Number 5"/>
    <w:basedOn w:val="Normal"/>
    <w:rsid w:val="0070562F"/>
    <w:pPr>
      <w:widowControl w:val="0"/>
      <w:numPr>
        <w:numId w:val="11"/>
      </w:numPr>
      <w:spacing w:before="60" w:after="60" w:line="360" w:lineRule="auto"/>
      <w:jc w:val="both"/>
    </w:pPr>
    <w:rPr>
      <w:rFonts w:ascii=".VnArial" w:hAnsi=".VnArial"/>
      <w:sz w:val="21"/>
      <w:szCs w:val="20"/>
    </w:rPr>
  </w:style>
  <w:style w:type="paragraph" w:customStyle="1" w:styleId="110">
    <w:name w:val="11"/>
    <w:basedOn w:val="Normal"/>
    <w:rsid w:val="0070562F"/>
    <w:pPr>
      <w:tabs>
        <w:tab w:val="left" w:pos="1021"/>
      </w:tabs>
      <w:ind w:left="340" w:hanging="340"/>
      <w:jc w:val="both"/>
    </w:pPr>
    <w:rPr>
      <w:rFonts w:ascii="VNTime" w:hAnsi="VNTime"/>
      <w:b/>
      <w:bCs/>
      <w:sz w:val="22"/>
      <w:szCs w:val="22"/>
    </w:rPr>
  </w:style>
  <w:style w:type="paragraph" w:customStyle="1" w:styleId="viet2">
    <w:name w:val="viet2"/>
    <w:basedOn w:val="Normal"/>
    <w:rsid w:val="0070562F"/>
    <w:pPr>
      <w:spacing w:before="120"/>
      <w:ind w:left="340" w:hanging="340"/>
      <w:jc w:val="both"/>
    </w:pPr>
    <w:rPr>
      <w:rFonts w:ascii="VNTime" w:hAnsi="VNTime"/>
      <w:sz w:val="22"/>
      <w:szCs w:val="22"/>
    </w:rPr>
  </w:style>
  <w:style w:type="paragraph" w:customStyle="1" w:styleId="viet">
    <w:name w:val="viet"/>
    <w:basedOn w:val="Normal"/>
    <w:next w:val="Normal"/>
    <w:rsid w:val="0070562F"/>
    <w:pPr>
      <w:keepNext/>
      <w:widowControl w:val="0"/>
      <w:spacing w:before="120" w:after="120"/>
      <w:ind w:left="340" w:hanging="340"/>
      <w:jc w:val="both"/>
    </w:pPr>
    <w:rPr>
      <w:rFonts w:ascii="VNTime" w:hAnsi="VNTime"/>
      <w:sz w:val="28"/>
      <w:szCs w:val="28"/>
      <w:lang w:val="en-GB"/>
    </w:rPr>
  </w:style>
  <w:style w:type="paragraph" w:customStyle="1" w:styleId="viet3">
    <w:name w:val="viet3"/>
    <w:basedOn w:val="viet"/>
    <w:rsid w:val="0070562F"/>
    <w:pPr>
      <w:spacing w:before="0"/>
    </w:pPr>
  </w:style>
  <w:style w:type="paragraph" w:styleId="BodyTextFirstIndent">
    <w:name w:val="Body Text First Indent"/>
    <w:basedOn w:val="BodyText"/>
    <w:rsid w:val="0070562F"/>
    <w:pPr>
      <w:numPr>
        <w:ilvl w:val="0"/>
        <w:numId w:val="0"/>
      </w:numPr>
      <w:tabs>
        <w:tab w:val="clear" w:pos="284"/>
      </w:tabs>
      <w:spacing w:after="120"/>
      <w:ind w:firstLine="210"/>
    </w:pPr>
    <w:rPr>
      <w:rFonts w:ascii=".VnArial" w:hAnsi=".VnArial"/>
    </w:rPr>
  </w:style>
  <w:style w:type="paragraph" w:styleId="BodyTextFirstIndent2">
    <w:name w:val="Body Text First Indent 2"/>
    <w:basedOn w:val="BodyTextIndent"/>
    <w:rsid w:val="0070562F"/>
    <w:pPr>
      <w:spacing w:before="60" w:after="120"/>
      <w:ind w:left="360" w:firstLine="210"/>
    </w:pPr>
    <w:rPr>
      <w:rFonts w:ascii=".VnArial" w:hAnsi=".VnArial" w:cs="Times New Roman"/>
    </w:rPr>
  </w:style>
  <w:style w:type="paragraph" w:styleId="Closing">
    <w:name w:val="Closing"/>
    <w:basedOn w:val="Normal"/>
    <w:rsid w:val="0070562F"/>
    <w:pPr>
      <w:widowControl w:val="0"/>
      <w:spacing w:before="60" w:after="60" w:line="360" w:lineRule="auto"/>
      <w:ind w:left="4320" w:firstLine="284"/>
      <w:jc w:val="both"/>
    </w:pPr>
    <w:rPr>
      <w:rFonts w:ascii=".VnArial" w:hAnsi=".VnArial"/>
      <w:sz w:val="21"/>
      <w:szCs w:val="20"/>
    </w:rPr>
  </w:style>
  <w:style w:type="paragraph" w:styleId="Date">
    <w:name w:val="Date"/>
    <w:basedOn w:val="Normal"/>
    <w:next w:val="Normal"/>
    <w:rsid w:val="0070562F"/>
    <w:pPr>
      <w:widowControl w:val="0"/>
      <w:spacing w:before="60" w:after="60" w:line="360" w:lineRule="auto"/>
      <w:ind w:firstLine="284"/>
      <w:jc w:val="both"/>
    </w:pPr>
    <w:rPr>
      <w:rFonts w:ascii=".VnArial" w:hAnsi=".VnArial"/>
      <w:sz w:val="21"/>
      <w:szCs w:val="20"/>
    </w:rPr>
  </w:style>
  <w:style w:type="paragraph" w:styleId="E-mailSignature">
    <w:name w:val="E-mail Signature"/>
    <w:basedOn w:val="Normal"/>
    <w:rsid w:val="0070562F"/>
    <w:pPr>
      <w:widowControl w:val="0"/>
      <w:spacing w:before="60" w:after="60" w:line="360" w:lineRule="auto"/>
      <w:ind w:firstLine="284"/>
      <w:jc w:val="both"/>
    </w:pPr>
    <w:rPr>
      <w:rFonts w:ascii=".VnArial" w:hAnsi=".VnArial"/>
      <w:sz w:val="21"/>
      <w:szCs w:val="20"/>
    </w:rPr>
  </w:style>
  <w:style w:type="paragraph" w:styleId="EnvelopeAddress">
    <w:name w:val="envelope address"/>
    <w:basedOn w:val="Normal"/>
    <w:rsid w:val="0070562F"/>
    <w:pPr>
      <w:framePr w:w="7920" w:h="1980" w:hRule="exact" w:hSpace="180" w:wrap="auto" w:hAnchor="page" w:xAlign="center" w:yAlign="bottom"/>
      <w:widowControl w:val="0"/>
      <w:spacing w:before="60" w:after="60" w:line="360" w:lineRule="auto"/>
      <w:ind w:left="2880" w:firstLine="284"/>
      <w:jc w:val="both"/>
    </w:pPr>
    <w:rPr>
      <w:rFonts w:cs="Arial"/>
    </w:rPr>
  </w:style>
  <w:style w:type="paragraph" w:styleId="EnvelopeReturn">
    <w:name w:val="envelope return"/>
    <w:basedOn w:val="Normal"/>
    <w:rsid w:val="0070562F"/>
    <w:pPr>
      <w:widowControl w:val="0"/>
      <w:spacing w:before="60" w:after="60" w:line="360" w:lineRule="auto"/>
      <w:ind w:firstLine="284"/>
      <w:jc w:val="both"/>
    </w:pPr>
    <w:rPr>
      <w:rFonts w:cs="Arial"/>
      <w:sz w:val="20"/>
      <w:szCs w:val="20"/>
    </w:rPr>
  </w:style>
  <w:style w:type="paragraph" w:styleId="HTMLAddress">
    <w:name w:val="HTML Address"/>
    <w:basedOn w:val="Normal"/>
    <w:rsid w:val="0070562F"/>
    <w:pPr>
      <w:widowControl w:val="0"/>
      <w:spacing w:before="60" w:after="60" w:line="360" w:lineRule="auto"/>
      <w:ind w:firstLine="284"/>
      <w:jc w:val="both"/>
    </w:pPr>
    <w:rPr>
      <w:rFonts w:ascii=".VnArial" w:hAnsi=".VnArial"/>
      <w:i/>
      <w:iCs/>
      <w:sz w:val="21"/>
      <w:szCs w:val="20"/>
    </w:rPr>
  </w:style>
  <w:style w:type="paragraph" w:styleId="List5">
    <w:name w:val="List 5"/>
    <w:basedOn w:val="Normal"/>
    <w:rsid w:val="0070562F"/>
    <w:pPr>
      <w:widowControl w:val="0"/>
      <w:spacing w:before="60" w:after="60" w:line="360" w:lineRule="auto"/>
      <w:ind w:left="1800" w:hanging="360"/>
      <w:jc w:val="both"/>
    </w:pPr>
    <w:rPr>
      <w:rFonts w:ascii=".VnArial" w:hAnsi=".VnArial"/>
      <w:sz w:val="21"/>
      <w:szCs w:val="20"/>
    </w:rPr>
  </w:style>
  <w:style w:type="paragraph" w:styleId="ListContinue">
    <w:name w:val="List Continue"/>
    <w:basedOn w:val="Normal"/>
    <w:rsid w:val="0070562F"/>
    <w:pPr>
      <w:widowControl w:val="0"/>
      <w:spacing w:before="60" w:after="120" w:line="360" w:lineRule="auto"/>
      <w:ind w:left="360" w:firstLine="284"/>
      <w:jc w:val="both"/>
    </w:pPr>
    <w:rPr>
      <w:rFonts w:ascii=".VnArial" w:hAnsi=".VnArial"/>
      <w:sz w:val="21"/>
      <w:szCs w:val="20"/>
    </w:rPr>
  </w:style>
  <w:style w:type="paragraph" w:styleId="ListContinue3">
    <w:name w:val="List Continue 3"/>
    <w:basedOn w:val="Normal"/>
    <w:rsid w:val="0070562F"/>
    <w:pPr>
      <w:widowControl w:val="0"/>
      <w:spacing w:before="60" w:after="120" w:line="360" w:lineRule="auto"/>
      <w:ind w:left="1080" w:firstLine="284"/>
      <w:jc w:val="both"/>
    </w:pPr>
    <w:rPr>
      <w:rFonts w:ascii=".VnArial" w:hAnsi=".VnArial"/>
      <w:sz w:val="21"/>
      <w:szCs w:val="20"/>
    </w:rPr>
  </w:style>
  <w:style w:type="paragraph" w:styleId="ListContinue4">
    <w:name w:val="List Continue 4"/>
    <w:basedOn w:val="Normal"/>
    <w:rsid w:val="0070562F"/>
    <w:pPr>
      <w:widowControl w:val="0"/>
      <w:spacing w:before="60" w:after="120" w:line="360" w:lineRule="auto"/>
      <w:ind w:left="1440" w:firstLine="284"/>
      <w:jc w:val="both"/>
    </w:pPr>
    <w:rPr>
      <w:rFonts w:ascii=".VnArial" w:hAnsi=".VnArial"/>
      <w:sz w:val="21"/>
      <w:szCs w:val="20"/>
    </w:rPr>
  </w:style>
  <w:style w:type="paragraph" w:styleId="ListContinue5">
    <w:name w:val="List Continue 5"/>
    <w:basedOn w:val="Normal"/>
    <w:rsid w:val="0070562F"/>
    <w:pPr>
      <w:widowControl w:val="0"/>
      <w:spacing w:before="60" w:after="120" w:line="360" w:lineRule="auto"/>
      <w:ind w:left="1800" w:firstLine="284"/>
      <w:jc w:val="both"/>
    </w:pPr>
    <w:rPr>
      <w:rFonts w:ascii=".VnArial" w:hAnsi=".VnArial"/>
      <w:sz w:val="21"/>
      <w:szCs w:val="20"/>
    </w:rPr>
  </w:style>
  <w:style w:type="paragraph" w:styleId="MessageHeader">
    <w:name w:val="Message Header"/>
    <w:basedOn w:val="Normal"/>
    <w:rsid w:val="0070562F"/>
    <w:pPr>
      <w:widowControl w:val="0"/>
      <w:pBdr>
        <w:top w:val="single" w:sz="6" w:space="1" w:color="auto"/>
        <w:left w:val="single" w:sz="6" w:space="1" w:color="auto"/>
        <w:bottom w:val="single" w:sz="6" w:space="1" w:color="auto"/>
        <w:right w:val="single" w:sz="6" w:space="1" w:color="auto"/>
      </w:pBdr>
      <w:shd w:val="pct20" w:color="auto" w:fill="auto"/>
      <w:spacing w:before="60" w:after="60" w:line="360" w:lineRule="auto"/>
      <w:ind w:left="1080" w:hanging="1080"/>
      <w:jc w:val="both"/>
    </w:pPr>
    <w:rPr>
      <w:rFonts w:cs="Arial"/>
    </w:rPr>
  </w:style>
  <w:style w:type="paragraph" w:styleId="NormalWeb">
    <w:name w:val="Normal (Web)"/>
    <w:basedOn w:val="Normal"/>
    <w:rsid w:val="0070562F"/>
    <w:pPr>
      <w:widowControl w:val="0"/>
      <w:spacing w:before="60" w:after="60" w:line="360" w:lineRule="auto"/>
      <w:ind w:firstLine="284"/>
      <w:jc w:val="both"/>
    </w:pPr>
  </w:style>
  <w:style w:type="paragraph" w:styleId="NormalIndent">
    <w:name w:val="Normal Indent"/>
    <w:basedOn w:val="Normal"/>
    <w:rsid w:val="0070562F"/>
    <w:pPr>
      <w:widowControl w:val="0"/>
      <w:spacing w:before="60" w:after="60" w:line="360" w:lineRule="auto"/>
      <w:ind w:left="720" w:firstLine="284"/>
      <w:jc w:val="both"/>
    </w:pPr>
    <w:rPr>
      <w:rFonts w:ascii=".VnArial" w:hAnsi=".VnArial"/>
      <w:sz w:val="21"/>
      <w:szCs w:val="20"/>
    </w:rPr>
  </w:style>
  <w:style w:type="paragraph" w:styleId="NoteHeading">
    <w:name w:val="Note Heading"/>
    <w:basedOn w:val="Normal"/>
    <w:next w:val="Normal"/>
    <w:rsid w:val="0070562F"/>
    <w:pPr>
      <w:widowControl w:val="0"/>
      <w:spacing w:before="60" w:after="60" w:line="360" w:lineRule="auto"/>
      <w:ind w:firstLine="284"/>
      <w:jc w:val="both"/>
    </w:pPr>
    <w:rPr>
      <w:rFonts w:ascii=".VnArial" w:hAnsi=".VnArial"/>
      <w:sz w:val="21"/>
      <w:szCs w:val="20"/>
    </w:rPr>
  </w:style>
  <w:style w:type="paragraph" w:styleId="Salutation">
    <w:name w:val="Salutation"/>
    <w:basedOn w:val="Normal"/>
    <w:next w:val="Normal"/>
    <w:rsid w:val="0070562F"/>
    <w:pPr>
      <w:widowControl w:val="0"/>
      <w:spacing w:before="60" w:after="60" w:line="360" w:lineRule="auto"/>
      <w:ind w:firstLine="284"/>
      <w:jc w:val="both"/>
    </w:pPr>
    <w:rPr>
      <w:rFonts w:ascii=".VnArial" w:hAnsi=".VnArial"/>
      <w:sz w:val="21"/>
      <w:szCs w:val="20"/>
    </w:rPr>
  </w:style>
  <w:style w:type="paragraph" w:styleId="Signature">
    <w:name w:val="Signature"/>
    <w:basedOn w:val="Normal"/>
    <w:rsid w:val="0070562F"/>
    <w:pPr>
      <w:widowControl w:val="0"/>
      <w:spacing w:before="60" w:after="60" w:line="360" w:lineRule="auto"/>
      <w:ind w:left="4320" w:firstLine="284"/>
      <w:jc w:val="both"/>
    </w:pPr>
    <w:rPr>
      <w:rFonts w:ascii=".VnArial" w:hAnsi=".VnArial"/>
      <w:sz w:val="21"/>
      <w:szCs w:val="20"/>
    </w:rPr>
  </w:style>
  <w:style w:type="paragraph" w:styleId="Caption">
    <w:name w:val="caption"/>
    <w:basedOn w:val="Normal"/>
    <w:next w:val="Normal"/>
    <w:qFormat/>
    <w:rsid w:val="00CD3505"/>
    <w:pPr>
      <w:widowControl w:val="0"/>
      <w:tabs>
        <w:tab w:val="left" w:pos="284"/>
      </w:tabs>
      <w:spacing w:before="60" w:after="60" w:line="360" w:lineRule="atLeast"/>
      <w:jc w:val="both"/>
    </w:pPr>
    <w:rPr>
      <w:rFonts w:cs="Arial"/>
      <w:b/>
      <w:sz w:val="21"/>
      <w:szCs w:val="20"/>
    </w:rPr>
  </w:style>
  <w:style w:type="paragraph" w:styleId="CommentText">
    <w:name w:val="annotation text"/>
    <w:basedOn w:val="Normal"/>
    <w:semiHidden/>
    <w:rsid w:val="00E64989"/>
    <w:pPr>
      <w:widowControl w:val="0"/>
      <w:spacing w:before="60" w:after="60" w:line="360" w:lineRule="auto"/>
      <w:ind w:firstLine="284"/>
      <w:jc w:val="both"/>
    </w:pPr>
    <w:rPr>
      <w:rFonts w:cs="Arial"/>
      <w:sz w:val="20"/>
      <w:szCs w:val="20"/>
    </w:rPr>
  </w:style>
  <w:style w:type="table" w:styleId="TableGrid">
    <w:name w:val="Table Grid"/>
    <w:basedOn w:val="TableNormal"/>
    <w:rsid w:val="002A4993"/>
    <w:pPr>
      <w:widowControl w:val="0"/>
      <w:spacing w:before="60" w:after="60" w:line="360" w:lineRule="auto"/>
      <w:ind w:firstLine="284"/>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2A4993"/>
    <w:pPr>
      <w:widowControl w:val="0"/>
      <w:spacing w:before="60" w:after="60" w:line="360" w:lineRule="auto"/>
      <w:ind w:firstLine="284"/>
      <w:jc w:val="both"/>
    </w:pPr>
    <w:rPr>
      <w:rFonts w:ascii="Tahoma" w:hAnsi="Tahoma"/>
      <w:sz w:val="16"/>
      <w:szCs w:val="16"/>
      <w:lang w:val="x-none" w:eastAsia="x-none"/>
    </w:rPr>
  </w:style>
  <w:style w:type="paragraph" w:styleId="CommentSubject">
    <w:name w:val="annotation subject"/>
    <w:basedOn w:val="CommentText"/>
    <w:next w:val="CommentText"/>
    <w:semiHidden/>
    <w:rsid w:val="002A4993"/>
    <w:rPr>
      <w:b/>
      <w:bCs/>
    </w:rPr>
  </w:style>
  <w:style w:type="paragraph" w:customStyle="1" w:styleId="DefaultParagraphFontParaCharCharCharCharChar">
    <w:name w:val="Default Paragraph Font Para Char Char Char Char Char"/>
    <w:autoRedefine/>
    <w:rsid w:val="009828BF"/>
    <w:pPr>
      <w:tabs>
        <w:tab w:val="left" w:pos="1152"/>
      </w:tabs>
      <w:spacing w:before="120" w:after="120" w:line="312" w:lineRule="auto"/>
    </w:pPr>
    <w:rPr>
      <w:rFonts w:ascii="Arial" w:hAnsi="Arial" w:cs="Arial"/>
      <w:sz w:val="26"/>
      <w:szCs w:val="26"/>
    </w:rPr>
  </w:style>
  <w:style w:type="paragraph" w:customStyle="1" w:styleId="viet4">
    <w:name w:val="viet4"/>
    <w:basedOn w:val="Normal"/>
    <w:rsid w:val="00D25CFA"/>
    <w:pPr>
      <w:tabs>
        <w:tab w:val="left" w:pos="1077"/>
      </w:tabs>
      <w:overflowPunct w:val="0"/>
      <w:autoSpaceDE w:val="0"/>
      <w:autoSpaceDN w:val="0"/>
      <w:adjustRightInd w:val="0"/>
      <w:ind w:left="680"/>
      <w:jc w:val="both"/>
      <w:textAlignment w:val="baseline"/>
    </w:pPr>
    <w:rPr>
      <w:rFonts w:ascii="VNTime" w:hAnsi="VNTime"/>
      <w:kern w:val="28"/>
      <w:sz w:val="22"/>
      <w:szCs w:val="20"/>
    </w:rPr>
  </w:style>
  <w:style w:type="paragraph" w:customStyle="1" w:styleId="viet5">
    <w:name w:val="viet5"/>
    <w:basedOn w:val="Normal"/>
    <w:next w:val="Normal"/>
    <w:rsid w:val="00D25CFA"/>
    <w:pPr>
      <w:tabs>
        <w:tab w:val="left" w:pos="1077"/>
      </w:tabs>
      <w:overflowPunct w:val="0"/>
      <w:autoSpaceDE w:val="0"/>
      <w:autoSpaceDN w:val="0"/>
      <w:adjustRightInd w:val="0"/>
      <w:ind w:left="680" w:hanging="680"/>
      <w:jc w:val="both"/>
      <w:textAlignment w:val="baseline"/>
    </w:pPr>
    <w:rPr>
      <w:rFonts w:ascii="VNTime" w:hAnsi="VNTime"/>
      <w:b/>
      <w:kern w:val="28"/>
      <w:sz w:val="22"/>
      <w:szCs w:val="20"/>
    </w:rPr>
  </w:style>
  <w:style w:type="paragraph" w:customStyle="1" w:styleId="viet6">
    <w:name w:val="viet6"/>
    <w:basedOn w:val="Normal"/>
    <w:next w:val="Normal"/>
    <w:rsid w:val="00D25CFA"/>
    <w:pPr>
      <w:tabs>
        <w:tab w:val="left" w:pos="1077"/>
      </w:tabs>
      <w:overflowPunct w:val="0"/>
      <w:autoSpaceDE w:val="0"/>
      <w:autoSpaceDN w:val="0"/>
      <w:adjustRightInd w:val="0"/>
      <w:spacing w:before="50"/>
      <w:ind w:left="340"/>
      <w:jc w:val="both"/>
      <w:textAlignment w:val="baseline"/>
    </w:pPr>
    <w:rPr>
      <w:rFonts w:ascii="VNTime" w:hAnsi="VNTime"/>
      <w:sz w:val="22"/>
      <w:szCs w:val="20"/>
      <w:lang w:val="en-GB"/>
    </w:rPr>
  </w:style>
  <w:style w:type="paragraph" w:customStyle="1" w:styleId="soTCVN-T">
    <w:name w:val="soTCVN-T"/>
    <w:basedOn w:val="Normal"/>
    <w:rsid w:val="00D25CFA"/>
    <w:pPr>
      <w:spacing w:before="2400"/>
      <w:ind w:left="1134" w:hanging="1134"/>
      <w:jc w:val="center"/>
    </w:pPr>
    <w:rPr>
      <w:rFonts w:ascii=".VnArialH" w:hAnsi=".VnArialH"/>
      <w:b/>
      <w:sz w:val="36"/>
      <w:szCs w:val="20"/>
    </w:rPr>
  </w:style>
  <w:style w:type="paragraph" w:customStyle="1" w:styleId="Bang">
    <w:name w:val="Bang"/>
    <w:basedOn w:val="Normal"/>
    <w:rsid w:val="00D25CFA"/>
    <w:pPr>
      <w:tabs>
        <w:tab w:val="left" w:pos="1077"/>
      </w:tabs>
      <w:overflowPunct w:val="0"/>
      <w:autoSpaceDE w:val="0"/>
      <w:autoSpaceDN w:val="0"/>
      <w:adjustRightInd w:val="0"/>
      <w:spacing w:before="360" w:after="240" w:line="288" w:lineRule="auto"/>
      <w:ind w:left="1077"/>
      <w:jc w:val="center"/>
      <w:textAlignment w:val="baseline"/>
    </w:pPr>
    <w:rPr>
      <w:rFonts w:ascii=".VnArial" w:hAnsi=".VnArial"/>
      <w:b/>
      <w:sz w:val="22"/>
      <w:szCs w:val="22"/>
    </w:rPr>
  </w:style>
  <w:style w:type="paragraph" w:customStyle="1" w:styleId="C-thuc">
    <w:name w:val="C-thuc"/>
    <w:basedOn w:val="Normal"/>
    <w:rsid w:val="00D25CFA"/>
    <w:pPr>
      <w:tabs>
        <w:tab w:val="left" w:pos="1077"/>
        <w:tab w:val="right" w:pos="9639"/>
      </w:tabs>
      <w:overflowPunct w:val="0"/>
      <w:autoSpaceDE w:val="0"/>
      <w:autoSpaceDN w:val="0"/>
      <w:adjustRightInd w:val="0"/>
      <w:spacing w:before="180" w:after="180"/>
      <w:ind w:left="3686"/>
      <w:textAlignment w:val="baseline"/>
    </w:pPr>
    <w:rPr>
      <w:rFonts w:ascii="VNTime" w:hAnsi="VNTime"/>
      <w:sz w:val="22"/>
      <w:szCs w:val="20"/>
    </w:rPr>
  </w:style>
  <w:style w:type="paragraph" w:customStyle="1" w:styleId="Hinh">
    <w:name w:val="Hinh"/>
    <w:basedOn w:val="Normal"/>
    <w:rsid w:val="00D25CFA"/>
    <w:pPr>
      <w:tabs>
        <w:tab w:val="left" w:pos="1077"/>
      </w:tabs>
      <w:overflowPunct w:val="0"/>
      <w:autoSpaceDE w:val="0"/>
      <w:autoSpaceDN w:val="0"/>
      <w:adjustRightInd w:val="0"/>
      <w:spacing w:before="240" w:after="120" w:line="288" w:lineRule="auto"/>
      <w:ind w:left="1134" w:hanging="1134"/>
      <w:jc w:val="center"/>
      <w:textAlignment w:val="baseline"/>
    </w:pPr>
    <w:rPr>
      <w:rFonts w:ascii=".VnArial" w:hAnsi=".VnArial"/>
      <w:b/>
      <w:sz w:val="22"/>
      <w:szCs w:val="22"/>
    </w:rPr>
  </w:style>
  <w:style w:type="character" w:styleId="CommentReference">
    <w:name w:val="annotation reference"/>
    <w:semiHidden/>
    <w:rsid w:val="00D25CFA"/>
    <w:rPr>
      <w:sz w:val="16"/>
    </w:rPr>
  </w:style>
  <w:style w:type="paragraph" w:customStyle="1" w:styleId="Chu-sd">
    <w:name w:val="Chu-sd"/>
    <w:basedOn w:val="Normal"/>
    <w:rsid w:val="00D25CFA"/>
    <w:pPr>
      <w:widowControl w:val="0"/>
      <w:spacing w:before="50" w:after="50" w:line="240" w:lineRule="exact"/>
      <w:jc w:val="both"/>
    </w:pPr>
    <w:rPr>
      <w:rFonts w:ascii=".VnArial" w:hAnsi=".VnArial"/>
      <w:sz w:val="20"/>
      <w:szCs w:val="20"/>
    </w:rPr>
  </w:style>
  <w:style w:type="character" w:customStyle="1" w:styleId="BangChar">
    <w:name w:val="Bang Char"/>
    <w:rsid w:val="00D25CFA"/>
    <w:rPr>
      <w:rFonts w:ascii=".VnArial" w:hAnsi=".VnArial"/>
      <w:b/>
      <w:sz w:val="22"/>
      <w:szCs w:val="22"/>
      <w:lang w:val="en-US" w:eastAsia="en-US" w:bidi="ar-SA"/>
    </w:rPr>
  </w:style>
  <w:style w:type="paragraph" w:customStyle="1" w:styleId="Bang-1">
    <w:name w:val="Bang-1"/>
    <w:basedOn w:val="Bang"/>
    <w:rsid w:val="00D25CFA"/>
    <w:pPr>
      <w:tabs>
        <w:tab w:val="clear" w:pos="1077"/>
      </w:tabs>
      <w:ind w:left="0"/>
    </w:pPr>
  </w:style>
  <w:style w:type="paragraph" w:customStyle="1" w:styleId="QP1">
    <w:name w:val="QP1"/>
    <w:basedOn w:val="Normal"/>
    <w:rsid w:val="00D25CFA"/>
    <w:pPr>
      <w:spacing w:before="120" w:after="120"/>
      <w:jc w:val="both"/>
    </w:pPr>
    <w:rPr>
      <w:rFonts w:ascii=".VnTimeH" w:hAnsi=".VnTimeH"/>
      <w:b/>
      <w:sz w:val="28"/>
      <w:szCs w:val="20"/>
      <w:lang w:val="en-AU"/>
    </w:rPr>
  </w:style>
  <w:style w:type="paragraph" w:customStyle="1" w:styleId="daugach">
    <w:name w:val="dau gach"/>
    <w:basedOn w:val="Normal"/>
    <w:rsid w:val="00D25CFA"/>
    <w:pPr>
      <w:tabs>
        <w:tab w:val="num" w:pos="785"/>
      </w:tabs>
      <w:spacing w:before="120" w:after="120"/>
      <w:ind w:left="785" w:hanging="360"/>
      <w:jc w:val="both"/>
    </w:pPr>
    <w:rPr>
      <w:rFonts w:ascii=".VnTime" w:hAnsi=".VnTime"/>
      <w:sz w:val="28"/>
      <w:szCs w:val="20"/>
      <w:lang w:val="en-AU"/>
    </w:rPr>
  </w:style>
  <w:style w:type="paragraph" w:customStyle="1" w:styleId="tit">
    <w:name w:val="tit"/>
    <w:basedOn w:val="Normal"/>
    <w:rsid w:val="00D25CFA"/>
    <w:pPr>
      <w:spacing w:after="240"/>
      <w:ind w:left="567" w:hanging="567"/>
      <w:jc w:val="center"/>
    </w:pPr>
    <w:rPr>
      <w:rFonts w:ascii=".VnTimeH" w:hAnsi=".VnTimeH"/>
      <w:b/>
      <w:sz w:val="28"/>
      <w:szCs w:val="20"/>
      <w:lang w:val="en-AU"/>
    </w:rPr>
  </w:style>
  <w:style w:type="paragraph" w:customStyle="1" w:styleId="Char">
    <w:name w:val="Char"/>
    <w:basedOn w:val="Normal"/>
    <w:rsid w:val="00D25CFA"/>
    <w:pPr>
      <w:spacing w:after="160" w:line="240" w:lineRule="exact"/>
    </w:pPr>
    <w:rPr>
      <w:rFonts w:ascii="Verdana" w:hAnsi="Verdana"/>
      <w:sz w:val="20"/>
      <w:szCs w:val="20"/>
    </w:rPr>
  </w:style>
  <w:style w:type="paragraph" w:customStyle="1" w:styleId="Default">
    <w:name w:val="Default"/>
    <w:rsid w:val="00D25CFA"/>
    <w:pPr>
      <w:autoSpaceDE w:val="0"/>
      <w:autoSpaceDN w:val="0"/>
      <w:adjustRightInd w:val="0"/>
    </w:pPr>
    <w:rPr>
      <w:rFonts w:eastAsia="MS Mincho"/>
      <w:color w:val="000000"/>
      <w:sz w:val="24"/>
      <w:szCs w:val="24"/>
      <w:lang w:eastAsia="ja-JP"/>
    </w:rPr>
  </w:style>
  <w:style w:type="character" w:customStyle="1" w:styleId="SubtitleChar">
    <w:name w:val="Subtitle Char"/>
    <w:link w:val="Subtitle"/>
    <w:rsid w:val="00D25CFA"/>
    <w:rPr>
      <w:rFonts w:ascii="Arial" w:hAnsi="Arial" w:cs="Arial"/>
      <w:sz w:val="24"/>
      <w:szCs w:val="24"/>
    </w:rPr>
  </w:style>
  <w:style w:type="character" w:customStyle="1" w:styleId="BalloonTextChar">
    <w:name w:val="Balloon Text Char"/>
    <w:link w:val="BalloonText"/>
    <w:uiPriority w:val="99"/>
    <w:semiHidden/>
    <w:locked/>
    <w:rsid w:val="00D25CFA"/>
    <w:rPr>
      <w:rFonts w:ascii="Tahoma" w:hAnsi="Tahoma" w:cs="Tahoma"/>
      <w:sz w:val="16"/>
      <w:szCs w:val="16"/>
    </w:rPr>
  </w:style>
  <w:style w:type="character" w:customStyle="1" w:styleId="HeaderChar">
    <w:name w:val="Header Char"/>
    <w:link w:val="Header"/>
    <w:locked/>
    <w:rsid w:val="00D25CFA"/>
    <w:rPr>
      <w:rFonts w:ascii="Arial" w:hAnsi="Arial" w:cs="Arial"/>
      <w:sz w:val="21"/>
    </w:rPr>
  </w:style>
  <w:style w:type="character" w:customStyle="1" w:styleId="FooterChar">
    <w:name w:val="Footer Char"/>
    <w:link w:val="Footer"/>
    <w:uiPriority w:val="99"/>
    <w:locked/>
    <w:rsid w:val="00D25CFA"/>
    <w:rPr>
      <w:rFonts w:ascii="Arial" w:hAnsi="Arial"/>
      <w:sz w:val="24"/>
      <w:szCs w:val="24"/>
    </w:rPr>
  </w:style>
  <w:style w:type="character" w:styleId="LineNumber">
    <w:name w:val="line number"/>
    <w:uiPriority w:val="99"/>
    <w:rsid w:val="00D25CFA"/>
    <w:rPr>
      <w:rFonts w:cs="Times New Roman"/>
    </w:rPr>
  </w:style>
  <w:style w:type="paragraph" w:customStyle="1" w:styleId="CM56">
    <w:name w:val="CM56"/>
    <w:basedOn w:val="Default"/>
    <w:next w:val="Default"/>
    <w:rsid w:val="00D25CFA"/>
    <w:pPr>
      <w:widowControl w:val="0"/>
      <w:spacing w:after="87"/>
    </w:pPr>
    <w:rPr>
      <w:rFonts w:eastAsia="Times New Roman"/>
      <w:color w:val="auto"/>
      <w:lang w:eastAsia="en-US"/>
    </w:rPr>
  </w:style>
  <w:style w:type="paragraph" w:customStyle="1" w:styleId="CM55">
    <w:name w:val="CM55"/>
    <w:basedOn w:val="Default"/>
    <w:next w:val="Default"/>
    <w:rsid w:val="00D25CFA"/>
    <w:pPr>
      <w:widowControl w:val="0"/>
      <w:spacing w:after="95"/>
    </w:pPr>
    <w:rPr>
      <w:rFonts w:eastAsia="Times New Roman"/>
      <w:color w:val="auto"/>
      <w:lang w:eastAsia="en-US"/>
    </w:rPr>
  </w:style>
  <w:style w:type="paragraph" w:customStyle="1" w:styleId="CM3">
    <w:name w:val="CM3"/>
    <w:basedOn w:val="Default"/>
    <w:next w:val="Default"/>
    <w:rsid w:val="00D25CFA"/>
    <w:pPr>
      <w:widowControl w:val="0"/>
      <w:spacing w:line="251" w:lineRule="atLeast"/>
    </w:pPr>
    <w:rPr>
      <w:rFonts w:eastAsia="Times New Roman"/>
      <w:color w:val="auto"/>
      <w:lang w:eastAsia="en-US"/>
    </w:rPr>
  </w:style>
  <w:style w:type="paragraph" w:customStyle="1" w:styleId="CM60">
    <w:name w:val="CM60"/>
    <w:basedOn w:val="Default"/>
    <w:next w:val="Default"/>
    <w:rsid w:val="00D25CFA"/>
    <w:pPr>
      <w:widowControl w:val="0"/>
      <w:spacing w:after="860"/>
    </w:pPr>
    <w:rPr>
      <w:rFonts w:eastAsia="Times New Roman"/>
      <w:color w:val="auto"/>
      <w:lang w:eastAsia="en-US"/>
    </w:rPr>
  </w:style>
  <w:style w:type="paragraph" w:customStyle="1" w:styleId="CM11">
    <w:name w:val="CM11"/>
    <w:basedOn w:val="Default"/>
    <w:next w:val="Default"/>
    <w:rsid w:val="00D25CFA"/>
    <w:pPr>
      <w:widowControl w:val="0"/>
      <w:spacing w:line="251" w:lineRule="atLeast"/>
    </w:pPr>
    <w:rPr>
      <w:rFonts w:eastAsia="Times New Roman"/>
      <w:color w:val="auto"/>
      <w:lang w:eastAsia="en-US"/>
    </w:rPr>
  </w:style>
  <w:style w:type="paragraph" w:customStyle="1" w:styleId="CM12">
    <w:name w:val="CM12"/>
    <w:basedOn w:val="Default"/>
    <w:next w:val="Default"/>
    <w:rsid w:val="00D25CFA"/>
    <w:pPr>
      <w:widowControl w:val="0"/>
      <w:spacing w:line="251" w:lineRule="atLeast"/>
    </w:pPr>
    <w:rPr>
      <w:rFonts w:eastAsia="Times New Roman"/>
      <w:color w:val="auto"/>
      <w:lang w:eastAsia="en-US"/>
    </w:rPr>
  </w:style>
  <w:style w:type="paragraph" w:customStyle="1" w:styleId="CM14">
    <w:name w:val="CM14"/>
    <w:basedOn w:val="Default"/>
    <w:next w:val="Default"/>
    <w:rsid w:val="00D25CFA"/>
    <w:pPr>
      <w:widowControl w:val="0"/>
      <w:spacing w:line="246" w:lineRule="atLeast"/>
    </w:pPr>
    <w:rPr>
      <w:rFonts w:eastAsia="Times New Roman"/>
      <w:color w:val="auto"/>
      <w:lang w:eastAsia="en-US"/>
    </w:rPr>
  </w:style>
  <w:style w:type="paragraph" w:customStyle="1" w:styleId="CM59">
    <w:name w:val="CM59"/>
    <w:basedOn w:val="Default"/>
    <w:next w:val="Default"/>
    <w:rsid w:val="00D25CFA"/>
    <w:pPr>
      <w:widowControl w:val="0"/>
      <w:spacing w:after="245"/>
    </w:pPr>
    <w:rPr>
      <w:rFonts w:eastAsia="Times New Roman"/>
      <w:color w:val="auto"/>
      <w:lang w:eastAsia="en-US"/>
    </w:rPr>
  </w:style>
  <w:style w:type="paragraph" w:customStyle="1" w:styleId="CM20">
    <w:name w:val="CM20"/>
    <w:basedOn w:val="Default"/>
    <w:next w:val="Default"/>
    <w:rsid w:val="00D25CFA"/>
    <w:pPr>
      <w:widowControl w:val="0"/>
      <w:spacing w:line="216" w:lineRule="atLeast"/>
    </w:pPr>
    <w:rPr>
      <w:rFonts w:eastAsia="Times New Roman"/>
      <w:color w:val="auto"/>
      <w:lang w:eastAsia="en-US"/>
    </w:rPr>
  </w:style>
  <w:style w:type="paragraph" w:customStyle="1" w:styleId="CM65">
    <w:name w:val="CM65"/>
    <w:basedOn w:val="Default"/>
    <w:next w:val="Default"/>
    <w:rsid w:val="00D25CFA"/>
    <w:pPr>
      <w:widowControl w:val="0"/>
      <w:spacing w:after="252"/>
    </w:pPr>
    <w:rPr>
      <w:rFonts w:eastAsia="Times New Roman"/>
      <w:color w:val="auto"/>
      <w:lang w:eastAsia="en-US"/>
    </w:rPr>
  </w:style>
  <w:style w:type="paragraph" w:customStyle="1" w:styleId="CM66">
    <w:name w:val="CM66"/>
    <w:basedOn w:val="Default"/>
    <w:next w:val="Default"/>
    <w:rsid w:val="00D25CFA"/>
    <w:pPr>
      <w:widowControl w:val="0"/>
      <w:spacing w:after="50"/>
    </w:pPr>
    <w:rPr>
      <w:rFonts w:eastAsia="Times New Roman"/>
      <w:color w:val="auto"/>
      <w:lang w:eastAsia="en-US"/>
    </w:rPr>
  </w:style>
  <w:style w:type="paragraph" w:customStyle="1" w:styleId="CM24">
    <w:name w:val="CM24"/>
    <w:basedOn w:val="Default"/>
    <w:next w:val="Default"/>
    <w:rsid w:val="00D25CFA"/>
    <w:pPr>
      <w:widowControl w:val="0"/>
      <w:spacing w:line="213" w:lineRule="atLeast"/>
    </w:pPr>
    <w:rPr>
      <w:rFonts w:eastAsia="Times New Roman"/>
      <w:color w:val="auto"/>
      <w:lang w:eastAsia="en-US"/>
    </w:rPr>
  </w:style>
  <w:style w:type="character" w:customStyle="1" w:styleId="mw-headline">
    <w:name w:val="mw-headline"/>
    <w:rsid w:val="00D25CFA"/>
    <w:rPr>
      <w:rFonts w:cs="Times New Roman"/>
    </w:rPr>
  </w:style>
  <w:style w:type="paragraph" w:customStyle="1" w:styleId="MTDisplayEquation">
    <w:name w:val="MTDisplayEquation"/>
    <w:basedOn w:val="Normal"/>
    <w:next w:val="Normal"/>
    <w:rsid w:val="00D25CFA"/>
    <w:pPr>
      <w:tabs>
        <w:tab w:val="center" w:pos="4540"/>
        <w:tab w:val="right" w:pos="9080"/>
      </w:tabs>
      <w:autoSpaceDE w:val="0"/>
      <w:autoSpaceDN w:val="0"/>
      <w:adjustRightInd w:val="0"/>
      <w:spacing w:after="120" w:line="288" w:lineRule="auto"/>
      <w:jc w:val="both"/>
    </w:pPr>
    <w:rPr>
      <w:rFonts w:eastAsia="Batang"/>
      <w:sz w:val="22"/>
      <w:szCs w:val="22"/>
      <w:lang w:eastAsia="ko-KR"/>
    </w:rPr>
  </w:style>
  <w:style w:type="paragraph" w:customStyle="1" w:styleId="CM51">
    <w:name w:val="CM51"/>
    <w:basedOn w:val="Default"/>
    <w:next w:val="Default"/>
    <w:rsid w:val="00D25CFA"/>
    <w:pPr>
      <w:widowControl w:val="0"/>
      <w:spacing w:after="278"/>
    </w:pPr>
    <w:rPr>
      <w:rFonts w:eastAsia="Times New Roman"/>
      <w:color w:val="auto"/>
      <w:lang w:eastAsia="en-US"/>
    </w:rPr>
  </w:style>
  <w:style w:type="paragraph" w:customStyle="1" w:styleId="CM52">
    <w:name w:val="CM52"/>
    <w:basedOn w:val="Default"/>
    <w:next w:val="Default"/>
    <w:rsid w:val="00D25CFA"/>
    <w:pPr>
      <w:widowControl w:val="0"/>
      <w:spacing w:after="105"/>
    </w:pPr>
    <w:rPr>
      <w:rFonts w:eastAsia="Times New Roman"/>
      <w:color w:val="auto"/>
      <w:lang w:eastAsia="en-US"/>
    </w:rPr>
  </w:style>
  <w:style w:type="character" w:customStyle="1" w:styleId="CharChar4">
    <w:name w:val="Char Char4"/>
    <w:locked/>
    <w:rsid w:val="00D25CFA"/>
    <w:rPr>
      <w:sz w:val="24"/>
      <w:szCs w:val="24"/>
      <w:lang w:val="en-US" w:eastAsia="en-US" w:bidi="ar-SA"/>
    </w:rPr>
  </w:style>
  <w:style w:type="paragraph" w:styleId="FootnoteText">
    <w:name w:val="footnote text"/>
    <w:basedOn w:val="Normal"/>
    <w:link w:val="FootnoteTextChar"/>
    <w:rsid w:val="00D25CFA"/>
    <w:rPr>
      <w:sz w:val="20"/>
      <w:szCs w:val="20"/>
    </w:rPr>
  </w:style>
  <w:style w:type="character" w:customStyle="1" w:styleId="FootnoteTextChar">
    <w:name w:val="Footnote Text Char"/>
    <w:link w:val="FootnoteText"/>
    <w:rsid w:val="00D25CFA"/>
    <w:rPr>
      <w:rFonts w:ascii="Arial" w:hAnsi="Arial"/>
    </w:rPr>
  </w:style>
  <w:style w:type="character" w:styleId="FootnoteReference">
    <w:name w:val="footnote reference"/>
    <w:rsid w:val="00D25CFA"/>
    <w:rPr>
      <w:vertAlign w:val="superscript"/>
    </w:rPr>
  </w:style>
  <w:style w:type="character" w:customStyle="1" w:styleId="highlight">
    <w:name w:val="highlight"/>
    <w:basedOn w:val="DefaultParagraphFont"/>
    <w:rsid w:val="00D25CFA"/>
  </w:style>
  <w:style w:type="character" w:customStyle="1" w:styleId="cssisbd">
    <w:name w:val="cssisbd"/>
    <w:basedOn w:val="DefaultParagraphFont"/>
    <w:rsid w:val="00D25CFA"/>
  </w:style>
  <w:style w:type="paragraph" w:customStyle="1" w:styleId="NormalLatinArial">
    <w:name w:val="Normal + (Latin) Arial"/>
    <w:aliases w:val="(Asian) Times New Roman,(Complex) Arial,14 pt,Just..."/>
    <w:basedOn w:val="Normal"/>
    <w:link w:val="NormalLatinArialChar"/>
    <w:rsid w:val="00D25CFA"/>
    <w:pPr>
      <w:jc w:val="both"/>
    </w:pPr>
    <w:rPr>
      <w:rFonts w:eastAsia="Calibri"/>
      <w:sz w:val="22"/>
      <w:szCs w:val="22"/>
      <w:lang w:val="x-none" w:eastAsia="x-none"/>
    </w:rPr>
  </w:style>
  <w:style w:type="character" w:customStyle="1" w:styleId="NormalLatinArialChar">
    <w:name w:val="Normal + (Latin) Arial Char"/>
    <w:aliases w:val="(Asian) Times New Roman Char,(Complex) Arial Char,14 pt Char,Just... Char"/>
    <w:link w:val="NormalLatinArial"/>
    <w:rsid w:val="00D25CFA"/>
    <w:rPr>
      <w:rFonts w:ascii="Arial" w:eastAsia="Calibri" w:hAnsi="Arial"/>
      <w:sz w:val="22"/>
      <w:szCs w:val="22"/>
    </w:rPr>
  </w:style>
  <w:style w:type="character" w:customStyle="1" w:styleId="shorttext">
    <w:name w:val="short_text"/>
    <w:basedOn w:val="DefaultParagraphFont"/>
    <w:rsid w:val="00D25CFA"/>
  </w:style>
  <w:style w:type="character" w:customStyle="1" w:styleId="Heading9Char">
    <w:name w:val="Heading 9 Char"/>
    <w:link w:val="Heading9"/>
    <w:rsid w:val="00D25CFA"/>
    <w:rPr>
      <w:rFonts w:ascii="Arial" w:hAnsi="Arial"/>
      <w:b/>
      <w:i/>
      <w:sz w:val="18"/>
      <w:lang w:val="x-none" w:eastAsia="x-none"/>
    </w:rPr>
  </w:style>
  <w:style w:type="character" w:customStyle="1" w:styleId="Heading6Char">
    <w:name w:val="Heading 6 Char"/>
    <w:link w:val="Heading6"/>
    <w:uiPriority w:val="9"/>
    <w:rsid w:val="00D25CFA"/>
    <w:rPr>
      <w:rFonts w:ascii="Arial" w:hAnsi="Arial"/>
      <w:noProof/>
      <w:sz w:val="21"/>
      <w:lang w:val="x-none" w:eastAsia="x-none"/>
    </w:rPr>
  </w:style>
  <w:style w:type="character" w:customStyle="1" w:styleId="Heading7Char">
    <w:name w:val="Heading 7 Char"/>
    <w:link w:val="Heading7"/>
    <w:rsid w:val="00D25CFA"/>
    <w:rPr>
      <w:rFonts w:ascii="Arial" w:hAnsi="Arial"/>
      <w:noProof/>
      <w:sz w:val="21"/>
      <w:lang w:val="x-none" w:eastAsia="x-none"/>
    </w:rPr>
  </w:style>
  <w:style w:type="character" w:customStyle="1" w:styleId="Heading2Char">
    <w:name w:val="Heading 2 Char"/>
    <w:link w:val="Heading2"/>
    <w:rsid w:val="00D25CFA"/>
    <w:rPr>
      <w:rFonts w:ascii="Arial" w:hAnsi="Arial" w:cs="Arial"/>
      <w:b/>
      <w:noProof/>
      <w:sz w:val="23"/>
    </w:rPr>
  </w:style>
  <w:style w:type="character" w:customStyle="1" w:styleId="Heading1Char">
    <w:name w:val="Heading 1 Char"/>
    <w:link w:val="Heading1"/>
    <w:rsid w:val="00D25CFA"/>
    <w:rPr>
      <w:rFonts w:ascii="Arial" w:hAnsi="Arial" w:cs="Arial"/>
      <w:b/>
      <w:noProof/>
      <w:sz w:val="24"/>
    </w:rPr>
  </w:style>
  <w:style w:type="character" w:customStyle="1" w:styleId="Heading5Char">
    <w:name w:val="Heading 5 Char"/>
    <w:link w:val="Heading5"/>
    <w:rsid w:val="00D25CFA"/>
    <w:rPr>
      <w:rFonts w:ascii="Arial" w:hAnsi="Arial"/>
      <w:noProof/>
      <w:sz w:val="21"/>
      <w:lang w:val="x-none" w:eastAsia="x-none"/>
    </w:rPr>
  </w:style>
  <w:style w:type="character" w:customStyle="1" w:styleId="Heading4Char">
    <w:name w:val="Heading 4 Char"/>
    <w:link w:val="Heading4"/>
    <w:uiPriority w:val="9"/>
    <w:rsid w:val="00D25CFA"/>
    <w:rPr>
      <w:rFonts w:ascii="Arial" w:hAnsi="Arial"/>
      <w:noProof/>
      <w:sz w:val="21"/>
      <w:lang w:val="x-none" w:eastAsia="x-none"/>
    </w:rPr>
  </w:style>
  <w:style w:type="character" w:styleId="SubtleReference">
    <w:name w:val="Subtle Reference"/>
    <w:uiPriority w:val="31"/>
    <w:qFormat/>
    <w:rsid w:val="00D25CFA"/>
    <w:rPr>
      <w:smallCaps/>
      <w:color w:val="C0504D"/>
      <w:u w:val="single"/>
    </w:rPr>
  </w:style>
  <w:style w:type="paragraph" w:styleId="ListParagraph">
    <w:name w:val="List Paragraph"/>
    <w:basedOn w:val="Normal"/>
    <w:uiPriority w:val="34"/>
    <w:qFormat/>
    <w:rsid w:val="00D25CFA"/>
    <w:pPr>
      <w:spacing w:before="120" w:line="300" w:lineRule="atLeast"/>
      <w:ind w:left="720"/>
      <w:contextualSpacing/>
      <w:jc w:val="both"/>
    </w:pPr>
    <w:rPr>
      <w:rFonts w:eastAsia="Calibri"/>
      <w:szCs w:val="22"/>
    </w:rPr>
  </w:style>
  <w:style w:type="paragraph" w:styleId="DocumentMap">
    <w:name w:val="Document Map"/>
    <w:basedOn w:val="Normal"/>
    <w:link w:val="DocumentMapChar"/>
    <w:uiPriority w:val="99"/>
    <w:unhideWhenUsed/>
    <w:rsid w:val="00D25CFA"/>
    <w:pPr>
      <w:jc w:val="both"/>
    </w:pPr>
    <w:rPr>
      <w:rFonts w:ascii="Tahoma" w:eastAsia="Calibri" w:hAnsi="Tahoma"/>
      <w:sz w:val="16"/>
      <w:szCs w:val="16"/>
    </w:rPr>
  </w:style>
  <w:style w:type="character" w:customStyle="1" w:styleId="DocumentMapChar">
    <w:name w:val="Document Map Char"/>
    <w:link w:val="DocumentMap"/>
    <w:uiPriority w:val="99"/>
    <w:rsid w:val="00D25CFA"/>
    <w:rPr>
      <w:rFonts w:ascii="Tahoma" w:eastAsia="Calibri" w:hAnsi="Tahoma"/>
      <w:sz w:val="16"/>
      <w:szCs w:val="16"/>
    </w:rPr>
  </w:style>
  <w:style w:type="paragraph" w:customStyle="1" w:styleId="CAP2">
    <w:name w:val="CAP2"/>
    <w:basedOn w:val="Normal"/>
    <w:autoRedefine/>
    <w:rsid w:val="00D25CFA"/>
    <w:pPr>
      <w:numPr>
        <w:ilvl w:val="2"/>
        <w:numId w:val="18"/>
      </w:numPr>
      <w:tabs>
        <w:tab w:val="clear" w:pos="2268"/>
        <w:tab w:val="num" w:pos="1080"/>
      </w:tabs>
      <w:spacing w:before="120" w:after="120" w:line="440" w:lineRule="atLeast"/>
      <w:ind w:left="1080" w:hanging="720"/>
      <w:jc w:val="both"/>
    </w:pPr>
    <w:rPr>
      <w:rFonts w:ascii="Times New Roman" w:hAnsi="Times New Roman"/>
    </w:rPr>
  </w:style>
  <w:style w:type="paragraph" w:customStyle="1" w:styleId="CAP3">
    <w:name w:val="CAP3"/>
    <w:basedOn w:val="Normal"/>
    <w:autoRedefine/>
    <w:rsid w:val="00D25CFA"/>
    <w:pPr>
      <w:numPr>
        <w:ilvl w:val="3"/>
        <w:numId w:val="18"/>
      </w:numPr>
      <w:tabs>
        <w:tab w:val="clear" w:pos="2835"/>
        <w:tab w:val="num" w:pos="2268"/>
      </w:tabs>
      <w:spacing w:before="120" w:after="180" w:line="440" w:lineRule="atLeast"/>
      <w:ind w:left="2268" w:hanging="907"/>
      <w:jc w:val="both"/>
    </w:pPr>
    <w:rPr>
      <w:rFonts w:ascii="VNI-Times" w:hAnsi="VNI-Times"/>
      <w:b/>
      <w:szCs w:val="20"/>
    </w:rPr>
  </w:style>
  <w:style w:type="paragraph" w:customStyle="1" w:styleId="headingp2">
    <w:name w:val="heading p2"/>
    <w:basedOn w:val="Heading2"/>
    <w:autoRedefine/>
    <w:rsid w:val="00D25CFA"/>
    <w:pPr>
      <w:keepNext/>
      <w:widowControl/>
      <w:numPr>
        <w:ilvl w:val="1"/>
        <w:numId w:val="19"/>
      </w:numPr>
      <w:spacing w:after="240" w:line="440" w:lineRule="atLeast"/>
    </w:pPr>
    <w:rPr>
      <w:rFonts w:ascii=".VnArial" w:hAnsi=".VnArial"/>
      <w:bCs/>
      <w:iCs/>
      <w:sz w:val="24"/>
    </w:rPr>
  </w:style>
  <w:style w:type="paragraph" w:customStyle="1" w:styleId="headingp3">
    <w:name w:val="heading p3"/>
    <w:basedOn w:val="Heading3"/>
    <w:autoRedefine/>
    <w:rsid w:val="00D25CFA"/>
    <w:pPr>
      <w:keepNext/>
      <w:numPr>
        <w:ilvl w:val="2"/>
        <w:numId w:val="19"/>
      </w:numPr>
      <w:spacing w:after="120" w:line="440" w:lineRule="atLeast"/>
    </w:pPr>
    <w:rPr>
      <w:rFonts w:ascii=".VnArial" w:hAnsi=".VnArial"/>
      <w:iCs/>
      <w:sz w:val="24"/>
    </w:rPr>
  </w:style>
  <w:style w:type="paragraph" w:customStyle="1" w:styleId="headingp4">
    <w:name w:val="heading p4"/>
    <w:basedOn w:val="Heading4"/>
    <w:rsid w:val="00D25CFA"/>
    <w:pPr>
      <w:keepNext/>
      <w:keepLines/>
      <w:numPr>
        <w:ilvl w:val="3"/>
        <w:numId w:val="19"/>
      </w:numPr>
      <w:tabs>
        <w:tab w:val="left" w:pos="284"/>
        <w:tab w:val="left" w:pos="993"/>
      </w:tabs>
      <w:spacing w:after="120" w:line="440" w:lineRule="atLeast"/>
      <w:contextualSpacing/>
    </w:pPr>
    <w:rPr>
      <w:rFonts w:ascii=".VnArial" w:hAnsi=".VnArial"/>
      <w:iCs/>
      <w:sz w:val="24"/>
    </w:rPr>
  </w:style>
  <w:style w:type="paragraph" w:customStyle="1" w:styleId="headingp6">
    <w:name w:val="heading p6"/>
    <w:basedOn w:val="Heading6"/>
    <w:rsid w:val="00D25CFA"/>
    <w:pPr>
      <w:numPr>
        <w:ilvl w:val="5"/>
        <w:numId w:val="19"/>
      </w:numPr>
      <w:tabs>
        <w:tab w:val="left" w:pos="1276"/>
      </w:tabs>
      <w:spacing w:line="440" w:lineRule="atLeast"/>
    </w:pPr>
    <w:rPr>
      <w:rFonts w:ascii=".VnArial" w:hAnsi=".VnArial"/>
      <w:b/>
      <w:bCs/>
      <w:sz w:val="24"/>
    </w:rPr>
  </w:style>
  <w:style w:type="paragraph" w:customStyle="1" w:styleId="headingb1">
    <w:name w:val="heading b1"/>
    <w:basedOn w:val="Normal"/>
    <w:autoRedefine/>
    <w:rsid w:val="00D25CFA"/>
    <w:pPr>
      <w:numPr>
        <w:numId w:val="19"/>
      </w:numPr>
      <w:tabs>
        <w:tab w:val="clear" w:pos="360"/>
        <w:tab w:val="num" w:pos="540"/>
      </w:tabs>
      <w:spacing w:before="120" w:after="120" w:line="440" w:lineRule="atLeast"/>
      <w:ind w:left="360" w:hanging="360"/>
      <w:jc w:val="both"/>
    </w:pPr>
    <w:rPr>
      <w:rFonts w:ascii=".VnArial" w:hAnsi=".VnArial"/>
      <w:b/>
      <w:bCs/>
    </w:rPr>
  </w:style>
  <w:style w:type="character" w:customStyle="1" w:styleId="Heading3Char">
    <w:name w:val="Heading 3 Char"/>
    <w:link w:val="Heading3"/>
    <w:uiPriority w:val="9"/>
    <w:rsid w:val="00D25CFA"/>
    <w:rPr>
      <w:rFonts w:ascii="Arial" w:hAnsi="Arial" w:cs="Arial"/>
      <w:b/>
      <w:noProof/>
      <w:sz w:val="22"/>
    </w:rPr>
  </w:style>
  <w:style w:type="character" w:customStyle="1" w:styleId="PlainTextChar">
    <w:name w:val="Plain Text Char"/>
    <w:link w:val="PlainText"/>
    <w:rsid w:val="00D25CFA"/>
    <w:rPr>
      <w:rFonts w:ascii="Arial" w:hAnsi="Arial" w:cs="Arial"/>
      <w:noProof/>
      <w:sz w:val="21"/>
    </w:rPr>
  </w:style>
  <w:style w:type="paragraph" w:styleId="TOC4">
    <w:name w:val="toc 4"/>
    <w:basedOn w:val="Normal"/>
    <w:next w:val="Normal"/>
    <w:autoRedefine/>
    <w:uiPriority w:val="39"/>
    <w:unhideWhenUsed/>
    <w:rsid w:val="00D25CFA"/>
    <w:pPr>
      <w:spacing w:before="120" w:after="100" w:line="300" w:lineRule="atLeast"/>
      <w:ind w:left="720"/>
      <w:jc w:val="both"/>
    </w:pPr>
    <w:rPr>
      <w:rFonts w:eastAsia="Calibri"/>
      <w:szCs w:val="22"/>
    </w:rPr>
  </w:style>
  <w:style w:type="character" w:styleId="PlaceholderText">
    <w:name w:val="Placeholder Text"/>
    <w:uiPriority w:val="99"/>
    <w:semiHidden/>
    <w:rsid w:val="00D25CFA"/>
    <w:rPr>
      <w:color w:val="808080"/>
    </w:rPr>
  </w:style>
  <w:style w:type="character" w:customStyle="1" w:styleId="BodyTextChar">
    <w:name w:val="Body Text Char"/>
    <w:link w:val="BodyText"/>
    <w:uiPriority w:val="1"/>
    <w:rsid w:val="00D25CFA"/>
    <w:rPr>
      <w:rFonts w:ascii="VNhelvetica" w:hAnsi="VNhelvetica"/>
      <w:sz w:val="21"/>
      <w:lang w:val="x-none" w:eastAsia="x-none"/>
    </w:rPr>
  </w:style>
  <w:style w:type="paragraph" w:customStyle="1" w:styleId="TableParagraph">
    <w:name w:val="Table Paragraph"/>
    <w:basedOn w:val="Normal"/>
    <w:uiPriority w:val="1"/>
    <w:qFormat/>
    <w:rsid w:val="00D25CFA"/>
    <w:pPr>
      <w:autoSpaceDE w:val="0"/>
      <w:autoSpaceDN w:val="0"/>
      <w:adjustRightInd w:val="0"/>
    </w:pPr>
    <w:rPr>
      <w:rFonts w:ascii="Times New Roman" w:eastAsia="Calibri" w:hAnsi="Times New Roman"/>
      <w:lang w:val="vi-VN" w:eastAsia="vi-VN"/>
    </w:rPr>
  </w:style>
  <w:style w:type="paragraph" w:styleId="TOCHeading">
    <w:name w:val="TOC Heading"/>
    <w:basedOn w:val="Heading1"/>
    <w:next w:val="Normal"/>
    <w:uiPriority w:val="39"/>
    <w:qFormat/>
    <w:rsid w:val="00D25CFA"/>
    <w:pPr>
      <w:keepNext/>
      <w:keepLines/>
      <w:widowControl/>
      <w:spacing w:before="480" w:line="276" w:lineRule="auto"/>
      <w:jc w:val="left"/>
      <w:outlineLvl w:val="9"/>
    </w:pPr>
    <w:rPr>
      <w:rFonts w:ascii="Times New Roman" w:hAnsi="Times New Roman"/>
      <w:bCs/>
      <w:noProof w:val="0"/>
      <w:color w:val="365F91"/>
      <w:sz w:val="28"/>
      <w:szCs w:val="28"/>
    </w:rPr>
  </w:style>
  <w:style w:type="paragraph" w:styleId="TOC5">
    <w:name w:val="toc 5"/>
    <w:basedOn w:val="Normal"/>
    <w:next w:val="Normal"/>
    <w:autoRedefine/>
    <w:uiPriority w:val="39"/>
    <w:unhideWhenUsed/>
    <w:rsid w:val="00D25CFA"/>
    <w:pPr>
      <w:spacing w:after="100" w:line="276" w:lineRule="auto"/>
      <w:ind w:left="880"/>
    </w:pPr>
    <w:rPr>
      <w:sz w:val="22"/>
      <w:szCs w:val="22"/>
      <w:lang w:val="vi-VN" w:eastAsia="vi-VN"/>
    </w:rPr>
  </w:style>
  <w:style w:type="paragraph" w:styleId="TOC6">
    <w:name w:val="toc 6"/>
    <w:basedOn w:val="Normal"/>
    <w:next w:val="Normal"/>
    <w:autoRedefine/>
    <w:uiPriority w:val="39"/>
    <w:unhideWhenUsed/>
    <w:rsid w:val="00D25CFA"/>
    <w:pPr>
      <w:spacing w:after="100" w:line="276" w:lineRule="auto"/>
      <w:ind w:left="1100"/>
    </w:pPr>
    <w:rPr>
      <w:sz w:val="22"/>
      <w:szCs w:val="22"/>
      <w:lang w:val="vi-VN" w:eastAsia="vi-VN"/>
    </w:rPr>
  </w:style>
  <w:style w:type="paragraph" w:styleId="TOC7">
    <w:name w:val="toc 7"/>
    <w:basedOn w:val="Normal"/>
    <w:next w:val="Normal"/>
    <w:autoRedefine/>
    <w:uiPriority w:val="39"/>
    <w:unhideWhenUsed/>
    <w:rsid w:val="00D25CFA"/>
    <w:pPr>
      <w:spacing w:after="100" w:line="276" w:lineRule="auto"/>
      <w:ind w:left="1320"/>
    </w:pPr>
    <w:rPr>
      <w:sz w:val="22"/>
      <w:szCs w:val="22"/>
      <w:lang w:val="vi-VN" w:eastAsia="vi-VN"/>
    </w:rPr>
  </w:style>
  <w:style w:type="paragraph" w:styleId="TOC8">
    <w:name w:val="toc 8"/>
    <w:basedOn w:val="Normal"/>
    <w:next w:val="Normal"/>
    <w:autoRedefine/>
    <w:uiPriority w:val="39"/>
    <w:unhideWhenUsed/>
    <w:rsid w:val="00D25CFA"/>
    <w:pPr>
      <w:spacing w:after="100" w:line="276" w:lineRule="auto"/>
      <w:ind w:left="1540"/>
    </w:pPr>
    <w:rPr>
      <w:sz w:val="22"/>
      <w:szCs w:val="22"/>
      <w:lang w:val="vi-VN" w:eastAsia="vi-VN"/>
    </w:rPr>
  </w:style>
  <w:style w:type="paragraph" w:styleId="TOC9">
    <w:name w:val="toc 9"/>
    <w:basedOn w:val="Normal"/>
    <w:next w:val="Normal"/>
    <w:autoRedefine/>
    <w:uiPriority w:val="39"/>
    <w:unhideWhenUsed/>
    <w:rsid w:val="00D25CFA"/>
    <w:pPr>
      <w:spacing w:after="100" w:line="276" w:lineRule="auto"/>
      <w:ind w:left="1760"/>
    </w:pPr>
    <w:rPr>
      <w:sz w:val="22"/>
      <w:szCs w:val="22"/>
      <w:lang w:val="vi-VN" w:eastAsia="vi-VN"/>
    </w:rPr>
  </w:style>
  <w:style w:type="character" w:customStyle="1" w:styleId="TitleChar">
    <w:name w:val="Title Char"/>
    <w:link w:val="Title"/>
    <w:rsid w:val="00D25CFA"/>
    <w:rPr>
      <w:rFonts w:ascii="Arial" w:hAnsi="Arial" w:cs="Arial"/>
      <w:b/>
      <w:bCs/>
      <w:kern w:val="28"/>
      <w:sz w:val="32"/>
      <w:szCs w:val="32"/>
    </w:rPr>
  </w:style>
  <w:style w:type="paragraph" w:customStyle="1" w:styleId="congsau">
    <w:name w:val="congsau"/>
    <w:basedOn w:val="QP1"/>
    <w:rsid w:val="00D25CFA"/>
    <w:pPr>
      <w:tabs>
        <w:tab w:val="left" w:pos="567"/>
      </w:tabs>
      <w:spacing w:after="0" w:line="400" w:lineRule="exact"/>
      <w:ind w:left="1701" w:hanging="283"/>
    </w:pPr>
    <w:rPr>
      <w:rFonts w:ascii=".VnTime" w:hAnsi=".VnTime"/>
      <w:b w:val="0"/>
    </w:rPr>
  </w:style>
  <w:style w:type="character" w:customStyle="1" w:styleId="apple-converted-space">
    <w:name w:val="apple-converted-space"/>
    <w:basedOn w:val="DefaultParagraphFont"/>
    <w:rsid w:val="00D25CFA"/>
  </w:style>
  <w:style w:type="character" w:customStyle="1" w:styleId="st">
    <w:name w:val="st"/>
    <w:basedOn w:val="DefaultParagraphFont"/>
    <w:rsid w:val="00795AFD"/>
  </w:style>
  <w:style w:type="paragraph" w:customStyle="1" w:styleId="168">
    <w:name w:val="16/8"/>
    <w:basedOn w:val="Title"/>
    <w:link w:val="168Char"/>
    <w:rsid w:val="00750935"/>
    <w:pPr>
      <w:tabs>
        <w:tab w:val="left" w:pos="1361"/>
      </w:tabs>
      <w:spacing w:before="60" w:after="0" w:line="240" w:lineRule="auto"/>
      <w:ind w:left="1361" w:hanging="454"/>
      <w:jc w:val="both"/>
      <w:outlineLvl w:val="9"/>
    </w:pPr>
    <w:rPr>
      <w:rFonts w:cs="Arial"/>
      <w:kern w:val="0"/>
      <w:sz w:val="24"/>
      <w:szCs w:val="24"/>
      <w:lang w:val="en-US" w:eastAsia="en-US"/>
    </w:rPr>
  </w:style>
  <w:style w:type="character" w:customStyle="1" w:styleId="168Char">
    <w:name w:val="16/8 Char"/>
    <w:link w:val="168"/>
    <w:rsid w:val="00750935"/>
    <w:rPr>
      <w:rFonts w:ascii="Arial" w:hAnsi="Arial" w:cs="Arial"/>
      <w:b/>
      <w:bCs/>
      <w:sz w:val="24"/>
      <w:szCs w:val="24"/>
    </w:rPr>
  </w:style>
  <w:style w:type="paragraph" w:customStyle="1" w:styleId="248">
    <w:name w:val="24/8"/>
    <w:basedOn w:val="168"/>
    <w:link w:val="248Char"/>
    <w:rsid w:val="00750935"/>
    <w:pPr>
      <w:tabs>
        <w:tab w:val="clear" w:pos="1361"/>
        <w:tab w:val="left" w:pos="1814"/>
      </w:tabs>
      <w:ind w:left="1815"/>
    </w:pPr>
  </w:style>
  <w:style w:type="character" w:customStyle="1" w:styleId="248Char">
    <w:name w:val="24/8 Char"/>
    <w:link w:val="248"/>
    <w:rsid w:val="00750935"/>
  </w:style>
  <w:style w:type="paragraph" w:customStyle="1" w:styleId="88">
    <w:name w:val="8/8"/>
    <w:basedOn w:val="Normal"/>
    <w:link w:val="88Char"/>
    <w:rsid w:val="00750935"/>
    <w:pPr>
      <w:widowControl w:val="0"/>
      <w:tabs>
        <w:tab w:val="left" w:pos="907"/>
      </w:tabs>
      <w:spacing w:before="60"/>
      <w:ind w:left="908" w:hanging="454"/>
      <w:jc w:val="both"/>
    </w:pPr>
    <w:rPr>
      <w:rFonts w:cs="Arial"/>
    </w:rPr>
  </w:style>
  <w:style w:type="character" w:customStyle="1" w:styleId="88Char">
    <w:name w:val="8/8 Char"/>
    <w:link w:val="88"/>
    <w:rsid w:val="00750935"/>
    <w:rPr>
      <w:rFonts w:ascii="Arial" w:hAnsi="Arial" w:cs="Arial"/>
      <w:sz w:val="24"/>
      <w:szCs w:val="24"/>
    </w:rPr>
  </w:style>
  <w:style w:type="character" w:customStyle="1" w:styleId="Bodytext20">
    <w:name w:val="Body text (2)_"/>
    <w:link w:val="Bodytext21"/>
    <w:locked/>
    <w:rsid w:val="00207212"/>
    <w:rPr>
      <w:rFonts w:ascii="Segoe UI" w:hAnsi="Segoe UI" w:cs="Segoe UI"/>
      <w:b/>
      <w:bCs/>
      <w:sz w:val="14"/>
      <w:szCs w:val="14"/>
      <w:shd w:val="clear" w:color="auto" w:fill="FFFFFF"/>
    </w:rPr>
  </w:style>
  <w:style w:type="paragraph" w:customStyle="1" w:styleId="Bodytext21">
    <w:name w:val="Body text (2)"/>
    <w:basedOn w:val="Normal"/>
    <w:link w:val="Bodytext20"/>
    <w:rsid w:val="00207212"/>
    <w:pPr>
      <w:widowControl w:val="0"/>
      <w:shd w:val="clear" w:color="auto" w:fill="FFFFFF"/>
      <w:spacing w:after="120" w:line="240" w:lineRule="atLeast"/>
      <w:jc w:val="right"/>
    </w:pPr>
    <w:rPr>
      <w:rFonts w:ascii="Segoe UI" w:hAnsi="Segoe UI" w:cs="Segoe UI"/>
      <w:b/>
      <w:bCs/>
      <w:sz w:val="14"/>
      <w:szCs w:val="14"/>
    </w:rPr>
  </w:style>
  <w:style w:type="character" w:customStyle="1" w:styleId="Headerorfooter">
    <w:name w:val="Header or footer_"/>
    <w:link w:val="Headerorfooter1"/>
    <w:locked/>
    <w:rsid w:val="00207212"/>
    <w:rPr>
      <w:rFonts w:ascii="Segoe UI" w:hAnsi="Segoe UI" w:cs="Segoe UI"/>
      <w:b/>
      <w:bCs/>
      <w:sz w:val="16"/>
      <w:szCs w:val="16"/>
      <w:shd w:val="clear" w:color="auto" w:fill="FFFFFF"/>
    </w:rPr>
  </w:style>
  <w:style w:type="paragraph" w:customStyle="1" w:styleId="Headerorfooter1">
    <w:name w:val="Header or footer1"/>
    <w:basedOn w:val="Normal"/>
    <w:link w:val="Headerorfooter"/>
    <w:rsid w:val="00207212"/>
    <w:pPr>
      <w:widowControl w:val="0"/>
      <w:shd w:val="clear" w:color="auto" w:fill="FFFFFF"/>
      <w:spacing w:line="201" w:lineRule="exact"/>
      <w:jc w:val="center"/>
    </w:pPr>
    <w:rPr>
      <w:rFonts w:ascii="Segoe UI" w:hAnsi="Segoe UI" w:cs="Segoe UI"/>
      <w:b/>
      <w:bCs/>
      <w:sz w:val="16"/>
      <w:szCs w:val="16"/>
    </w:rPr>
  </w:style>
  <w:style w:type="character" w:customStyle="1" w:styleId="Bodytext30">
    <w:name w:val="Body text (3)_"/>
    <w:link w:val="Bodytext31"/>
    <w:locked/>
    <w:rsid w:val="00207212"/>
    <w:rPr>
      <w:rFonts w:ascii="Segoe UI" w:hAnsi="Segoe UI" w:cs="Segoe UI"/>
      <w:sz w:val="13"/>
      <w:szCs w:val="13"/>
      <w:shd w:val="clear" w:color="auto" w:fill="FFFFFF"/>
    </w:rPr>
  </w:style>
  <w:style w:type="paragraph" w:customStyle="1" w:styleId="Bodytext31">
    <w:name w:val="Body text (3)"/>
    <w:basedOn w:val="Normal"/>
    <w:link w:val="Bodytext30"/>
    <w:rsid w:val="00207212"/>
    <w:pPr>
      <w:widowControl w:val="0"/>
      <w:shd w:val="clear" w:color="auto" w:fill="FFFFFF"/>
      <w:spacing w:before="120" w:line="241" w:lineRule="exact"/>
      <w:jc w:val="both"/>
    </w:pPr>
    <w:rPr>
      <w:rFonts w:ascii="Segoe UI" w:hAnsi="Segoe UI" w:cs="Segoe UI"/>
      <w:sz w:val="13"/>
      <w:szCs w:val="13"/>
    </w:rPr>
  </w:style>
  <w:style w:type="character" w:customStyle="1" w:styleId="Heading30">
    <w:name w:val="Heading #3_"/>
    <w:link w:val="Heading31"/>
    <w:locked/>
    <w:rsid w:val="00207212"/>
    <w:rPr>
      <w:rFonts w:ascii="Segoe UI" w:hAnsi="Segoe UI" w:cs="Segoe UI"/>
      <w:sz w:val="18"/>
      <w:szCs w:val="18"/>
      <w:shd w:val="clear" w:color="auto" w:fill="FFFFFF"/>
    </w:rPr>
  </w:style>
  <w:style w:type="paragraph" w:customStyle="1" w:styleId="Heading31">
    <w:name w:val="Heading #3"/>
    <w:basedOn w:val="Normal"/>
    <w:link w:val="Heading30"/>
    <w:rsid w:val="00207212"/>
    <w:pPr>
      <w:widowControl w:val="0"/>
      <w:shd w:val="clear" w:color="auto" w:fill="FFFFFF"/>
      <w:spacing w:after="180" w:line="240" w:lineRule="atLeast"/>
      <w:jc w:val="both"/>
      <w:outlineLvl w:val="2"/>
    </w:pPr>
    <w:rPr>
      <w:rFonts w:ascii="Segoe UI" w:hAnsi="Segoe UI" w:cs="Segoe UI"/>
      <w:sz w:val="18"/>
      <w:szCs w:val="18"/>
    </w:rPr>
  </w:style>
  <w:style w:type="character" w:customStyle="1" w:styleId="Bodytext0">
    <w:name w:val="Body text_"/>
    <w:link w:val="Bodytext1"/>
    <w:locked/>
    <w:rsid w:val="00207212"/>
    <w:rPr>
      <w:rFonts w:ascii="Segoe UI" w:hAnsi="Segoe UI" w:cs="Segoe UI"/>
      <w:sz w:val="16"/>
      <w:szCs w:val="16"/>
      <w:shd w:val="clear" w:color="auto" w:fill="FFFFFF"/>
    </w:rPr>
  </w:style>
  <w:style w:type="paragraph" w:customStyle="1" w:styleId="Bodytext1">
    <w:name w:val="Body text1"/>
    <w:basedOn w:val="Normal"/>
    <w:link w:val="Bodytext0"/>
    <w:rsid w:val="00207212"/>
    <w:pPr>
      <w:widowControl w:val="0"/>
      <w:shd w:val="clear" w:color="auto" w:fill="FFFFFF"/>
      <w:spacing w:before="180" w:after="180" w:line="240" w:lineRule="atLeast"/>
      <w:ind w:hanging="340"/>
      <w:jc w:val="center"/>
    </w:pPr>
    <w:rPr>
      <w:rFonts w:ascii="Segoe UI" w:hAnsi="Segoe UI" w:cs="Segoe UI"/>
      <w:sz w:val="16"/>
      <w:szCs w:val="16"/>
    </w:rPr>
  </w:style>
  <w:style w:type="character" w:customStyle="1" w:styleId="Bodytext4">
    <w:name w:val="Body text (4)_"/>
    <w:link w:val="Bodytext40"/>
    <w:locked/>
    <w:rsid w:val="00207212"/>
    <w:rPr>
      <w:rFonts w:ascii="Segoe UI" w:hAnsi="Segoe UI" w:cs="Segoe UI"/>
      <w:sz w:val="18"/>
      <w:szCs w:val="18"/>
      <w:shd w:val="clear" w:color="auto" w:fill="FFFFFF"/>
    </w:rPr>
  </w:style>
  <w:style w:type="paragraph" w:customStyle="1" w:styleId="Bodytext40">
    <w:name w:val="Body text (4)"/>
    <w:basedOn w:val="Normal"/>
    <w:link w:val="Bodytext4"/>
    <w:rsid w:val="00207212"/>
    <w:pPr>
      <w:widowControl w:val="0"/>
      <w:shd w:val="clear" w:color="auto" w:fill="FFFFFF"/>
      <w:spacing w:before="180" w:line="408" w:lineRule="exact"/>
    </w:pPr>
    <w:rPr>
      <w:rFonts w:ascii="Segoe UI" w:hAnsi="Segoe UI" w:cs="Segoe UI"/>
      <w:sz w:val="18"/>
      <w:szCs w:val="18"/>
    </w:rPr>
  </w:style>
  <w:style w:type="character" w:customStyle="1" w:styleId="Bodytext6Exact">
    <w:name w:val="Body text (6) Exact"/>
    <w:link w:val="Bodytext6"/>
    <w:locked/>
    <w:rsid w:val="00207212"/>
    <w:rPr>
      <w:rFonts w:ascii="Segoe UI" w:hAnsi="Segoe UI" w:cs="Segoe UI"/>
      <w:b/>
      <w:bCs/>
      <w:spacing w:val="-14"/>
      <w:sz w:val="29"/>
      <w:szCs w:val="29"/>
      <w:shd w:val="clear" w:color="auto" w:fill="FFFFFF"/>
    </w:rPr>
  </w:style>
  <w:style w:type="paragraph" w:customStyle="1" w:styleId="Bodytext6">
    <w:name w:val="Body text (6)"/>
    <w:basedOn w:val="Normal"/>
    <w:link w:val="Bodytext6Exact"/>
    <w:rsid w:val="00207212"/>
    <w:pPr>
      <w:widowControl w:val="0"/>
      <w:shd w:val="clear" w:color="auto" w:fill="FFFFFF"/>
      <w:spacing w:line="240" w:lineRule="atLeast"/>
    </w:pPr>
    <w:rPr>
      <w:rFonts w:ascii="Segoe UI" w:hAnsi="Segoe UI" w:cs="Segoe UI"/>
      <w:b/>
      <w:bCs/>
      <w:spacing w:val="-14"/>
      <w:sz w:val="29"/>
      <w:szCs w:val="29"/>
    </w:rPr>
  </w:style>
  <w:style w:type="character" w:customStyle="1" w:styleId="Bodytext8Exact">
    <w:name w:val="Body text (8) Exact"/>
    <w:link w:val="Bodytext8"/>
    <w:locked/>
    <w:rsid w:val="00207212"/>
    <w:rPr>
      <w:rFonts w:ascii="Segoe UI" w:hAnsi="Segoe UI" w:cs="Segoe UI"/>
      <w:b/>
      <w:bCs/>
      <w:spacing w:val="-3"/>
      <w:sz w:val="30"/>
      <w:szCs w:val="30"/>
      <w:shd w:val="clear" w:color="auto" w:fill="FFFFFF"/>
    </w:rPr>
  </w:style>
  <w:style w:type="paragraph" w:customStyle="1" w:styleId="Bodytext8">
    <w:name w:val="Body text (8)"/>
    <w:basedOn w:val="Normal"/>
    <w:link w:val="Bodytext8Exact"/>
    <w:rsid w:val="00207212"/>
    <w:pPr>
      <w:widowControl w:val="0"/>
      <w:shd w:val="clear" w:color="auto" w:fill="FFFFFF"/>
      <w:spacing w:line="240" w:lineRule="atLeast"/>
    </w:pPr>
    <w:rPr>
      <w:rFonts w:ascii="Segoe UI" w:hAnsi="Segoe UI" w:cs="Segoe UI"/>
      <w:b/>
      <w:bCs/>
      <w:spacing w:val="-3"/>
      <w:sz w:val="30"/>
      <w:szCs w:val="30"/>
    </w:rPr>
  </w:style>
  <w:style w:type="character" w:customStyle="1" w:styleId="Heading10">
    <w:name w:val="Heading #1_"/>
    <w:link w:val="Heading11"/>
    <w:locked/>
    <w:rsid w:val="00207212"/>
    <w:rPr>
      <w:rFonts w:ascii="Segoe UI" w:hAnsi="Segoe UI" w:cs="Segoe UI"/>
      <w:b/>
      <w:bCs/>
      <w:sz w:val="31"/>
      <w:szCs w:val="31"/>
      <w:shd w:val="clear" w:color="auto" w:fill="FFFFFF"/>
    </w:rPr>
  </w:style>
  <w:style w:type="paragraph" w:customStyle="1" w:styleId="Heading11">
    <w:name w:val="Heading #1"/>
    <w:basedOn w:val="Normal"/>
    <w:link w:val="Heading10"/>
    <w:rsid w:val="00207212"/>
    <w:pPr>
      <w:widowControl w:val="0"/>
      <w:shd w:val="clear" w:color="auto" w:fill="FFFFFF"/>
      <w:spacing w:line="240" w:lineRule="atLeast"/>
      <w:jc w:val="center"/>
      <w:outlineLvl w:val="0"/>
    </w:pPr>
    <w:rPr>
      <w:rFonts w:ascii="Segoe UI" w:hAnsi="Segoe UI" w:cs="Segoe UI"/>
      <w:b/>
      <w:bCs/>
      <w:sz w:val="31"/>
      <w:szCs w:val="31"/>
    </w:rPr>
  </w:style>
  <w:style w:type="character" w:customStyle="1" w:styleId="Bodytext5">
    <w:name w:val="Body text (5)_"/>
    <w:link w:val="Bodytext50"/>
    <w:locked/>
    <w:rsid w:val="00207212"/>
    <w:rPr>
      <w:rFonts w:ascii="Segoe UI" w:hAnsi="Segoe UI" w:cs="Segoe UI"/>
      <w:sz w:val="25"/>
      <w:szCs w:val="25"/>
      <w:shd w:val="clear" w:color="auto" w:fill="FFFFFF"/>
    </w:rPr>
  </w:style>
  <w:style w:type="paragraph" w:customStyle="1" w:styleId="Bodytext50">
    <w:name w:val="Body text (5)"/>
    <w:basedOn w:val="Normal"/>
    <w:link w:val="Bodytext5"/>
    <w:rsid w:val="00207212"/>
    <w:pPr>
      <w:widowControl w:val="0"/>
      <w:shd w:val="clear" w:color="auto" w:fill="FFFFFF"/>
      <w:spacing w:after="540" w:line="240" w:lineRule="atLeast"/>
      <w:jc w:val="center"/>
    </w:pPr>
    <w:rPr>
      <w:rFonts w:ascii="Segoe UI" w:hAnsi="Segoe UI" w:cs="Segoe UI"/>
      <w:sz w:val="25"/>
      <w:szCs w:val="25"/>
    </w:rPr>
  </w:style>
  <w:style w:type="character" w:customStyle="1" w:styleId="Heading20">
    <w:name w:val="Heading #2_"/>
    <w:link w:val="Heading21"/>
    <w:locked/>
    <w:rsid w:val="00207212"/>
    <w:rPr>
      <w:rFonts w:ascii="Segoe UI" w:hAnsi="Segoe UI" w:cs="Segoe UI"/>
      <w:b/>
      <w:bCs/>
      <w:sz w:val="26"/>
      <w:szCs w:val="26"/>
      <w:shd w:val="clear" w:color="auto" w:fill="FFFFFF"/>
    </w:rPr>
  </w:style>
  <w:style w:type="paragraph" w:customStyle="1" w:styleId="Heading21">
    <w:name w:val="Heading #2"/>
    <w:basedOn w:val="Normal"/>
    <w:link w:val="Heading20"/>
    <w:rsid w:val="00207212"/>
    <w:pPr>
      <w:widowControl w:val="0"/>
      <w:shd w:val="clear" w:color="auto" w:fill="FFFFFF"/>
      <w:spacing w:before="360" w:after="180" w:line="240" w:lineRule="atLeast"/>
      <w:jc w:val="center"/>
      <w:outlineLvl w:val="1"/>
    </w:pPr>
    <w:rPr>
      <w:rFonts w:ascii="Segoe UI" w:hAnsi="Segoe UI" w:cs="Segoe UI"/>
      <w:b/>
      <w:bCs/>
      <w:sz w:val="26"/>
      <w:szCs w:val="26"/>
    </w:rPr>
  </w:style>
  <w:style w:type="character" w:customStyle="1" w:styleId="Tablecaption">
    <w:name w:val="Table caption_"/>
    <w:link w:val="Tablecaption0"/>
    <w:locked/>
    <w:rsid w:val="00207212"/>
    <w:rPr>
      <w:rFonts w:ascii="Segoe UI" w:hAnsi="Segoe UI" w:cs="Segoe UI"/>
      <w:sz w:val="16"/>
      <w:szCs w:val="16"/>
      <w:shd w:val="clear" w:color="auto" w:fill="FFFFFF"/>
    </w:rPr>
  </w:style>
  <w:style w:type="paragraph" w:customStyle="1" w:styleId="Tablecaption0">
    <w:name w:val="Table caption"/>
    <w:basedOn w:val="Normal"/>
    <w:link w:val="Tablecaption"/>
    <w:rsid w:val="00207212"/>
    <w:pPr>
      <w:widowControl w:val="0"/>
      <w:shd w:val="clear" w:color="auto" w:fill="FFFFFF"/>
      <w:spacing w:line="240" w:lineRule="atLeast"/>
    </w:pPr>
    <w:rPr>
      <w:rFonts w:ascii="Segoe UI" w:hAnsi="Segoe UI" w:cs="Segoe UI"/>
      <w:sz w:val="16"/>
      <w:szCs w:val="16"/>
    </w:rPr>
  </w:style>
  <w:style w:type="character" w:customStyle="1" w:styleId="Bodytext7">
    <w:name w:val="Body text (7)_"/>
    <w:link w:val="Bodytext71"/>
    <w:locked/>
    <w:rsid w:val="00207212"/>
    <w:rPr>
      <w:rFonts w:ascii="Segoe UI" w:hAnsi="Segoe UI" w:cs="Segoe UI"/>
      <w:i/>
      <w:iCs/>
      <w:shd w:val="clear" w:color="auto" w:fill="FFFFFF"/>
    </w:rPr>
  </w:style>
  <w:style w:type="paragraph" w:customStyle="1" w:styleId="Bodytext71">
    <w:name w:val="Body text (7)1"/>
    <w:basedOn w:val="Normal"/>
    <w:link w:val="Bodytext7"/>
    <w:rsid w:val="00207212"/>
    <w:pPr>
      <w:widowControl w:val="0"/>
      <w:shd w:val="clear" w:color="auto" w:fill="FFFFFF"/>
      <w:spacing w:line="240" w:lineRule="atLeast"/>
    </w:pPr>
    <w:rPr>
      <w:rFonts w:ascii="Segoe UI" w:hAnsi="Segoe UI" w:cs="Segoe UI"/>
      <w:i/>
      <w:iCs/>
      <w:sz w:val="20"/>
      <w:szCs w:val="20"/>
    </w:rPr>
  </w:style>
  <w:style w:type="character" w:customStyle="1" w:styleId="Bodytext9">
    <w:name w:val="Body text (9)_"/>
    <w:link w:val="Bodytext90"/>
    <w:locked/>
    <w:rsid w:val="00207212"/>
    <w:rPr>
      <w:rFonts w:ascii="Segoe UI" w:hAnsi="Segoe UI" w:cs="Segoe UI"/>
      <w:b/>
      <w:bCs/>
      <w:shd w:val="clear" w:color="auto" w:fill="FFFFFF"/>
    </w:rPr>
  </w:style>
  <w:style w:type="paragraph" w:customStyle="1" w:styleId="Bodytext90">
    <w:name w:val="Body text (9)"/>
    <w:basedOn w:val="Normal"/>
    <w:link w:val="Bodytext9"/>
    <w:rsid w:val="00207212"/>
    <w:pPr>
      <w:widowControl w:val="0"/>
      <w:shd w:val="clear" w:color="auto" w:fill="FFFFFF"/>
      <w:spacing w:line="240" w:lineRule="atLeast"/>
      <w:ind w:hanging="280"/>
    </w:pPr>
    <w:rPr>
      <w:rFonts w:ascii="Segoe UI" w:hAnsi="Segoe UI" w:cs="Segoe UI"/>
      <w:b/>
      <w:bCs/>
      <w:sz w:val="20"/>
      <w:szCs w:val="20"/>
    </w:rPr>
  </w:style>
  <w:style w:type="character" w:customStyle="1" w:styleId="Tablecaption2">
    <w:name w:val="Table caption (2)_"/>
    <w:link w:val="Tablecaption20"/>
    <w:locked/>
    <w:rsid w:val="00207212"/>
    <w:rPr>
      <w:rFonts w:ascii="Segoe UI" w:hAnsi="Segoe UI" w:cs="Segoe UI"/>
      <w:b/>
      <w:bCs/>
      <w:sz w:val="11"/>
      <w:szCs w:val="11"/>
      <w:shd w:val="clear" w:color="auto" w:fill="FFFFFF"/>
    </w:rPr>
  </w:style>
  <w:style w:type="paragraph" w:customStyle="1" w:styleId="Tablecaption20">
    <w:name w:val="Table caption (2)"/>
    <w:basedOn w:val="Normal"/>
    <w:link w:val="Tablecaption2"/>
    <w:rsid w:val="00207212"/>
    <w:pPr>
      <w:widowControl w:val="0"/>
      <w:shd w:val="clear" w:color="auto" w:fill="FFFFFF"/>
      <w:spacing w:line="240" w:lineRule="atLeast"/>
    </w:pPr>
    <w:rPr>
      <w:rFonts w:ascii="Segoe UI" w:hAnsi="Segoe UI" w:cs="Segoe UI"/>
      <w:b/>
      <w:bCs/>
      <w:sz w:val="11"/>
      <w:szCs w:val="11"/>
    </w:rPr>
  </w:style>
  <w:style w:type="character" w:customStyle="1" w:styleId="Bodytext11Exact">
    <w:name w:val="Body text (11) Exact"/>
    <w:link w:val="Bodytext11"/>
    <w:locked/>
    <w:rsid w:val="00207212"/>
    <w:rPr>
      <w:rFonts w:ascii="Segoe UI" w:hAnsi="Segoe UI" w:cs="Segoe UI"/>
      <w:spacing w:val="-5"/>
      <w:shd w:val="clear" w:color="auto" w:fill="FFFFFF"/>
    </w:rPr>
  </w:style>
  <w:style w:type="paragraph" w:customStyle="1" w:styleId="Bodytext11">
    <w:name w:val="Body text (11)"/>
    <w:basedOn w:val="Normal"/>
    <w:link w:val="Bodytext11Exact"/>
    <w:rsid w:val="00207212"/>
    <w:pPr>
      <w:widowControl w:val="0"/>
      <w:shd w:val="clear" w:color="auto" w:fill="FFFFFF"/>
      <w:spacing w:line="256" w:lineRule="exact"/>
      <w:jc w:val="center"/>
    </w:pPr>
    <w:rPr>
      <w:rFonts w:ascii="Segoe UI" w:hAnsi="Segoe UI" w:cs="Segoe UI"/>
      <w:spacing w:val="-5"/>
      <w:sz w:val="20"/>
      <w:szCs w:val="20"/>
    </w:rPr>
  </w:style>
  <w:style w:type="character" w:customStyle="1" w:styleId="Bodytext12Exact">
    <w:name w:val="Body text (12) Exact"/>
    <w:link w:val="Bodytext12"/>
    <w:locked/>
    <w:rsid w:val="00207212"/>
    <w:rPr>
      <w:rFonts w:ascii="FrankRuehl" w:cs="FrankRuehl"/>
      <w:spacing w:val="-14"/>
      <w:sz w:val="25"/>
      <w:szCs w:val="25"/>
      <w:shd w:val="clear" w:color="auto" w:fill="FFFFFF"/>
      <w:lang w:bidi="he-IL"/>
    </w:rPr>
  </w:style>
  <w:style w:type="paragraph" w:customStyle="1" w:styleId="Bodytext12">
    <w:name w:val="Body text (12)"/>
    <w:basedOn w:val="Normal"/>
    <w:link w:val="Bodytext12Exact"/>
    <w:rsid w:val="00207212"/>
    <w:pPr>
      <w:widowControl w:val="0"/>
      <w:shd w:val="clear" w:color="auto" w:fill="FFFFFF"/>
      <w:spacing w:line="240" w:lineRule="atLeast"/>
    </w:pPr>
    <w:rPr>
      <w:rFonts w:ascii="FrankRuehl" w:hAnsi="Times New Roman" w:cs="FrankRuehl"/>
      <w:spacing w:val="-14"/>
      <w:sz w:val="25"/>
      <w:szCs w:val="25"/>
      <w:lang w:bidi="he-IL"/>
    </w:rPr>
  </w:style>
  <w:style w:type="character" w:customStyle="1" w:styleId="Bodytext13Exact">
    <w:name w:val="Body text (13) Exact"/>
    <w:link w:val="Bodytext13"/>
    <w:locked/>
    <w:rsid w:val="00207212"/>
    <w:rPr>
      <w:rFonts w:ascii="Arial" w:hAnsi="Arial" w:cs="Arial"/>
      <w:spacing w:val="-19"/>
      <w:shd w:val="clear" w:color="auto" w:fill="FFFFFF"/>
    </w:rPr>
  </w:style>
  <w:style w:type="paragraph" w:customStyle="1" w:styleId="Bodytext13">
    <w:name w:val="Body text (13)"/>
    <w:basedOn w:val="Normal"/>
    <w:link w:val="Bodytext13Exact"/>
    <w:rsid w:val="00207212"/>
    <w:pPr>
      <w:widowControl w:val="0"/>
      <w:shd w:val="clear" w:color="auto" w:fill="FFFFFF"/>
      <w:spacing w:line="296" w:lineRule="exact"/>
    </w:pPr>
    <w:rPr>
      <w:rFonts w:cs="Arial"/>
      <w:spacing w:val="-19"/>
      <w:sz w:val="20"/>
      <w:szCs w:val="20"/>
    </w:rPr>
  </w:style>
  <w:style w:type="character" w:customStyle="1" w:styleId="Bodytext14Exact">
    <w:name w:val="Body text (14) Exact"/>
    <w:link w:val="Bodytext14"/>
    <w:locked/>
    <w:rsid w:val="00207212"/>
    <w:rPr>
      <w:rFonts w:ascii="Arial" w:hAnsi="Arial" w:cs="Arial"/>
      <w:spacing w:val="-8"/>
      <w:sz w:val="22"/>
      <w:szCs w:val="22"/>
      <w:shd w:val="clear" w:color="auto" w:fill="FFFFFF"/>
    </w:rPr>
  </w:style>
  <w:style w:type="paragraph" w:customStyle="1" w:styleId="Bodytext14">
    <w:name w:val="Body text (14)"/>
    <w:basedOn w:val="Normal"/>
    <w:link w:val="Bodytext14Exact"/>
    <w:rsid w:val="00207212"/>
    <w:pPr>
      <w:widowControl w:val="0"/>
      <w:shd w:val="clear" w:color="auto" w:fill="FFFFFF"/>
      <w:spacing w:line="296" w:lineRule="exact"/>
    </w:pPr>
    <w:rPr>
      <w:rFonts w:cs="Arial"/>
      <w:spacing w:val="-8"/>
      <w:sz w:val="22"/>
      <w:szCs w:val="22"/>
    </w:rPr>
  </w:style>
  <w:style w:type="character" w:customStyle="1" w:styleId="Bodytext15Exact">
    <w:name w:val="Body text (15) Exact"/>
    <w:link w:val="Bodytext15"/>
    <w:locked/>
    <w:rsid w:val="00207212"/>
    <w:rPr>
      <w:rFonts w:ascii="FrankRuehl" w:cs="FrankRuehl"/>
      <w:spacing w:val="-14"/>
      <w:sz w:val="33"/>
      <w:szCs w:val="33"/>
      <w:shd w:val="clear" w:color="auto" w:fill="FFFFFF"/>
      <w:lang w:bidi="he-IL"/>
    </w:rPr>
  </w:style>
  <w:style w:type="paragraph" w:customStyle="1" w:styleId="Bodytext15">
    <w:name w:val="Body text (15)"/>
    <w:basedOn w:val="Normal"/>
    <w:link w:val="Bodytext15Exact"/>
    <w:rsid w:val="00207212"/>
    <w:pPr>
      <w:widowControl w:val="0"/>
      <w:shd w:val="clear" w:color="auto" w:fill="FFFFFF"/>
      <w:spacing w:line="240" w:lineRule="atLeast"/>
    </w:pPr>
    <w:rPr>
      <w:rFonts w:ascii="FrankRuehl" w:hAnsi="Times New Roman" w:cs="FrankRuehl"/>
      <w:spacing w:val="-14"/>
      <w:sz w:val="33"/>
      <w:szCs w:val="33"/>
      <w:lang w:bidi="he-IL"/>
    </w:rPr>
  </w:style>
  <w:style w:type="character" w:customStyle="1" w:styleId="Bodytext16Exact">
    <w:name w:val="Body text (16) Exact"/>
    <w:link w:val="Bodytext16"/>
    <w:locked/>
    <w:rsid w:val="00207212"/>
    <w:rPr>
      <w:spacing w:val="-13"/>
      <w:sz w:val="27"/>
      <w:szCs w:val="27"/>
      <w:shd w:val="clear" w:color="auto" w:fill="FFFFFF"/>
    </w:rPr>
  </w:style>
  <w:style w:type="paragraph" w:customStyle="1" w:styleId="Bodytext16">
    <w:name w:val="Body text (16)"/>
    <w:basedOn w:val="Normal"/>
    <w:link w:val="Bodytext16Exact"/>
    <w:rsid w:val="00207212"/>
    <w:pPr>
      <w:widowControl w:val="0"/>
      <w:shd w:val="clear" w:color="auto" w:fill="FFFFFF"/>
      <w:spacing w:line="240" w:lineRule="atLeast"/>
    </w:pPr>
    <w:rPr>
      <w:rFonts w:ascii="Times New Roman" w:hAnsi="Times New Roman"/>
      <w:spacing w:val="-13"/>
      <w:sz w:val="27"/>
      <w:szCs w:val="27"/>
    </w:rPr>
  </w:style>
  <w:style w:type="character" w:customStyle="1" w:styleId="Bodytext17Exact">
    <w:name w:val="Body text (17) Exact"/>
    <w:link w:val="Bodytext17"/>
    <w:locked/>
    <w:rsid w:val="00207212"/>
    <w:rPr>
      <w:rFonts w:ascii="Arial" w:hAnsi="Arial" w:cs="Arial"/>
      <w:spacing w:val="-12"/>
      <w:shd w:val="clear" w:color="auto" w:fill="FFFFFF"/>
    </w:rPr>
  </w:style>
  <w:style w:type="paragraph" w:customStyle="1" w:styleId="Bodytext17">
    <w:name w:val="Body text (17)"/>
    <w:basedOn w:val="Normal"/>
    <w:link w:val="Bodytext17Exact"/>
    <w:rsid w:val="00207212"/>
    <w:pPr>
      <w:widowControl w:val="0"/>
      <w:shd w:val="clear" w:color="auto" w:fill="FFFFFF"/>
      <w:spacing w:after="60" w:line="240" w:lineRule="atLeast"/>
      <w:jc w:val="both"/>
    </w:pPr>
    <w:rPr>
      <w:rFonts w:cs="Arial"/>
      <w:spacing w:val="-12"/>
      <w:sz w:val="20"/>
      <w:szCs w:val="20"/>
    </w:rPr>
  </w:style>
  <w:style w:type="character" w:customStyle="1" w:styleId="Bodytext18Exact">
    <w:name w:val="Body text (18) Exact"/>
    <w:link w:val="Bodytext18"/>
    <w:locked/>
    <w:rsid w:val="00207212"/>
    <w:rPr>
      <w:rFonts w:ascii="Arial" w:hAnsi="Arial" w:cs="Arial"/>
      <w:spacing w:val="-7"/>
      <w:sz w:val="23"/>
      <w:szCs w:val="23"/>
      <w:shd w:val="clear" w:color="auto" w:fill="FFFFFF"/>
    </w:rPr>
  </w:style>
  <w:style w:type="paragraph" w:customStyle="1" w:styleId="Bodytext18">
    <w:name w:val="Body text (18)"/>
    <w:basedOn w:val="Normal"/>
    <w:link w:val="Bodytext18Exact"/>
    <w:rsid w:val="00207212"/>
    <w:pPr>
      <w:widowControl w:val="0"/>
      <w:shd w:val="clear" w:color="auto" w:fill="FFFFFF"/>
      <w:spacing w:after="60" w:line="240" w:lineRule="atLeast"/>
    </w:pPr>
    <w:rPr>
      <w:rFonts w:cs="Arial"/>
      <w:spacing w:val="-7"/>
      <w:sz w:val="23"/>
      <w:szCs w:val="23"/>
    </w:rPr>
  </w:style>
  <w:style w:type="character" w:customStyle="1" w:styleId="Bodytext19Exact">
    <w:name w:val="Body text (19) Exact"/>
    <w:link w:val="Bodytext19"/>
    <w:locked/>
    <w:rsid w:val="00207212"/>
    <w:rPr>
      <w:rFonts w:ascii="Arial" w:hAnsi="Arial" w:cs="Arial"/>
      <w:spacing w:val="-8"/>
      <w:sz w:val="23"/>
      <w:szCs w:val="23"/>
      <w:shd w:val="clear" w:color="auto" w:fill="FFFFFF"/>
    </w:rPr>
  </w:style>
  <w:style w:type="paragraph" w:customStyle="1" w:styleId="Bodytext19">
    <w:name w:val="Body text (19)"/>
    <w:basedOn w:val="Normal"/>
    <w:link w:val="Bodytext19Exact"/>
    <w:rsid w:val="00207212"/>
    <w:pPr>
      <w:widowControl w:val="0"/>
      <w:shd w:val="clear" w:color="auto" w:fill="FFFFFF"/>
      <w:spacing w:line="240" w:lineRule="atLeast"/>
    </w:pPr>
    <w:rPr>
      <w:rFonts w:cs="Arial"/>
      <w:spacing w:val="-8"/>
      <w:sz w:val="23"/>
      <w:szCs w:val="23"/>
    </w:rPr>
  </w:style>
  <w:style w:type="character" w:customStyle="1" w:styleId="Bodytext20Exact">
    <w:name w:val="Body text (20) Exact"/>
    <w:link w:val="Bodytext200"/>
    <w:locked/>
    <w:rsid w:val="00207212"/>
    <w:rPr>
      <w:rFonts w:ascii="Segoe UI" w:hAnsi="Segoe UI" w:cs="Segoe UI"/>
      <w:b/>
      <w:bCs/>
      <w:spacing w:val="-7"/>
      <w:shd w:val="clear" w:color="auto" w:fill="FFFFFF"/>
    </w:rPr>
  </w:style>
  <w:style w:type="paragraph" w:customStyle="1" w:styleId="Bodytext200">
    <w:name w:val="Body text (20)"/>
    <w:basedOn w:val="Normal"/>
    <w:link w:val="Bodytext20Exact"/>
    <w:rsid w:val="00207212"/>
    <w:pPr>
      <w:widowControl w:val="0"/>
      <w:shd w:val="clear" w:color="auto" w:fill="FFFFFF"/>
      <w:spacing w:before="60" w:line="240" w:lineRule="atLeast"/>
    </w:pPr>
    <w:rPr>
      <w:rFonts w:ascii="Segoe UI" w:hAnsi="Segoe UI" w:cs="Segoe UI"/>
      <w:b/>
      <w:bCs/>
      <w:spacing w:val="-7"/>
      <w:sz w:val="20"/>
      <w:szCs w:val="20"/>
    </w:rPr>
  </w:style>
  <w:style w:type="character" w:customStyle="1" w:styleId="Bodytext22Exact">
    <w:name w:val="Body text (22) Exact"/>
    <w:link w:val="Bodytext22"/>
    <w:locked/>
    <w:rsid w:val="00207212"/>
    <w:rPr>
      <w:rFonts w:ascii="Arial" w:hAnsi="Arial" w:cs="Arial"/>
      <w:spacing w:val="9"/>
      <w:sz w:val="21"/>
      <w:szCs w:val="21"/>
      <w:shd w:val="clear" w:color="auto" w:fill="FFFFFF"/>
    </w:rPr>
  </w:style>
  <w:style w:type="paragraph" w:customStyle="1" w:styleId="Bodytext22">
    <w:name w:val="Body text (22)"/>
    <w:basedOn w:val="Normal"/>
    <w:link w:val="Bodytext22Exact"/>
    <w:rsid w:val="00207212"/>
    <w:pPr>
      <w:widowControl w:val="0"/>
      <w:shd w:val="clear" w:color="auto" w:fill="FFFFFF"/>
      <w:spacing w:line="240" w:lineRule="atLeast"/>
    </w:pPr>
    <w:rPr>
      <w:rFonts w:cs="Arial"/>
      <w:spacing w:val="9"/>
      <w:sz w:val="21"/>
      <w:szCs w:val="21"/>
    </w:rPr>
  </w:style>
  <w:style w:type="character" w:customStyle="1" w:styleId="Bodytext23Exact">
    <w:name w:val="Body text (23) Exact"/>
    <w:link w:val="Bodytext23"/>
    <w:locked/>
    <w:rsid w:val="00207212"/>
    <w:rPr>
      <w:rFonts w:ascii="FrankRuehl" w:cs="FrankRuehl"/>
      <w:spacing w:val="-3"/>
      <w:sz w:val="33"/>
      <w:szCs w:val="33"/>
      <w:shd w:val="clear" w:color="auto" w:fill="FFFFFF"/>
      <w:lang w:bidi="he-IL"/>
    </w:rPr>
  </w:style>
  <w:style w:type="paragraph" w:customStyle="1" w:styleId="Bodytext23">
    <w:name w:val="Body text (23)"/>
    <w:basedOn w:val="Normal"/>
    <w:link w:val="Bodytext23Exact"/>
    <w:rsid w:val="00207212"/>
    <w:pPr>
      <w:widowControl w:val="0"/>
      <w:shd w:val="clear" w:color="auto" w:fill="FFFFFF"/>
      <w:spacing w:after="60" w:line="240" w:lineRule="atLeast"/>
      <w:jc w:val="both"/>
    </w:pPr>
    <w:rPr>
      <w:rFonts w:ascii="FrankRuehl" w:hAnsi="Times New Roman" w:cs="FrankRuehl"/>
      <w:spacing w:val="-3"/>
      <w:sz w:val="33"/>
      <w:szCs w:val="33"/>
      <w:lang w:bidi="he-IL"/>
    </w:rPr>
  </w:style>
  <w:style w:type="character" w:customStyle="1" w:styleId="Bodytext24Exact">
    <w:name w:val="Body text (24) Exact"/>
    <w:link w:val="Bodytext24"/>
    <w:locked/>
    <w:rsid w:val="00207212"/>
    <w:rPr>
      <w:rFonts w:ascii="Arial" w:hAnsi="Arial" w:cs="Arial"/>
      <w:spacing w:val="-12"/>
      <w:shd w:val="clear" w:color="auto" w:fill="FFFFFF"/>
    </w:rPr>
  </w:style>
  <w:style w:type="paragraph" w:customStyle="1" w:styleId="Bodytext24">
    <w:name w:val="Body text (24)"/>
    <w:basedOn w:val="Normal"/>
    <w:link w:val="Bodytext24Exact"/>
    <w:rsid w:val="00207212"/>
    <w:pPr>
      <w:widowControl w:val="0"/>
      <w:shd w:val="clear" w:color="auto" w:fill="FFFFFF"/>
      <w:spacing w:line="304" w:lineRule="exact"/>
      <w:jc w:val="both"/>
    </w:pPr>
    <w:rPr>
      <w:rFonts w:cs="Arial"/>
      <w:spacing w:val="-12"/>
      <w:sz w:val="20"/>
      <w:szCs w:val="20"/>
    </w:rPr>
  </w:style>
  <w:style w:type="character" w:customStyle="1" w:styleId="Bodytext25Exact">
    <w:name w:val="Body text (25) Exact"/>
    <w:link w:val="Bodytext25"/>
    <w:locked/>
    <w:rsid w:val="00207212"/>
    <w:rPr>
      <w:rFonts w:ascii="Segoe UI" w:hAnsi="Segoe UI" w:cs="Segoe UI"/>
      <w:b/>
      <w:bCs/>
      <w:spacing w:val="-5"/>
      <w:shd w:val="clear" w:color="auto" w:fill="FFFFFF"/>
    </w:rPr>
  </w:style>
  <w:style w:type="paragraph" w:customStyle="1" w:styleId="Bodytext25">
    <w:name w:val="Body text (25)"/>
    <w:basedOn w:val="Normal"/>
    <w:link w:val="Bodytext25Exact"/>
    <w:rsid w:val="00207212"/>
    <w:pPr>
      <w:widowControl w:val="0"/>
      <w:shd w:val="clear" w:color="auto" w:fill="FFFFFF"/>
      <w:spacing w:line="240" w:lineRule="atLeast"/>
    </w:pPr>
    <w:rPr>
      <w:rFonts w:ascii="Segoe UI" w:hAnsi="Segoe UI" w:cs="Segoe UI"/>
      <w:b/>
      <w:bCs/>
      <w:spacing w:val="-5"/>
      <w:sz w:val="20"/>
      <w:szCs w:val="20"/>
    </w:rPr>
  </w:style>
  <w:style w:type="character" w:customStyle="1" w:styleId="Bodytext26Exact">
    <w:name w:val="Body text (26) Exact"/>
    <w:link w:val="Bodytext26"/>
    <w:locked/>
    <w:rsid w:val="00207212"/>
    <w:rPr>
      <w:spacing w:val="-7"/>
      <w:sz w:val="26"/>
      <w:szCs w:val="26"/>
      <w:shd w:val="clear" w:color="auto" w:fill="FFFFFF"/>
    </w:rPr>
  </w:style>
  <w:style w:type="paragraph" w:customStyle="1" w:styleId="Bodytext26">
    <w:name w:val="Body text (26)"/>
    <w:basedOn w:val="Normal"/>
    <w:link w:val="Bodytext26Exact"/>
    <w:rsid w:val="00207212"/>
    <w:pPr>
      <w:widowControl w:val="0"/>
      <w:shd w:val="clear" w:color="auto" w:fill="FFFFFF"/>
      <w:spacing w:line="240" w:lineRule="atLeast"/>
    </w:pPr>
    <w:rPr>
      <w:rFonts w:ascii="Times New Roman" w:hAnsi="Times New Roman"/>
      <w:spacing w:val="-7"/>
      <w:sz w:val="26"/>
      <w:szCs w:val="26"/>
    </w:rPr>
  </w:style>
  <w:style w:type="character" w:customStyle="1" w:styleId="Bodytext27Exact">
    <w:name w:val="Body text (27) Exact"/>
    <w:link w:val="Bodytext27"/>
    <w:locked/>
    <w:rsid w:val="00207212"/>
    <w:rPr>
      <w:rFonts w:ascii="Consolas" w:hAnsi="Consolas" w:cs="Consolas"/>
      <w:spacing w:val="-7"/>
      <w:shd w:val="clear" w:color="auto" w:fill="FFFFFF"/>
    </w:rPr>
  </w:style>
  <w:style w:type="paragraph" w:customStyle="1" w:styleId="Bodytext27">
    <w:name w:val="Body text (27)"/>
    <w:basedOn w:val="Normal"/>
    <w:link w:val="Bodytext27Exact"/>
    <w:rsid w:val="00207212"/>
    <w:pPr>
      <w:widowControl w:val="0"/>
      <w:shd w:val="clear" w:color="auto" w:fill="FFFFFF"/>
      <w:spacing w:line="240" w:lineRule="atLeast"/>
    </w:pPr>
    <w:rPr>
      <w:rFonts w:ascii="Consolas" w:hAnsi="Consolas" w:cs="Consolas"/>
      <w:spacing w:val="-7"/>
      <w:sz w:val="20"/>
      <w:szCs w:val="20"/>
    </w:rPr>
  </w:style>
  <w:style w:type="character" w:customStyle="1" w:styleId="Bodytext28Exact">
    <w:name w:val="Body text (28) Exact"/>
    <w:link w:val="Bodytext28"/>
    <w:locked/>
    <w:rsid w:val="00207212"/>
    <w:rPr>
      <w:rFonts w:ascii="Segoe UI" w:hAnsi="Segoe UI" w:cs="Segoe UI"/>
      <w:b/>
      <w:bCs/>
      <w:spacing w:val="-16"/>
      <w:sz w:val="23"/>
      <w:szCs w:val="23"/>
      <w:shd w:val="clear" w:color="auto" w:fill="FFFFFF"/>
    </w:rPr>
  </w:style>
  <w:style w:type="paragraph" w:customStyle="1" w:styleId="Bodytext28">
    <w:name w:val="Body text (28)"/>
    <w:basedOn w:val="Normal"/>
    <w:link w:val="Bodytext28Exact"/>
    <w:rsid w:val="00207212"/>
    <w:pPr>
      <w:widowControl w:val="0"/>
      <w:shd w:val="clear" w:color="auto" w:fill="FFFFFF"/>
      <w:spacing w:line="240" w:lineRule="atLeast"/>
    </w:pPr>
    <w:rPr>
      <w:rFonts w:ascii="Segoe UI" w:hAnsi="Segoe UI" w:cs="Segoe UI"/>
      <w:b/>
      <w:bCs/>
      <w:spacing w:val="-16"/>
      <w:sz w:val="23"/>
      <w:szCs w:val="23"/>
    </w:rPr>
  </w:style>
  <w:style w:type="character" w:customStyle="1" w:styleId="Bodytext29Exact">
    <w:name w:val="Body text (29) Exact"/>
    <w:link w:val="Bodytext29"/>
    <w:locked/>
    <w:rsid w:val="00207212"/>
    <w:rPr>
      <w:rFonts w:ascii="Consolas" w:hAnsi="Consolas" w:cs="Consolas"/>
      <w:spacing w:val="-28"/>
      <w:sz w:val="25"/>
      <w:szCs w:val="25"/>
      <w:shd w:val="clear" w:color="auto" w:fill="FFFFFF"/>
    </w:rPr>
  </w:style>
  <w:style w:type="paragraph" w:customStyle="1" w:styleId="Bodytext29">
    <w:name w:val="Body text (29)"/>
    <w:basedOn w:val="Normal"/>
    <w:link w:val="Bodytext29Exact"/>
    <w:rsid w:val="00207212"/>
    <w:pPr>
      <w:widowControl w:val="0"/>
      <w:shd w:val="clear" w:color="auto" w:fill="FFFFFF"/>
      <w:spacing w:after="60" w:line="240" w:lineRule="atLeast"/>
      <w:jc w:val="center"/>
    </w:pPr>
    <w:rPr>
      <w:rFonts w:ascii="Consolas" w:hAnsi="Consolas" w:cs="Consolas"/>
      <w:spacing w:val="-28"/>
      <w:sz w:val="25"/>
      <w:szCs w:val="25"/>
    </w:rPr>
  </w:style>
  <w:style w:type="character" w:customStyle="1" w:styleId="Bodytext30Exact">
    <w:name w:val="Body text (30) Exact"/>
    <w:link w:val="Bodytext300"/>
    <w:locked/>
    <w:rsid w:val="00207212"/>
    <w:rPr>
      <w:rFonts w:ascii="Georgia" w:hAnsi="Georgia"/>
      <w:b/>
      <w:bCs/>
      <w:noProof/>
      <w:sz w:val="38"/>
      <w:szCs w:val="38"/>
      <w:shd w:val="clear" w:color="auto" w:fill="FFFFFF"/>
    </w:rPr>
  </w:style>
  <w:style w:type="paragraph" w:customStyle="1" w:styleId="Bodytext300">
    <w:name w:val="Body text (30)"/>
    <w:basedOn w:val="Normal"/>
    <w:link w:val="Bodytext30Exact"/>
    <w:rsid w:val="00207212"/>
    <w:pPr>
      <w:widowControl w:val="0"/>
      <w:shd w:val="clear" w:color="auto" w:fill="FFFFFF"/>
      <w:spacing w:before="60" w:line="240" w:lineRule="atLeast"/>
      <w:jc w:val="center"/>
    </w:pPr>
    <w:rPr>
      <w:rFonts w:ascii="Georgia" w:hAnsi="Georgia"/>
      <w:b/>
      <w:bCs/>
      <w:noProof/>
      <w:sz w:val="38"/>
      <w:szCs w:val="38"/>
    </w:rPr>
  </w:style>
  <w:style w:type="character" w:customStyle="1" w:styleId="Bodytext31Exact">
    <w:name w:val="Body text (31) Exact"/>
    <w:link w:val="Bodytext310"/>
    <w:locked/>
    <w:rsid w:val="00207212"/>
    <w:rPr>
      <w:rFonts w:ascii="Segoe UI" w:hAnsi="Segoe UI" w:cs="Segoe UI"/>
      <w:b/>
      <w:bCs/>
      <w:spacing w:val="-7"/>
      <w:shd w:val="clear" w:color="auto" w:fill="FFFFFF"/>
    </w:rPr>
  </w:style>
  <w:style w:type="paragraph" w:customStyle="1" w:styleId="Bodytext310">
    <w:name w:val="Body text (31)"/>
    <w:basedOn w:val="Normal"/>
    <w:link w:val="Bodytext31Exact"/>
    <w:rsid w:val="00207212"/>
    <w:pPr>
      <w:widowControl w:val="0"/>
      <w:shd w:val="clear" w:color="auto" w:fill="FFFFFF"/>
      <w:spacing w:before="60" w:after="60" w:line="240" w:lineRule="atLeast"/>
    </w:pPr>
    <w:rPr>
      <w:rFonts w:ascii="Segoe UI" w:hAnsi="Segoe UI" w:cs="Segoe UI"/>
      <w:b/>
      <w:bCs/>
      <w:spacing w:val="-7"/>
      <w:sz w:val="20"/>
      <w:szCs w:val="20"/>
    </w:rPr>
  </w:style>
  <w:style w:type="character" w:customStyle="1" w:styleId="Bodytext210">
    <w:name w:val="Body text (21)_"/>
    <w:link w:val="Bodytext211"/>
    <w:locked/>
    <w:rsid w:val="00207212"/>
    <w:rPr>
      <w:rFonts w:ascii="Segoe UI" w:hAnsi="Segoe UI" w:cs="Segoe UI"/>
      <w:b/>
      <w:bCs/>
      <w:sz w:val="26"/>
      <w:szCs w:val="26"/>
      <w:shd w:val="clear" w:color="auto" w:fill="FFFFFF"/>
    </w:rPr>
  </w:style>
  <w:style w:type="paragraph" w:customStyle="1" w:styleId="Bodytext211">
    <w:name w:val="Body text (21)"/>
    <w:basedOn w:val="Normal"/>
    <w:link w:val="Bodytext210"/>
    <w:rsid w:val="00207212"/>
    <w:pPr>
      <w:widowControl w:val="0"/>
      <w:shd w:val="clear" w:color="auto" w:fill="FFFFFF"/>
      <w:spacing w:line="240" w:lineRule="atLeast"/>
    </w:pPr>
    <w:rPr>
      <w:rFonts w:ascii="Segoe UI" w:hAnsi="Segoe UI" w:cs="Segoe UI"/>
      <w:b/>
      <w:bCs/>
      <w:sz w:val="26"/>
      <w:szCs w:val="26"/>
    </w:rPr>
  </w:style>
  <w:style w:type="character" w:customStyle="1" w:styleId="Bodytext32">
    <w:name w:val="Body text (32)_"/>
    <w:link w:val="Bodytext320"/>
    <w:locked/>
    <w:rsid w:val="00207212"/>
    <w:rPr>
      <w:rFonts w:ascii="Segoe UI" w:hAnsi="Segoe UI" w:cs="Segoe UI"/>
      <w:spacing w:val="-20"/>
      <w:shd w:val="clear" w:color="auto" w:fill="FFFFFF"/>
    </w:rPr>
  </w:style>
  <w:style w:type="paragraph" w:customStyle="1" w:styleId="Bodytext320">
    <w:name w:val="Body text (32)"/>
    <w:basedOn w:val="Normal"/>
    <w:link w:val="Bodytext32"/>
    <w:rsid w:val="00207212"/>
    <w:pPr>
      <w:widowControl w:val="0"/>
      <w:shd w:val="clear" w:color="auto" w:fill="FFFFFF"/>
      <w:spacing w:line="125" w:lineRule="exact"/>
      <w:jc w:val="both"/>
    </w:pPr>
    <w:rPr>
      <w:rFonts w:ascii="Segoe UI" w:hAnsi="Segoe UI" w:cs="Segoe UI"/>
      <w:spacing w:val="-20"/>
      <w:sz w:val="20"/>
      <w:szCs w:val="20"/>
    </w:rPr>
  </w:style>
  <w:style w:type="character" w:customStyle="1" w:styleId="Bodytext10">
    <w:name w:val="Body text (10)_"/>
    <w:link w:val="Bodytext100"/>
    <w:locked/>
    <w:rsid w:val="00207212"/>
    <w:rPr>
      <w:rFonts w:ascii="Segoe UI" w:hAnsi="Segoe UI" w:cs="Segoe UI"/>
      <w:shd w:val="clear" w:color="auto" w:fill="FFFFFF"/>
    </w:rPr>
  </w:style>
  <w:style w:type="paragraph" w:customStyle="1" w:styleId="Bodytext100">
    <w:name w:val="Body text (10)"/>
    <w:basedOn w:val="Normal"/>
    <w:link w:val="Bodytext10"/>
    <w:rsid w:val="00207212"/>
    <w:pPr>
      <w:widowControl w:val="0"/>
      <w:shd w:val="clear" w:color="auto" w:fill="FFFFFF"/>
      <w:spacing w:line="240" w:lineRule="atLeast"/>
    </w:pPr>
    <w:rPr>
      <w:rFonts w:ascii="Segoe UI" w:hAnsi="Segoe UI" w:cs="Segoe UI"/>
      <w:sz w:val="20"/>
      <w:szCs w:val="20"/>
    </w:rPr>
  </w:style>
  <w:style w:type="character" w:customStyle="1" w:styleId="Tablecaption3">
    <w:name w:val="Table caption (3)_"/>
    <w:link w:val="Tablecaption31"/>
    <w:locked/>
    <w:rsid w:val="00207212"/>
    <w:rPr>
      <w:rFonts w:ascii="Segoe UI" w:hAnsi="Segoe UI" w:cs="Segoe UI"/>
      <w:b/>
      <w:bCs/>
      <w:sz w:val="16"/>
      <w:szCs w:val="16"/>
      <w:shd w:val="clear" w:color="auto" w:fill="FFFFFF"/>
    </w:rPr>
  </w:style>
  <w:style w:type="paragraph" w:customStyle="1" w:styleId="Tablecaption31">
    <w:name w:val="Table caption (3)1"/>
    <w:basedOn w:val="Normal"/>
    <w:link w:val="Tablecaption3"/>
    <w:rsid w:val="00207212"/>
    <w:pPr>
      <w:widowControl w:val="0"/>
      <w:shd w:val="clear" w:color="auto" w:fill="FFFFFF"/>
      <w:spacing w:line="240" w:lineRule="atLeast"/>
    </w:pPr>
    <w:rPr>
      <w:rFonts w:ascii="Segoe UI" w:hAnsi="Segoe UI" w:cs="Segoe UI"/>
      <w:b/>
      <w:bCs/>
      <w:sz w:val="16"/>
      <w:szCs w:val="16"/>
    </w:rPr>
  </w:style>
  <w:style w:type="character" w:customStyle="1" w:styleId="Bodytext33Exact">
    <w:name w:val="Body text (33) Exact"/>
    <w:link w:val="Bodytext33"/>
    <w:locked/>
    <w:rsid w:val="00207212"/>
    <w:rPr>
      <w:rFonts w:ascii="Segoe UI" w:hAnsi="Segoe UI" w:cs="Segoe UI"/>
      <w:b/>
      <w:bCs/>
      <w:spacing w:val="-3"/>
      <w:sz w:val="16"/>
      <w:szCs w:val="16"/>
      <w:shd w:val="clear" w:color="auto" w:fill="FFFFFF"/>
    </w:rPr>
  </w:style>
  <w:style w:type="paragraph" w:customStyle="1" w:styleId="Bodytext33">
    <w:name w:val="Body text (33)"/>
    <w:basedOn w:val="Normal"/>
    <w:link w:val="Bodytext33Exact"/>
    <w:rsid w:val="00207212"/>
    <w:pPr>
      <w:widowControl w:val="0"/>
      <w:shd w:val="clear" w:color="auto" w:fill="FFFFFF"/>
      <w:spacing w:line="240" w:lineRule="atLeast"/>
    </w:pPr>
    <w:rPr>
      <w:rFonts w:ascii="Segoe UI" w:hAnsi="Segoe UI" w:cs="Segoe UI"/>
      <w:b/>
      <w:bCs/>
      <w:spacing w:val="-3"/>
      <w:sz w:val="16"/>
      <w:szCs w:val="16"/>
    </w:rPr>
  </w:style>
  <w:style w:type="character" w:customStyle="1" w:styleId="Bodytext34Exact">
    <w:name w:val="Body text (34) Exact"/>
    <w:link w:val="Bodytext34"/>
    <w:locked/>
    <w:rsid w:val="00207212"/>
    <w:rPr>
      <w:rFonts w:ascii="Arial" w:hAnsi="Arial" w:cs="Arial"/>
      <w:spacing w:val="-17"/>
      <w:shd w:val="clear" w:color="auto" w:fill="FFFFFF"/>
    </w:rPr>
  </w:style>
  <w:style w:type="paragraph" w:customStyle="1" w:styleId="Bodytext34">
    <w:name w:val="Body text (34)"/>
    <w:basedOn w:val="Normal"/>
    <w:link w:val="Bodytext34Exact"/>
    <w:rsid w:val="00207212"/>
    <w:pPr>
      <w:widowControl w:val="0"/>
      <w:shd w:val="clear" w:color="auto" w:fill="FFFFFF"/>
      <w:spacing w:line="240" w:lineRule="atLeast"/>
    </w:pPr>
    <w:rPr>
      <w:rFonts w:cs="Arial"/>
      <w:spacing w:val="-17"/>
      <w:sz w:val="20"/>
      <w:szCs w:val="20"/>
    </w:rPr>
  </w:style>
  <w:style w:type="character" w:customStyle="1" w:styleId="Bodytext35Exact">
    <w:name w:val="Body text (35) Exact"/>
    <w:link w:val="Bodytext35"/>
    <w:locked/>
    <w:rsid w:val="00207212"/>
    <w:rPr>
      <w:rFonts w:ascii="Arial" w:hAnsi="Arial" w:cs="Arial"/>
      <w:spacing w:val="-20"/>
      <w:sz w:val="18"/>
      <w:szCs w:val="18"/>
      <w:shd w:val="clear" w:color="auto" w:fill="FFFFFF"/>
    </w:rPr>
  </w:style>
  <w:style w:type="paragraph" w:customStyle="1" w:styleId="Bodytext35">
    <w:name w:val="Body text (35)"/>
    <w:basedOn w:val="Normal"/>
    <w:link w:val="Bodytext35Exact"/>
    <w:rsid w:val="00207212"/>
    <w:pPr>
      <w:widowControl w:val="0"/>
      <w:shd w:val="clear" w:color="auto" w:fill="FFFFFF"/>
      <w:spacing w:line="240" w:lineRule="atLeast"/>
      <w:jc w:val="both"/>
    </w:pPr>
    <w:rPr>
      <w:rFonts w:cs="Arial"/>
      <w:spacing w:val="-20"/>
      <w:sz w:val="18"/>
      <w:szCs w:val="18"/>
    </w:rPr>
  </w:style>
  <w:style w:type="character" w:customStyle="1" w:styleId="Bodytext36Exact">
    <w:name w:val="Body text (36) Exact"/>
    <w:link w:val="Bodytext36"/>
    <w:locked/>
    <w:rsid w:val="00207212"/>
    <w:rPr>
      <w:rFonts w:ascii="Segoe UI" w:hAnsi="Segoe UI" w:cs="Segoe UI"/>
      <w:spacing w:val="-12"/>
      <w:sz w:val="19"/>
      <w:szCs w:val="19"/>
      <w:shd w:val="clear" w:color="auto" w:fill="FFFFFF"/>
    </w:rPr>
  </w:style>
  <w:style w:type="paragraph" w:customStyle="1" w:styleId="Bodytext36">
    <w:name w:val="Body text (36)"/>
    <w:basedOn w:val="Normal"/>
    <w:link w:val="Bodytext36Exact"/>
    <w:rsid w:val="00207212"/>
    <w:pPr>
      <w:widowControl w:val="0"/>
      <w:shd w:val="clear" w:color="auto" w:fill="FFFFFF"/>
      <w:spacing w:line="216" w:lineRule="exact"/>
      <w:jc w:val="center"/>
    </w:pPr>
    <w:rPr>
      <w:rFonts w:ascii="Segoe UI" w:hAnsi="Segoe UI" w:cs="Segoe UI"/>
      <w:spacing w:val="-12"/>
      <w:sz w:val="19"/>
      <w:szCs w:val="19"/>
    </w:rPr>
  </w:style>
  <w:style w:type="character" w:customStyle="1" w:styleId="Bodytext37Exact">
    <w:name w:val="Body text (37) Exact"/>
    <w:link w:val="Bodytext37"/>
    <w:locked/>
    <w:rsid w:val="00207212"/>
    <w:rPr>
      <w:rFonts w:ascii="Arial" w:hAnsi="Arial" w:cs="Arial"/>
      <w:spacing w:val="-10"/>
      <w:sz w:val="18"/>
      <w:szCs w:val="18"/>
      <w:shd w:val="clear" w:color="auto" w:fill="FFFFFF"/>
    </w:rPr>
  </w:style>
  <w:style w:type="paragraph" w:customStyle="1" w:styleId="Bodytext37">
    <w:name w:val="Body text (37)"/>
    <w:basedOn w:val="Normal"/>
    <w:link w:val="Bodytext37Exact"/>
    <w:rsid w:val="00207212"/>
    <w:pPr>
      <w:widowControl w:val="0"/>
      <w:shd w:val="clear" w:color="auto" w:fill="FFFFFF"/>
      <w:spacing w:line="234" w:lineRule="exact"/>
      <w:jc w:val="both"/>
    </w:pPr>
    <w:rPr>
      <w:rFonts w:cs="Arial"/>
      <w:spacing w:val="-10"/>
      <w:sz w:val="18"/>
      <w:szCs w:val="18"/>
    </w:rPr>
  </w:style>
  <w:style w:type="character" w:customStyle="1" w:styleId="Bodytext38Exact">
    <w:name w:val="Body text (38) Exact"/>
    <w:link w:val="Bodytext38"/>
    <w:locked/>
    <w:rsid w:val="00207212"/>
    <w:rPr>
      <w:rFonts w:ascii="FrankRuehl" w:cs="FrankRuehl"/>
      <w:spacing w:val="-27"/>
      <w:sz w:val="30"/>
      <w:szCs w:val="30"/>
      <w:shd w:val="clear" w:color="auto" w:fill="FFFFFF"/>
      <w:lang w:bidi="he-IL"/>
    </w:rPr>
  </w:style>
  <w:style w:type="paragraph" w:customStyle="1" w:styleId="Bodytext38">
    <w:name w:val="Body text (38)"/>
    <w:basedOn w:val="Normal"/>
    <w:link w:val="Bodytext38Exact"/>
    <w:rsid w:val="00207212"/>
    <w:pPr>
      <w:widowControl w:val="0"/>
      <w:shd w:val="clear" w:color="auto" w:fill="FFFFFF"/>
      <w:spacing w:line="234" w:lineRule="exact"/>
      <w:jc w:val="both"/>
    </w:pPr>
    <w:rPr>
      <w:rFonts w:ascii="FrankRuehl" w:hAnsi="Times New Roman" w:cs="FrankRuehl"/>
      <w:spacing w:val="-27"/>
      <w:sz w:val="30"/>
      <w:szCs w:val="30"/>
      <w:lang w:bidi="he-IL"/>
    </w:rPr>
  </w:style>
  <w:style w:type="character" w:customStyle="1" w:styleId="Bodytext39Exact">
    <w:name w:val="Body text (39) Exact"/>
    <w:link w:val="Bodytext39"/>
    <w:locked/>
    <w:rsid w:val="00207212"/>
    <w:rPr>
      <w:rFonts w:ascii="Segoe UI" w:hAnsi="Segoe UI" w:cs="Segoe UI"/>
      <w:spacing w:val="-9"/>
      <w:sz w:val="19"/>
      <w:szCs w:val="19"/>
      <w:shd w:val="clear" w:color="auto" w:fill="FFFFFF"/>
    </w:rPr>
  </w:style>
  <w:style w:type="paragraph" w:customStyle="1" w:styleId="Bodytext39">
    <w:name w:val="Body text (39)"/>
    <w:basedOn w:val="Normal"/>
    <w:link w:val="Bodytext39Exact"/>
    <w:rsid w:val="00207212"/>
    <w:pPr>
      <w:widowControl w:val="0"/>
      <w:shd w:val="clear" w:color="auto" w:fill="FFFFFF"/>
      <w:spacing w:line="234" w:lineRule="exact"/>
      <w:jc w:val="both"/>
    </w:pPr>
    <w:rPr>
      <w:rFonts w:ascii="Segoe UI" w:hAnsi="Segoe UI" w:cs="Segoe UI"/>
      <w:spacing w:val="-9"/>
      <w:sz w:val="19"/>
      <w:szCs w:val="19"/>
    </w:rPr>
  </w:style>
  <w:style w:type="character" w:customStyle="1" w:styleId="Bodytext40Exact">
    <w:name w:val="Body text (40) Exact"/>
    <w:link w:val="Bodytext400"/>
    <w:locked/>
    <w:rsid w:val="00207212"/>
    <w:rPr>
      <w:rFonts w:ascii="FrankRuehl" w:cs="FrankRuehl"/>
      <w:spacing w:val="-19"/>
      <w:sz w:val="26"/>
      <w:szCs w:val="26"/>
      <w:shd w:val="clear" w:color="auto" w:fill="FFFFFF"/>
      <w:lang w:bidi="he-IL"/>
    </w:rPr>
  </w:style>
  <w:style w:type="paragraph" w:customStyle="1" w:styleId="Bodytext400">
    <w:name w:val="Body text (40)"/>
    <w:basedOn w:val="Normal"/>
    <w:link w:val="Bodytext40Exact"/>
    <w:rsid w:val="00207212"/>
    <w:pPr>
      <w:widowControl w:val="0"/>
      <w:shd w:val="clear" w:color="auto" w:fill="FFFFFF"/>
      <w:spacing w:line="240" w:lineRule="atLeast"/>
    </w:pPr>
    <w:rPr>
      <w:rFonts w:ascii="FrankRuehl" w:hAnsi="Times New Roman" w:cs="FrankRuehl"/>
      <w:spacing w:val="-19"/>
      <w:sz w:val="26"/>
      <w:szCs w:val="26"/>
      <w:lang w:bidi="he-IL"/>
    </w:rPr>
  </w:style>
  <w:style w:type="character" w:customStyle="1" w:styleId="Bodytext41Exact">
    <w:name w:val="Body text (41) Exact"/>
    <w:link w:val="Bodytext41"/>
    <w:locked/>
    <w:rsid w:val="00207212"/>
    <w:rPr>
      <w:rFonts w:ascii="FrankRuehl" w:cs="FrankRuehl"/>
      <w:spacing w:val="-9"/>
      <w:sz w:val="26"/>
      <w:szCs w:val="26"/>
      <w:shd w:val="clear" w:color="auto" w:fill="FFFFFF"/>
      <w:lang w:bidi="he-IL"/>
    </w:rPr>
  </w:style>
  <w:style w:type="paragraph" w:customStyle="1" w:styleId="Bodytext41">
    <w:name w:val="Body text (41)"/>
    <w:basedOn w:val="Normal"/>
    <w:link w:val="Bodytext41Exact"/>
    <w:rsid w:val="00207212"/>
    <w:pPr>
      <w:widowControl w:val="0"/>
      <w:shd w:val="clear" w:color="auto" w:fill="FFFFFF"/>
      <w:spacing w:line="234" w:lineRule="exact"/>
    </w:pPr>
    <w:rPr>
      <w:rFonts w:ascii="FrankRuehl" w:hAnsi="Times New Roman" w:cs="FrankRuehl"/>
      <w:spacing w:val="-9"/>
      <w:sz w:val="26"/>
      <w:szCs w:val="26"/>
      <w:lang w:bidi="he-IL"/>
    </w:rPr>
  </w:style>
  <w:style w:type="character" w:customStyle="1" w:styleId="Bodytext42Exact">
    <w:name w:val="Body text (42) Exact"/>
    <w:link w:val="Bodytext42"/>
    <w:locked/>
    <w:rsid w:val="00207212"/>
    <w:rPr>
      <w:rFonts w:ascii="Segoe UI" w:hAnsi="Segoe UI" w:cs="Segoe UI"/>
      <w:spacing w:val="-40"/>
      <w:sz w:val="22"/>
      <w:szCs w:val="22"/>
      <w:shd w:val="clear" w:color="auto" w:fill="FFFFFF"/>
    </w:rPr>
  </w:style>
  <w:style w:type="paragraph" w:customStyle="1" w:styleId="Bodytext42">
    <w:name w:val="Body text (42)"/>
    <w:basedOn w:val="Normal"/>
    <w:link w:val="Bodytext42Exact"/>
    <w:rsid w:val="00207212"/>
    <w:pPr>
      <w:widowControl w:val="0"/>
      <w:shd w:val="clear" w:color="auto" w:fill="FFFFFF"/>
      <w:spacing w:line="252" w:lineRule="exact"/>
    </w:pPr>
    <w:rPr>
      <w:rFonts w:ascii="Segoe UI" w:hAnsi="Segoe UI" w:cs="Segoe UI"/>
      <w:spacing w:val="-40"/>
      <w:sz w:val="22"/>
      <w:szCs w:val="22"/>
    </w:rPr>
  </w:style>
  <w:style w:type="character" w:customStyle="1" w:styleId="Bodytext43Exact">
    <w:name w:val="Body text (43) Exact"/>
    <w:link w:val="Bodytext43"/>
    <w:locked/>
    <w:rsid w:val="00207212"/>
    <w:rPr>
      <w:rFonts w:ascii="Garamond" w:hAnsi="Garamond"/>
      <w:spacing w:val="-2"/>
      <w:shd w:val="clear" w:color="auto" w:fill="FFFFFF"/>
    </w:rPr>
  </w:style>
  <w:style w:type="paragraph" w:customStyle="1" w:styleId="Bodytext43">
    <w:name w:val="Body text (43)"/>
    <w:basedOn w:val="Normal"/>
    <w:link w:val="Bodytext43Exact"/>
    <w:rsid w:val="00207212"/>
    <w:pPr>
      <w:widowControl w:val="0"/>
      <w:shd w:val="clear" w:color="auto" w:fill="FFFFFF"/>
      <w:spacing w:line="243" w:lineRule="exact"/>
    </w:pPr>
    <w:rPr>
      <w:rFonts w:ascii="Garamond" w:hAnsi="Garamond"/>
      <w:spacing w:val="-2"/>
      <w:sz w:val="20"/>
      <w:szCs w:val="20"/>
    </w:rPr>
  </w:style>
  <w:style w:type="character" w:customStyle="1" w:styleId="Bodytext44Exact">
    <w:name w:val="Body text (44) Exact"/>
    <w:link w:val="Bodytext44"/>
    <w:locked/>
    <w:rsid w:val="00207212"/>
    <w:rPr>
      <w:rFonts w:ascii="FrankRuehl" w:cs="FrankRuehl"/>
      <w:spacing w:val="-7"/>
      <w:shd w:val="clear" w:color="auto" w:fill="FFFFFF"/>
      <w:lang w:bidi="he-IL"/>
    </w:rPr>
  </w:style>
  <w:style w:type="paragraph" w:customStyle="1" w:styleId="Bodytext44">
    <w:name w:val="Body text (44)"/>
    <w:basedOn w:val="Normal"/>
    <w:link w:val="Bodytext44Exact"/>
    <w:rsid w:val="00207212"/>
    <w:pPr>
      <w:widowControl w:val="0"/>
      <w:shd w:val="clear" w:color="auto" w:fill="FFFFFF"/>
      <w:spacing w:line="243" w:lineRule="exact"/>
    </w:pPr>
    <w:rPr>
      <w:rFonts w:ascii="FrankRuehl" w:hAnsi="Times New Roman" w:cs="FrankRuehl"/>
      <w:spacing w:val="-7"/>
      <w:sz w:val="20"/>
      <w:szCs w:val="20"/>
      <w:lang w:bidi="he-IL"/>
    </w:rPr>
  </w:style>
  <w:style w:type="character" w:customStyle="1" w:styleId="Bodytext45Exact">
    <w:name w:val="Body text (45) Exact"/>
    <w:link w:val="Bodytext45"/>
    <w:locked/>
    <w:rsid w:val="00207212"/>
    <w:rPr>
      <w:rFonts w:ascii="FrankRuehl" w:cs="FrankRuehl"/>
      <w:spacing w:val="-3"/>
      <w:sz w:val="23"/>
      <w:szCs w:val="23"/>
      <w:shd w:val="clear" w:color="auto" w:fill="FFFFFF"/>
      <w:lang w:bidi="he-IL"/>
    </w:rPr>
  </w:style>
  <w:style w:type="paragraph" w:customStyle="1" w:styleId="Bodytext45">
    <w:name w:val="Body text (45)"/>
    <w:basedOn w:val="Normal"/>
    <w:link w:val="Bodytext45Exact"/>
    <w:rsid w:val="00207212"/>
    <w:pPr>
      <w:widowControl w:val="0"/>
      <w:shd w:val="clear" w:color="auto" w:fill="FFFFFF"/>
      <w:spacing w:line="243" w:lineRule="exact"/>
    </w:pPr>
    <w:rPr>
      <w:rFonts w:ascii="FrankRuehl" w:hAnsi="Times New Roman" w:cs="FrankRuehl"/>
      <w:spacing w:val="-3"/>
      <w:sz w:val="23"/>
      <w:szCs w:val="23"/>
      <w:lang w:bidi="he-IL"/>
    </w:rPr>
  </w:style>
  <w:style w:type="character" w:customStyle="1" w:styleId="Bodytext46Exact">
    <w:name w:val="Body text (46) Exact"/>
    <w:link w:val="Bodytext46"/>
    <w:locked/>
    <w:rsid w:val="00207212"/>
    <w:rPr>
      <w:rFonts w:ascii="Calibri" w:hAnsi="Calibri"/>
      <w:spacing w:val="-11"/>
      <w:sz w:val="22"/>
      <w:szCs w:val="22"/>
      <w:shd w:val="clear" w:color="auto" w:fill="FFFFFF"/>
    </w:rPr>
  </w:style>
  <w:style w:type="paragraph" w:customStyle="1" w:styleId="Bodytext46">
    <w:name w:val="Body text (46)"/>
    <w:basedOn w:val="Normal"/>
    <w:link w:val="Bodytext46Exact"/>
    <w:rsid w:val="00207212"/>
    <w:pPr>
      <w:widowControl w:val="0"/>
      <w:shd w:val="clear" w:color="auto" w:fill="FFFFFF"/>
      <w:spacing w:before="60" w:after="60" w:line="240" w:lineRule="atLeast"/>
    </w:pPr>
    <w:rPr>
      <w:rFonts w:ascii="Calibri" w:hAnsi="Calibri"/>
      <w:spacing w:val="-11"/>
      <w:sz w:val="22"/>
      <w:szCs w:val="22"/>
    </w:rPr>
  </w:style>
  <w:style w:type="character" w:customStyle="1" w:styleId="Bodytext47Exact">
    <w:name w:val="Body text (47) Exact"/>
    <w:link w:val="Bodytext47"/>
    <w:locked/>
    <w:rsid w:val="00207212"/>
    <w:rPr>
      <w:rFonts w:ascii="FrankRuehl" w:cs="FrankRuehl"/>
      <w:spacing w:val="-21"/>
      <w:sz w:val="26"/>
      <w:szCs w:val="26"/>
      <w:shd w:val="clear" w:color="auto" w:fill="FFFFFF"/>
      <w:lang w:bidi="he-IL"/>
    </w:rPr>
  </w:style>
  <w:style w:type="paragraph" w:customStyle="1" w:styleId="Bodytext47">
    <w:name w:val="Body text (47)"/>
    <w:basedOn w:val="Normal"/>
    <w:link w:val="Bodytext47Exact"/>
    <w:rsid w:val="00207212"/>
    <w:pPr>
      <w:widowControl w:val="0"/>
      <w:shd w:val="clear" w:color="auto" w:fill="FFFFFF"/>
      <w:spacing w:line="240" w:lineRule="atLeast"/>
    </w:pPr>
    <w:rPr>
      <w:rFonts w:ascii="FrankRuehl" w:hAnsi="Times New Roman" w:cs="FrankRuehl"/>
      <w:spacing w:val="-21"/>
      <w:sz w:val="26"/>
      <w:szCs w:val="26"/>
      <w:lang w:bidi="he-IL"/>
    </w:rPr>
  </w:style>
  <w:style w:type="character" w:customStyle="1" w:styleId="Bodytext48Exact">
    <w:name w:val="Body text (48) Exact"/>
    <w:link w:val="Bodytext48"/>
    <w:locked/>
    <w:rsid w:val="00207212"/>
    <w:rPr>
      <w:sz w:val="19"/>
      <w:szCs w:val="19"/>
      <w:shd w:val="clear" w:color="auto" w:fill="FFFFFF"/>
    </w:rPr>
  </w:style>
  <w:style w:type="paragraph" w:customStyle="1" w:styleId="Bodytext48">
    <w:name w:val="Body text (48)"/>
    <w:basedOn w:val="Normal"/>
    <w:link w:val="Bodytext48Exact"/>
    <w:rsid w:val="00207212"/>
    <w:pPr>
      <w:widowControl w:val="0"/>
      <w:shd w:val="clear" w:color="auto" w:fill="FFFFFF"/>
      <w:spacing w:line="240" w:lineRule="atLeast"/>
    </w:pPr>
    <w:rPr>
      <w:rFonts w:ascii="Times New Roman" w:hAnsi="Times New Roman"/>
      <w:sz w:val="19"/>
      <w:szCs w:val="19"/>
    </w:rPr>
  </w:style>
  <w:style w:type="character" w:customStyle="1" w:styleId="Bodytext49Exact">
    <w:name w:val="Body text (49) Exact"/>
    <w:link w:val="Bodytext49"/>
    <w:locked/>
    <w:rsid w:val="00207212"/>
    <w:rPr>
      <w:rFonts w:ascii="Segoe UI" w:hAnsi="Segoe UI" w:cs="Segoe UI"/>
      <w:i/>
      <w:iCs/>
      <w:spacing w:val="-48"/>
      <w:shd w:val="clear" w:color="auto" w:fill="FFFFFF"/>
    </w:rPr>
  </w:style>
  <w:style w:type="paragraph" w:customStyle="1" w:styleId="Bodytext49">
    <w:name w:val="Body text (49)"/>
    <w:basedOn w:val="Normal"/>
    <w:link w:val="Bodytext49Exact"/>
    <w:rsid w:val="00207212"/>
    <w:pPr>
      <w:widowControl w:val="0"/>
      <w:shd w:val="clear" w:color="auto" w:fill="FFFFFF"/>
      <w:spacing w:line="240" w:lineRule="atLeast"/>
    </w:pPr>
    <w:rPr>
      <w:rFonts w:ascii="Segoe UI" w:hAnsi="Segoe UI" w:cs="Segoe UI"/>
      <w:i/>
      <w:iCs/>
      <w:spacing w:val="-48"/>
      <w:sz w:val="20"/>
      <w:szCs w:val="20"/>
    </w:rPr>
  </w:style>
  <w:style w:type="character" w:customStyle="1" w:styleId="Bodytext50Exact">
    <w:name w:val="Body text (50) Exact"/>
    <w:link w:val="Bodytext500"/>
    <w:locked/>
    <w:rsid w:val="00207212"/>
    <w:rPr>
      <w:rFonts w:ascii="Segoe UI" w:hAnsi="Segoe UI" w:cs="Segoe UI"/>
      <w:i/>
      <w:iCs/>
      <w:spacing w:val="-28"/>
      <w:sz w:val="14"/>
      <w:szCs w:val="14"/>
      <w:shd w:val="clear" w:color="auto" w:fill="FFFFFF"/>
    </w:rPr>
  </w:style>
  <w:style w:type="paragraph" w:customStyle="1" w:styleId="Bodytext500">
    <w:name w:val="Body text (50)"/>
    <w:basedOn w:val="Normal"/>
    <w:link w:val="Bodytext50Exact"/>
    <w:rsid w:val="00207212"/>
    <w:pPr>
      <w:widowControl w:val="0"/>
      <w:shd w:val="clear" w:color="auto" w:fill="FFFFFF"/>
      <w:spacing w:line="240" w:lineRule="atLeast"/>
    </w:pPr>
    <w:rPr>
      <w:rFonts w:ascii="Segoe UI" w:hAnsi="Segoe UI" w:cs="Segoe UI"/>
      <w:i/>
      <w:iCs/>
      <w:spacing w:val="-28"/>
      <w:sz w:val="14"/>
      <w:szCs w:val="14"/>
    </w:rPr>
  </w:style>
  <w:style w:type="character" w:customStyle="1" w:styleId="Bodytext51Exact">
    <w:name w:val="Body text (51) Exact"/>
    <w:link w:val="Bodytext51"/>
    <w:locked/>
    <w:rsid w:val="00207212"/>
    <w:rPr>
      <w:rFonts w:ascii="Arial" w:hAnsi="Arial" w:cs="Arial"/>
      <w:sz w:val="18"/>
      <w:szCs w:val="18"/>
      <w:shd w:val="clear" w:color="auto" w:fill="FFFFFF"/>
    </w:rPr>
  </w:style>
  <w:style w:type="paragraph" w:customStyle="1" w:styleId="Bodytext51">
    <w:name w:val="Body text (51)"/>
    <w:basedOn w:val="Normal"/>
    <w:link w:val="Bodytext51Exact"/>
    <w:rsid w:val="00207212"/>
    <w:pPr>
      <w:widowControl w:val="0"/>
      <w:shd w:val="clear" w:color="auto" w:fill="FFFFFF"/>
      <w:spacing w:line="240" w:lineRule="atLeast"/>
    </w:pPr>
    <w:rPr>
      <w:rFonts w:cs="Arial"/>
      <w:sz w:val="18"/>
      <w:szCs w:val="18"/>
    </w:rPr>
  </w:style>
  <w:style w:type="character" w:customStyle="1" w:styleId="Bodytext52">
    <w:name w:val="Body text (52)_"/>
    <w:link w:val="Bodytext520"/>
    <w:locked/>
    <w:rsid w:val="00207212"/>
    <w:rPr>
      <w:rFonts w:ascii="Segoe UI" w:hAnsi="Segoe UI" w:cs="Segoe UI"/>
      <w:b/>
      <w:bCs/>
      <w:sz w:val="15"/>
      <w:szCs w:val="15"/>
      <w:shd w:val="clear" w:color="auto" w:fill="FFFFFF"/>
    </w:rPr>
  </w:style>
  <w:style w:type="paragraph" w:customStyle="1" w:styleId="Bodytext520">
    <w:name w:val="Body text (52)"/>
    <w:basedOn w:val="Normal"/>
    <w:link w:val="Bodytext52"/>
    <w:rsid w:val="00207212"/>
    <w:pPr>
      <w:widowControl w:val="0"/>
      <w:shd w:val="clear" w:color="auto" w:fill="FFFFFF"/>
      <w:spacing w:after="60" w:line="240" w:lineRule="atLeast"/>
      <w:jc w:val="center"/>
    </w:pPr>
    <w:rPr>
      <w:rFonts w:ascii="Segoe UI" w:hAnsi="Segoe UI" w:cs="Segoe UI"/>
      <w:b/>
      <w:bCs/>
      <w:sz w:val="15"/>
      <w:szCs w:val="15"/>
    </w:rPr>
  </w:style>
  <w:style w:type="character" w:customStyle="1" w:styleId="Bodytext53Exact">
    <w:name w:val="Body text (53) Exact"/>
    <w:link w:val="Bodytext53"/>
    <w:locked/>
    <w:rsid w:val="00207212"/>
    <w:rPr>
      <w:rFonts w:ascii="Arial" w:hAnsi="Arial" w:cs="Arial"/>
      <w:b/>
      <w:bCs/>
      <w:spacing w:val="-14"/>
      <w:sz w:val="18"/>
      <w:szCs w:val="18"/>
      <w:shd w:val="clear" w:color="auto" w:fill="FFFFFF"/>
    </w:rPr>
  </w:style>
  <w:style w:type="paragraph" w:customStyle="1" w:styleId="Bodytext53">
    <w:name w:val="Body text (53)"/>
    <w:basedOn w:val="Normal"/>
    <w:link w:val="Bodytext53Exact"/>
    <w:rsid w:val="00207212"/>
    <w:pPr>
      <w:widowControl w:val="0"/>
      <w:shd w:val="clear" w:color="auto" w:fill="FFFFFF"/>
      <w:spacing w:line="240" w:lineRule="atLeast"/>
    </w:pPr>
    <w:rPr>
      <w:rFonts w:cs="Arial"/>
      <w:b/>
      <w:bCs/>
      <w:spacing w:val="-14"/>
      <w:sz w:val="18"/>
      <w:szCs w:val="18"/>
    </w:rPr>
  </w:style>
  <w:style w:type="character" w:customStyle="1" w:styleId="Tablecaption4">
    <w:name w:val="Table caption (4)_"/>
    <w:link w:val="Tablecaption40"/>
    <w:locked/>
    <w:rsid w:val="00207212"/>
    <w:rPr>
      <w:rFonts w:ascii="Segoe UI" w:hAnsi="Segoe UI" w:cs="Segoe UI"/>
      <w:sz w:val="13"/>
      <w:szCs w:val="13"/>
      <w:shd w:val="clear" w:color="auto" w:fill="FFFFFF"/>
    </w:rPr>
  </w:style>
  <w:style w:type="paragraph" w:customStyle="1" w:styleId="Tablecaption40">
    <w:name w:val="Table caption (4)"/>
    <w:basedOn w:val="Normal"/>
    <w:link w:val="Tablecaption4"/>
    <w:rsid w:val="00207212"/>
    <w:pPr>
      <w:widowControl w:val="0"/>
      <w:shd w:val="clear" w:color="auto" w:fill="FFFFFF"/>
      <w:spacing w:line="240" w:lineRule="atLeast"/>
    </w:pPr>
    <w:rPr>
      <w:rFonts w:ascii="Segoe UI" w:hAnsi="Segoe UI" w:cs="Segoe UI"/>
      <w:sz w:val="13"/>
      <w:szCs w:val="13"/>
    </w:rPr>
  </w:style>
  <w:style w:type="character" w:customStyle="1" w:styleId="Bodytext54">
    <w:name w:val="Body text (54)_"/>
    <w:link w:val="Bodytext540"/>
    <w:locked/>
    <w:rsid w:val="00207212"/>
    <w:rPr>
      <w:rFonts w:ascii="Segoe UI" w:hAnsi="Segoe UI" w:cs="Segoe UI"/>
      <w:sz w:val="17"/>
      <w:szCs w:val="17"/>
      <w:shd w:val="clear" w:color="auto" w:fill="FFFFFF"/>
    </w:rPr>
  </w:style>
  <w:style w:type="paragraph" w:customStyle="1" w:styleId="Bodytext540">
    <w:name w:val="Body text (54)"/>
    <w:basedOn w:val="Normal"/>
    <w:link w:val="Bodytext54"/>
    <w:rsid w:val="00207212"/>
    <w:pPr>
      <w:widowControl w:val="0"/>
      <w:shd w:val="clear" w:color="auto" w:fill="FFFFFF"/>
      <w:spacing w:before="600" w:after="180" w:line="240" w:lineRule="atLeast"/>
      <w:jc w:val="both"/>
    </w:pPr>
    <w:rPr>
      <w:rFonts w:ascii="Segoe UI" w:hAnsi="Segoe UI" w:cs="Segoe UI"/>
      <w:sz w:val="17"/>
      <w:szCs w:val="17"/>
    </w:rPr>
  </w:style>
  <w:style w:type="character" w:customStyle="1" w:styleId="Bodytext3Exact">
    <w:name w:val="Body text (3) Exact"/>
    <w:rsid w:val="00207212"/>
    <w:rPr>
      <w:rFonts w:ascii="Segoe UI" w:hAnsi="Segoe UI" w:cs="Segoe UI" w:hint="default"/>
      <w:strike w:val="0"/>
      <w:dstrike w:val="0"/>
      <w:spacing w:val="-5"/>
      <w:sz w:val="12"/>
      <w:szCs w:val="12"/>
      <w:u w:val="none"/>
      <w:effect w:val="none"/>
    </w:rPr>
  </w:style>
  <w:style w:type="character" w:customStyle="1" w:styleId="BodytextCandara">
    <w:name w:val="Body text + Candara"/>
    <w:aliases w:val="9.5 pt,Spacing 0 pt"/>
    <w:rsid w:val="00207212"/>
    <w:rPr>
      <w:rFonts w:ascii="Candara" w:hAnsi="Candara" w:cs="Candara"/>
      <w:spacing w:val="-10"/>
      <w:sz w:val="19"/>
      <w:szCs w:val="19"/>
      <w:shd w:val="clear" w:color="auto" w:fill="FFFFFF"/>
    </w:rPr>
  </w:style>
  <w:style w:type="character" w:customStyle="1" w:styleId="Bodytext9Exact">
    <w:name w:val="Body text (9) Exact"/>
    <w:rsid w:val="00207212"/>
    <w:rPr>
      <w:rFonts w:ascii="Segoe UI" w:hAnsi="Segoe UI" w:cs="Segoe UI" w:hint="default"/>
      <w:b/>
      <w:bCs/>
      <w:strike w:val="0"/>
      <w:dstrike w:val="0"/>
      <w:spacing w:val="-2"/>
      <w:sz w:val="19"/>
      <w:szCs w:val="19"/>
      <w:u w:val="none"/>
      <w:effect w:val="none"/>
    </w:rPr>
  </w:style>
  <w:style w:type="character" w:customStyle="1" w:styleId="Bodytext4pt2">
    <w:name w:val="Body text + 4 pt2"/>
    <w:aliases w:val="Bold10,Italic5"/>
    <w:rsid w:val="00207212"/>
    <w:rPr>
      <w:rFonts w:ascii="Segoe UI" w:hAnsi="Segoe UI" w:cs="Segoe UI"/>
      <w:b/>
      <w:bCs/>
      <w:i/>
      <w:iCs/>
      <w:sz w:val="8"/>
      <w:szCs w:val="8"/>
      <w:shd w:val="clear" w:color="auto" w:fill="FFFFFF"/>
    </w:rPr>
  </w:style>
  <w:style w:type="character" w:customStyle="1" w:styleId="fontstyle01">
    <w:name w:val="fontstyle01"/>
    <w:rsid w:val="00795F80"/>
    <w:rPr>
      <w:rFonts w:ascii="Arial" w:hAnsi="Arial" w:cs="Arial"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037565">
      <w:bodyDiv w:val="1"/>
      <w:marLeft w:val="0"/>
      <w:marRight w:val="0"/>
      <w:marTop w:val="0"/>
      <w:marBottom w:val="0"/>
      <w:divBdr>
        <w:top w:val="none" w:sz="0" w:space="0" w:color="auto"/>
        <w:left w:val="none" w:sz="0" w:space="0" w:color="auto"/>
        <w:bottom w:val="none" w:sz="0" w:space="0" w:color="auto"/>
        <w:right w:val="none" w:sz="0" w:space="0" w:color="auto"/>
      </w:divBdr>
    </w:div>
    <w:div w:id="809830505">
      <w:bodyDiv w:val="1"/>
      <w:marLeft w:val="0"/>
      <w:marRight w:val="0"/>
      <w:marTop w:val="0"/>
      <w:marBottom w:val="0"/>
      <w:divBdr>
        <w:top w:val="none" w:sz="0" w:space="0" w:color="auto"/>
        <w:left w:val="none" w:sz="0" w:space="0" w:color="auto"/>
        <w:bottom w:val="none" w:sz="0" w:space="0" w:color="auto"/>
        <w:right w:val="none" w:sz="0" w:space="0" w:color="auto"/>
      </w:divBdr>
    </w:div>
    <w:div w:id="119585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footer" Target="footer2.xml"/><Relationship Id="rId63" Type="http://schemas.openxmlformats.org/officeDocument/2006/relationships/oleObject" Target="embeddings/Microsoft_Equation11.bin"/><Relationship Id="rId68" Type="http://schemas.openxmlformats.org/officeDocument/2006/relationships/image" Target="media/image31.jpeg"/><Relationship Id="rId42" Type="http://schemas.openxmlformats.org/officeDocument/2006/relationships/image" Target="media/image16.png"/><Relationship Id="rId47" Type="http://schemas.openxmlformats.org/officeDocument/2006/relationships/oleObject" Target="embeddings/Microsoft_Equation3.bin"/><Relationship Id="rId21" Type="http://schemas.openxmlformats.org/officeDocument/2006/relationships/oleObject" Target="embeddings/oleObject4.bin"/><Relationship Id="rId112" Type="http://schemas.openxmlformats.org/officeDocument/2006/relationships/image" Target="media/image55.wmf"/><Relationship Id="rId84" Type="http://schemas.openxmlformats.org/officeDocument/2006/relationships/image" Target="media/image40.wmf"/><Relationship Id="rId89" Type="http://schemas.openxmlformats.org/officeDocument/2006/relationships/oleObject" Target="embeddings/Microsoft_Equation22.bin"/><Relationship Id="rId16" Type="http://schemas.openxmlformats.org/officeDocument/2006/relationships/image" Target="media/image6.wmf"/><Relationship Id="rId107" Type="http://schemas.openxmlformats.org/officeDocument/2006/relationships/oleObject" Target="embeddings/Microsoft_Equation26.bin"/><Relationship Id="rId11" Type="http://schemas.openxmlformats.org/officeDocument/2006/relationships/image" Target="media/image2.jpeg"/><Relationship Id="rId102" Type="http://schemas.openxmlformats.org/officeDocument/2006/relationships/image" Target="media/image49.wmf"/><Relationship Id="rId74" Type="http://schemas.openxmlformats.org/officeDocument/2006/relationships/oleObject" Target="embeddings/Microsoft_Equation15.bin"/><Relationship Id="rId79" Type="http://schemas.openxmlformats.org/officeDocument/2006/relationships/oleObject" Target="embeddings/Microsoft_Equation17.bin"/><Relationship Id="rId53" Type="http://schemas.openxmlformats.org/officeDocument/2006/relationships/oleObject" Target="embeddings/Microsoft_Equation6.bin"/><Relationship Id="rId58" Type="http://schemas.openxmlformats.org/officeDocument/2006/relationships/image" Target="media/image25.wmf"/><Relationship Id="rId32" Type="http://schemas.openxmlformats.org/officeDocument/2006/relationships/oleObject" Target="embeddings/oleObject10.bin"/><Relationship Id="rId37" Type="http://schemas.openxmlformats.org/officeDocument/2006/relationships/image" Target="media/image13.wmf"/><Relationship Id="rId90" Type="http://schemas.openxmlformats.org/officeDocument/2006/relationships/image" Target="media/image43.wmf"/><Relationship Id="rId95" Type="http://schemas.openxmlformats.org/officeDocument/2006/relationships/package" Target="embeddings/Microsoft_Word_Document2.docx"/><Relationship Id="rId5" Type="http://schemas.openxmlformats.org/officeDocument/2006/relationships/settings" Target="settings.xml"/><Relationship Id="rId64" Type="http://schemas.openxmlformats.org/officeDocument/2006/relationships/image" Target="media/image28.png"/><Relationship Id="rId69" Type="http://schemas.openxmlformats.org/officeDocument/2006/relationships/image" Target="media/image32.wmf"/><Relationship Id="rId43" Type="http://schemas.openxmlformats.org/officeDocument/2006/relationships/image" Target="media/image17.png"/><Relationship Id="rId48" Type="http://schemas.openxmlformats.org/officeDocument/2006/relationships/image" Target="media/image20.wmf"/><Relationship Id="rId22" Type="http://schemas.openxmlformats.org/officeDocument/2006/relationships/image" Target="media/image9.wmf"/><Relationship Id="rId27" Type="http://schemas.openxmlformats.org/officeDocument/2006/relationships/image" Target="media/image51.wmf"/><Relationship Id="rId113" Type="http://schemas.openxmlformats.org/officeDocument/2006/relationships/oleObject" Target="embeddings/Microsoft_Equation29.bin"/><Relationship Id="rId118" Type="http://schemas.openxmlformats.org/officeDocument/2006/relationships/fontTable" Target="fontTable.xml"/><Relationship Id="rId80" Type="http://schemas.openxmlformats.org/officeDocument/2006/relationships/image" Target="media/image38.wmf"/><Relationship Id="rId85" Type="http://schemas.openxmlformats.org/officeDocument/2006/relationships/oleObject" Target="embeddings/Microsoft_Equation20.bin"/><Relationship Id="rId12" Type="http://schemas.openxmlformats.org/officeDocument/2006/relationships/image" Target="media/image3.jpeg"/><Relationship Id="rId17" Type="http://schemas.openxmlformats.org/officeDocument/2006/relationships/oleObject" Target="embeddings/oleObject2.bin"/><Relationship Id="rId103" Type="http://schemas.openxmlformats.org/officeDocument/2006/relationships/oleObject" Target="embeddings/Microsoft_Equation24.bin"/><Relationship Id="rId108" Type="http://schemas.openxmlformats.org/officeDocument/2006/relationships/image" Target="media/image53.wmf"/><Relationship Id="rId59" Type="http://schemas.openxmlformats.org/officeDocument/2006/relationships/oleObject" Target="embeddings/Microsoft_Equation9.bin"/><Relationship Id="rId33" Type="http://schemas.openxmlformats.org/officeDocument/2006/relationships/image" Target="media/image11.wmf"/><Relationship Id="rId38" Type="http://schemas.openxmlformats.org/officeDocument/2006/relationships/oleObject" Target="embeddings/oleObject13.bin"/><Relationship Id="rId91" Type="http://schemas.openxmlformats.org/officeDocument/2006/relationships/oleObject" Target="embeddings/Microsoft_Equation23.bin"/><Relationship Id="rId96" Type="http://schemas.openxmlformats.org/officeDocument/2006/relationships/image" Target="media/image46.emf"/><Relationship Id="rId70" Type="http://schemas.openxmlformats.org/officeDocument/2006/relationships/oleObject" Target="embeddings/Microsoft_Equation13.bin"/><Relationship Id="rId75" Type="http://schemas.openxmlformats.org/officeDocument/2006/relationships/image" Target="media/image35.jpeg"/><Relationship Id="rId54"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webSettings" Target="webSettings.xml"/><Relationship Id="rId49" Type="http://schemas.openxmlformats.org/officeDocument/2006/relationships/oleObject" Target="embeddings/Microsoft_Equation4.bin"/><Relationship Id="rId23" Type="http://schemas.openxmlformats.org/officeDocument/2006/relationships/oleObject" Target="embeddings/oleObject5.bin"/><Relationship Id="rId28" Type="http://schemas.openxmlformats.org/officeDocument/2006/relationships/oleObject" Target="embeddings/oleObject8.bin"/><Relationship Id="rId114" Type="http://schemas.openxmlformats.org/officeDocument/2006/relationships/header" Target="header1.xml"/><Relationship Id="rId119" Type="http://schemas.openxmlformats.org/officeDocument/2006/relationships/theme" Target="theme/theme1.xml"/><Relationship Id="rId60" Type="http://schemas.openxmlformats.org/officeDocument/2006/relationships/image" Target="media/image26.wmf"/><Relationship Id="rId65" Type="http://schemas.openxmlformats.org/officeDocument/2006/relationships/image" Target="media/image29.png"/><Relationship Id="rId44" Type="http://schemas.openxmlformats.org/officeDocument/2006/relationships/image" Target="media/image18.wmf"/><Relationship Id="rId81" Type="http://schemas.openxmlformats.org/officeDocument/2006/relationships/oleObject" Target="embeddings/Microsoft_Equation18.bin"/><Relationship Id="rId86" Type="http://schemas.openxmlformats.org/officeDocument/2006/relationships/image" Target="media/image41.wmf"/><Relationship Id="rId4" Type="http://schemas.microsoft.com/office/2007/relationships/stylesWithEffects" Target="stylesWithEffects.xml"/><Relationship Id="rId9" Type="http://schemas.openxmlformats.org/officeDocument/2006/relationships/hyperlink" Target="http://images.google.com.vn/imgres?imgurl=http://www.vnembassy.it/hinhanh/QuocHuy4.gif&amp;imgrefurl=http://blog.360.yahoo.com/blog-Qm_tTRwzcqN987GWF6AomMha?p=875&amp;h=226&amp;w=223&amp;sz=13&amp;tbnid=PIEY5lJ54CqXNM:&amp;tbnh=108&amp;tbnw=107&amp;prev=/images?q=qu%E1%BB%91c+huy&amp;um=1&amp;start=1&amp;sa=X&amp;oi=images&amp;ct=image&amp;cd=1" TargetMode="External"/><Relationship Id="rId13" Type="http://schemas.openxmlformats.org/officeDocument/2006/relationships/image" Target="media/image4.png"/><Relationship Id="rId18" Type="http://schemas.openxmlformats.org/officeDocument/2006/relationships/image" Target="media/image7.wmf"/><Relationship Id="rId109" Type="http://schemas.openxmlformats.org/officeDocument/2006/relationships/oleObject" Target="embeddings/Microsoft_Equation27.bin"/><Relationship Id="rId39" Type="http://schemas.openxmlformats.org/officeDocument/2006/relationships/image" Target="media/image14.wmf"/><Relationship Id="rId104" Type="http://schemas.openxmlformats.org/officeDocument/2006/relationships/image" Target="media/image50.wmf"/><Relationship Id="rId97" Type="http://schemas.openxmlformats.org/officeDocument/2006/relationships/package" Target="embeddings/Microsoft_Word_Document3.docx"/><Relationship Id="rId76" Type="http://schemas.openxmlformats.org/officeDocument/2006/relationships/image" Target="media/image36.wmf"/><Relationship Id="rId50" Type="http://schemas.openxmlformats.org/officeDocument/2006/relationships/image" Target="media/image21.wmf"/><Relationship Id="rId55" Type="http://schemas.openxmlformats.org/officeDocument/2006/relationships/oleObject" Target="embeddings/Microsoft_Equation7.bin"/><Relationship Id="rId34" Type="http://schemas.openxmlformats.org/officeDocument/2006/relationships/oleObject" Target="embeddings/oleObject11.bin"/><Relationship Id="rId120" Type="http://schemas.openxmlformats.org/officeDocument/2006/relationships/customXml" Target="../customXml/item2.xml"/><Relationship Id="rId92" Type="http://schemas.openxmlformats.org/officeDocument/2006/relationships/image" Target="media/image44.emf"/><Relationship Id="rId71" Type="http://schemas.openxmlformats.org/officeDocument/2006/relationships/image" Target="media/image33.wmf"/><Relationship Id="rId7" Type="http://schemas.openxmlformats.org/officeDocument/2006/relationships/footnotes" Target="footnotes.xml"/><Relationship Id="rId29" Type="http://schemas.openxmlformats.org/officeDocument/2006/relationships/image" Target="media/image60.wmf"/><Relationship Id="rId2" Type="http://schemas.openxmlformats.org/officeDocument/2006/relationships/numbering" Target="numbering.xml"/><Relationship Id="rId66" Type="http://schemas.openxmlformats.org/officeDocument/2006/relationships/image" Target="media/image30.wmf"/><Relationship Id="rId40" Type="http://schemas.openxmlformats.org/officeDocument/2006/relationships/oleObject" Target="embeddings/Microsoft_Equation1.bin"/><Relationship Id="rId45" Type="http://schemas.openxmlformats.org/officeDocument/2006/relationships/oleObject" Target="embeddings/Microsoft_Equation2.bin"/><Relationship Id="rId24" Type="http://schemas.openxmlformats.org/officeDocument/2006/relationships/image" Target="media/image4.wmf"/><Relationship Id="rId110" Type="http://schemas.openxmlformats.org/officeDocument/2006/relationships/image" Target="media/image54.wmf"/><Relationship Id="rId115" Type="http://schemas.openxmlformats.org/officeDocument/2006/relationships/header" Target="header2.xml"/><Relationship Id="rId87" Type="http://schemas.openxmlformats.org/officeDocument/2006/relationships/oleObject" Target="embeddings/Microsoft_Equation21.bin"/><Relationship Id="rId61" Type="http://schemas.openxmlformats.org/officeDocument/2006/relationships/oleObject" Target="embeddings/Microsoft_Equation10.bin"/><Relationship Id="rId82" Type="http://schemas.openxmlformats.org/officeDocument/2006/relationships/image" Target="media/image39.wmf"/><Relationship Id="rId19" Type="http://schemas.openxmlformats.org/officeDocument/2006/relationships/oleObject" Target="embeddings/oleObject3.bin"/><Relationship Id="rId14" Type="http://schemas.openxmlformats.org/officeDocument/2006/relationships/image" Target="media/image5.wmf"/><Relationship Id="rId105" Type="http://schemas.openxmlformats.org/officeDocument/2006/relationships/oleObject" Target="embeddings/Microsoft_Equation25.bin"/><Relationship Id="rId100" Type="http://schemas.openxmlformats.org/officeDocument/2006/relationships/image" Target="media/image48.emf"/><Relationship Id="rId77" Type="http://schemas.openxmlformats.org/officeDocument/2006/relationships/oleObject" Target="embeddings/Microsoft_Equation16.bin"/><Relationship Id="rId56" Type="http://schemas.openxmlformats.org/officeDocument/2006/relationships/image" Target="media/image24.wmf"/><Relationship Id="rId30" Type="http://schemas.openxmlformats.org/officeDocument/2006/relationships/oleObject" Target="embeddings/oleObject9.bin"/><Relationship Id="rId35" Type="http://schemas.openxmlformats.org/officeDocument/2006/relationships/image" Target="media/image12.wmf"/><Relationship Id="rId93" Type="http://schemas.openxmlformats.org/officeDocument/2006/relationships/package" Target="embeddings/Microsoft_Word_Document1.docx"/><Relationship Id="rId98" Type="http://schemas.openxmlformats.org/officeDocument/2006/relationships/image" Target="media/image47.emf"/><Relationship Id="rId72" Type="http://schemas.openxmlformats.org/officeDocument/2006/relationships/oleObject" Target="embeddings/Microsoft_Equation14.bin"/><Relationship Id="rId8" Type="http://schemas.openxmlformats.org/officeDocument/2006/relationships/endnotes" Target="endnotes.xml"/><Relationship Id="rId51" Type="http://schemas.openxmlformats.org/officeDocument/2006/relationships/oleObject" Target="embeddings/Microsoft_Equation5.bin"/><Relationship Id="rId121" Type="http://schemas.openxmlformats.org/officeDocument/2006/relationships/customXml" Target="../customXml/item3.xml"/><Relationship Id="rId3" Type="http://schemas.openxmlformats.org/officeDocument/2006/relationships/styles" Target="styles.xml"/><Relationship Id="rId67" Type="http://schemas.openxmlformats.org/officeDocument/2006/relationships/oleObject" Target="embeddings/Microsoft_Equation12.bin"/><Relationship Id="rId46" Type="http://schemas.openxmlformats.org/officeDocument/2006/relationships/image" Target="media/image19.wmf"/><Relationship Id="rId25" Type="http://schemas.openxmlformats.org/officeDocument/2006/relationships/oleObject" Target="embeddings/oleObject6.bin"/><Relationship Id="rId116" Type="http://schemas.openxmlformats.org/officeDocument/2006/relationships/footer" Target="footer1.xml"/><Relationship Id="rId62" Type="http://schemas.openxmlformats.org/officeDocument/2006/relationships/image" Target="media/image27.wmf"/><Relationship Id="rId41" Type="http://schemas.openxmlformats.org/officeDocument/2006/relationships/image" Target="media/image15.png"/><Relationship Id="rId20" Type="http://schemas.openxmlformats.org/officeDocument/2006/relationships/image" Target="media/image8.wmf"/><Relationship Id="rId111" Type="http://schemas.openxmlformats.org/officeDocument/2006/relationships/oleObject" Target="embeddings/Microsoft_Equation28.bin"/><Relationship Id="rId83" Type="http://schemas.openxmlformats.org/officeDocument/2006/relationships/oleObject" Target="embeddings/Microsoft_Equation19.bin"/><Relationship Id="rId88" Type="http://schemas.openxmlformats.org/officeDocument/2006/relationships/image" Target="media/image42.wmf"/><Relationship Id="rId15" Type="http://schemas.openxmlformats.org/officeDocument/2006/relationships/oleObject" Target="embeddings/oleObject1.bin"/><Relationship Id="rId106" Type="http://schemas.openxmlformats.org/officeDocument/2006/relationships/image" Target="media/image52.wmf"/><Relationship Id="rId57" Type="http://schemas.openxmlformats.org/officeDocument/2006/relationships/oleObject" Target="embeddings/Microsoft_Equation8.bin"/><Relationship Id="rId36" Type="http://schemas.openxmlformats.org/officeDocument/2006/relationships/oleObject" Target="embeddings/oleObject12.bin"/><Relationship Id="rId10" Type="http://schemas.openxmlformats.org/officeDocument/2006/relationships/image" Target="media/image1.jpeg"/><Relationship Id="rId94" Type="http://schemas.openxmlformats.org/officeDocument/2006/relationships/image" Target="media/image45.emf"/><Relationship Id="rId101" Type="http://schemas.openxmlformats.org/officeDocument/2006/relationships/package" Target="embeddings/Microsoft_Word_Document5.docx"/><Relationship Id="rId99" Type="http://schemas.openxmlformats.org/officeDocument/2006/relationships/package" Target="embeddings/Microsoft_Word_Document4.docx"/><Relationship Id="rId73" Type="http://schemas.openxmlformats.org/officeDocument/2006/relationships/image" Target="media/image34.wmf"/><Relationship Id="rId78" Type="http://schemas.openxmlformats.org/officeDocument/2006/relationships/image" Target="media/image37.wmf"/><Relationship Id="rId52" Type="http://schemas.openxmlformats.org/officeDocument/2006/relationships/image" Target="media/image22.wmf"/><Relationship Id="rId31" Type="http://schemas.openxmlformats.org/officeDocument/2006/relationships/image" Target="media/image10.wmf"/><Relationship Id="rId1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9D634E-0A3E-C749-9B01-A38F8E2430CB}"/>
</file>

<file path=customXml/itemProps2.xml><?xml version="1.0" encoding="utf-8"?>
<ds:datastoreItem xmlns:ds="http://schemas.openxmlformats.org/officeDocument/2006/customXml" ds:itemID="{8BE260DC-962F-4BB9-8D1C-71D4FD09F211}"/>
</file>

<file path=customXml/itemProps3.xml><?xml version="1.0" encoding="utf-8"?>
<ds:datastoreItem xmlns:ds="http://schemas.openxmlformats.org/officeDocument/2006/customXml" ds:itemID="{8E9D0A4F-BA01-4270-90AA-31F5A1E00F78}"/>
</file>

<file path=customXml/itemProps4.xml><?xml version="1.0" encoding="utf-8"?>
<ds:datastoreItem xmlns:ds="http://schemas.openxmlformats.org/officeDocument/2006/customXml" ds:itemID="{E0392FFE-CFD1-40E1-9077-9AAD2FAD400C}"/>
</file>

<file path=docProps/app.xml><?xml version="1.0" encoding="utf-8"?>
<Properties xmlns="http://schemas.openxmlformats.org/officeDocument/2006/extended-properties" xmlns:vt="http://schemas.openxmlformats.org/officeDocument/2006/docPropsVTypes">
  <Template>Normal.dotm</Template>
  <TotalTime>0</TotalTime>
  <Pages>114</Pages>
  <Words>29410</Words>
  <Characters>167643</Characters>
  <Application>Microsoft Macintosh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196660</CharactersWithSpaces>
  <SharedDoc>false</SharedDoc>
  <HLinks>
    <vt:vector size="300" baseType="variant">
      <vt:variant>
        <vt:i4>1114164</vt:i4>
      </vt:variant>
      <vt:variant>
        <vt:i4>296</vt:i4>
      </vt:variant>
      <vt:variant>
        <vt:i4>0</vt:i4>
      </vt:variant>
      <vt:variant>
        <vt:i4>5</vt:i4>
      </vt:variant>
      <vt:variant>
        <vt:lpwstr/>
      </vt:variant>
      <vt:variant>
        <vt:lpwstr>_Toc527124411</vt:lpwstr>
      </vt:variant>
      <vt:variant>
        <vt:i4>1114164</vt:i4>
      </vt:variant>
      <vt:variant>
        <vt:i4>290</vt:i4>
      </vt:variant>
      <vt:variant>
        <vt:i4>0</vt:i4>
      </vt:variant>
      <vt:variant>
        <vt:i4>5</vt:i4>
      </vt:variant>
      <vt:variant>
        <vt:lpwstr/>
      </vt:variant>
      <vt:variant>
        <vt:lpwstr>_Toc527124410</vt:lpwstr>
      </vt:variant>
      <vt:variant>
        <vt:i4>1048628</vt:i4>
      </vt:variant>
      <vt:variant>
        <vt:i4>284</vt:i4>
      </vt:variant>
      <vt:variant>
        <vt:i4>0</vt:i4>
      </vt:variant>
      <vt:variant>
        <vt:i4>5</vt:i4>
      </vt:variant>
      <vt:variant>
        <vt:lpwstr/>
      </vt:variant>
      <vt:variant>
        <vt:lpwstr>_Toc527124409</vt:lpwstr>
      </vt:variant>
      <vt:variant>
        <vt:i4>1048628</vt:i4>
      </vt:variant>
      <vt:variant>
        <vt:i4>278</vt:i4>
      </vt:variant>
      <vt:variant>
        <vt:i4>0</vt:i4>
      </vt:variant>
      <vt:variant>
        <vt:i4>5</vt:i4>
      </vt:variant>
      <vt:variant>
        <vt:lpwstr/>
      </vt:variant>
      <vt:variant>
        <vt:lpwstr>_Toc527124408</vt:lpwstr>
      </vt:variant>
      <vt:variant>
        <vt:i4>1048628</vt:i4>
      </vt:variant>
      <vt:variant>
        <vt:i4>272</vt:i4>
      </vt:variant>
      <vt:variant>
        <vt:i4>0</vt:i4>
      </vt:variant>
      <vt:variant>
        <vt:i4>5</vt:i4>
      </vt:variant>
      <vt:variant>
        <vt:lpwstr/>
      </vt:variant>
      <vt:variant>
        <vt:lpwstr>_Toc527124407</vt:lpwstr>
      </vt:variant>
      <vt:variant>
        <vt:i4>1048628</vt:i4>
      </vt:variant>
      <vt:variant>
        <vt:i4>266</vt:i4>
      </vt:variant>
      <vt:variant>
        <vt:i4>0</vt:i4>
      </vt:variant>
      <vt:variant>
        <vt:i4>5</vt:i4>
      </vt:variant>
      <vt:variant>
        <vt:lpwstr/>
      </vt:variant>
      <vt:variant>
        <vt:lpwstr>_Toc527124406</vt:lpwstr>
      </vt:variant>
      <vt:variant>
        <vt:i4>1048628</vt:i4>
      </vt:variant>
      <vt:variant>
        <vt:i4>260</vt:i4>
      </vt:variant>
      <vt:variant>
        <vt:i4>0</vt:i4>
      </vt:variant>
      <vt:variant>
        <vt:i4>5</vt:i4>
      </vt:variant>
      <vt:variant>
        <vt:lpwstr/>
      </vt:variant>
      <vt:variant>
        <vt:lpwstr>_Toc527124405</vt:lpwstr>
      </vt:variant>
      <vt:variant>
        <vt:i4>1048628</vt:i4>
      </vt:variant>
      <vt:variant>
        <vt:i4>254</vt:i4>
      </vt:variant>
      <vt:variant>
        <vt:i4>0</vt:i4>
      </vt:variant>
      <vt:variant>
        <vt:i4>5</vt:i4>
      </vt:variant>
      <vt:variant>
        <vt:lpwstr/>
      </vt:variant>
      <vt:variant>
        <vt:lpwstr>_Toc527124404</vt:lpwstr>
      </vt:variant>
      <vt:variant>
        <vt:i4>1048628</vt:i4>
      </vt:variant>
      <vt:variant>
        <vt:i4>248</vt:i4>
      </vt:variant>
      <vt:variant>
        <vt:i4>0</vt:i4>
      </vt:variant>
      <vt:variant>
        <vt:i4>5</vt:i4>
      </vt:variant>
      <vt:variant>
        <vt:lpwstr/>
      </vt:variant>
      <vt:variant>
        <vt:lpwstr>_Toc527124403</vt:lpwstr>
      </vt:variant>
      <vt:variant>
        <vt:i4>1048628</vt:i4>
      </vt:variant>
      <vt:variant>
        <vt:i4>242</vt:i4>
      </vt:variant>
      <vt:variant>
        <vt:i4>0</vt:i4>
      </vt:variant>
      <vt:variant>
        <vt:i4>5</vt:i4>
      </vt:variant>
      <vt:variant>
        <vt:lpwstr/>
      </vt:variant>
      <vt:variant>
        <vt:lpwstr>_Toc527124402</vt:lpwstr>
      </vt:variant>
      <vt:variant>
        <vt:i4>1638451</vt:i4>
      </vt:variant>
      <vt:variant>
        <vt:i4>236</vt:i4>
      </vt:variant>
      <vt:variant>
        <vt:i4>0</vt:i4>
      </vt:variant>
      <vt:variant>
        <vt:i4>5</vt:i4>
      </vt:variant>
      <vt:variant>
        <vt:lpwstr/>
      </vt:variant>
      <vt:variant>
        <vt:lpwstr>_Toc527124396</vt:lpwstr>
      </vt:variant>
      <vt:variant>
        <vt:i4>1638451</vt:i4>
      </vt:variant>
      <vt:variant>
        <vt:i4>230</vt:i4>
      </vt:variant>
      <vt:variant>
        <vt:i4>0</vt:i4>
      </vt:variant>
      <vt:variant>
        <vt:i4>5</vt:i4>
      </vt:variant>
      <vt:variant>
        <vt:lpwstr/>
      </vt:variant>
      <vt:variant>
        <vt:lpwstr>_Toc527124391</vt:lpwstr>
      </vt:variant>
      <vt:variant>
        <vt:i4>1572915</vt:i4>
      </vt:variant>
      <vt:variant>
        <vt:i4>224</vt:i4>
      </vt:variant>
      <vt:variant>
        <vt:i4>0</vt:i4>
      </vt:variant>
      <vt:variant>
        <vt:i4>5</vt:i4>
      </vt:variant>
      <vt:variant>
        <vt:lpwstr/>
      </vt:variant>
      <vt:variant>
        <vt:lpwstr>_Toc527124384</vt:lpwstr>
      </vt:variant>
      <vt:variant>
        <vt:i4>1572915</vt:i4>
      </vt:variant>
      <vt:variant>
        <vt:i4>218</vt:i4>
      </vt:variant>
      <vt:variant>
        <vt:i4>0</vt:i4>
      </vt:variant>
      <vt:variant>
        <vt:i4>5</vt:i4>
      </vt:variant>
      <vt:variant>
        <vt:lpwstr/>
      </vt:variant>
      <vt:variant>
        <vt:lpwstr>_Toc527124383</vt:lpwstr>
      </vt:variant>
      <vt:variant>
        <vt:i4>1572915</vt:i4>
      </vt:variant>
      <vt:variant>
        <vt:i4>212</vt:i4>
      </vt:variant>
      <vt:variant>
        <vt:i4>0</vt:i4>
      </vt:variant>
      <vt:variant>
        <vt:i4>5</vt:i4>
      </vt:variant>
      <vt:variant>
        <vt:lpwstr/>
      </vt:variant>
      <vt:variant>
        <vt:lpwstr>_Toc527124382</vt:lpwstr>
      </vt:variant>
      <vt:variant>
        <vt:i4>1572915</vt:i4>
      </vt:variant>
      <vt:variant>
        <vt:i4>206</vt:i4>
      </vt:variant>
      <vt:variant>
        <vt:i4>0</vt:i4>
      </vt:variant>
      <vt:variant>
        <vt:i4>5</vt:i4>
      </vt:variant>
      <vt:variant>
        <vt:lpwstr/>
      </vt:variant>
      <vt:variant>
        <vt:lpwstr>_Toc527124381</vt:lpwstr>
      </vt:variant>
      <vt:variant>
        <vt:i4>1572915</vt:i4>
      </vt:variant>
      <vt:variant>
        <vt:i4>200</vt:i4>
      </vt:variant>
      <vt:variant>
        <vt:i4>0</vt:i4>
      </vt:variant>
      <vt:variant>
        <vt:i4>5</vt:i4>
      </vt:variant>
      <vt:variant>
        <vt:lpwstr/>
      </vt:variant>
      <vt:variant>
        <vt:lpwstr>_Toc527124380</vt:lpwstr>
      </vt:variant>
      <vt:variant>
        <vt:i4>1507379</vt:i4>
      </vt:variant>
      <vt:variant>
        <vt:i4>194</vt:i4>
      </vt:variant>
      <vt:variant>
        <vt:i4>0</vt:i4>
      </vt:variant>
      <vt:variant>
        <vt:i4>5</vt:i4>
      </vt:variant>
      <vt:variant>
        <vt:lpwstr/>
      </vt:variant>
      <vt:variant>
        <vt:lpwstr>_Toc527124379</vt:lpwstr>
      </vt:variant>
      <vt:variant>
        <vt:i4>1507379</vt:i4>
      </vt:variant>
      <vt:variant>
        <vt:i4>188</vt:i4>
      </vt:variant>
      <vt:variant>
        <vt:i4>0</vt:i4>
      </vt:variant>
      <vt:variant>
        <vt:i4>5</vt:i4>
      </vt:variant>
      <vt:variant>
        <vt:lpwstr/>
      </vt:variant>
      <vt:variant>
        <vt:lpwstr>_Toc527124378</vt:lpwstr>
      </vt:variant>
      <vt:variant>
        <vt:i4>1507379</vt:i4>
      </vt:variant>
      <vt:variant>
        <vt:i4>182</vt:i4>
      </vt:variant>
      <vt:variant>
        <vt:i4>0</vt:i4>
      </vt:variant>
      <vt:variant>
        <vt:i4>5</vt:i4>
      </vt:variant>
      <vt:variant>
        <vt:lpwstr/>
      </vt:variant>
      <vt:variant>
        <vt:lpwstr>_Toc527124377</vt:lpwstr>
      </vt:variant>
      <vt:variant>
        <vt:i4>1441843</vt:i4>
      </vt:variant>
      <vt:variant>
        <vt:i4>176</vt:i4>
      </vt:variant>
      <vt:variant>
        <vt:i4>0</vt:i4>
      </vt:variant>
      <vt:variant>
        <vt:i4>5</vt:i4>
      </vt:variant>
      <vt:variant>
        <vt:lpwstr/>
      </vt:variant>
      <vt:variant>
        <vt:lpwstr>_Toc527124369</vt:lpwstr>
      </vt:variant>
      <vt:variant>
        <vt:i4>1441843</vt:i4>
      </vt:variant>
      <vt:variant>
        <vt:i4>170</vt:i4>
      </vt:variant>
      <vt:variant>
        <vt:i4>0</vt:i4>
      </vt:variant>
      <vt:variant>
        <vt:i4>5</vt:i4>
      </vt:variant>
      <vt:variant>
        <vt:lpwstr/>
      </vt:variant>
      <vt:variant>
        <vt:lpwstr>_Toc527124368</vt:lpwstr>
      </vt:variant>
      <vt:variant>
        <vt:i4>1310771</vt:i4>
      </vt:variant>
      <vt:variant>
        <vt:i4>164</vt:i4>
      </vt:variant>
      <vt:variant>
        <vt:i4>0</vt:i4>
      </vt:variant>
      <vt:variant>
        <vt:i4>5</vt:i4>
      </vt:variant>
      <vt:variant>
        <vt:lpwstr/>
      </vt:variant>
      <vt:variant>
        <vt:lpwstr>_Toc527124345</vt:lpwstr>
      </vt:variant>
      <vt:variant>
        <vt:i4>1310771</vt:i4>
      </vt:variant>
      <vt:variant>
        <vt:i4>158</vt:i4>
      </vt:variant>
      <vt:variant>
        <vt:i4>0</vt:i4>
      </vt:variant>
      <vt:variant>
        <vt:i4>5</vt:i4>
      </vt:variant>
      <vt:variant>
        <vt:lpwstr/>
      </vt:variant>
      <vt:variant>
        <vt:lpwstr>_Toc527124340</vt:lpwstr>
      </vt:variant>
      <vt:variant>
        <vt:i4>1638450</vt:i4>
      </vt:variant>
      <vt:variant>
        <vt:i4>152</vt:i4>
      </vt:variant>
      <vt:variant>
        <vt:i4>0</vt:i4>
      </vt:variant>
      <vt:variant>
        <vt:i4>5</vt:i4>
      </vt:variant>
      <vt:variant>
        <vt:lpwstr/>
      </vt:variant>
      <vt:variant>
        <vt:lpwstr>_Toc527124292</vt:lpwstr>
      </vt:variant>
      <vt:variant>
        <vt:i4>1572914</vt:i4>
      </vt:variant>
      <vt:variant>
        <vt:i4>146</vt:i4>
      </vt:variant>
      <vt:variant>
        <vt:i4>0</vt:i4>
      </vt:variant>
      <vt:variant>
        <vt:i4>5</vt:i4>
      </vt:variant>
      <vt:variant>
        <vt:lpwstr/>
      </vt:variant>
      <vt:variant>
        <vt:lpwstr>_Toc527124288</vt:lpwstr>
      </vt:variant>
      <vt:variant>
        <vt:i4>1572914</vt:i4>
      </vt:variant>
      <vt:variant>
        <vt:i4>140</vt:i4>
      </vt:variant>
      <vt:variant>
        <vt:i4>0</vt:i4>
      </vt:variant>
      <vt:variant>
        <vt:i4>5</vt:i4>
      </vt:variant>
      <vt:variant>
        <vt:lpwstr/>
      </vt:variant>
      <vt:variant>
        <vt:lpwstr>_Toc527124284</vt:lpwstr>
      </vt:variant>
      <vt:variant>
        <vt:i4>1507378</vt:i4>
      </vt:variant>
      <vt:variant>
        <vt:i4>134</vt:i4>
      </vt:variant>
      <vt:variant>
        <vt:i4>0</vt:i4>
      </vt:variant>
      <vt:variant>
        <vt:i4>5</vt:i4>
      </vt:variant>
      <vt:variant>
        <vt:lpwstr/>
      </vt:variant>
      <vt:variant>
        <vt:lpwstr>_Toc527124272</vt:lpwstr>
      </vt:variant>
      <vt:variant>
        <vt:i4>1441842</vt:i4>
      </vt:variant>
      <vt:variant>
        <vt:i4>128</vt:i4>
      </vt:variant>
      <vt:variant>
        <vt:i4>0</vt:i4>
      </vt:variant>
      <vt:variant>
        <vt:i4>5</vt:i4>
      </vt:variant>
      <vt:variant>
        <vt:lpwstr/>
      </vt:variant>
      <vt:variant>
        <vt:lpwstr>_Toc527124267</vt:lpwstr>
      </vt:variant>
      <vt:variant>
        <vt:i4>1376306</vt:i4>
      </vt:variant>
      <vt:variant>
        <vt:i4>122</vt:i4>
      </vt:variant>
      <vt:variant>
        <vt:i4>0</vt:i4>
      </vt:variant>
      <vt:variant>
        <vt:i4>5</vt:i4>
      </vt:variant>
      <vt:variant>
        <vt:lpwstr/>
      </vt:variant>
      <vt:variant>
        <vt:lpwstr>_Toc527124258</vt:lpwstr>
      </vt:variant>
      <vt:variant>
        <vt:i4>1310770</vt:i4>
      </vt:variant>
      <vt:variant>
        <vt:i4>116</vt:i4>
      </vt:variant>
      <vt:variant>
        <vt:i4>0</vt:i4>
      </vt:variant>
      <vt:variant>
        <vt:i4>5</vt:i4>
      </vt:variant>
      <vt:variant>
        <vt:lpwstr/>
      </vt:variant>
      <vt:variant>
        <vt:lpwstr>_Toc527124248</vt:lpwstr>
      </vt:variant>
      <vt:variant>
        <vt:i4>1310770</vt:i4>
      </vt:variant>
      <vt:variant>
        <vt:i4>110</vt:i4>
      </vt:variant>
      <vt:variant>
        <vt:i4>0</vt:i4>
      </vt:variant>
      <vt:variant>
        <vt:i4>5</vt:i4>
      </vt:variant>
      <vt:variant>
        <vt:lpwstr/>
      </vt:variant>
      <vt:variant>
        <vt:lpwstr>_Toc527124247</vt:lpwstr>
      </vt:variant>
      <vt:variant>
        <vt:i4>1310770</vt:i4>
      </vt:variant>
      <vt:variant>
        <vt:i4>104</vt:i4>
      </vt:variant>
      <vt:variant>
        <vt:i4>0</vt:i4>
      </vt:variant>
      <vt:variant>
        <vt:i4>5</vt:i4>
      </vt:variant>
      <vt:variant>
        <vt:lpwstr/>
      </vt:variant>
      <vt:variant>
        <vt:lpwstr>_Toc527124244</vt:lpwstr>
      </vt:variant>
      <vt:variant>
        <vt:i4>1310770</vt:i4>
      </vt:variant>
      <vt:variant>
        <vt:i4>98</vt:i4>
      </vt:variant>
      <vt:variant>
        <vt:i4>0</vt:i4>
      </vt:variant>
      <vt:variant>
        <vt:i4>5</vt:i4>
      </vt:variant>
      <vt:variant>
        <vt:lpwstr/>
      </vt:variant>
      <vt:variant>
        <vt:lpwstr>_Toc527124241</vt:lpwstr>
      </vt:variant>
      <vt:variant>
        <vt:i4>1179698</vt:i4>
      </vt:variant>
      <vt:variant>
        <vt:i4>92</vt:i4>
      </vt:variant>
      <vt:variant>
        <vt:i4>0</vt:i4>
      </vt:variant>
      <vt:variant>
        <vt:i4>5</vt:i4>
      </vt:variant>
      <vt:variant>
        <vt:lpwstr/>
      </vt:variant>
      <vt:variant>
        <vt:lpwstr>_Toc527124222</vt:lpwstr>
      </vt:variant>
      <vt:variant>
        <vt:i4>1114162</vt:i4>
      </vt:variant>
      <vt:variant>
        <vt:i4>86</vt:i4>
      </vt:variant>
      <vt:variant>
        <vt:i4>0</vt:i4>
      </vt:variant>
      <vt:variant>
        <vt:i4>5</vt:i4>
      </vt:variant>
      <vt:variant>
        <vt:lpwstr/>
      </vt:variant>
      <vt:variant>
        <vt:lpwstr>_Toc527124211</vt:lpwstr>
      </vt:variant>
      <vt:variant>
        <vt:i4>1048626</vt:i4>
      </vt:variant>
      <vt:variant>
        <vt:i4>80</vt:i4>
      </vt:variant>
      <vt:variant>
        <vt:i4>0</vt:i4>
      </vt:variant>
      <vt:variant>
        <vt:i4>5</vt:i4>
      </vt:variant>
      <vt:variant>
        <vt:lpwstr/>
      </vt:variant>
      <vt:variant>
        <vt:lpwstr>_Toc527124209</vt:lpwstr>
      </vt:variant>
      <vt:variant>
        <vt:i4>1048626</vt:i4>
      </vt:variant>
      <vt:variant>
        <vt:i4>74</vt:i4>
      </vt:variant>
      <vt:variant>
        <vt:i4>0</vt:i4>
      </vt:variant>
      <vt:variant>
        <vt:i4>5</vt:i4>
      </vt:variant>
      <vt:variant>
        <vt:lpwstr/>
      </vt:variant>
      <vt:variant>
        <vt:lpwstr>_Toc527124208</vt:lpwstr>
      </vt:variant>
      <vt:variant>
        <vt:i4>1048626</vt:i4>
      </vt:variant>
      <vt:variant>
        <vt:i4>68</vt:i4>
      </vt:variant>
      <vt:variant>
        <vt:i4>0</vt:i4>
      </vt:variant>
      <vt:variant>
        <vt:i4>5</vt:i4>
      </vt:variant>
      <vt:variant>
        <vt:lpwstr/>
      </vt:variant>
      <vt:variant>
        <vt:lpwstr>_Toc527124207</vt:lpwstr>
      </vt:variant>
      <vt:variant>
        <vt:i4>1048626</vt:i4>
      </vt:variant>
      <vt:variant>
        <vt:i4>62</vt:i4>
      </vt:variant>
      <vt:variant>
        <vt:i4>0</vt:i4>
      </vt:variant>
      <vt:variant>
        <vt:i4>5</vt:i4>
      </vt:variant>
      <vt:variant>
        <vt:lpwstr/>
      </vt:variant>
      <vt:variant>
        <vt:lpwstr>_Toc527124206</vt:lpwstr>
      </vt:variant>
      <vt:variant>
        <vt:i4>1048626</vt:i4>
      </vt:variant>
      <vt:variant>
        <vt:i4>56</vt:i4>
      </vt:variant>
      <vt:variant>
        <vt:i4>0</vt:i4>
      </vt:variant>
      <vt:variant>
        <vt:i4>5</vt:i4>
      </vt:variant>
      <vt:variant>
        <vt:lpwstr/>
      </vt:variant>
      <vt:variant>
        <vt:lpwstr>_Toc527124205</vt:lpwstr>
      </vt:variant>
      <vt:variant>
        <vt:i4>1048626</vt:i4>
      </vt:variant>
      <vt:variant>
        <vt:i4>50</vt:i4>
      </vt:variant>
      <vt:variant>
        <vt:i4>0</vt:i4>
      </vt:variant>
      <vt:variant>
        <vt:i4>5</vt:i4>
      </vt:variant>
      <vt:variant>
        <vt:lpwstr/>
      </vt:variant>
      <vt:variant>
        <vt:lpwstr>_Toc527124204</vt:lpwstr>
      </vt:variant>
      <vt:variant>
        <vt:i4>1048626</vt:i4>
      </vt:variant>
      <vt:variant>
        <vt:i4>44</vt:i4>
      </vt:variant>
      <vt:variant>
        <vt:i4>0</vt:i4>
      </vt:variant>
      <vt:variant>
        <vt:i4>5</vt:i4>
      </vt:variant>
      <vt:variant>
        <vt:lpwstr/>
      </vt:variant>
      <vt:variant>
        <vt:lpwstr>_Toc527124203</vt:lpwstr>
      </vt:variant>
      <vt:variant>
        <vt:i4>1048626</vt:i4>
      </vt:variant>
      <vt:variant>
        <vt:i4>38</vt:i4>
      </vt:variant>
      <vt:variant>
        <vt:i4>0</vt:i4>
      </vt:variant>
      <vt:variant>
        <vt:i4>5</vt:i4>
      </vt:variant>
      <vt:variant>
        <vt:lpwstr/>
      </vt:variant>
      <vt:variant>
        <vt:lpwstr>_Toc527124202</vt:lpwstr>
      </vt:variant>
      <vt:variant>
        <vt:i4>1048626</vt:i4>
      </vt:variant>
      <vt:variant>
        <vt:i4>32</vt:i4>
      </vt:variant>
      <vt:variant>
        <vt:i4>0</vt:i4>
      </vt:variant>
      <vt:variant>
        <vt:i4>5</vt:i4>
      </vt:variant>
      <vt:variant>
        <vt:lpwstr/>
      </vt:variant>
      <vt:variant>
        <vt:lpwstr>_Toc527124201</vt:lpwstr>
      </vt:variant>
      <vt:variant>
        <vt:i4>1638449</vt:i4>
      </vt:variant>
      <vt:variant>
        <vt:i4>26</vt:i4>
      </vt:variant>
      <vt:variant>
        <vt:i4>0</vt:i4>
      </vt:variant>
      <vt:variant>
        <vt:i4>5</vt:i4>
      </vt:variant>
      <vt:variant>
        <vt:lpwstr/>
      </vt:variant>
      <vt:variant>
        <vt:lpwstr>_Toc527124196</vt:lpwstr>
      </vt:variant>
      <vt:variant>
        <vt:i4>1638449</vt:i4>
      </vt:variant>
      <vt:variant>
        <vt:i4>20</vt:i4>
      </vt:variant>
      <vt:variant>
        <vt:i4>0</vt:i4>
      </vt:variant>
      <vt:variant>
        <vt:i4>5</vt:i4>
      </vt:variant>
      <vt:variant>
        <vt:lpwstr/>
      </vt:variant>
      <vt:variant>
        <vt:lpwstr>_Toc527124195</vt:lpwstr>
      </vt:variant>
      <vt:variant>
        <vt:i4>1638449</vt:i4>
      </vt:variant>
      <vt:variant>
        <vt:i4>14</vt:i4>
      </vt:variant>
      <vt:variant>
        <vt:i4>0</vt:i4>
      </vt:variant>
      <vt:variant>
        <vt:i4>5</vt:i4>
      </vt:variant>
      <vt:variant>
        <vt:lpwstr/>
      </vt:variant>
      <vt:variant>
        <vt:lpwstr>_Toc527124194</vt:lpwstr>
      </vt:variant>
      <vt:variant>
        <vt:i4>1638449</vt:i4>
      </vt:variant>
      <vt:variant>
        <vt:i4>8</vt:i4>
      </vt:variant>
      <vt:variant>
        <vt:i4>0</vt:i4>
      </vt:variant>
      <vt:variant>
        <vt:i4>5</vt:i4>
      </vt:variant>
      <vt:variant>
        <vt:lpwstr/>
      </vt:variant>
      <vt:variant>
        <vt:lpwstr>_Toc527124193</vt:lpwstr>
      </vt:variant>
      <vt:variant>
        <vt:i4>2621466</vt:i4>
      </vt:variant>
      <vt:variant>
        <vt:i4>0</vt:i4>
      </vt:variant>
      <vt:variant>
        <vt:i4>0</vt:i4>
      </vt:variant>
      <vt:variant>
        <vt:i4>5</vt:i4>
      </vt:variant>
      <vt:variant>
        <vt:lpwstr>http://images.google.com.vn/imgres?imgurl=http://www.vnembassy.it/hinhanh/QuocHuy4.gif&amp;imgrefurl=http://blog.360.yahoo.com/blog-Qm_tTRwzcqN987GWF6AomMha%3Fp%3D875&amp;h=226&amp;w=223&amp;sz=13&amp;tbnid=PIEY5lJ54CqXNM:&amp;tbnh=108&amp;tbnw=107&amp;prev=/images%3Fq%3Dqu%25E1%25BB%2591c%2Bhuy%26um%3D1&amp;start=1&amp;sa=X&amp;oi=images&amp;ct=image&amp;cd=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Trinhctb</dc:creator>
  <cp:lastModifiedBy>Macbook Pro</cp:lastModifiedBy>
  <cp:revision>2</cp:revision>
  <cp:lastPrinted>2019-08-13T06:44:00Z</cp:lastPrinted>
  <dcterms:created xsi:type="dcterms:W3CDTF">2019-12-06T05:26:00Z</dcterms:created>
  <dcterms:modified xsi:type="dcterms:W3CDTF">2019-12-06T05:26:00Z</dcterms:modified>
</cp:coreProperties>
</file>